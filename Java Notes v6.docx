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1E5B8A" w14:textId="77777777" w:rsidR="00506702" w:rsidRDefault="00506702" w:rsidP="008E1FC8">
      <w:pPr>
        <w:jc w:val="center"/>
        <w:rPr>
          <w:b/>
          <w:bCs/>
          <w:noProof/>
          <w:sz w:val="72"/>
          <w:szCs w:val="72"/>
          <w:u w:val="single"/>
        </w:rPr>
      </w:pPr>
    </w:p>
    <w:p w14:paraId="39EA6614" w14:textId="77777777" w:rsidR="00506702" w:rsidRDefault="00506702" w:rsidP="008E1FC8">
      <w:pPr>
        <w:jc w:val="center"/>
        <w:rPr>
          <w:b/>
          <w:bCs/>
          <w:noProof/>
          <w:sz w:val="72"/>
          <w:szCs w:val="72"/>
          <w:u w:val="single"/>
        </w:rPr>
      </w:pPr>
    </w:p>
    <w:p w14:paraId="69F94D22" w14:textId="77777777" w:rsidR="00506702" w:rsidRDefault="00506702" w:rsidP="008E1FC8">
      <w:pPr>
        <w:jc w:val="center"/>
        <w:rPr>
          <w:b/>
          <w:bCs/>
          <w:noProof/>
          <w:sz w:val="72"/>
          <w:szCs w:val="72"/>
          <w:u w:val="single"/>
        </w:rPr>
      </w:pPr>
    </w:p>
    <w:p w14:paraId="35AACE36" w14:textId="705AE468" w:rsidR="007C0FA4" w:rsidRPr="008E1FC8" w:rsidRDefault="008E1FC8" w:rsidP="008E1FC8">
      <w:pPr>
        <w:jc w:val="center"/>
        <w:rPr>
          <w:b/>
          <w:bCs/>
          <w:noProof/>
          <w:sz w:val="72"/>
          <w:szCs w:val="72"/>
          <w:u w:val="single"/>
        </w:rPr>
      </w:pPr>
      <w:r w:rsidRPr="008E1FC8">
        <w:rPr>
          <w:b/>
          <w:bCs/>
          <w:noProof/>
          <w:sz w:val="72"/>
          <w:szCs w:val="72"/>
          <w:u w:val="single"/>
        </w:rPr>
        <w:t>JAVA NOTES</w:t>
      </w:r>
    </w:p>
    <w:p w14:paraId="74B5AECD" w14:textId="77777777" w:rsidR="007C0FA4" w:rsidRPr="007C0FA4" w:rsidRDefault="007C0FA4" w:rsidP="007C0FA4">
      <w:pPr>
        <w:numPr>
          <w:ilvl w:val="0"/>
          <w:numId w:val="1"/>
        </w:numPr>
      </w:pPr>
      <w:r w:rsidRPr="007C0FA4">
        <w:rPr>
          <w:lang w:val="en-US"/>
        </w:rPr>
        <w:t>The history of Java is very interesting. Java was originally designed for interactive television, but it was too advanced technology for the digital cable television industry at the time. The history of Java starts with the Green Team. Java team members (also known as Green Team), initiated this project to develop a language for digital devices such as set-top boxes, televisions, etc. However, it was best suited for internet programming. Later, Java technology was incorporated by Netscape.</w:t>
      </w:r>
    </w:p>
    <w:p w14:paraId="78FFEFB9" w14:textId="77777777" w:rsidR="007C0FA4" w:rsidRPr="007C0FA4" w:rsidRDefault="007C0FA4" w:rsidP="007C0FA4">
      <w:pPr>
        <w:numPr>
          <w:ilvl w:val="0"/>
          <w:numId w:val="1"/>
        </w:numPr>
      </w:pPr>
      <w:r w:rsidRPr="007C0FA4">
        <w:rPr>
          <w:lang w:val="en-US"/>
        </w:rPr>
        <w:t>The principles for creating Java programming were "Simple, Robust, Portable, Platform-independent, Secured, High Performance, Multithreaded, Architecture Neutral, Object-Oriented, Interpreted, and Dynamic". </w:t>
      </w:r>
      <w:hyperlink r:id="rId5" w:history="1">
        <w:r w:rsidRPr="007C0FA4">
          <w:rPr>
            <w:rStyle w:val="Hyperlink"/>
            <w:lang w:val="en-US"/>
          </w:rPr>
          <w:t>Java</w:t>
        </w:r>
      </w:hyperlink>
      <w:r w:rsidRPr="007C0FA4">
        <w:rPr>
          <w:lang w:val="en-US"/>
        </w:rPr>
        <w:t> was developed by James Gosling, who is known as the father of Java, in 1995. James Gosling and his team members started the project in the early '90s.</w:t>
      </w:r>
    </w:p>
    <w:p w14:paraId="0D9C72CA" w14:textId="77777777" w:rsidR="007C0FA4" w:rsidRDefault="007C0FA4"/>
    <w:p w14:paraId="45EC561F" w14:textId="77777777" w:rsidR="007C0FA4" w:rsidRDefault="007C0FA4"/>
    <w:p w14:paraId="16B0B995" w14:textId="77777777" w:rsidR="007C0FA4" w:rsidRPr="007C0FA4" w:rsidRDefault="007C0FA4" w:rsidP="007C0FA4">
      <w:pPr>
        <w:numPr>
          <w:ilvl w:val="0"/>
          <w:numId w:val="2"/>
        </w:numPr>
      </w:pPr>
      <w:r w:rsidRPr="007C0FA4">
        <w:t>According to Sun, 3 billion devices run Java. There are many devices where Java is currently used. Some of them are as follows:</w:t>
      </w:r>
    </w:p>
    <w:p w14:paraId="14CC4633" w14:textId="77777777" w:rsidR="007C0FA4" w:rsidRPr="007C0FA4" w:rsidRDefault="007C0FA4" w:rsidP="007C0FA4">
      <w:pPr>
        <w:numPr>
          <w:ilvl w:val="0"/>
          <w:numId w:val="3"/>
        </w:numPr>
      </w:pPr>
      <w:r w:rsidRPr="007C0FA4">
        <w:t>Desktop Applications such as acrobat reader, media player, antivirus, etc.</w:t>
      </w:r>
    </w:p>
    <w:p w14:paraId="7BADC76C" w14:textId="77777777" w:rsidR="007C0FA4" w:rsidRPr="007C0FA4" w:rsidRDefault="007C0FA4" w:rsidP="007C0FA4">
      <w:pPr>
        <w:numPr>
          <w:ilvl w:val="0"/>
          <w:numId w:val="3"/>
        </w:numPr>
      </w:pPr>
      <w:r w:rsidRPr="007C0FA4">
        <w:t>Web Applications such as irctc.co.in, javatpoint.com, etc.</w:t>
      </w:r>
    </w:p>
    <w:p w14:paraId="54C88394" w14:textId="77777777" w:rsidR="007C0FA4" w:rsidRPr="007C0FA4" w:rsidRDefault="007C0FA4" w:rsidP="007C0FA4">
      <w:pPr>
        <w:numPr>
          <w:ilvl w:val="0"/>
          <w:numId w:val="3"/>
        </w:numPr>
      </w:pPr>
      <w:r w:rsidRPr="007C0FA4">
        <w:t>Enterprise Applications such as banking applications.</w:t>
      </w:r>
    </w:p>
    <w:p w14:paraId="2B6C9CA8" w14:textId="77777777" w:rsidR="007C0FA4" w:rsidRPr="007C0FA4" w:rsidRDefault="007C0FA4" w:rsidP="007C0FA4">
      <w:pPr>
        <w:numPr>
          <w:ilvl w:val="0"/>
          <w:numId w:val="3"/>
        </w:numPr>
      </w:pPr>
      <w:r w:rsidRPr="007C0FA4">
        <w:t>Mobile</w:t>
      </w:r>
    </w:p>
    <w:p w14:paraId="00C2B559" w14:textId="77777777" w:rsidR="007C0FA4" w:rsidRPr="007C0FA4" w:rsidRDefault="007C0FA4" w:rsidP="007C0FA4">
      <w:pPr>
        <w:numPr>
          <w:ilvl w:val="0"/>
          <w:numId w:val="3"/>
        </w:numPr>
      </w:pPr>
      <w:r w:rsidRPr="007C0FA4">
        <w:t>Embedded System</w:t>
      </w:r>
    </w:p>
    <w:p w14:paraId="48B3C26A" w14:textId="77777777" w:rsidR="007C0FA4" w:rsidRPr="007C0FA4" w:rsidRDefault="007C0FA4" w:rsidP="007C0FA4">
      <w:pPr>
        <w:numPr>
          <w:ilvl w:val="0"/>
          <w:numId w:val="3"/>
        </w:numPr>
      </w:pPr>
      <w:r w:rsidRPr="007C0FA4">
        <w:t>Smart Card</w:t>
      </w:r>
    </w:p>
    <w:p w14:paraId="3336475C" w14:textId="77777777" w:rsidR="007C0FA4" w:rsidRPr="007C0FA4" w:rsidRDefault="007C0FA4" w:rsidP="007C0FA4">
      <w:pPr>
        <w:numPr>
          <w:ilvl w:val="0"/>
          <w:numId w:val="3"/>
        </w:numPr>
      </w:pPr>
      <w:r w:rsidRPr="007C0FA4">
        <w:t>Robotics</w:t>
      </w:r>
    </w:p>
    <w:p w14:paraId="445C541C" w14:textId="77777777" w:rsidR="007C0FA4" w:rsidRPr="007C0FA4" w:rsidRDefault="007C0FA4" w:rsidP="007C0FA4">
      <w:pPr>
        <w:numPr>
          <w:ilvl w:val="0"/>
          <w:numId w:val="3"/>
        </w:numPr>
      </w:pPr>
      <w:r w:rsidRPr="007C0FA4">
        <w:t>Games, etc.</w:t>
      </w:r>
    </w:p>
    <w:p w14:paraId="25139F26" w14:textId="77777777" w:rsidR="007C0FA4" w:rsidRPr="007C0FA4" w:rsidRDefault="007C0FA4" w:rsidP="007C0FA4">
      <w:pPr>
        <w:numPr>
          <w:ilvl w:val="0"/>
          <w:numId w:val="3"/>
        </w:numPr>
      </w:pPr>
      <w:r w:rsidRPr="007C0FA4">
        <w:rPr>
          <w:b/>
          <w:bCs/>
          <w:lang w:val="en-US"/>
        </w:rPr>
        <w:t>Standalone Application</w:t>
      </w:r>
    </w:p>
    <w:p w14:paraId="7CCD3AA2" w14:textId="77777777" w:rsidR="007C0FA4" w:rsidRPr="007C0FA4" w:rsidRDefault="007C0FA4" w:rsidP="007C0FA4">
      <w:pPr>
        <w:ind w:left="360"/>
      </w:pPr>
      <w:r w:rsidRPr="007C0FA4">
        <w:rPr>
          <w:lang w:val="en-US"/>
        </w:rPr>
        <w:lastRenderedPageBreak/>
        <w:t>Standalone applications are also known as desktop applications or window-based applications. These are traditional software that we need to install on every machine.</w:t>
      </w:r>
    </w:p>
    <w:p w14:paraId="684F6424" w14:textId="77777777" w:rsidR="007C0FA4" w:rsidRPr="007C0FA4" w:rsidRDefault="007C0FA4" w:rsidP="007C0FA4">
      <w:pPr>
        <w:ind w:left="360"/>
      </w:pPr>
      <w:r w:rsidRPr="007C0FA4">
        <w:rPr>
          <w:b/>
          <w:bCs/>
          <w:lang w:val="en-US"/>
        </w:rPr>
        <w:t>Web Application</w:t>
      </w:r>
    </w:p>
    <w:p w14:paraId="48C1ACB1" w14:textId="77777777" w:rsidR="007C0FA4" w:rsidRPr="007C0FA4" w:rsidRDefault="007C0FA4" w:rsidP="007C0FA4">
      <w:pPr>
        <w:ind w:left="360"/>
      </w:pPr>
      <w:r w:rsidRPr="007C0FA4">
        <w:rPr>
          <w:lang w:val="en-US"/>
        </w:rPr>
        <w:t xml:space="preserve">An application that runs on the server side and creates a dynamic page is called a web application. Currently, </w:t>
      </w:r>
      <w:hyperlink r:id="rId6" w:history="1">
        <w:r w:rsidRPr="007C0FA4">
          <w:rPr>
            <w:rStyle w:val="Hyperlink"/>
            <w:lang w:val="en-US"/>
          </w:rPr>
          <w:t>Servlet</w:t>
        </w:r>
      </w:hyperlink>
      <w:r w:rsidRPr="007C0FA4">
        <w:rPr>
          <w:lang w:val="en-US"/>
        </w:rPr>
        <w:t xml:space="preserve">, </w:t>
      </w:r>
      <w:hyperlink r:id="rId7" w:history="1">
        <w:r w:rsidRPr="007C0FA4">
          <w:rPr>
            <w:rStyle w:val="Hyperlink"/>
            <w:lang w:val="en-US"/>
          </w:rPr>
          <w:t>JSP</w:t>
        </w:r>
      </w:hyperlink>
      <w:r w:rsidRPr="007C0FA4">
        <w:rPr>
          <w:lang w:val="en-US"/>
        </w:rPr>
        <w:t xml:space="preserve">, </w:t>
      </w:r>
      <w:hyperlink r:id="rId8" w:history="1">
        <w:r w:rsidRPr="007C0FA4">
          <w:rPr>
            <w:rStyle w:val="Hyperlink"/>
            <w:lang w:val="en-US"/>
          </w:rPr>
          <w:t>Struts</w:t>
        </w:r>
      </w:hyperlink>
      <w:r w:rsidRPr="007C0FA4">
        <w:rPr>
          <w:lang w:val="en-US"/>
        </w:rPr>
        <w:t xml:space="preserve">, </w:t>
      </w:r>
      <w:hyperlink r:id="rId9" w:history="1">
        <w:r w:rsidRPr="007C0FA4">
          <w:rPr>
            <w:rStyle w:val="Hyperlink"/>
            <w:lang w:val="en-US"/>
          </w:rPr>
          <w:t>Spring</w:t>
        </w:r>
      </w:hyperlink>
      <w:r w:rsidRPr="007C0FA4">
        <w:rPr>
          <w:lang w:val="en-US"/>
        </w:rPr>
        <w:t xml:space="preserve">, </w:t>
      </w:r>
      <w:hyperlink r:id="rId10" w:history="1">
        <w:r w:rsidRPr="007C0FA4">
          <w:rPr>
            <w:rStyle w:val="Hyperlink"/>
            <w:lang w:val="en-US"/>
          </w:rPr>
          <w:t>Hibernate</w:t>
        </w:r>
      </w:hyperlink>
      <w:r w:rsidRPr="007C0FA4">
        <w:rPr>
          <w:lang w:val="en-US"/>
        </w:rPr>
        <w:t xml:space="preserve">, </w:t>
      </w:r>
      <w:hyperlink r:id="rId11" w:history="1">
        <w:r w:rsidRPr="007C0FA4">
          <w:rPr>
            <w:rStyle w:val="Hyperlink"/>
            <w:lang w:val="en-US"/>
          </w:rPr>
          <w:t>JSF</w:t>
        </w:r>
      </w:hyperlink>
      <w:r w:rsidRPr="007C0FA4">
        <w:rPr>
          <w:lang w:val="en-US"/>
        </w:rPr>
        <w:t>, etc. technologies are used for creating web applications in Java.</w:t>
      </w:r>
    </w:p>
    <w:p w14:paraId="490AE68E" w14:textId="77777777" w:rsidR="007C0FA4" w:rsidRPr="007C0FA4" w:rsidRDefault="007C0FA4" w:rsidP="007C0FA4">
      <w:pPr>
        <w:ind w:left="360"/>
      </w:pPr>
      <w:r w:rsidRPr="007C0FA4">
        <w:rPr>
          <w:b/>
          <w:bCs/>
          <w:lang w:val="en-US"/>
        </w:rPr>
        <w:t>Enterprise Application</w:t>
      </w:r>
    </w:p>
    <w:p w14:paraId="423BB0C6" w14:textId="77777777" w:rsidR="007C0FA4" w:rsidRPr="007C0FA4" w:rsidRDefault="007C0FA4" w:rsidP="007C0FA4">
      <w:pPr>
        <w:ind w:left="360"/>
      </w:pPr>
      <w:r w:rsidRPr="007C0FA4">
        <w:rPr>
          <w:lang w:val="en-US"/>
        </w:rPr>
        <w:t xml:space="preserve">An application that is distributed in nature, such as banking applications, etc. is called an enterprise application. It has advantages like high-level security, load balancing, and clustering. In Java, </w:t>
      </w:r>
      <w:hyperlink r:id="rId12" w:history="1">
        <w:r w:rsidRPr="007C0FA4">
          <w:rPr>
            <w:rStyle w:val="Hyperlink"/>
            <w:lang w:val="en-US"/>
          </w:rPr>
          <w:t>EJB</w:t>
        </w:r>
      </w:hyperlink>
      <w:r w:rsidRPr="007C0FA4">
        <w:rPr>
          <w:lang w:val="en-US"/>
        </w:rPr>
        <w:t xml:space="preserve"> is used for creating enterprise applications.</w:t>
      </w:r>
    </w:p>
    <w:p w14:paraId="06F977F2" w14:textId="77777777" w:rsidR="007C0FA4" w:rsidRPr="007C0FA4" w:rsidRDefault="007C0FA4" w:rsidP="007C0FA4">
      <w:pPr>
        <w:ind w:left="360"/>
      </w:pPr>
      <w:r w:rsidRPr="007C0FA4">
        <w:rPr>
          <w:b/>
          <w:bCs/>
          <w:lang w:val="en-US"/>
        </w:rPr>
        <w:t>Mobile Application</w:t>
      </w:r>
    </w:p>
    <w:p w14:paraId="2B7B347D" w14:textId="77777777" w:rsidR="007C0FA4" w:rsidRPr="007C0FA4" w:rsidRDefault="007C0FA4" w:rsidP="007C0FA4">
      <w:pPr>
        <w:ind w:left="360"/>
      </w:pPr>
      <w:r w:rsidRPr="007C0FA4">
        <w:rPr>
          <w:lang w:val="en-US"/>
        </w:rPr>
        <w:t>An application which is created for mobile devices is called a mobile application. Currently, Android and Java ME are used for creating mobile applications.</w:t>
      </w:r>
    </w:p>
    <w:p w14:paraId="30997461" w14:textId="77777777" w:rsidR="007C0FA4" w:rsidRDefault="007C0FA4"/>
    <w:p w14:paraId="0A128655" w14:textId="77777777" w:rsidR="007C0FA4" w:rsidRDefault="007C0FA4"/>
    <w:p w14:paraId="03B81D3C" w14:textId="77777777" w:rsidR="007C0FA4" w:rsidRDefault="007C0FA4">
      <w:pPr>
        <w:rPr>
          <w:sz w:val="32"/>
          <w:szCs w:val="32"/>
        </w:rPr>
      </w:pPr>
      <w:r w:rsidRPr="007C0FA4">
        <w:rPr>
          <w:b/>
          <w:bCs/>
          <w:sz w:val="32"/>
          <w:szCs w:val="32"/>
          <w:u w:val="single"/>
        </w:rPr>
        <w:t>Object and Classes</w:t>
      </w:r>
      <w:r w:rsidRPr="007C0FA4">
        <w:rPr>
          <w:sz w:val="32"/>
          <w:szCs w:val="32"/>
        </w:rPr>
        <w:t xml:space="preserve"> </w:t>
      </w:r>
    </w:p>
    <w:p w14:paraId="49463CAC" w14:textId="77777777" w:rsidR="0027496C" w:rsidRDefault="0027496C">
      <w:pPr>
        <w:rPr>
          <w:sz w:val="32"/>
          <w:szCs w:val="32"/>
        </w:rPr>
      </w:pPr>
    </w:p>
    <w:p w14:paraId="26925CF7" w14:textId="77777777" w:rsidR="0027496C" w:rsidRPr="0027496C" w:rsidRDefault="0027496C">
      <w:pPr>
        <w:numPr>
          <w:ilvl w:val="0"/>
          <w:numId w:val="4"/>
        </w:numPr>
        <w:rPr>
          <w:sz w:val="32"/>
          <w:szCs w:val="32"/>
        </w:rPr>
      </w:pPr>
      <w:r w:rsidRPr="0027496C">
        <w:rPr>
          <w:sz w:val="32"/>
          <w:szCs w:val="32"/>
          <w:lang w:val="en-US"/>
        </w:rPr>
        <w:t xml:space="preserve">An object in Java is the physical as well as a logical entity, whereas, a class in Java is a logical entity only. </w:t>
      </w:r>
    </w:p>
    <w:p w14:paraId="58053856" w14:textId="77777777" w:rsidR="0027496C" w:rsidRPr="0027496C" w:rsidRDefault="0027496C">
      <w:pPr>
        <w:numPr>
          <w:ilvl w:val="0"/>
          <w:numId w:val="4"/>
        </w:numPr>
        <w:rPr>
          <w:sz w:val="32"/>
          <w:szCs w:val="32"/>
        </w:rPr>
      </w:pPr>
      <w:r w:rsidRPr="0027496C">
        <w:rPr>
          <w:sz w:val="32"/>
          <w:szCs w:val="32"/>
          <w:lang w:val="en-US"/>
        </w:rPr>
        <w:t xml:space="preserve">An entity that has state and behavior is known as an object e.g., chair, bike, marker, pen, table, car, etc. It can be physical or logical (tangible and intangible). The example of an intangible object is the banking system. </w:t>
      </w:r>
    </w:p>
    <w:p w14:paraId="5B4F1574" w14:textId="77777777" w:rsidR="0027496C" w:rsidRDefault="0027496C">
      <w:pPr>
        <w:rPr>
          <w:sz w:val="32"/>
          <w:szCs w:val="32"/>
        </w:rPr>
      </w:pPr>
    </w:p>
    <w:p w14:paraId="03F6F7A8" w14:textId="77777777" w:rsidR="0027496C" w:rsidRPr="0027496C" w:rsidRDefault="0027496C">
      <w:pPr>
        <w:numPr>
          <w:ilvl w:val="0"/>
          <w:numId w:val="5"/>
        </w:numPr>
        <w:rPr>
          <w:sz w:val="32"/>
          <w:szCs w:val="32"/>
        </w:rPr>
      </w:pPr>
      <w:r w:rsidRPr="0027496C">
        <w:rPr>
          <w:b/>
          <w:bCs/>
          <w:sz w:val="32"/>
          <w:szCs w:val="32"/>
          <w:lang w:val="en-US"/>
        </w:rPr>
        <w:t>State:</w:t>
      </w:r>
      <w:r w:rsidRPr="0027496C">
        <w:rPr>
          <w:sz w:val="32"/>
          <w:szCs w:val="32"/>
          <w:lang w:val="en-US"/>
        </w:rPr>
        <w:t xml:space="preserve"> represents the data (value) of an object.</w:t>
      </w:r>
    </w:p>
    <w:p w14:paraId="3487ACD1" w14:textId="77777777" w:rsidR="0027496C" w:rsidRPr="0027496C" w:rsidRDefault="0027496C">
      <w:pPr>
        <w:numPr>
          <w:ilvl w:val="0"/>
          <w:numId w:val="5"/>
        </w:numPr>
        <w:rPr>
          <w:sz w:val="32"/>
          <w:szCs w:val="32"/>
        </w:rPr>
      </w:pPr>
      <w:r w:rsidRPr="0027496C">
        <w:rPr>
          <w:b/>
          <w:bCs/>
          <w:sz w:val="32"/>
          <w:szCs w:val="32"/>
          <w:lang w:val="en-US"/>
        </w:rPr>
        <w:t>Behavior:</w:t>
      </w:r>
      <w:r w:rsidRPr="0027496C">
        <w:rPr>
          <w:sz w:val="32"/>
          <w:szCs w:val="32"/>
          <w:lang w:val="en-US"/>
        </w:rPr>
        <w:t xml:space="preserve"> represents the behavior (functionality) of an object such as deposit, withdraw, etc.</w:t>
      </w:r>
    </w:p>
    <w:p w14:paraId="53FD9E06" w14:textId="77777777" w:rsidR="0027496C" w:rsidRPr="0027496C" w:rsidRDefault="0027496C">
      <w:pPr>
        <w:numPr>
          <w:ilvl w:val="0"/>
          <w:numId w:val="5"/>
        </w:numPr>
        <w:rPr>
          <w:sz w:val="32"/>
          <w:szCs w:val="32"/>
        </w:rPr>
      </w:pPr>
      <w:r w:rsidRPr="0027496C">
        <w:rPr>
          <w:b/>
          <w:bCs/>
          <w:sz w:val="32"/>
          <w:szCs w:val="32"/>
          <w:lang w:val="en-US"/>
        </w:rPr>
        <w:t>Identity:</w:t>
      </w:r>
      <w:r w:rsidRPr="0027496C">
        <w:rPr>
          <w:sz w:val="32"/>
          <w:szCs w:val="32"/>
          <w:lang w:val="en-US"/>
        </w:rPr>
        <w:t xml:space="preserve"> An object identity is typically implemented via a unique ID. The value of the ID is not visible to the external user. However, it is used internally by the JVM to identify each object uniquely.</w:t>
      </w:r>
    </w:p>
    <w:p w14:paraId="43A42CB0" w14:textId="77777777" w:rsidR="0027496C" w:rsidRDefault="0027496C">
      <w:pPr>
        <w:rPr>
          <w:sz w:val="32"/>
          <w:szCs w:val="32"/>
        </w:rPr>
      </w:pPr>
    </w:p>
    <w:p w14:paraId="0C5333FB" w14:textId="77777777" w:rsidR="0027496C" w:rsidRPr="0027496C" w:rsidRDefault="0027496C" w:rsidP="0027496C">
      <w:pPr>
        <w:rPr>
          <w:b/>
          <w:bCs/>
          <w:sz w:val="32"/>
          <w:szCs w:val="32"/>
        </w:rPr>
      </w:pPr>
      <w:r w:rsidRPr="0027496C">
        <w:rPr>
          <w:b/>
          <w:bCs/>
          <w:sz w:val="32"/>
          <w:szCs w:val="32"/>
        </w:rPr>
        <w:t xml:space="preserve">Class in Java </w:t>
      </w:r>
    </w:p>
    <w:p w14:paraId="6EFDE811" w14:textId="77777777" w:rsidR="0027496C" w:rsidRDefault="0027496C" w:rsidP="0027496C">
      <w:pPr>
        <w:rPr>
          <w:sz w:val="32"/>
          <w:szCs w:val="32"/>
        </w:rPr>
      </w:pPr>
    </w:p>
    <w:p w14:paraId="1DBCC3BF" w14:textId="77777777" w:rsidR="0027496C" w:rsidRPr="0027496C" w:rsidRDefault="0027496C">
      <w:pPr>
        <w:numPr>
          <w:ilvl w:val="0"/>
          <w:numId w:val="6"/>
        </w:numPr>
        <w:rPr>
          <w:sz w:val="32"/>
          <w:szCs w:val="32"/>
        </w:rPr>
      </w:pPr>
      <w:r w:rsidRPr="0027496C">
        <w:rPr>
          <w:sz w:val="32"/>
          <w:szCs w:val="32"/>
          <w:lang w:val="en-US"/>
        </w:rPr>
        <w:t>A class is a group of objects which have common properties. It is a template or blueprint from which objects are created. It is a logical entity. It can't be physical.</w:t>
      </w:r>
    </w:p>
    <w:p w14:paraId="6DAE3BB1" w14:textId="77777777" w:rsidR="0027496C" w:rsidRPr="0027496C" w:rsidRDefault="0027496C">
      <w:pPr>
        <w:numPr>
          <w:ilvl w:val="0"/>
          <w:numId w:val="6"/>
        </w:numPr>
        <w:rPr>
          <w:sz w:val="32"/>
          <w:szCs w:val="32"/>
        </w:rPr>
      </w:pPr>
      <w:r w:rsidRPr="0027496C">
        <w:rPr>
          <w:sz w:val="32"/>
          <w:szCs w:val="32"/>
          <w:lang w:val="en-US"/>
        </w:rPr>
        <w:t>A class in Java can contain:</w:t>
      </w:r>
    </w:p>
    <w:p w14:paraId="5034F62D" w14:textId="77777777" w:rsidR="0027496C" w:rsidRPr="0027496C" w:rsidRDefault="0027496C">
      <w:pPr>
        <w:numPr>
          <w:ilvl w:val="0"/>
          <w:numId w:val="7"/>
        </w:numPr>
        <w:rPr>
          <w:sz w:val="32"/>
          <w:szCs w:val="32"/>
        </w:rPr>
      </w:pPr>
      <w:r w:rsidRPr="0027496C">
        <w:rPr>
          <w:b/>
          <w:bCs/>
          <w:sz w:val="32"/>
          <w:szCs w:val="32"/>
          <w:lang w:val="en-US"/>
        </w:rPr>
        <w:t>Fields</w:t>
      </w:r>
    </w:p>
    <w:p w14:paraId="1AD50660" w14:textId="77777777" w:rsidR="0027496C" w:rsidRPr="0027496C" w:rsidRDefault="0027496C">
      <w:pPr>
        <w:numPr>
          <w:ilvl w:val="0"/>
          <w:numId w:val="7"/>
        </w:numPr>
        <w:rPr>
          <w:sz w:val="32"/>
          <w:szCs w:val="32"/>
        </w:rPr>
      </w:pPr>
      <w:r w:rsidRPr="0027496C">
        <w:rPr>
          <w:b/>
          <w:bCs/>
          <w:sz w:val="32"/>
          <w:szCs w:val="32"/>
          <w:lang w:val="en-US"/>
        </w:rPr>
        <w:t>Methods</w:t>
      </w:r>
    </w:p>
    <w:p w14:paraId="7962452C" w14:textId="77777777" w:rsidR="0027496C" w:rsidRPr="0027496C" w:rsidRDefault="0027496C">
      <w:pPr>
        <w:numPr>
          <w:ilvl w:val="0"/>
          <w:numId w:val="7"/>
        </w:numPr>
        <w:rPr>
          <w:sz w:val="32"/>
          <w:szCs w:val="32"/>
        </w:rPr>
      </w:pPr>
      <w:r w:rsidRPr="0027496C">
        <w:rPr>
          <w:b/>
          <w:bCs/>
          <w:sz w:val="32"/>
          <w:szCs w:val="32"/>
          <w:lang w:val="en-US"/>
        </w:rPr>
        <w:t>Constructors</w:t>
      </w:r>
    </w:p>
    <w:p w14:paraId="4A04A0F2" w14:textId="77777777" w:rsidR="0027496C" w:rsidRPr="0027496C" w:rsidRDefault="0027496C">
      <w:pPr>
        <w:numPr>
          <w:ilvl w:val="0"/>
          <w:numId w:val="7"/>
        </w:numPr>
        <w:rPr>
          <w:sz w:val="32"/>
          <w:szCs w:val="32"/>
        </w:rPr>
      </w:pPr>
      <w:r w:rsidRPr="0027496C">
        <w:rPr>
          <w:b/>
          <w:bCs/>
          <w:sz w:val="32"/>
          <w:szCs w:val="32"/>
          <w:lang w:val="en-US"/>
        </w:rPr>
        <w:t>Blocks</w:t>
      </w:r>
    </w:p>
    <w:p w14:paraId="2E9F3669" w14:textId="77777777" w:rsidR="0027496C" w:rsidRPr="0027496C" w:rsidRDefault="0027496C">
      <w:pPr>
        <w:numPr>
          <w:ilvl w:val="0"/>
          <w:numId w:val="7"/>
        </w:numPr>
        <w:rPr>
          <w:sz w:val="32"/>
          <w:szCs w:val="32"/>
        </w:rPr>
      </w:pPr>
      <w:r w:rsidRPr="0027496C">
        <w:rPr>
          <w:b/>
          <w:bCs/>
          <w:sz w:val="32"/>
          <w:szCs w:val="32"/>
          <w:lang w:val="en-US"/>
        </w:rPr>
        <w:t>Nested class and interface</w:t>
      </w:r>
    </w:p>
    <w:p w14:paraId="2CF73376" w14:textId="77777777" w:rsidR="0027496C" w:rsidRDefault="0027496C" w:rsidP="0027496C">
      <w:pPr>
        <w:rPr>
          <w:sz w:val="32"/>
          <w:szCs w:val="32"/>
        </w:rPr>
      </w:pPr>
    </w:p>
    <w:p w14:paraId="227DFD20" w14:textId="77777777" w:rsidR="0027496C" w:rsidRDefault="0027496C" w:rsidP="0027496C">
      <w:pPr>
        <w:rPr>
          <w:sz w:val="32"/>
          <w:szCs w:val="32"/>
        </w:rPr>
      </w:pPr>
      <w:r>
        <w:rPr>
          <w:sz w:val="32"/>
          <w:szCs w:val="32"/>
        </w:rPr>
        <w:t>Discussion on Public Static Void Main</w:t>
      </w:r>
    </w:p>
    <w:p w14:paraId="5664847F" w14:textId="77777777" w:rsidR="0027496C" w:rsidRDefault="0027496C" w:rsidP="0027496C">
      <w:pPr>
        <w:rPr>
          <w:sz w:val="32"/>
          <w:szCs w:val="32"/>
        </w:rPr>
      </w:pPr>
    </w:p>
    <w:p w14:paraId="693BEE1A" w14:textId="77777777" w:rsidR="0027496C" w:rsidRPr="0027496C" w:rsidRDefault="0027496C">
      <w:pPr>
        <w:numPr>
          <w:ilvl w:val="0"/>
          <w:numId w:val="8"/>
        </w:numPr>
        <w:rPr>
          <w:sz w:val="32"/>
          <w:szCs w:val="32"/>
        </w:rPr>
      </w:pPr>
      <w:r w:rsidRPr="0027496C">
        <w:rPr>
          <w:b/>
          <w:bCs/>
          <w:sz w:val="32"/>
          <w:szCs w:val="32"/>
          <w:lang w:val="en-US"/>
        </w:rPr>
        <w:t>1. Public </w:t>
      </w:r>
    </w:p>
    <w:p w14:paraId="3B2A3FDA" w14:textId="77777777" w:rsidR="0027496C" w:rsidRPr="0027496C" w:rsidRDefault="0027496C">
      <w:pPr>
        <w:numPr>
          <w:ilvl w:val="0"/>
          <w:numId w:val="8"/>
        </w:numPr>
        <w:rPr>
          <w:sz w:val="32"/>
          <w:szCs w:val="32"/>
        </w:rPr>
      </w:pPr>
      <w:r w:rsidRPr="0027496C">
        <w:rPr>
          <w:sz w:val="32"/>
          <w:szCs w:val="32"/>
          <w:lang w:val="en-US"/>
        </w:rPr>
        <w:t xml:space="preserve">It is an </w:t>
      </w:r>
      <w:r w:rsidRPr="0027496C">
        <w:rPr>
          <w:i/>
          <w:iCs/>
          <w:sz w:val="32"/>
          <w:szCs w:val="32"/>
          <w:lang w:val="en-US"/>
        </w:rPr>
        <w:t>Access modifier</w:t>
      </w:r>
      <w:r w:rsidRPr="0027496C">
        <w:rPr>
          <w:sz w:val="32"/>
          <w:szCs w:val="32"/>
          <w:lang w:val="en-US"/>
        </w:rPr>
        <w:t xml:space="preserve">, which specifies from where and who can access the method. Making the </w:t>
      </w:r>
      <w:r w:rsidRPr="0027496C">
        <w:rPr>
          <w:i/>
          <w:iCs/>
          <w:sz w:val="32"/>
          <w:szCs w:val="32"/>
          <w:lang w:val="en-US"/>
        </w:rPr>
        <w:t>main()</w:t>
      </w:r>
      <w:r w:rsidRPr="0027496C">
        <w:rPr>
          <w:sz w:val="32"/>
          <w:szCs w:val="32"/>
          <w:lang w:val="en-US"/>
        </w:rPr>
        <w:t xml:space="preserve"> method public makes it globally available. It is made public so that JVM can invoke it from outside the class as it is not present in the current class.</w:t>
      </w:r>
    </w:p>
    <w:p w14:paraId="5EE050F4" w14:textId="77777777" w:rsidR="0027496C" w:rsidRPr="0027496C" w:rsidRDefault="0027496C">
      <w:pPr>
        <w:numPr>
          <w:ilvl w:val="0"/>
          <w:numId w:val="8"/>
        </w:numPr>
        <w:rPr>
          <w:sz w:val="32"/>
          <w:szCs w:val="32"/>
        </w:rPr>
      </w:pPr>
      <w:r w:rsidRPr="0027496C">
        <w:rPr>
          <w:b/>
          <w:bCs/>
          <w:sz w:val="32"/>
          <w:szCs w:val="32"/>
          <w:lang w:val="en-US"/>
        </w:rPr>
        <w:t>2. Static</w:t>
      </w:r>
    </w:p>
    <w:p w14:paraId="5E8E9AC6" w14:textId="77777777" w:rsidR="0027496C" w:rsidRPr="0027496C" w:rsidRDefault="0027496C">
      <w:pPr>
        <w:numPr>
          <w:ilvl w:val="0"/>
          <w:numId w:val="8"/>
        </w:numPr>
        <w:rPr>
          <w:sz w:val="32"/>
          <w:szCs w:val="32"/>
        </w:rPr>
      </w:pPr>
      <w:r w:rsidRPr="0027496C">
        <w:rPr>
          <w:sz w:val="32"/>
          <w:szCs w:val="32"/>
          <w:lang w:val="en-US"/>
        </w:rPr>
        <w:t xml:space="preserve">It is a </w:t>
      </w:r>
      <w:r w:rsidRPr="0027496C">
        <w:rPr>
          <w:i/>
          <w:iCs/>
          <w:sz w:val="32"/>
          <w:szCs w:val="32"/>
          <w:lang w:val="en-US"/>
        </w:rPr>
        <w:t xml:space="preserve">keyword </w:t>
      </w:r>
      <w:r w:rsidRPr="0027496C">
        <w:rPr>
          <w:sz w:val="32"/>
          <w:szCs w:val="32"/>
          <w:lang w:val="en-US"/>
        </w:rPr>
        <w:t xml:space="preserve">that is when associated with a method, making it a class-related method. The </w:t>
      </w:r>
      <w:r w:rsidRPr="0027496C">
        <w:rPr>
          <w:i/>
          <w:iCs/>
          <w:sz w:val="32"/>
          <w:szCs w:val="32"/>
          <w:lang w:val="en-US"/>
        </w:rPr>
        <w:t>main()</w:t>
      </w:r>
      <w:r w:rsidRPr="0027496C">
        <w:rPr>
          <w:sz w:val="32"/>
          <w:szCs w:val="32"/>
          <w:lang w:val="en-US"/>
        </w:rPr>
        <w:t xml:space="preserve"> method is static so that JVM can invoke it without instantiating the class. This also saves the unnecessary wastage of memory which would have been used </w:t>
      </w:r>
      <w:r w:rsidRPr="0027496C">
        <w:rPr>
          <w:sz w:val="32"/>
          <w:szCs w:val="32"/>
          <w:lang w:val="en-US"/>
        </w:rPr>
        <w:lastRenderedPageBreak/>
        <w:t xml:space="preserve">by the object declared only for calling the </w:t>
      </w:r>
      <w:r w:rsidRPr="0027496C">
        <w:rPr>
          <w:i/>
          <w:iCs/>
          <w:sz w:val="32"/>
          <w:szCs w:val="32"/>
          <w:lang w:val="en-US"/>
        </w:rPr>
        <w:t>main()</w:t>
      </w:r>
      <w:r w:rsidRPr="0027496C">
        <w:rPr>
          <w:sz w:val="32"/>
          <w:szCs w:val="32"/>
          <w:lang w:val="en-US"/>
        </w:rPr>
        <w:t xml:space="preserve"> method by the JVM.</w:t>
      </w:r>
    </w:p>
    <w:p w14:paraId="1FD47A9E" w14:textId="77777777" w:rsidR="0027496C" w:rsidRPr="0027496C" w:rsidRDefault="0027496C">
      <w:pPr>
        <w:numPr>
          <w:ilvl w:val="0"/>
          <w:numId w:val="8"/>
        </w:numPr>
        <w:rPr>
          <w:sz w:val="32"/>
          <w:szCs w:val="32"/>
        </w:rPr>
      </w:pPr>
      <w:r w:rsidRPr="0027496C">
        <w:rPr>
          <w:b/>
          <w:bCs/>
          <w:sz w:val="32"/>
          <w:szCs w:val="32"/>
          <w:lang w:val="en-US"/>
        </w:rPr>
        <w:t>3. Void </w:t>
      </w:r>
    </w:p>
    <w:p w14:paraId="3570CD53" w14:textId="77777777" w:rsidR="0027496C" w:rsidRPr="0027496C" w:rsidRDefault="0027496C">
      <w:pPr>
        <w:numPr>
          <w:ilvl w:val="0"/>
          <w:numId w:val="8"/>
        </w:numPr>
        <w:rPr>
          <w:sz w:val="32"/>
          <w:szCs w:val="32"/>
        </w:rPr>
      </w:pPr>
      <w:r w:rsidRPr="0027496C">
        <w:rPr>
          <w:sz w:val="32"/>
          <w:szCs w:val="32"/>
          <w:lang w:val="en-US"/>
        </w:rPr>
        <w:t xml:space="preserve">It is a keyword and is used to specify that a method doesn’t return anything. As the </w:t>
      </w:r>
      <w:r w:rsidRPr="0027496C">
        <w:rPr>
          <w:i/>
          <w:iCs/>
          <w:sz w:val="32"/>
          <w:szCs w:val="32"/>
          <w:lang w:val="en-US"/>
        </w:rPr>
        <w:t>main()</w:t>
      </w:r>
      <w:r w:rsidRPr="0027496C">
        <w:rPr>
          <w:sz w:val="32"/>
          <w:szCs w:val="32"/>
          <w:lang w:val="en-US"/>
        </w:rPr>
        <w:t xml:space="preserve"> method doesn’t return anything, its return type is </w:t>
      </w:r>
      <w:r w:rsidRPr="0027496C">
        <w:rPr>
          <w:i/>
          <w:iCs/>
          <w:sz w:val="32"/>
          <w:szCs w:val="32"/>
          <w:lang w:val="en-US"/>
        </w:rPr>
        <w:t>void</w:t>
      </w:r>
      <w:r w:rsidRPr="0027496C">
        <w:rPr>
          <w:sz w:val="32"/>
          <w:szCs w:val="32"/>
          <w:lang w:val="en-US"/>
        </w:rPr>
        <w:t xml:space="preserve">. As soon as the </w:t>
      </w:r>
      <w:r w:rsidRPr="0027496C">
        <w:rPr>
          <w:i/>
          <w:iCs/>
          <w:sz w:val="32"/>
          <w:szCs w:val="32"/>
          <w:lang w:val="en-US"/>
        </w:rPr>
        <w:t>main()</w:t>
      </w:r>
      <w:r w:rsidRPr="0027496C">
        <w:rPr>
          <w:sz w:val="32"/>
          <w:szCs w:val="32"/>
          <w:lang w:val="en-US"/>
        </w:rPr>
        <w:t xml:space="preserve"> method terminates, the java program terminates too. Hence, it doesn’t make any sense to return from the </w:t>
      </w:r>
      <w:r w:rsidRPr="0027496C">
        <w:rPr>
          <w:i/>
          <w:iCs/>
          <w:sz w:val="32"/>
          <w:szCs w:val="32"/>
          <w:lang w:val="en-US"/>
        </w:rPr>
        <w:t>main()</w:t>
      </w:r>
      <w:r w:rsidRPr="0027496C">
        <w:rPr>
          <w:sz w:val="32"/>
          <w:szCs w:val="32"/>
          <w:lang w:val="en-US"/>
        </w:rPr>
        <w:t xml:space="preserve"> method as JVM can’t do anything with the return value of it.</w:t>
      </w:r>
    </w:p>
    <w:p w14:paraId="4381BF65" w14:textId="77777777" w:rsidR="0027496C" w:rsidRPr="0027496C" w:rsidRDefault="0027496C">
      <w:pPr>
        <w:numPr>
          <w:ilvl w:val="0"/>
          <w:numId w:val="8"/>
        </w:numPr>
        <w:rPr>
          <w:sz w:val="32"/>
          <w:szCs w:val="32"/>
        </w:rPr>
      </w:pPr>
      <w:r w:rsidRPr="0027496C">
        <w:rPr>
          <w:b/>
          <w:bCs/>
          <w:sz w:val="32"/>
          <w:szCs w:val="32"/>
          <w:lang w:val="en-US"/>
        </w:rPr>
        <w:t>4. main </w:t>
      </w:r>
    </w:p>
    <w:p w14:paraId="63986227" w14:textId="77777777" w:rsidR="0027496C" w:rsidRPr="0027496C" w:rsidRDefault="0027496C">
      <w:pPr>
        <w:numPr>
          <w:ilvl w:val="0"/>
          <w:numId w:val="8"/>
        </w:numPr>
        <w:rPr>
          <w:sz w:val="32"/>
          <w:szCs w:val="32"/>
        </w:rPr>
      </w:pPr>
      <w:r w:rsidRPr="0027496C">
        <w:rPr>
          <w:sz w:val="32"/>
          <w:szCs w:val="32"/>
          <w:lang w:val="en-US"/>
        </w:rPr>
        <w:t>It is the name of the Java main method. It is the identifier that the JVM looks for as the starting point of the java program. It’s not a keyword.</w:t>
      </w:r>
    </w:p>
    <w:p w14:paraId="67FA518D" w14:textId="77777777" w:rsidR="0027496C" w:rsidRDefault="0027496C" w:rsidP="0027496C">
      <w:pPr>
        <w:rPr>
          <w:sz w:val="32"/>
          <w:szCs w:val="32"/>
        </w:rPr>
      </w:pPr>
    </w:p>
    <w:p w14:paraId="091770D5" w14:textId="77777777" w:rsidR="004A102C" w:rsidRDefault="004A102C" w:rsidP="0027496C">
      <w:pPr>
        <w:rPr>
          <w:b/>
          <w:bCs/>
          <w:sz w:val="32"/>
          <w:szCs w:val="32"/>
          <w:lang w:val="en-US"/>
        </w:rPr>
      </w:pPr>
      <w:r w:rsidRPr="004A102C">
        <w:rPr>
          <w:b/>
          <w:bCs/>
          <w:sz w:val="32"/>
          <w:szCs w:val="32"/>
          <w:lang w:val="en-US"/>
        </w:rPr>
        <w:t>Can we execute a java program without main method?</w:t>
      </w:r>
    </w:p>
    <w:p w14:paraId="6350505A" w14:textId="77777777" w:rsidR="004A102C" w:rsidRDefault="004A102C" w:rsidP="0027496C">
      <w:pPr>
        <w:rPr>
          <w:b/>
          <w:bCs/>
          <w:sz w:val="32"/>
          <w:szCs w:val="32"/>
          <w:lang w:val="en-US"/>
        </w:rPr>
      </w:pPr>
    </w:p>
    <w:p w14:paraId="1B2776A6" w14:textId="77777777" w:rsidR="004A102C" w:rsidRPr="004A102C" w:rsidRDefault="004A102C">
      <w:pPr>
        <w:numPr>
          <w:ilvl w:val="0"/>
          <w:numId w:val="9"/>
        </w:numPr>
        <w:rPr>
          <w:sz w:val="32"/>
          <w:szCs w:val="32"/>
        </w:rPr>
      </w:pPr>
      <w:r w:rsidRPr="004A102C">
        <w:rPr>
          <w:sz w:val="32"/>
          <w:szCs w:val="32"/>
          <w:lang w:val="en-US"/>
        </w:rPr>
        <w:t>Yes, we can execute a java program without a main method by using a static block.</w:t>
      </w:r>
    </w:p>
    <w:p w14:paraId="53FF6BA3" w14:textId="77777777" w:rsidR="004A102C" w:rsidRPr="004A102C" w:rsidRDefault="004A102C">
      <w:pPr>
        <w:numPr>
          <w:ilvl w:val="0"/>
          <w:numId w:val="9"/>
        </w:numPr>
        <w:rPr>
          <w:sz w:val="32"/>
          <w:szCs w:val="32"/>
        </w:rPr>
      </w:pPr>
      <w:r w:rsidRPr="004A102C">
        <w:rPr>
          <w:sz w:val="32"/>
          <w:szCs w:val="32"/>
          <w:lang w:val="en-US"/>
        </w:rPr>
        <w:t xml:space="preserve">A </w:t>
      </w:r>
      <w:r w:rsidRPr="004A102C">
        <w:rPr>
          <w:b/>
          <w:bCs/>
          <w:sz w:val="32"/>
          <w:szCs w:val="32"/>
          <w:lang w:val="en-US"/>
        </w:rPr>
        <w:t>static block</w:t>
      </w:r>
      <w:r w:rsidRPr="004A102C">
        <w:rPr>
          <w:sz w:val="32"/>
          <w:szCs w:val="32"/>
          <w:lang w:val="en-US"/>
        </w:rPr>
        <w:t xml:space="preserve"> in Java is a group of statements that gets executed only once when the class is loaded into the memory by ClassLoader, It is also known as a static initialization block, and it goes into the stack memory.</w:t>
      </w:r>
    </w:p>
    <w:p w14:paraId="08D121F0" w14:textId="77777777" w:rsidR="004A102C" w:rsidRDefault="00F16232" w:rsidP="0027496C">
      <w:pPr>
        <w:rPr>
          <w:b/>
          <w:bCs/>
          <w:sz w:val="32"/>
          <w:szCs w:val="32"/>
          <w:u w:val="single"/>
        </w:rPr>
      </w:pPr>
      <w:r w:rsidRPr="00F16232">
        <w:rPr>
          <w:b/>
          <w:bCs/>
          <w:sz w:val="32"/>
          <w:szCs w:val="32"/>
          <w:u w:val="single"/>
        </w:rPr>
        <w:t>JVM</w:t>
      </w:r>
    </w:p>
    <w:p w14:paraId="5A0F9FDF" w14:textId="77777777" w:rsidR="00F16232" w:rsidRDefault="00F16232" w:rsidP="0027496C">
      <w:pPr>
        <w:rPr>
          <w:b/>
          <w:bCs/>
          <w:sz w:val="32"/>
          <w:szCs w:val="32"/>
          <w:u w:val="single"/>
        </w:rPr>
      </w:pPr>
    </w:p>
    <w:p w14:paraId="247503E2" w14:textId="77777777" w:rsidR="00F16232" w:rsidRPr="00F16232" w:rsidRDefault="00F16232">
      <w:pPr>
        <w:numPr>
          <w:ilvl w:val="0"/>
          <w:numId w:val="10"/>
        </w:numPr>
        <w:rPr>
          <w:sz w:val="32"/>
          <w:szCs w:val="32"/>
        </w:rPr>
      </w:pPr>
      <w:r w:rsidRPr="00F16232">
        <w:rPr>
          <w:sz w:val="32"/>
          <w:szCs w:val="32"/>
          <w:lang w:val="en-US"/>
        </w:rPr>
        <w:t xml:space="preserve">Java program runs as a ‘main thread’ in </w:t>
      </w:r>
      <w:hyperlink r:id="rId13" w:history="1">
        <w:r w:rsidRPr="00F16232">
          <w:rPr>
            <w:rStyle w:val="Hyperlink"/>
            <w:sz w:val="32"/>
            <w:szCs w:val="32"/>
            <w:u w:val="none"/>
            <w:lang w:val="en-US"/>
          </w:rPr>
          <w:t>JVM</w:t>
        </w:r>
      </w:hyperlink>
      <w:r w:rsidRPr="00F16232">
        <w:rPr>
          <w:sz w:val="32"/>
          <w:szCs w:val="32"/>
          <w:lang w:val="en-US"/>
        </w:rPr>
        <w:t xml:space="preserve">. The Java program is not even a process of Operating System directly. There is no direct interaction between the Java program and Operating System. There is no direct allocation of resources to the Java </w:t>
      </w:r>
      <w:r w:rsidRPr="00F16232">
        <w:rPr>
          <w:sz w:val="32"/>
          <w:szCs w:val="32"/>
          <w:lang w:val="en-US"/>
        </w:rPr>
        <w:lastRenderedPageBreak/>
        <w:t>program directly, or the Java program does not occupy any place in the process table. Whom should it return an exit status to, then? This is why the main method of Java is designed not to return an int or exit status.</w:t>
      </w:r>
    </w:p>
    <w:p w14:paraId="3822AEB9" w14:textId="77777777" w:rsidR="00F16232" w:rsidRPr="00F16232" w:rsidRDefault="00F16232">
      <w:pPr>
        <w:numPr>
          <w:ilvl w:val="0"/>
          <w:numId w:val="10"/>
        </w:numPr>
        <w:rPr>
          <w:sz w:val="32"/>
          <w:szCs w:val="32"/>
        </w:rPr>
      </w:pPr>
      <w:r w:rsidRPr="00F16232">
        <w:rPr>
          <w:sz w:val="32"/>
          <w:szCs w:val="32"/>
          <w:lang w:val="en-US"/>
        </w:rPr>
        <w:t>But JVM is a process of an operating system, and JVM can be terminated with a certain exit status. With help of java.lang.Runtime.exit(int status) or System.exit(int status).</w:t>
      </w:r>
    </w:p>
    <w:p w14:paraId="2595BCD6" w14:textId="77777777" w:rsidR="00F16232" w:rsidRPr="00F16232" w:rsidRDefault="007C5DC1" w:rsidP="00F16232">
      <w:pPr>
        <w:rPr>
          <w:b/>
          <w:bCs/>
          <w:sz w:val="32"/>
          <w:szCs w:val="32"/>
        </w:rPr>
      </w:pPr>
      <w:r w:rsidRPr="007C5DC1">
        <w:rPr>
          <w:b/>
          <w:bCs/>
          <w:sz w:val="32"/>
          <w:szCs w:val="32"/>
        </w:rPr>
        <w:t>Why Java is Platform Independent</w:t>
      </w:r>
    </w:p>
    <w:p w14:paraId="7C7A181C" w14:textId="77777777" w:rsidR="007C5DC1" w:rsidRPr="007C5DC1" w:rsidRDefault="007C5DC1">
      <w:pPr>
        <w:numPr>
          <w:ilvl w:val="0"/>
          <w:numId w:val="11"/>
        </w:numPr>
        <w:rPr>
          <w:sz w:val="32"/>
          <w:szCs w:val="32"/>
          <w:u w:val="single"/>
        </w:rPr>
      </w:pPr>
      <w:r w:rsidRPr="007C5DC1">
        <w:rPr>
          <w:sz w:val="32"/>
          <w:szCs w:val="32"/>
          <w:u w:val="single"/>
          <w:lang w:val="en-US"/>
        </w:rPr>
        <w:t>Whenever, a program is written in JAVA, the javac compiles it.</w:t>
      </w:r>
    </w:p>
    <w:p w14:paraId="72FBD71D" w14:textId="77777777" w:rsidR="007C5DC1" w:rsidRPr="007C5DC1" w:rsidRDefault="007C5DC1" w:rsidP="00E47393">
      <w:pPr>
        <w:ind w:left="360"/>
        <w:rPr>
          <w:sz w:val="32"/>
          <w:szCs w:val="32"/>
        </w:rPr>
      </w:pPr>
      <w:r w:rsidRPr="007C5DC1">
        <w:rPr>
          <w:sz w:val="32"/>
          <w:szCs w:val="32"/>
          <w:lang w:val="en-US"/>
        </w:rPr>
        <w:t xml:space="preserve">The result of the JAVA compiler is the </w:t>
      </w:r>
      <w:r w:rsidRPr="007C5DC1">
        <w:rPr>
          <w:b/>
          <w:bCs/>
          <w:sz w:val="32"/>
          <w:szCs w:val="32"/>
          <w:lang w:val="en-US"/>
        </w:rPr>
        <w:t>.class file or the bytecode</w:t>
      </w:r>
      <w:r w:rsidRPr="007C5DC1">
        <w:rPr>
          <w:sz w:val="32"/>
          <w:szCs w:val="32"/>
          <w:lang w:val="en-US"/>
        </w:rPr>
        <w:t xml:space="preserve"> and not the machine native code (unlike C compiler).</w:t>
      </w:r>
    </w:p>
    <w:p w14:paraId="427877EF" w14:textId="77777777" w:rsidR="007C5DC1" w:rsidRPr="007C5DC1" w:rsidRDefault="007C5DC1" w:rsidP="00E47393">
      <w:pPr>
        <w:ind w:left="360"/>
        <w:rPr>
          <w:sz w:val="32"/>
          <w:szCs w:val="32"/>
        </w:rPr>
      </w:pPr>
      <w:r w:rsidRPr="007C5DC1">
        <w:rPr>
          <w:sz w:val="32"/>
          <w:szCs w:val="32"/>
          <w:lang w:val="en-US"/>
        </w:rPr>
        <w:t>The bytecode generated is a non-executable code and needs an interpreter to execute on a machine. This interpreter is the JVM and thus the Bytecode is executed by the JVM.</w:t>
      </w:r>
    </w:p>
    <w:p w14:paraId="229DE42B" w14:textId="77777777" w:rsidR="007C5DC1" w:rsidRDefault="007C5DC1" w:rsidP="00E47393">
      <w:pPr>
        <w:ind w:left="360"/>
        <w:rPr>
          <w:sz w:val="32"/>
          <w:szCs w:val="32"/>
          <w:lang w:val="en-US"/>
        </w:rPr>
      </w:pPr>
      <w:r w:rsidRPr="007C5DC1">
        <w:rPr>
          <w:sz w:val="32"/>
          <w:szCs w:val="32"/>
          <w:lang w:val="en-US"/>
        </w:rPr>
        <w:t>And finally program runs to give the desired output.</w:t>
      </w:r>
    </w:p>
    <w:p w14:paraId="1E46FF05" w14:textId="77777777" w:rsidR="007C5DC1" w:rsidRDefault="007C5DC1" w:rsidP="00E47393">
      <w:pPr>
        <w:ind w:left="360"/>
        <w:rPr>
          <w:sz w:val="32"/>
          <w:szCs w:val="32"/>
          <w:lang w:val="en-US"/>
        </w:rPr>
      </w:pPr>
    </w:p>
    <w:p w14:paraId="24B21B8A" w14:textId="77777777" w:rsidR="007C5DC1" w:rsidRPr="007C5DC1" w:rsidRDefault="00EA08C6" w:rsidP="00E47393">
      <w:pPr>
        <w:ind w:left="360"/>
        <w:rPr>
          <w:b/>
          <w:bCs/>
          <w:sz w:val="44"/>
          <w:szCs w:val="44"/>
          <w:u w:val="single"/>
        </w:rPr>
      </w:pPr>
      <w:r w:rsidRPr="00474715">
        <w:rPr>
          <w:b/>
          <w:bCs/>
          <w:sz w:val="44"/>
          <w:szCs w:val="44"/>
          <w:u w:val="single"/>
          <w:lang w:val="en-US"/>
        </w:rPr>
        <w:t>Data Types in JAVA</w:t>
      </w:r>
    </w:p>
    <w:p w14:paraId="5FD743DD" w14:textId="77777777" w:rsidR="00EA08C6" w:rsidRPr="00EA08C6" w:rsidRDefault="00EA08C6" w:rsidP="00EA08C6">
      <w:pPr>
        <w:rPr>
          <w:sz w:val="32"/>
          <w:szCs w:val="32"/>
        </w:rPr>
      </w:pPr>
      <w:r w:rsidRPr="00EA08C6">
        <w:rPr>
          <w:sz w:val="32"/>
          <w:szCs w:val="32"/>
          <w:lang w:val="en-US"/>
        </w:rPr>
        <w:t>There are 8 types of primitive data types:</w:t>
      </w:r>
    </w:p>
    <w:p w14:paraId="6053611B" w14:textId="77777777" w:rsidR="00EA08C6" w:rsidRPr="00EA08C6" w:rsidRDefault="00EA08C6">
      <w:pPr>
        <w:numPr>
          <w:ilvl w:val="0"/>
          <w:numId w:val="12"/>
        </w:numPr>
        <w:rPr>
          <w:sz w:val="32"/>
          <w:szCs w:val="32"/>
        </w:rPr>
      </w:pPr>
      <w:r w:rsidRPr="00EA08C6">
        <w:rPr>
          <w:sz w:val="32"/>
          <w:szCs w:val="32"/>
        </w:rPr>
        <w:t>boolean data type</w:t>
      </w:r>
    </w:p>
    <w:p w14:paraId="79C13141" w14:textId="77777777" w:rsidR="00EA08C6" w:rsidRPr="00EA08C6" w:rsidRDefault="00EA08C6">
      <w:pPr>
        <w:numPr>
          <w:ilvl w:val="0"/>
          <w:numId w:val="12"/>
        </w:numPr>
        <w:rPr>
          <w:sz w:val="32"/>
          <w:szCs w:val="32"/>
        </w:rPr>
      </w:pPr>
      <w:r w:rsidRPr="00EA08C6">
        <w:rPr>
          <w:sz w:val="32"/>
          <w:szCs w:val="32"/>
        </w:rPr>
        <w:t>byte data type</w:t>
      </w:r>
    </w:p>
    <w:p w14:paraId="038B92C3" w14:textId="77777777" w:rsidR="00EA08C6" w:rsidRPr="00EA08C6" w:rsidRDefault="00EA08C6">
      <w:pPr>
        <w:numPr>
          <w:ilvl w:val="0"/>
          <w:numId w:val="12"/>
        </w:numPr>
        <w:rPr>
          <w:sz w:val="32"/>
          <w:szCs w:val="32"/>
        </w:rPr>
      </w:pPr>
      <w:r w:rsidRPr="00EA08C6">
        <w:rPr>
          <w:sz w:val="32"/>
          <w:szCs w:val="32"/>
        </w:rPr>
        <w:t>char data type</w:t>
      </w:r>
    </w:p>
    <w:p w14:paraId="1C89F7F7" w14:textId="77777777" w:rsidR="00EA08C6" w:rsidRPr="00EA08C6" w:rsidRDefault="00EA08C6">
      <w:pPr>
        <w:numPr>
          <w:ilvl w:val="0"/>
          <w:numId w:val="12"/>
        </w:numPr>
        <w:rPr>
          <w:sz w:val="32"/>
          <w:szCs w:val="32"/>
        </w:rPr>
      </w:pPr>
      <w:r w:rsidRPr="00EA08C6">
        <w:rPr>
          <w:sz w:val="32"/>
          <w:szCs w:val="32"/>
        </w:rPr>
        <w:t>short data type</w:t>
      </w:r>
    </w:p>
    <w:p w14:paraId="73FA9040" w14:textId="77777777" w:rsidR="00EA08C6" w:rsidRPr="00EA08C6" w:rsidRDefault="00EA08C6">
      <w:pPr>
        <w:numPr>
          <w:ilvl w:val="0"/>
          <w:numId w:val="12"/>
        </w:numPr>
        <w:rPr>
          <w:sz w:val="32"/>
          <w:szCs w:val="32"/>
        </w:rPr>
      </w:pPr>
      <w:r w:rsidRPr="00EA08C6">
        <w:rPr>
          <w:sz w:val="32"/>
          <w:szCs w:val="32"/>
        </w:rPr>
        <w:t>int data type</w:t>
      </w:r>
    </w:p>
    <w:p w14:paraId="6E7CD910" w14:textId="77777777" w:rsidR="00EA08C6" w:rsidRPr="00EA08C6" w:rsidRDefault="00EA08C6">
      <w:pPr>
        <w:numPr>
          <w:ilvl w:val="0"/>
          <w:numId w:val="12"/>
        </w:numPr>
        <w:rPr>
          <w:sz w:val="32"/>
          <w:szCs w:val="32"/>
        </w:rPr>
      </w:pPr>
      <w:r w:rsidRPr="00EA08C6">
        <w:rPr>
          <w:sz w:val="32"/>
          <w:szCs w:val="32"/>
        </w:rPr>
        <w:t>long data type</w:t>
      </w:r>
    </w:p>
    <w:p w14:paraId="46A037B8" w14:textId="77777777" w:rsidR="00EA08C6" w:rsidRPr="00EA08C6" w:rsidRDefault="00EA08C6">
      <w:pPr>
        <w:numPr>
          <w:ilvl w:val="0"/>
          <w:numId w:val="12"/>
        </w:numPr>
        <w:rPr>
          <w:sz w:val="32"/>
          <w:szCs w:val="32"/>
        </w:rPr>
      </w:pPr>
      <w:r w:rsidRPr="00EA08C6">
        <w:rPr>
          <w:sz w:val="32"/>
          <w:szCs w:val="32"/>
        </w:rPr>
        <w:t>float data type</w:t>
      </w:r>
    </w:p>
    <w:p w14:paraId="0B865FE5" w14:textId="77777777" w:rsidR="00EA08C6" w:rsidRDefault="00EA08C6">
      <w:pPr>
        <w:numPr>
          <w:ilvl w:val="0"/>
          <w:numId w:val="12"/>
        </w:numPr>
        <w:rPr>
          <w:sz w:val="32"/>
          <w:szCs w:val="32"/>
        </w:rPr>
      </w:pPr>
      <w:r w:rsidRPr="00EA08C6">
        <w:rPr>
          <w:sz w:val="32"/>
          <w:szCs w:val="32"/>
        </w:rPr>
        <w:t>double data type</w:t>
      </w:r>
    </w:p>
    <w:p w14:paraId="3D1983B2" w14:textId="77777777" w:rsidR="00EA08C6" w:rsidRDefault="00EA08C6" w:rsidP="00EA08C6">
      <w:pPr>
        <w:rPr>
          <w:sz w:val="32"/>
          <w:szCs w:val="32"/>
        </w:rPr>
      </w:pPr>
      <w:r w:rsidRPr="00EA08C6">
        <w:rPr>
          <w:noProof/>
          <w:sz w:val="32"/>
          <w:szCs w:val="32"/>
        </w:rPr>
        <w:lastRenderedPageBreak/>
        <w:drawing>
          <wp:inline distT="0" distB="0" distL="0" distR="0" wp14:anchorId="72A63D44" wp14:editId="6E895D0D">
            <wp:extent cx="5731510" cy="3451860"/>
            <wp:effectExtent l="0" t="0" r="2540" b="0"/>
            <wp:docPr id="5" name="Content Placeholder 4">
              <a:extLst xmlns:a="http://schemas.openxmlformats.org/drawingml/2006/main">
                <a:ext uri="{FF2B5EF4-FFF2-40B4-BE49-F238E27FC236}">
                  <a16:creationId xmlns:a16="http://schemas.microsoft.com/office/drawing/2014/main" id="{0BBD34DD-BB57-A82B-0C7D-6D33FC48C4E7}"/>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Content Placeholder 4">
                      <a:extLst>
                        <a:ext uri="{FF2B5EF4-FFF2-40B4-BE49-F238E27FC236}">
                          <a16:creationId xmlns:a16="http://schemas.microsoft.com/office/drawing/2014/main" id="{0BBD34DD-BB57-A82B-0C7D-6D33FC48C4E7}"/>
                        </a:ext>
                      </a:extLst>
                    </pic:cNvPr>
                    <pic:cNvPicPr>
                      <a:picLocks noGrp="1" noChangeAspect="1"/>
                    </pic:cNvPicPr>
                  </pic:nvPicPr>
                  <pic:blipFill>
                    <a:blip r:embed="rId14"/>
                    <a:stretch>
                      <a:fillRect/>
                    </a:stretch>
                  </pic:blipFill>
                  <pic:spPr>
                    <a:xfrm>
                      <a:off x="0" y="0"/>
                      <a:ext cx="5731510" cy="3451860"/>
                    </a:xfrm>
                    <a:prstGeom prst="rect">
                      <a:avLst/>
                    </a:prstGeom>
                  </pic:spPr>
                </pic:pic>
              </a:graphicData>
            </a:graphic>
          </wp:inline>
        </w:drawing>
      </w:r>
    </w:p>
    <w:p w14:paraId="16DE23A6" w14:textId="77777777" w:rsidR="00EA08C6" w:rsidRDefault="00EA08C6" w:rsidP="00EA08C6">
      <w:pPr>
        <w:rPr>
          <w:sz w:val="32"/>
          <w:szCs w:val="32"/>
        </w:rPr>
      </w:pPr>
    </w:p>
    <w:p w14:paraId="630A64EE" w14:textId="77777777" w:rsidR="00EA08C6" w:rsidRDefault="005F24B2" w:rsidP="00EA08C6">
      <w:pPr>
        <w:rPr>
          <w:sz w:val="32"/>
          <w:szCs w:val="32"/>
        </w:rPr>
      </w:pPr>
      <w:r w:rsidRPr="005F24B2">
        <w:rPr>
          <w:noProof/>
          <w:sz w:val="32"/>
          <w:szCs w:val="32"/>
        </w:rPr>
        <w:drawing>
          <wp:inline distT="0" distB="0" distL="0" distR="0" wp14:anchorId="26C3A599" wp14:editId="3AB4AB62">
            <wp:extent cx="5731510" cy="3306445"/>
            <wp:effectExtent l="0" t="0" r="2540" b="8255"/>
            <wp:docPr id="69892363" name="Picture 69892363">
              <a:extLst xmlns:a="http://schemas.openxmlformats.org/drawingml/2006/main">
                <a:ext uri="{FF2B5EF4-FFF2-40B4-BE49-F238E27FC236}">
                  <a16:creationId xmlns:a16="http://schemas.microsoft.com/office/drawing/2014/main" id="{C3744A22-07DC-950C-9A3D-88BD7AD9E7F8}"/>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Content Placeholder 4">
                      <a:extLst>
                        <a:ext uri="{FF2B5EF4-FFF2-40B4-BE49-F238E27FC236}">
                          <a16:creationId xmlns:a16="http://schemas.microsoft.com/office/drawing/2014/main" id="{C3744A22-07DC-950C-9A3D-88BD7AD9E7F8}"/>
                        </a:ext>
                      </a:extLst>
                    </pic:cNvPr>
                    <pic:cNvPicPr>
                      <a:picLocks noGrp="1" noChangeAspect="1"/>
                    </pic:cNvPicPr>
                  </pic:nvPicPr>
                  <pic:blipFill>
                    <a:blip r:embed="rId15"/>
                    <a:stretch>
                      <a:fillRect/>
                    </a:stretch>
                  </pic:blipFill>
                  <pic:spPr>
                    <a:xfrm>
                      <a:off x="0" y="0"/>
                      <a:ext cx="5731510" cy="3306445"/>
                    </a:xfrm>
                    <a:prstGeom prst="rect">
                      <a:avLst/>
                    </a:prstGeom>
                  </pic:spPr>
                </pic:pic>
              </a:graphicData>
            </a:graphic>
          </wp:inline>
        </w:drawing>
      </w:r>
    </w:p>
    <w:p w14:paraId="20CEDF32" w14:textId="77777777" w:rsidR="00EA08C6" w:rsidRDefault="00EA08C6" w:rsidP="00EA08C6">
      <w:pPr>
        <w:rPr>
          <w:sz w:val="32"/>
          <w:szCs w:val="32"/>
        </w:rPr>
      </w:pPr>
    </w:p>
    <w:p w14:paraId="3B5547BF" w14:textId="77777777" w:rsidR="004814A6" w:rsidRPr="00FD5749" w:rsidRDefault="00FD5749" w:rsidP="00EA08C6">
      <w:pPr>
        <w:rPr>
          <w:b/>
          <w:bCs/>
          <w:sz w:val="48"/>
          <w:szCs w:val="48"/>
          <w:u w:val="single"/>
        </w:rPr>
      </w:pPr>
      <w:r w:rsidRPr="00FD5749">
        <w:rPr>
          <w:b/>
          <w:bCs/>
          <w:sz w:val="48"/>
          <w:szCs w:val="48"/>
          <w:u w:val="single"/>
        </w:rPr>
        <w:t xml:space="preserve">Operators in Java </w:t>
      </w:r>
    </w:p>
    <w:p w14:paraId="51AE4845" w14:textId="77777777" w:rsidR="00FD5749" w:rsidRDefault="00FD5749" w:rsidP="00EA08C6">
      <w:pPr>
        <w:rPr>
          <w:sz w:val="32"/>
          <w:szCs w:val="32"/>
        </w:rPr>
      </w:pPr>
    </w:p>
    <w:p w14:paraId="26176FC3" w14:textId="77777777" w:rsidR="00FD5749" w:rsidRDefault="00FD5749" w:rsidP="00FD5749">
      <w:pPr>
        <w:pStyle w:val="NormalWeb"/>
        <w:shd w:val="clear" w:color="auto" w:fill="FFFFFF"/>
        <w:jc w:val="both"/>
        <w:rPr>
          <w:rFonts w:ascii="inter-regular" w:hAnsi="inter-regular"/>
          <w:color w:val="333333"/>
        </w:rPr>
      </w:pPr>
      <w:r>
        <w:rPr>
          <w:rFonts w:ascii="Segoe UI" w:hAnsi="Segoe UI" w:cs="Segoe UI"/>
          <w:b/>
          <w:bCs/>
          <w:color w:val="333333"/>
        </w:rPr>
        <w:lastRenderedPageBreak/>
        <w:t>Operator</w:t>
      </w:r>
      <w:r>
        <w:rPr>
          <w:rFonts w:ascii="inter-regular" w:hAnsi="inter-regular"/>
          <w:color w:val="333333"/>
        </w:rPr>
        <w:t> in </w:t>
      </w:r>
      <w:hyperlink r:id="rId16" w:history="1">
        <w:r>
          <w:rPr>
            <w:rStyle w:val="Hyperlink"/>
            <w:rFonts w:ascii="inter-regular" w:hAnsi="inter-regular"/>
            <w:color w:val="008000"/>
          </w:rPr>
          <w:t>Java</w:t>
        </w:r>
      </w:hyperlink>
      <w:r>
        <w:rPr>
          <w:rFonts w:ascii="inter-regular" w:hAnsi="inter-regular"/>
          <w:color w:val="333333"/>
        </w:rPr>
        <w:t> is a symbol that is used to perform operations. For example: +, -, *, / etc.</w:t>
      </w:r>
    </w:p>
    <w:p w14:paraId="6C274682" w14:textId="77777777" w:rsidR="00FD5749" w:rsidRDefault="00FD5749" w:rsidP="00FD5749">
      <w:pPr>
        <w:pStyle w:val="NormalWeb"/>
        <w:shd w:val="clear" w:color="auto" w:fill="FFFFFF"/>
        <w:jc w:val="both"/>
        <w:rPr>
          <w:rFonts w:ascii="inter-regular" w:hAnsi="inter-regular"/>
          <w:color w:val="333333"/>
        </w:rPr>
      </w:pPr>
      <w:r>
        <w:rPr>
          <w:rFonts w:ascii="inter-regular" w:hAnsi="inter-regular"/>
          <w:color w:val="333333"/>
        </w:rPr>
        <w:t>There are many types of operators in Java which are given below:</w:t>
      </w:r>
    </w:p>
    <w:p w14:paraId="39C8CBAF" w14:textId="77777777" w:rsidR="00FD5749" w:rsidRDefault="00FD5749">
      <w:pPr>
        <w:numPr>
          <w:ilvl w:val="0"/>
          <w:numId w:val="25"/>
        </w:numPr>
        <w:shd w:val="clear" w:color="auto" w:fill="FFFFFF"/>
        <w:spacing w:before="60" w:after="100" w:afterAutospacing="1" w:line="375" w:lineRule="atLeast"/>
        <w:jc w:val="both"/>
        <w:rPr>
          <w:rFonts w:ascii="inter-regular" w:hAnsi="inter-regular"/>
          <w:color w:val="000000"/>
        </w:rPr>
      </w:pPr>
      <w:r>
        <w:rPr>
          <w:rFonts w:ascii="inter-regular" w:hAnsi="inter-regular"/>
          <w:color w:val="000000"/>
        </w:rPr>
        <w:t>Unary Operator,</w:t>
      </w:r>
    </w:p>
    <w:p w14:paraId="673AC61F" w14:textId="77777777" w:rsidR="00FD5749" w:rsidRDefault="00FD5749">
      <w:pPr>
        <w:numPr>
          <w:ilvl w:val="0"/>
          <w:numId w:val="25"/>
        </w:numPr>
        <w:shd w:val="clear" w:color="auto" w:fill="FFFFFF"/>
        <w:spacing w:before="60" w:after="100" w:afterAutospacing="1" w:line="375" w:lineRule="atLeast"/>
        <w:jc w:val="both"/>
        <w:rPr>
          <w:rFonts w:ascii="inter-regular" w:hAnsi="inter-regular"/>
          <w:color w:val="000000"/>
        </w:rPr>
      </w:pPr>
      <w:r>
        <w:rPr>
          <w:rFonts w:ascii="inter-regular" w:hAnsi="inter-regular"/>
          <w:color w:val="000000"/>
        </w:rPr>
        <w:t>Arithmetic Operator,</w:t>
      </w:r>
    </w:p>
    <w:p w14:paraId="54CF9363" w14:textId="77777777" w:rsidR="00FD5749" w:rsidRDefault="00FD5749">
      <w:pPr>
        <w:numPr>
          <w:ilvl w:val="0"/>
          <w:numId w:val="25"/>
        </w:numPr>
        <w:shd w:val="clear" w:color="auto" w:fill="FFFFFF"/>
        <w:spacing w:before="60" w:after="100" w:afterAutospacing="1" w:line="375" w:lineRule="atLeast"/>
        <w:jc w:val="both"/>
        <w:rPr>
          <w:rFonts w:ascii="inter-regular" w:hAnsi="inter-regular"/>
          <w:color w:val="000000"/>
        </w:rPr>
      </w:pPr>
      <w:r>
        <w:rPr>
          <w:rFonts w:ascii="inter-regular" w:hAnsi="inter-regular"/>
          <w:color w:val="000000"/>
        </w:rPr>
        <w:t>Shift Operator,</w:t>
      </w:r>
    </w:p>
    <w:p w14:paraId="3A562E08" w14:textId="77777777" w:rsidR="00FD5749" w:rsidRDefault="00FD5749">
      <w:pPr>
        <w:numPr>
          <w:ilvl w:val="0"/>
          <w:numId w:val="25"/>
        </w:numPr>
        <w:shd w:val="clear" w:color="auto" w:fill="FFFFFF"/>
        <w:spacing w:before="60" w:after="100" w:afterAutospacing="1" w:line="375" w:lineRule="atLeast"/>
        <w:jc w:val="both"/>
        <w:rPr>
          <w:rFonts w:ascii="inter-regular" w:hAnsi="inter-regular"/>
          <w:color w:val="000000"/>
        </w:rPr>
      </w:pPr>
      <w:r>
        <w:rPr>
          <w:rFonts w:ascii="inter-regular" w:hAnsi="inter-regular"/>
          <w:color w:val="000000"/>
        </w:rPr>
        <w:t>Relational Operator,</w:t>
      </w:r>
    </w:p>
    <w:p w14:paraId="1730C66B" w14:textId="77777777" w:rsidR="00FD5749" w:rsidRDefault="00FD5749">
      <w:pPr>
        <w:numPr>
          <w:ilvl w:val="0"/>
          <w:numId w:val="25"/>
        </w:numPr>
        <w:shd w:val="clear" w:color="auto" w:fill="FFFFFF"/>
        <w:spacing w:before="60" w:after="100" w:afterAutospacing="1" w:line="375" w:lineRule="atLeast"/>
        <w:jc w:val="both"/>
        <w:rPr>
          <w:rFonts w:ascii="inter-regular" w:hAnsi="inter-regular"/>
          <w:color w:val="000000"/>
        </w:rPr>
      </w:pPr>
      <w:r>
        <w:rPr>
          <w:rFonts w:ascii="inter-regular" w:hAnsi="inter-regular"/>
          <w:color w:val="000000"/>
        </w:rPr>
        <w:t>Bitwise Operator,</w:t>
      </w:r>
    </w:p>
    <w:p w14:paraId="4538C4B9" w14:textId="77777777" w:rsidR="00FD5749" w:rsidRDefault="00FD5749">
      <w:pPr>
        <w:numPr>
          <w:ilvl w:val="0"/>
          <w:numId w:val="25"/>
        </w:numPr>
        <w:shd w:val="clear" w:color="auto" w:fill="FFFFFF"/>
        <w:spacing w:before="60" w:after="100" w:afterAutospacing="1" w:line="375" w:lineRule="atLeast"/>
        <w:jc w:val="both"/>
        <w:rPr>
          <w:rFonts w:ascii="inter-regular" w:hAnsi="inter-regular"/>
          <w:color w:val="000000"/>
        </w:rPr>
      </w:pPr>
      <w:r>
        <w:rPr>
          <w:rFonts w:ascii="inter-regular" w:hAnsi="inter-regular"/>
          <w:color w:val="000000"/>
        </w:rPr>
        <w:t>Logical Operator,</w:t>
      </w:r>
    </w:p>
    <w:p w14:paraId="2DDFBC7C" w14:textId="77777777" w:rsidR="00FD5749" w:rsidRDefault="00FD5749">
      <w:pPr>
        <w:numPr>
          <w:ilvl w:val="0"/>
          <w:numId w:val="25"/>
        </w:numPr>
        <w:shd w:val="clear" w:color="auto" w:fill="FFFFFF"/>
        <w:spacing w:before="60" w:after="100" w:afterAutospacing="1" w:line="375" w:lineRule="atLeast"/>
        <w:jc w:val="both"/>
        <w:rPr>
          <w:rFonts w:ascii="inter-regular" w:hAnsi="inter-regular"/>
          <w:color w:val="000000"/>
        </w:rPr>
      </w:pPr>
      <w:r>
        <w:rPr>
          <w:rFonts w:ascii="inter-regular" w:hAnsi="inter-regular"/>
          <w:color w:val="000000"/>
        </w:rPr>
        <w:t>Ternary Operator and</w:t>
      </w:r>
    </w:p>
    <w:p w14:paraId="7B4E9B43" w14:textId="77777777" w:rsidR="00FD5749" w:rsidRDefault="00FD5749">
      <w:pPr>
        <w:numPr>
          <w:ilvl w:val="0"/>
          <w:numId w:val="25"/>
        </w:numPr>
        <w:shd w:val="clear" w:color="auto" w:fill="FFFFFF"/>
        <w:spacing w:before="60" w:after="100" w:afterAutospacing="1" w:line="375" w:lineRule="atLeast"/>
        <w:jc w:val="both"/>
        <w:rPr>
          <w:rFonts w:ascii="inter-regular" w:hAnsi="inter-regular"/>
          <w:color w:val="000000"/>
        </w:rPr>
      </w:pPr>
      <w:r>
        <w:rPr>
          <w:rFonts w:ascii="inter-regular" w:hAnsi="inter-regular"/>
          <w:color w:val="000000"/>
        </w:rPr>
        <w:t>Assignment Operator.</w:t>
      </w:r>
    </w:p>
    <w:p w14:paraId="11A75EB7" w14:textId="77777777" w:rsidR="00FD5749" w:rsidRDefault="00FD5749" w:rsidP="00FD5749">
      <w:pPr>
        <w:pStyle w:val="Heading2"/>
        <w:shd w:val="clear" w:color="auto" w:fill="FFFFFF"/>
        <w:spacing w:line="312" w:lineRule="atLeast"/>
        <w:jc w:val="both"/>
        <w:rPr>
          <w:rFonts w:ascii="Helvetica" w:hAnsi="Helvetica"/>
          <w:b w:val="0"/>
          <w:bCs w:val="0"/>
          <w:color w:val="610B38"/>
          <w:sz w:val="38"/>
          <w:szCs w:val="38"/>
        </w:rPr>
      </w:pPr>
      <w:r>
        <w:rPr>
          <w:rFonts w:ascii="Helvetica" w:hAnsi="Helvetica"/>
          <w:b w:val="0"/>
          <w:bCs w:val="0"/>
          <w:color w:val="610B38"/>
          <w:sz w:val="38"/>
          <w:szCs w:val="38"/>
        </w:rPr>
        <w:t>Java Operator Precedence</w:t>
      </w:r>
    </w:p>
    <w:tbl>
      <w:tblPr>
        <w:tblW w:w="15888"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3424"/>
        <w:gridCol w:w="3864"/>
        <w:gridCol w:w="8600"/>
      </w:tblGrid>
      <w:tr w:rsidR="00FD5749" w14:paraId="273562B7" w14:textId="77777777" w:rsidTr="00FD5749">
        <w:tc>
          <w:tcPr>
            <w:tcW w:w="0" w:type="auto"/>
            <w:shd w:val="clear" w:color="auto" w:fill="C7CCBE"/>
            <w:tcMar>
              <w:top w:w="180" w:type="dxa"/>
              <w:left w:w="180" w:type="dxa"/>
              <w:bottom w:w="180" w:type="dxa"/>
              <w:right w:w="180" w:type="dxa"/>
            </w:tcMar>
            <w:hideMark/>
          </w:tcPr>
          <w:p w14:paraId="5CE9523E" w14:textId="77777777" w:rsidR="00FD5749" w:rsidRDefault="00FD5749">
            <w:pPr>
              <w:rPr>
                <w:rFonts w:ascii="Times New Roman" w:hAnsi="Times New Roman"/>
                <w:b/>
                <w:bCs/>
                <w:color w:val="000000"/>
                <w:sz w:val="26"/>
                <w:szCs w:val="26"/>
              </w:rPr>
            </w:pPr>
            <w:r>
              <w:rPr>
                <w:b/>
                <w:bCs/>
                <w:color w:val="000000"/>
                <w:sz w:val="26"/>
                <w:szCs w:val="26"/>
              </w:rPr>
              <w:t>Operator Type</w:t>
            </w:r>
          </w:p>
        </w:tc>
        <w:tc>
          <w:tcPr>
            <w:tcW w:w="0" w:type="auto"/>
            <w:shd w:val="clear" w:color="auto" w:fill="C7CCBE"/>
            <w:tcMar>
              <w:top w:w="180" w:type="dxa"/>
              <w:left w:w="180" w:type="dxa"/>
              <w:bottom w:w="180" w:type="dxa"/>
              <w:right w:w="180" w:type="dxa"/>
            </w:tcMar>
            <w:hideMark/>
          </w:tcPr>
          <w:p w14:paraId="7E050476" w14:textId="77777777" w:rsidR="00FD5749" w:rsidRDefault="00FD5749">
            <w:pPr>
              <w:rPr>
                <w:b/>
                <w:bCs/>
                <w:color w:val="000000"/>
                <w:sz w:val="26"/>
                <w:szCs w:val="26"/>
              </w:rPr>
            </w:pPr>
            <w:r>
              <w:rPr>
                <w:b/>
                <w:bCs/>
                <w:color w:val="000000"/>
                <w:sz w:val="26"/>
                <w:szCs w:val="26"/>
              </w:rPr>
              <w:t>Category</w:t>
            </w:r>
          </w:p>
        </w:tc>
        <w:tc>
          <w:tcPr>
            <w:tcW w:w="0" w:type="auto"/>
            <w:shd w:val="clear" w:color="auto" w:fill="C7CCBE"/>
            <w:tcMar>
              <w:top w:w="180" w:type="dxa"/>
              <w:left w:w="180" w:type="dxa"/>
              <w:bottom w:w="180" w:type="dxa"/>
              <w:right w:w="180" w:type="dxa"/>
            </w:tcMar>
            <w:hideMark/>
          </w:tcPr>
          <w:p w14:paraId="2189314F" w14:textId="77777777" w:rsidR="00FD5749" w:rsidRDefault="00FD5749">
            <w:pPr>
              <w:rPr>
                <w:b/>
                <w:bCs/>
                <w:color w:val="000000"/>
                <w:sz w:val="26"/>
                <w:szCs w:val="26"/>
              </w:rPr>
            </w:pPr>
            <w:r>
              <w:rPr>
                <w:b/>
                <w:bCs/>
                <w:color w:val="000000"/>
                <w:sz w:val="26"/>
                <w:szCs w:val="26"/>
              </w:rPr>
              <w:t>Precedence</w:t>
            </w:r>
          </w:p>
        </w:tc>
      </w:tr>
      <w:tr w:rsidR="00FD5749" w14:paraId="49D52443" w14:textId="77777777" w:rsidTr="00FD5749">
        <w:tc>
          <w:tcPr>
            <w:tcW w:w="0" w:type="auto"/>
            <w:vMerge w:val="restar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618D71A" w14:textId="77777777" w:rsidR="00FD5749" w:rsidRDefault="00FD5749">
            <w:pPr>
              <w:jc w:val="both"/>
              <w:rPr>
                <w:rFonts w:ascii="inter-regular" w:hAnsi="inter-regular"/>
                <w:color w:val="333333"/>
                <w:sz w:val="24"/>
                <w:szCs w:val="24"/>
              </w:rPr>
            </w:pPr>
            <w:r>
              <w:rPr>
                <w:rFonts w:ascii="inter-regular" w:hAnsi="inter-regular"/>
                <w:color w:val="333333"/>
              </w:rPr>
              <w:t>Unary</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200EB5E" w14:textId="77777777" w:rsidR="00FD5749" w:rsidRDefault="00FD5749">
            <w:pPr>
              <w:jc w:val="both"/>
              <w:rPr>
                <w:rFonts w:ascii="inter-regular" w:hAnsi="inter-regular"/>
                <w:color w:val="333333"/>
              </w:rPr>
            </w:pPr>
            <w:r>
              <w:rPr>
                <w:rFonts w:ascii="inter-regular" w:hAnsi="inter-regular"/>
                <w:color w:val="333333"/>
              </w:rPr>
              <w:t>postfix</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85256B5" w14:textId="77777777" w:rsidR="00FD5749" w:rsidRDefault="00FD5749">
            <w:pPr>
              <w:jc w:val="both"/>
              <w:rPr>
                <w:rFonts w:ascii="inter-regular" w:hAnsi="inter-regular"/>
                <w:color w:val="333333"/>
              </w:rPr>
            </w:pPr>
            <w:r>
              <w:rPr>
                <w:rStyle w:val="Emphasis"/>
                <w:rFonts w:ascii="Courier New" w:hAnsi="Courier New" w:cs="Courier New"/>
                <w:color w:val="333333"/>
                <w:sz w:val="20"/>
                <w:szCs w:val="20"/>
              </w:rPr>
              <w:t>expr</w:t>
            </w:r>
            <w:r>
              <w:rPr>
                <w:rStyle w:val="HTMLCode"/>
                <w:rFonts w:eastAsiaTheme="minorHAnsi"/>
                <w:color w:val="333333"/>
              </w:rPr>
              <w:t>++ </w:t>
            </w:r>
            <w:r>
              <w:rPr>
                <w:rStyle w:val="Emphasis"/>
                <w:rFonts w:ascii="Courier New" w:hAnsi="Courier New" w:cs="Courier New"/>
                <w:color w:val="333333"/>
                <w:sz w:val="20"/>
                <w:szCs w:val="20"/>
              </w:rPr>
              <w:t>expr</w:t>
            </w:r>
            <w:r>
              <w:rPr>
                <w:rStyle w:val="HTMLCode"/>
                <w:rFonts w:eastAsiaTheme="minorHAnsi"/>
                <w:color w:val="333333"/>
              </w:rPr>
              <w:t>--</w:t>
            </w:r>
          </w:p>
        </w:tc>
      </w:tr>
      <w:tr w:rsidR="00FD5749" w14:paraId="01ABCC98" w14:textId="77777777" w:rsidTr="00FD5749">
        <w:tc>
          <w:tcPr>
            <w:tcW w:w="0" w:type="auto"/>
            <w:vMerge/>
            <w:tcBorders>
              <w:top w:val="single" w:sz="6" w:space="0" w:color="C7CCBE"/>
              <w:left w:val="single" w:sz="6" w:space="0" w:color="C7CCBE"/>
              <w:bottom w:val="single" w:sz="6" w:space="0" w:color="C7CCBE"/>
              <w:right w:val="single" w:sz="6" w:space="0" w:color="C7CCBE"/>
            </w:tcBorders>
            <w:shd w:val="clear" w:color="auto" w:fill="EFF1EB"/>
            <w:vAlign w:val="center"/>
            <w:hideMark/>
          </w:tcPr>
          <w:p w14:paraId="10DCF543" w14:textId="77777777" w:rsidR="00FD5749" w:rsidRDefault="00FD5749">
            <w:pPr>
              <w:rPr>
                <w:rFonts w:ascii="inter-regular" w:hAnsi="inter-regular"/>
                <w:color w:val="333333"/>
                <w:sz w:val="24"/>
                <w:szCs w:val="24"/>
              </w:rPr>
            </w:pP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07B9B36E" w14:textId="77777777" w:rsidR="00FD5749" w:rsidRDefault="00FD5749">
            <w:pPr>
              <w:jc w:val="both"/>
              <w:rPr>
                <w:rFonts w:ascii="inter-regular" w:hAnsi="inter-regular"/>
                <w:color w:val="333333"/>
              </w:rPr>
            </w:pPr>
            <w:r>
              <w:rPr>
                <w:rFonts w:ascii="inter-regular" w:hAnsi="inter-regular"/>
                <w:color w:val="333333"/>
              </w:rPr>
              <w:t>prefix</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A253D40" w14:textId="77777777" w:rsidR="00FD5749" w:rsidRDefault="00FD5749">
            <w:pPr>
              <w:jc w:val="both"/>
              <w:rPr>
                <w:rFonts w:ascii="inter-regular" w:hAnsi="inter-regular"/>
                <w:color w:val="333333"/>
              </w:rPr>
            </w:pPr>
            <w:r>
              <w:rPr>
                <w:rStyle w:val="HTMLCode"/>
                <w:rFonts w:eastAsiaTheme="minorHAnsi"/>
                <w:color w:val="333333"/>
              </w:rPr>
              <w:t>++</w:t>
            </w:r>
            <w:r>
              <w:rPr>
                <w:rStyle w:val="Emphasis"/>
                <w:rFonts w:ascii="Courier New" w:hAnsi="Courier New" w:cs="Courier New"/>
                <w:color w:val="333333"/>
                <w:sz w:val="20"/>
                <w:szCs w:val="20"/>
              </w:rPr>
              <w:t>expr</w:t>
            </w:r>
            <w:r>
              <w:rPr>
                <w:rStyle w:val="HTMLCode"/>
                <w:rFonts w:eastAsiaTheme="minorHAnsi"/>
                <w:color w:val="333333"/>
              </w:rPr>
              <w:t> --</w:t>
            </w:r>
            <w:r>
              <w:rPr>
                <w:rStyle w:val="Emphasis"/>
                <w:rFonts w:ascii="Courier New" w:hAnsi="Courier New" w:cs="Courier New"/>
                <w:color w:val="333333"/>
                <w:sz w:val="20"/>
                <w:szCs w:val="20"/>
              </w:rPr>
              <w:t>expr</w:t>
            </w:r>
            <w:r>
              <w:rPr>
                <w:rStyle w:val="HTMLCode"/>
                <w:rFonts w:eastAsiaTheme="minorHAnsi"/>
                <w:color w:val="333333"/>
              </w:rPr>
              <w:t> +</w:t>
            </w:r>
            <w:r>
              <w:rPr>
                <w:rStyle w:val="Emphasis"/>
                <w:rFonts w:ascii="Courier New" w:hAnsi="Courier New" w:cs="Courier New"/>
                <w:color w:val="333333"/>
                <w:sz w:val="20"/>
                <w:szCs w:val="20"/>
              </w:rPr>
              <w:t>expr</w:t>
            </w:r>
            <w:r>
              <w:rPr>
                <w:rStyle w:val="HTMLCode"/>
                <w:rFonts w:eastAsiaTheme="minorHAnsi"/>
                <w:color w:val="333333"/>
              </w:rPr>
              <w:t> -</w:t>
            </w:r>
            <w:r>
              <w:rPr>
                <w:rStyle w:val="Emphasis"/>
                <w:rFonts w:ascii="Courier New" w:hAnsi="Courier New" w:cs="Courier New"/>
                <w:color w:val="333333"/>
                <w:sz w:val="20"/>
                <w:szCs w:val="20"/>
              </w:rPr>
              <w:t>expr</w:t>
            </w:r>
            <w:r>
              <w:rPr>
                <w:rStyle w:val="HTMLCode"/>
                <w:rFonts w:eastAsiaTheme="minorHAnsi"/>
                <w:color w:val="333333"/>
              </w:rPr>
              <w:t> ~ !</w:t>
            </w:r>
          </w:p>
        </w:tc>
      </w:tr>
      <w:tr w:rsidR="00FD5749" w14:paraId="79022BAD" w14:textId="77777777" w:rsidTr="00FD5749">
        <w:tc>
          <w:tcPr>
            <w:tcW w:w="0" w:type="auto"/>
            <w:vMerge w:val="restar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6D49EF0" w14:textId="77777777" w:rsidR="00FD5749" w:rsidRDefault="00FD5749">
            <w:pPr>
              <w:jc w:val="both"/>
              <w:rPr>
                <w:rFonts w:ascii="inter-regular" w:hAnsi="inter-regular"/>
                <w:color w:val="333333"/>
              </w:rPr>
            </w:pPr>
            <w:r>
              <w:rPr>
                <w:rFonts w:ascii="inter-regular" w:hAnsi="inter-regular"/>
                <w:color w:val="333333"/>
              </w:rPr>
              <w:t>Arithmetic</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5E22E1E" w14:textId="77777777" w:rsidR="00FD5749" w:rsidRDefault="00FD5749">
            <w:pPr>
              <w:jc w:val="both"/>
              <w:rPr>
                <w:rFonts w:ascii="inter-regular" w:hAnsi="inter-regular"/>
                <w:color w:val="333333"/>
              </w:rPr>
            </w:pPr>
            <w:r>
              <w:rPr>
                <w:rFonts w:ascii="inter-regular" w:hAnsi="inter-regular"/>
                <w:color w:val="333333"/>
              </w:rPr>
              <w:t>multiplicative</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10FDF9C" w14:textId="77777777" w:rsidR="00FD5749" w:rsidRDefault="00FD5749">
            <w:pPr>
              <w:jc w:val="both"/>
              <w:rPr>
                <w:rFonts w:ascii="inter-regular" w:hAnsi="inter-regular"/>
                <w:color w:val="333333"/>
              </w:rPr>
            </w:pPr>
            <w:r>
              <w:rPr>
                <w:rStyle w:val="HTMLCode"/>
                <w:rFonts w:eastAsiaTheme="minorHAnsi"/>
                <w:color w:val="333333"/>
              </w:rPr>
              <w:t>* / %</w:t>
            </w:r>
          </w:p>
        </w:tc>
      </w:tr>
      <w:tr w:rsidR="00FD5749" w14:paraId="624001F9" w14:textId="77777777" w:rsidTr="00FD5749">
        <w:tc>
          <w:tcPr>
            <w:tcW w:w="0" w:type="auto"/>
            <w:vMerge/>
            <w:tcBorders>
              <w:top w:val="single" w:sz="6" w:space="0" w:color="C7CCBE"/>
              <w:left w:val="single" w:sz="6" w:space="0" w:color="C7CCBE"/>
              <w:bottom w:val="single" w:sz="6" w:space="0" w:color="C7CCBE"/>
              <w:right w:val="single" w:sz="6" w:space="0" w:color="C7CCBE"/>
            </w:tcBorders>
            <w:shd w:val="clear" w:color="auto" w:fill="EFF1EB"/>
            <w:vAlign w:val="center"/>
            <w:hideMark/>
          </w:tcPr>
          <w:p w14:paraId="63527B0A" w14:textId="77777777" w:rsidR="00FD5749" w:rsidRDefault="00FD5749">
            <w:pPr>
              <w:rPr>
                <w:rFonts w:ascii="inter-regular" w:hAnsi="inter-regular"/>
                <w:color w:val="333333"/>
                <w:sz w:val="24"/>
                <w:szCs w:val="24"/>
              </w:rPr>
            </w:pP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6E471DC0" w14:textId="77777777" w:rsidR="00FD5749" w:rsidRDefault="00FD5749">
            <w:pPr>
              <w:jc w:val="both"/>
              <w:rPr>
                <w:rFonts w:ascii="inter-regular" w:hAnsi="inter-regular"/>
                <w:color w:val="333333"/>
              </w:rPr>
            </w:pPr>
            <w:r>
              <w:rPr>
                <w:rFonts w:ascii="inter-regular" w:hAnsi="inter-regular"/>
                <w:color w:val="333333"/>
              </w:rPr>
              <w:t>additive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94D36E7" w14:textId="77777777" w:rsidR="00FD5749" w:rsidRDefault="00FD5749">
            <w:pPr>
              <w:jc w:val="both"/>
              <w:rPr>
                <w:rFonts w:ascii="inter-regular" w:hAnsi="inter-regular"/>
                <w:color w:val="333333"/>
              </w:rPr>
            </w:pPr>
            <w:r>
              <w:rPr>
                <w:rStyle w:val="HTMLCode"/>
                <w:rFonts w:eastAsiaTheme="minorHAnsi"/>
                <w:color w:val="333333"/>
              </w:rPr>
              <w:t>+ -</w:t>
            </w:r>
          </w:p>
        </w:tc>
      </w:tr>
      <w:tr w:rsidR="00FD5749" w14:paraId="12C906AB" w14:textId="77777777" w:rsidTr="00FD5749">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C98A74A" w14:textId="77777777" w:rsidR="00FD5749" w:rsidRDefault="00FD5749">
            <w:pPr>
              <w:jc w:val="both"/>
              <w:rPr>
                <w:rFonts w:ascii="inter-regular" w:hAnsi="inter-regular"/>
                <w:color w:val="333333"/>
              </w:rPr>
            </w:pPr>
            <w:r>
              <w:rPr>
                <w:rFonts w:ascii="inter-regular" w:hAnsi="inter-regular"/>
                <w:color w:val="333333"/>
              </w:rPr>
              <w:t>Shift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756A910" w14:textId="77777777" w:rsidR="00FD5749" w:rsidRDefault="00FD5749">
            <w:pPr>
              <w:jc w:val="both"/>
              <w:rPr>
                <w:rFonts w:ascii="inter-regular" w:hAnsi="inter-regular"/>
                <w:color w:val="333333"/>
              </w:rPr>
            </w:pPr>
            <w:r>
              <w:rPr>
                <w:rFonts w:ascii="inter-regular" w:hAnsi="inter-regular"/>
                <w:color w:val="333333"/>
              </w:rPr>
              <w:t>shift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2A082DB" w14:textId="77777777" w:rsidR="00FD5749" w:rsidRDefault="00FD5749">
            <w:pPr>
              <w:jc w:val="both"/>
              <w:rPr>
                <w:rFonts w:ascii="inter-regular" w:hAnsi="inter-regular"/>
                <w:color w:val="333333"/>
              </w:rPr>
            </w:pPr>
            <w:r>
              <w:rPr>
                <w:rStyle w:val="HTMLCode"/>
                <w:rFonts w:eastAsiaTheme="minorHAnsi"/>
                <w:color w:val="333333"/>
              </w:rPr>
              <w:t>&lt;&lt; &gt;&gt; &gt;&gt;&gt;</w:t>
            </w:r>
          </w:p>
        </w:tc>
      </w:tr>
      <w:tr w:rsidR="00FD5749" w14:paraId="3CA57902" w14:textId="77777777" w:rsidTr="00FD5749">
        <w:tc>
          <w:tcPr>
            <w:tcW w:w="0" w:type="auto"/>
            <w:vMerge w:val="restar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5119261" w14:textId="77777777" w:rsidR="00FD5749" w:rsidRDefault="00FD5749">
            <w:pPr>
              <w:jc w:val="both"/>
              <w:rPr>
                <w:rFonts w:ascii="inter-regular" w:hAnsi="inter-regular"/>
                <w:color w:val="333333"/>
              </w:rPr>
            </w:pPr>
            <w:r>
              <w:rPr>
                <w:rFonts w:ascii="inter-regular" w:hAnsi="inter-regular"/>
                <w:color w:val="333333"/>
              </w:rPr>
              <w:t>Relational</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E297F49" w14:textId="77777777" w:rsidR="00FD5749" w:rsidRDefault="00FD5749">
            <w:pPr>
              <w:jc w:val="both"/>
              <w:rPr>
                <w:rFonts w:ascii="inter-regular" w:hAnsi="inter-regular"/>
                <w:color w:val="333333"/>
              </w:rPr>
            </w:pPr>
            <w:r>
              <w:rPr>
                <w:rFonts w:ascii="inter-regular" w:hAnsi="inter-regular"/>
                <w:color w:val="333333"/>
              </w:rPr>
              <w:t>comparison</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904EA83" w14:textId="77777777" w:rsidR="00FD5749" w:rsidRDefault="00FD5749">
            <w:pPr>
              <w:jc w:val="both"/>
              <w:rPr>
                <w:rFonts w:ascii="inter-regular" w:hAnsi="inter-regular"/>
                <w:color w:val="333333"/>
              </w:rPr>
            </w:pPr>
            <w:r>
              <w:rPr>
                <w:rStyle w:val="HTMLCode"/>
                <w:rFonts w:eastAsiaTheme="minorHAnsi"/>
                <w:color w:val="333333"/>
              </w:rPr>
              <w:t>&lt; &gt; &lt;= &gt;= instanceof</w:t>
            </w:r>
          </w:p>
        </w:tc>
      </w:tr>
      <w:tr w:rsidR="00FD5749" w14:paraId="669554CE" w14:textId="77777777" w:rsidTr="00FD5749">
        <w:tc>
          <w:tcPr>
            <w:tcW w:w="0" w:type="auto"/>
            <w:vMerge/>
            <w:tcBorders>
              <w:top w:val="single" w:sz="6" w:space="0" w:color="C7CCBE"/>
              <w:left w:val="single" w:sz="6" w:space="0" w:color="C7CCBE"/>
              <w:bottom w:val="single" w:sz="6" w:space="0" w:color="C7CCBE"/>
              <w:right w:val="single" w:sz="6" w:space="0" w:color="C7CCBE"/>
            </w:tcBorders>
            <w:shd w:val="clear" w:color="auto" w:fill="FFFFFF"/>
            <w:vAlign w:val="center"/>
            <w:hideMark/>
          </w:tcPr>
          <w:p w14:paraId="33201E44" w14:textId="77777777" w:rsidR="00FD5749" w:rsidRDefault="00FD5749">
            <w:pPr>
              <w:rPr>
                <w:rFonts w:ascii="inter-regular" w:hAnsi="inter-regular"/>
                <w:color w:val="333333"/>
                <w:sz w:val="24"/>
                <w:szCs w:val="24"/>
              </w:rPr>
            </w:pP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235D6B0" w14:textId="77777777" w:rsidR="00FD5749" w:rsidRDefault="00FD5749">
            <w:pPr>
              <w:jc w:val="both"/>
              <w:rPr>
                <w:rFonts w:ascii="inter-regular" w:hAnsi="inter-regular"/>
                <w:color w:val="333333"/>
              </w:rPr>
            </w:pPr>
            <w:r>
              <w:rPr>
                <w:rFonts w:ascii="inter-regular" w:hAnsi="inter-regular"/>
                <w:color w:val="333333"/>
              </w:rPr>
              <w:t>equality</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67A22CA" w14:textId="77777777" w:rsidR="00FD5749" w:rsidRDefault="00FD5749">
            <w:pPr>
              <w:jc w:val="both"/>
              <w:rPr>
                <w:rFonts w:ascii="inter-regular" w:hAnsi="inter-regular"/>
                <w:color w:val="333333"/>
              </w:rPr>
            </w:pPr>
            <w:r>
              <w:rPr>
                <w:rStyle w:val="HTMLCode"/>
                <w:rFonts w:eastAsiaTheme="minorHAnsi"/>
                <w:color w:val="333333"/>
              </w:rPr>
              <w:t>== !=</w:t>
            </w:r>
          </w:p>
        </w:tc>
      </w:tr>
      <w:tr w:rsidR="00FD5749" w14:paraId="0A69580E" w14:textId="77777777" w:rsidTr="00FD5749">
        <w:tc>
          <w:tcPr>
            <w:tcW w:w="0" w:type="auto"/>
            <w:vMerge w:val="restar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09E3503C" w14:textId="77777777" w:rsidR="00FD5749" w:rsidRDefault="00FD5749">
            <w:pPr>
              <w:jc w:val="both"/>
              <w:rPr>
                <w:rFonts w:ascii="inter-regular" w:hAnsi="inter-regular"/>
                <w:color w:val="333333"/>
              </w:rPr>
            </w:pPr>
            <w:r>
              <w:rPr>
                <w:rFonts w:ascii="inter-regular" w:hAnsi="inter-regular"/>
                <w:color w:val="333333"/>
              </w:rPr>
              <w:t>Bitwise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089C8C3" w14:textId="77777777" w:rsidR="00FD5749" w:rsidRDefault="00FD5749">
            <w:pPr>
              <w:jc w:val="both"/>
              <w:rPr>
                <w:rFonts w:ascii="inter-regular" w:hAnsi="inter-regular"/>
                <w:color w:val="333333"/>
              </w:rPr>
            </w:pPr>
            <w:r>
              <w:rPr>
                <w:rFonts w:ascii="inter-regular" w:hAnsi="inter-regular"/>
                <w:color w:val="333333"/>
              </w:rPr>
              <w:t>bitwise AND</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0E7DF2B" w14:textId="77777777" w:rsidR="00FD5749" w:rsidRDefault="00FD5749">
            <w:pPr>
              <w:jc w:val="both"/>
              <w:rPr>
                <w:rFonts w:ascii="inter-regular" w:hAnsi="inter-regular"/>
                <w:color w:val="333333"/>
              </w:rPr>
            </w:pPr>
            <w:r>
              <w:rPr>
                <w:rStyle w:val="HTMLCode"/>
                <w:rFonts w:eastAsiaTheme="minorHAnsi"/>
                <w:color w:val="333333"/>
              </w:rPr>
              <w:t>&amp;</w:t>
            </w:r>
          </w:p>
        </w:tc>
      </w:tr>
      <w:tr w:rsidR="00FD5749" w14:paraId="6C56D677" w14:textId="77777777" w:rsidTr="00FD5749">
        <w:tc>
          <w:tcPr>
            <w:tcW w:w="0" w:type="auto"/>
            <w:vMerge/>
            <w:tcBorders>
              <w:top w:val="single" w:sz="6" w:space="0" w:color="C7CCBE"/>
              <w:left w:val="single" w:sz="6" w:space="0" w:color="C7CCBE"/>
              <w:bottom w:val="single" w:sz="6" w:space="0" w:color="C7CCBE"/>
              <w:right w:val="single" w:sz="6" w:space="0" w:color="C7CCBE"/>
            </w:tcBorders>
            <w:shd w:val="clear" w:color="auto" w:fill="FFFFFF"/>
            <w:vAlign w:val="center"/>
            <w:hideMark/>
          </w:tcPr>
          <w:p w14:paraId="0663C610" w14:textId="77777777" w:rsidR="00FD5749" w:rsidRDefault="00FD5749">
            <w:pPr>
              <w:rPr>
                <w:rFonts w:ascii="inter-regular" w:hAnsi="inter-regular"/>
                <w:color w:val="333333"/>
                <w:sz w:val="24"/>
                <w:szCs w:val="24"/>
              </w:rPr>
            </w:pP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CB21766" w14:textId="77777777" w:rsidR="00FD5749" w:rsidRDefault="00FD5749">
            <w:pPr>
              <w:jc w:val="both"/>
              <w:rPr>
                <w:rFonts w:ascii="inter-regular" w:hAnsi="inter-regular"/>
                <w:color w:val="333333"/>
              </w:rPr>
            </w:pPr>
            <w:r>
              <w:rPr>
                <w:rFonts w:ascii="inter-regular" w:hAnsi="inter-regular"/>
                <w:color w:val="333333"/>
              </w:rPr>
              <w:t>bitwise exclusive OR</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73877C1" w14:textId="77777777" w:rsidR="00FD5749" w:rsidRDefault="00FD5749">
            <w:pPr>
              <w:jc w:val="both"/>
              <w:rPr>
                <w:rFonts w:ascii="inter-regular" w:hAnsi="inter-regular"/>
                <w:color w:val="333333"/>
              </w:rPr>
            </w:pPr>
            <w:r>
              <w:rPr>
                <w:rStyle w:val="HTMLCode"/>
                <w:rFonts w:eastAsiaTheme="minorHAnsi"/>
                <w:color w:val="333333"/>
              </w:rPr>
              <w:t>^</w:t>
            </w:r>
          </w:p>
        </w:tc>
      </w:tr>
      <w:tr w:rsidR="00FD5749" w14:paraId="4D47A992" w14:textId="77777777" w:rsidTr="00FD5749">
        <w:tc>
          <w:tcPr>
            <w:tcW w:w="0" w:type="auto"/>
            <w:vMerge/>
            <w:tcBorders>
              <w:top w:val="single" w:sz="6" w:space="0" w:color="C7CCBE"/>
              <w:left w:val="single" w:sz="6" w:space="0" w:color="C7CCBE"/>
              <w:bottom w:val="single" w:sz="6" w:space="0" w:color="C7CCBE"/>
              <w:right w:val="single" w:sz="6" w:space="0" w:color="C7CCBE"/>
            </w:tcBorders>
            <w:shd w:val="clear" w:color="auto" w:fill="EFF1EB"/>
            <w:vAlign w:val="center"/>
            <w:hideMark/>
          </w:tcPr>
          <w:p w14:paraId="5A6E8BA4" w14:textId="77777777" w:rsidR="00FD5749" w:rsidRDefault="00FD5749">
            <w:pPr>
              <w:rPr>
                <w:rFonts w:ascii="inter-regular" w:hAnsi="inter-regular"/>
                <w:color w:val="333333"/>
                <w:sz w:val="24"/>
                <w:szCs w:val="24"/>
              </w:rPr>
            </w:pP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5DEFE885" w14:textId="77777777" w:rsidR="00FD5749" w:rsidRDefault="00FD5749">
            <w:pPr>
              <w:jc w:val="both"/>
              <w:rPr>
                <w:rFonts w:ascii="inter-regular" w:hAnsi="inter-regular"/>
                <w:color w:val="333333"/>
              </w:rPr>
            </w:pPr>
            <w:r>
              <w:rPr>
                <w:rFonts w:ascii="inter-regular" w:hAnsi="inter-regular"/>
                <w:color w:val="333333"/>
              </w:rPr>
              <w:t>bitwise inclusive OR</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57B81D44" w14:textId="77777777" w:rsidR="00FD5749" w:rsidRDefault="00FD5749">
            <w:pPr>
              <w:jc w:val="both"/>
              <w:rPr>
                <w:rFonts w:ascii="inter-regular" w:hAnsi="inter-regular"/>
                <w:color w:val="333333"/>
              </w:rPr>
            </w:pPr>
            <w:r>
              <w:rPr>
                <w:rStyle w:val="HTMLCode"/>
                <w:rFonts w:eastAsiaTheme="minorHAnsi"/>
                <w:color w:val="333333"/>
              </w:rPr>
              <w:t>|</w:t>
            </w:r>
          </w:p>
        </w:tc>
      </w:tr>
      <w:tr w:rsidR="00FD5749" w14:paraId="5FB806A9" w14:textId="77777777" w:rsidTr="00FD5749">
        <w:tc>
          <w:tcPr>
            <w:tcW w:w="0" w:type="auto"/>
            <w:vMerge w:val="restar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1412725" w14:textId="77777777" w:rsidR="00FD5749" w:rsidRDefault="00FD5749">
            <w:pPr>
              <w:jc w:val="both"/>
              <w:rPr>
                <w:rFonts w:ascii="inter-regular" w:hAnsi="inter-regular"/>
                <w:color w:val="333333"/>
              </w:rPr>
            </w:pPr>
            <w:r>
              <w:rPr>
                <w:rFonts w:ascii="inter-regular" w:hAnsi="inter-regular"/>
                <w:color w:val="333333"/>
              </w:rPr>
              <w:lastRenderedPageBreak/>
              <w:t>Logical</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B879FDD" w14:textId="77777777" w:rsidR="00FD5749" w:rsidRDefault="00FD5749">
            <w:pPr>
              <w:jc w:val="both"/>
              <w:rPr>
                <w:rFonts w:ascii="inter-regular" w:hAnsi="inter-regular"/>
                <w:color w:val="333333"/>
              </w:rPr>
            </w:pPr>
            <w:r>
              <w:rPr>
                <w:rFonts w:ascii="inter-regular" w:hAnsi="inter-regular"/>
                <w:color w:val="333333"/>
              </w:rPr>
              <w:t>logical AND</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D0CD0EE" w14:textId="77777777" w:rsidR="00FD5749" w:rsidRDefault="00FD5749">
            <w:pPr>
              <w:jc w:val="both"/>
              <w:rPr>
                <w:rFonts w:ascii="inter-regular" w:hAnsi="inter-regular"/>
                <w:color w:val="333333"/>
              </w:rPr>
            </w:pPr>
            <w:r>
              <w:rPr>
                <w:rStyle w:val="HTMLCode"/>
                <w:rFonts w:eastAsiaTheme="minorHAnsi"/>
                <w:color w:val="333333"/>
              </w:rPr>
              <w:t>&amp;&amp;</w:t>
            </w:r>
          </w:p>
        </w:tc>
      </w:tr>
      <w:tr w:rsidR="00FD5749" w14:paraId="078EBF68" w14:textId="77777777" w:rsidTr="00FD5749">
        <w:tc>
          <w:tcPr>
            <w:tcW w:w="0" w:type="auto"/>
            <w:vMerge/>
            <w:tcBorders>
              <w:top w:val="single" w:sz="6" w:space="0" w:color="C7CCBE"/>
              <w:left w:val="single" w:sz="6" w:space="0" w:color="C7CCBE"/>
              <w:bottom w:val="single" w:sz="6" w:space="0" w:color="C7CCBE"/>
              <w:right w:val="single" w:sz="6" w:space="0" w:color="C7CCBE"/>
            </w:tcBorders>
            <w:shd w:val="clear" w:color="auto" w:fill="EFF1EB"/>
            <w:vAlign w:val="center"/>
            <w:hideMark/>
          </w:tcPr>
          <w:p w14:paraId="31E4772F" w14:textId="77777777" w:rsidR="00FD5749" w:rsidRDefault="00FD5749">
            <w:pPr>
              <w:rPr>
                <w:rFonts w:ascii="inter-regular" w:hAnsi="inter-regular"/>
                <w:color w:val="333333"/>
                <w:sz w:val="24"/>
                <w:szCs w:val="24"/>
              </w:rPr>
            </w:pP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4BD0E3B" w14:textId="77777777" w:rsidR="00FD5749" w:rsidRDefault="00FD5749">
            <w:pPr>
              <w:jc w:val="both"/>
              <w:rPr>
                <w:rFonts w:ascii="inter-regular" w:hAnsi="inter-regular"/>
                <w:color w:val="333333"/>
              </w:rPr>
            </w:pPr>
            <w:r>
              <w:rPr>
                <w:rFonts w:ascii="inter-regular" w:hAnsi="inter-regular"/>
                <w:color w:val="333333"/>
              </w:rPr>
              <w:t>logical OR</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03D7C434" w14:textId="77777777" w:rsidR="00FD5749" w:rsidRDefault="00FD5749">
            <w:pPr>
              <w:jc w:val="both"/>
              <w:rPr>
                <w:rFonts w:ascii="inter-regular" w:hAnsi="inter-regular"/>
                <w:color w:val="333333"/>
              </w:rPr>
            </w:pPr>
            <w:r>
              <w:rPr>
                <w:rStyle w:val="HTMLCode"/>
                <w:rFonts w:eastAsiaTheme="minorHAnsi"/>
                <w:color w:val="333333"/>
              </w:rPr>
              <w:t>||</w:t>
            </w:r>
          </w:p>
        </w:tc>
      </w:tr>
      <w:tr w:rsidR="00FD5749" w14:paraId="01AA21CD" w14:textId="77777777" w:rsidTr="00FD5749">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A51BB52" w14:textId="77777777" w:rsidR="00FD5749" w:rsidRDefault="00FD5749">
            <w:pPr>
              <w:jc w:val="both"/>
              <w:rPr>
                <w:rFonts w:ascii="inter-regular" w:hAnsi="inter-regular"/>
                <w:color w:val="333333"/>
              </w:rPr>
            </w:pPr>
            <w:r>
              <w:rPr>
                <w:rFonts w:ascii="inter-regular" w:hAnsi="inter-regular"/>
                <w:color w:val="333333"/>
              </w:rPr>
              <w:t>Ternary</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C8BF7A7" w14:textId="77777777" w:rsidR="00FD5749" w:rsidRDefault="00FD5749">
            <w:pPr>
              <w:jc w:val="both"/>
              <w:rPr>
                <w:rFonts w:ascii="inter-regular" w:hAnsi="inter-regular"/>
                <w:color w:val="333333"/>
              </w:rPr>
            </w:pPr>
            <w:r>
              <w:rPr>
                <w:rFonts w:ascii="inter-regular" w:hAnsi="inter-regular"/>
                <w:color w:val="333333"/>
              </w:rPr>
              <w:t>ternary</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0A8AAB8" w14:textId="77777777" w:rsidR="00FD5749" w:rsidRDefault="00FD5749">
            <w:pPr>
              <w:jc w:val="both"/>
              <w:rPr>
                <w:rFonts w:ascii="inter-regular" w:hAnsi="inter-regular"/>
                <w:color w:val="333333"/>
              </w:rPr>
            </w:pPr>
            <w:r>
              <w:rPr>
                <w:rStyle w:val="HTMLCode"/>
                <w:rFonts w:eastAsiaTheme="minorHAnsi"/>
                <w:color w:val="333333"/>
              </w:rPr>
              <w:t>? :</w:t>
            </w:r>
          </w:p>
        </w:tc>
      </w:tr>
      <w:tr w:rsidR="00FD5749" w14:paraId="1819AD22" w14:textId="77777777" w:rsidTr="00FD5749">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6DF577D" w14:textId="77777777" w:rsidR="00FD5749" w:rsidRDefault="00FD5749">
            <w:pPr>
              <w:jc w:val="both"/>
              <w:rPr>
                <w:rFonts w:ascii="inter-regular" w:hAnsi="inter-regular"/>
                <w:color w:val="333333"/>
              </w:rPr>
            </w:pPr>
            <w:r>
              <w:rPr>
                <w:rFonts w:ascii="inter-regular" w:hAnsi="inter-regular"/>
                <w:color w:val="333333"/>
              </w:rPr>
              <w:t>Assignment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12C4215" w14:textId="77777777" w:rsidR="00FD5749" w:rsidRDefault="00FD5749">
            <w:pPr>
              <w:jc w:val="both"/>
              <w:rPr>
                <w:rFonts w:ascii="inter-regular" w:hAnsi="inter-regular"/>
                <w:color w:val="333333"/>
              </w:rPr>
            </w:pPr>
            <w:r>
              <w:rPr>
                <w:rFonts w:ascii="inter-regular" w:hAnsi="inter-regular"/>
                <w:color w:val="333333"/>
              </w:rPr>
              <w:t>assignment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9F005C2" w14:textId="77777777" w:rsidR="00FD5749" w:rsidRDefault="00FD5749">
            <w:pPr>
              <w:jc w:val="both"/>
              <w:rPr>
                <w:rFonts w:ascii="inter-regular" w:hAnsi="inter-regular"/>
                <w:color w:val="333333"/>
              </w:rPr>
            </w:pPr>
            <w:r>
              <w:rPr>
                <w:rStyle w:val="HTMLCode"/>
                <w:rFonts w:eastAsiaTheme="minorHAnsi"/>
                <w:color w:val="333333"/>
              </w:rPr>
              <w:t>= += -= *= /= %= &amp;= ^= |= &lt;&lt;= &gt;&gt;= &gt;&gt;&gt;=</w:t>
            </w:r>
          </w:p>
        </w:tc>
      </w:tr>
    </w:tbl>
    <w:p w14:paraId="2C13BA09" w14:textId="77777777" w:rsidR="00FD5749" w:rsidRDefault="00FD5749" w:rsidP="00FD5749">
      <w:pPr>
        <w:pStyle w:val="Heading3"/>
        <w:shd w:val="clear" w:color="auto" w:fill="FFFFFF"/>
        <w:spacing w:line="312" w:lineRule="atLeast"/>
        <w:jc w:val="both"/>
        <w:rPr>
          <w:rFonts w:ascii="Helvetica" w:hAnsi="Helvetica"/>
          <w:color w:val="610B4B"/>
          <w:sz w:val="32"/>
          <w:szCs w:val="32"/>
        </w:rPr>
      </w:pPr>
      <w:r>
        <w:rPr>
          <w:rFonts w:ascii="Helvetica" w:hAnsi="Helvetica"/>
          <w:b/>
          <w:bCs/>
          <w:color w:val="610B4B"/>
          <w:sz w:val="32"/>
          <w:szCs w:val="32"/>
        </w:rPr>
        <w:t>Java Unary Operator</w:t>
      </w:r>
    </w:p>
    <w:p w14:paraId="0BD4A617" w14:textId="77777777" w:rsidR="00FD5749" w:rsidRDefault="00FD5749" w:rsidP="00FD5749">
      <w:pPr>
        <w:pStyle w:val="NormalWeb"/>
        <w:shd w:val="clear" w:color="auto" w:fill="FFFFFF"/>
        <w:jc w:val="both"/>
        <w:rPr>
          <w:rFonts w:ascii="inter-regular" w:hAnsi="inter-regular"/>
          <w:color w:val="333333"/>
        </w:rPr>
      </w:pPr>
      <w:r>
        <w:rPr>
          <w:rFonts w:ascii="inter-regular" w:hAnsi="inter-regular"/>
          <w:color w:val="333333"/>
        </w:rPr>
        <w:t>The Java unary operators require only one operand. Unary operators are used to perform various operations i.e.:</w:t>
      </w:r>
    </w:p>
    <w:p w14:paraId="77F48A62" w14:textId="77777777" w:rsidR="00FD5749" w:rsidRDefault="00FD5749">
      <w:pPr>
        <w:numPr>
          <w:ilvl w:val="0"/>
          <w:numId w:val="26"/>
        </w:numPr>
        <w:shd w:val="clear" w:color="auto" w:fill="FFFFFF"/>
        <w:spacing w:before="60" w:after="100" w:afterAutospacing="1" w:line="375" w:lineRule="atLeast"/>
        <w:jc w:val="both"/>
        <w:rPr>
          <w:rFonts w:ascii="inter-regular" w:hAnsi="inter-regular"/>
          <w:color w:val="000000"/>
        </w:rPr>
      </w:pPr>
      <w:r>
        <w:rPr>
          <w:rFonts w:ascii="inter-regular" w:hAnsi="inter-regular"/>
          <w:color w:val="000000"/>
        </w:rPr>
        <w:t>incrementing/decrementing a value by one</w:t>
      </w:r>
    </w:p>
    <w:p w14:paraId="7B6DBD1F" w14:textId="77777777" w:rsidR="00FD5749" w:rsidRDefault="00FD5749">
      <w:pPr>
        <w:numPr>
          <w:ilvl w:val="0"/>
          <w:numId w:val="26"/>
        </w:numPr>
        <w:shd w:val="clear" w:color="auto" w:fill="FFFFFF"/>
        <w:spacing w:before="60" w:after="100" w:afterAutospacing="1" w:line="375" w:lineRule="atLeast"/>
        <w:jc w:val="both"/>
        <w:rPr>
          <w:rFonts w:ascii="inter-regular" w:hAnsi="inter-regular"/>
          <w:color w:val="000000"/>
        </w:rPr>
      </w:pPr>
      <w:r>
        <w:rPr>
          <w:rFonts w:ascii="inter-regular" w:hAnsi="inter-regular"/>
          <w:color w:val="000000"/>
        </w:rPr>
        <w:t>negating an expression</w:t>
      </w:r>
    </w:p>
    <w:p w14:paraId="3BFD4147" w14:textId="77777777" w:rsidR="00FD5749" w:rsidRDefault="00FD5749">
      <w:pPr>
        <w:numPr>
          <w:ilvl w:val="0"/>
          <w:numId w:val="26"/>
        </w:numPr>
        <w:shd w:val="clear" w:color="auto" w:fill="FFFFFF"/>
        <w:spacing w:before="60" w:after="100" w:afterAutospacing="1" w:line="375" w:lineRule="atLeast"/>
        <w:jc w:val="both"/>
        <w:rPr>
          <w:rFonts w:ascii="inter-regular" w:hAnsi="inter-regular"/>
          <w:color w:val="000000"/>
        </w:rPr>
      </w:pPr>
      <w:r>
        <w:rPr>
          <w:rFonts w:ascii="inter-regular" w:hAnsi="inter-regular"/>
          <w:color w:val="000000"/>
        </w:rPr>
        <w:t>inverting the value of a boolean</w:t>
      </w:r>
    </w:p>
    <w:p w14:paraId="7DBE13BC" w14:textId="77777777" w:rsidR="00FD5749" w:rsidRDefault="00FD5749" w:rsidP="00FD5749">
      <w:pPr>
        <w:pStyle w:val="Heading3"/>
        <w:shd w:val="clear" w:color="auto" w:fill="FFFFFF"/>
        <w:spacing w:line="312" w:lineRule="atLeast"/>
        <w:jc w:val="both"/>
        <w:rPr>
          <w:rFonts w:ascii="Helvetica" w:hAnsi="Helvetica"/>
          <w:color w:val="610B4B"/>
          <w:sz w:val="32"/>
          <w:szCs w:val="32"/>
        </w:rPr>
      </w:pPr>
      <w:r>
        <w:rPr>
          <w:rFonts w:ascii="Helvetica" w:hAnsi="Helvetica"/>
          <w:b/>
          <w:bCs/>
          <w:color w:val="610B4B"/>
          <w:sz w:val="32"/>
          <w:szCs w:val="32"/>
        </w:rPr>
        <w:t>Java Unary Operator Example: ++ and --</w:t>
      </w:r>
    </w:p>
    <w:p w14:paraId="0008166D" w14:textId="77777777" w:rsidR="00FD5749" w:rsidRDefault="00FD5749">
      <w:pPr>
        <w:pStyle w:val="alt"/>
        <w:numPr>
          <w:ilvl w:val="0"/>
          <w:numId w:val="27"/>
        </w:numPr>
        <w:spacing w:before="0" w:beforeAutospacing="0" w:after="0" w:afterAutospacing="0" w:line="375" w:lineRule="atLeast"/>
        <w:jc w:val="both"/>
        <w:rPr>
          <w:rFonts w:ascii="inter-regular" w:hAnsi="inter-regular"/>
          <w:color w:val="000000"/>
        </w:rPr>
      </w:pPr>
      <w:r>
        <w:rPr>
          <w:rStyle w:val="keyword"/>
          <w:rFonts w:ascii="inter-regular" w:hAnsi="inter-regular"/>
          <w:b/>
          <w:bCs/>
          <w:color w:val="006699"/>
          <w:bdr w:val="none" w:sz="0" w:space="0" w:color="auto" w:frame="1"/>
        </w:rPr>
        <w:t>public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class</w:t>
      </w:r>
      <w:r>
        <w:rPr>
          <w:rFonts w:ascii="inter-regular" w:hAnsi="inter-regular"/>
          <w:color w:val="000000"/>
          <w:bdr w:val="none" w:sz="0" w:space="0" w:color="auto" w:frame="1"/>
        </w:rPr>
        <w:t> OperatorExample{  </w:t>
      </w:r>
    </w:p>
    <w:p w14:paraId="51510247" w14:textId="77777777" w:rsidR="00FD5749" w:rsidRDefault="00FD5749">
      <w:pPr>
        <w:numPr>
          <w:ilvl w:val="0"/>
          <w:numId w:val="27"/>
        </w:numPr>
        <w:spacing w:after="0" w:line="375" w:lineRule="atLeast"/>
        <w:jc w:val="both"/>
        <w:rPr>
          <w:rFonts w:ascii="inter-regular" w:hAnsi="inter-regular"/>
          <w:color w:val="000000"/>
        </w:rPr>
      </w:pPr>
      <w:r>
        <w:rPr>
          <w:rStyle w:val="keyword"/>
          <w:rFonts w:ascii="inter-regular" w:hAnsi="inter-regular"/>
          <w:b/>
          <w:bCs/>
          <w:color w:val="006699"/>
          <w:bdr w:val="none" w:sz="0" w:space="0" w:color="auto" w:frame="1"/>
        </w:rPr>
        <w:t>public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static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void</w:t>
      </w:r>
      <w:r>
        <w:rPr>
          <w:rFonts w:ascii="inter-regular" w:hAnsi="inter-regular"/>
          <w:color w:val="000000"/>
          <w:bdr w:val="none" w:sz="0" w:space="0" w:color="auto" w:frame="1"/>
        </w:rPr>
        <w:t> main(String args[]){  </w:t>
      </w:r>
    </w:p>
    <w:p w14:paraId="2BD13DDB" w14:textId="77777777" w:rsidR="00FD5749" w:rsidRDefault="00FD5749">
      <w:pPr>
        <w:pStyle w:val="alt"/>
        <w:numPr>
          <w:ilvl w:val="0"/>
          <w:numId w:val="27"/>
        </w:numPr>
        <w:spacing w:before="0" w:beforeAutospacing="0" w:after="0" w:afterAutospacing="0" w:line="375" w:lineRule="atLeast"/>
        <w:jc w:val="both"/>
        <w:rPr>
          <w:rFonts w:ascii="inter-regular" w:hAnsi="inter-regular"/>
          <w:color w:val="000000"/>
        </w:rPr>
      </w:pPr>
      <w:r>
        <w:rPr>
          <w:rStyle w:val="keyword"/>
          <w:rFonts w:ascii="inter-regular" w:hAnsi="inter-regular"/>
          <w:b/>
          <w:bCs/>
          <w:color w:val="006699"/>
          <w:bdr w:val="none" w:sz="0" w:space="0" w:color="auto" w:frame="1"/>
        </w:rPr>
        <w:t>int</w:t>
      </w:r>
      <w:r>
        <w:rPr>
          <w:rFonts w:ascii="inter-regular" w:hAnsi="inter-regular"/>
          <w:color w:val="000000"/>
          <w:bdr w:val="none" w:sz="0" w:space="0" w:color="auto" w:frame="1"/>
        </w:rPr>
        <w:t> x=</w:t>
      </w:r>
      <w:r>
        <w:rPr>
          <w:rStyle w:val="number"/>
          <w:rFonts w:ascii="inter-regular" w:hAnsi="inter-regular"/>
          <w:color w:val="C00000"/>
          <w:bdr w:val="none" w:sz="0" w:space="0" w:color="auto" w:frame="1"/>
        </w:rPr>
        <w:t>10</w:t>
      </w:r>
      <w:r>
        <w:rPr>
          <w:rFonts w:ascii="inter-regular" w:hAnsi="inter-regular"/>
          <w:color w:val="000000"/>
          <w:bdr w:val="none" w:sz="0" w:space="0" w:color="auto" w:frame="1"/>
        </w:rPr>
        <w:t>;  </w:t>
      </w:r>
    </w:p>
    <w:p w14:paraId="153EB66E" w14:textId="77777777" w:rsidR="00FD5749" w:rsidRDefault="00FD5749">
      <w:pPr>
        <w:numPr>
          <w:ilvl w:val="0"/>
          <w:numId w:val="27"/>
        </w:numPr>
        <w:spacing w:after="0" w:line="375" w:lineRule="atLeast"/>
        <w:jc w:val="both"/>
        <w:rPr>
          <w:rFonts w:ascii="inter-regular" w:hAnsi="inter-regular"/>
          <w:color w:val="000000"/>
        </w:rPr>
      </w:pPr>
      <w:r>
        <w:rPr>
          <w:rFonts w:ascii="inter-regular" w:hAnsi="inter-regular"/>
          <w:color w:val="000000"/>
          <w:bdr w:val="none" w:sz="0" w:space="0" w:color="auto" w:frame="1"/>
        </w:rPr>
        <w:t>System.out.println(x++);</w:t>
      </w:r>
      <w:r>
        <w:rPr>
          <w:rStyle w:val="comment"/>
          <w:rFonts w:ascii="inter-regular" w:hAnsi="inter-regular"/>
          <w:color w:val="008200"/>
          <w:bdr w:val="none" w:sz="0" w:space="0" w:color="auto" w:frame="1"/>
        </w:rPr>
        <w:t>//10 (11)</w:t>
      </w:r>
      <w:r>
        <w:rPr>
          <w:rFonts w:ascii="inter-regular" w:hAnsi="inter-regular"/>
          <w:color w:val="000000"/>
          <w:bdr w:val="none" w:sz="0" w:space="0" w:color="auto" w:frame="1"/>
        </w:rPr>
        <w:t>  </w:t>
      </w:r>
    </w:p>
    <w:p w14:paraId="21E95276" w14:textId="77777777" w:rsidR="00FD5749" w:rsidRDefault="00FD5749">
      <w:pPr>
        <w:pStyle w:val="alt"/>
        <w:numPr>
          <w:ilvl w:val="0"/>
          <w:numId w:val="27"/>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System.out.println(++x);</w:t>
      </w:r>
      <w:r>
        <w:rPr>
          <w:rStyle w:val="comment"/>
          <w:rFonts w:ascii="inter-regular" w:hAnsi="inter-regular"/>
          <w:color w:val="008200"/>
          <w:bdr w:val="none" w:sz="0" w:space="0" w:color="auto" w:frame="1"/>
        </w:rPr>
        <w:t>//12</w:t>
      </w:r>
      <w:r>
        <w:rPr>
          <w:rFonts w:ascii="inter-regular" w:hAnsi="inter-regular"/>
          <w:color w:val="000000"/>
          <w:bdr w:val="none" w:sz="0" w:space="0" w:color="auto" w:frame="1"/>
        </w:rPr>
        <w:t>  </w:t>
      </w:r>
    </w:p>
    <w:p w14:paraId="0F0D2AB3" w14:textId="77777777" w:rsidR="00FD5749" w:rsidRDefault="00FD5749">
      <w:pPr>
        <w:numPr>
          <w:ilvl w:val="0"/>
          <w:numId w:val="27"/>
        </w:numPr>
        <w:spacing w:after="0" w:line="375" w:lineRule="atLeast"/>
        <w:jc w:val="both"/>
        <w:rPr>
          <w:rFonts w:ascii="inter-regular" w:hAnsi="inter-regular"/>
          <w:color w:val="000000"/>
        </w:rPr>
      </w:pPr>
      <w:r>
        <w:rPr>
          <w:rFonts w:ascii="inter-regular" w:hAnsi="inter-regular"/>
          <w:color w:val="000000"/>
          <w:bdr w:val="none" w:sz="0" w:space="0" w:color="auto" w:frame="1"/>
        </w:rPr>
        <w:t>System.out.println(x--);</w:t>
      </w:r>
      <w:r>
        <w:rPr>
          <w:rStyle w:val="comment"/>
          <w:rFonts w:ascii="inter-regular" w:hAnsi="inter-regular"/>
          <w:color w:val="008200"/>
          <w:bdr w:val="none" w:sz="0" w:space="0" w:color="auto" w:frame="1"/>
        </w:rPr>
        <w:t>//12 (11)</w:t>
      </w:r>
      <w:r>
        <w:rPr>
          <w:rFonts w:ascii="inter-regular" w:hAnsi="inter-regular"/>
          <w:color w:val="000000"/>
          <w:bdr w:val="none" w:sz="0" w:space="0" w:color="auto" w:frame="1"/>
        </w:rPr>
        <w:t>  </w:t>
      </w:r>
    </w:p>
    <w:p w14:paraId="072BC07D" w14:textId="77777777" w:rsidR="00FD5749" w:rsidRDefault="00FD5749">
      <w:pPr>
        <w:pStyle w:val="alt"/>
        <w:numPr>
          <w:ilvl w:val="0"/>
          <w:numId w:val="27"/>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System.out.println(--x);</w:t>
      </w:r>
      <w:r>
        <w:rPr>
          <w:rStyle w:val="comment"/>
          <w:rFonts w:ascii="inter-regular" w:hAnsi="inter-regular"/>
          <w:color w:val="008200"/>
          <w:bdr w:val="none" w:sz="0" w:space="0" w:color="auto" w:frame="1"/>
        </w:rPr>
        <w:t>//10</w:t>
      </w:r>
      <w:r>
        <w:rPr>
          <w:rFonts w:ascii="inter-regular" w:hAnsi="inter-regular"/>
          <w:color w:val="000000"/>
          <w:bdr w:val="none" w:sz="0" w:space="0" w:color="auto" w:frame="1"/>
        </w:rPr>
        <w:t>  </w:t>
      </w:r>
    </w:p>
    <w:p w14:paraId="34843C60" w14:textId="77777777" w:rsidR="00FD5749" w:rsidRDefault="00FD5749">
      <w:pPr>
        <w:numPr>
          <w:ilvl w:val="0"/>
          <w:numId w:val="27"/>
        </w:numPr>
        <w:spacing w:after="0" w:line="375" w:lineRule="atLeast"/>
        <w:jc w:val="both"/>
        <w:rPr>
          <w:rFonts w:ascii="inter-regular" w:hAnsi="inter-regular"/>
          <w:color w:val="000000"/>
        </w:rPr>
      </w:pPr>
      <w:r>
        <w:rPr>
          <w:rFonts w:ascii="inter-regular" w:hAnsi="inter-regular"/>
          <w:color w:val="000000"/>
          <w:bdr w:val="none" w:sz="0" w:space="0" w:color="auto" w:frame="1"/>
        </w:rPr>
        <w:t>}}  </w:t>
      </w:r>
    </w:p>
    <w:p w14:paraId="500CF4DB" w14:textId="77777777" w:rsidR="00FD5749" w:rsidRDefault="00FD5749" w:rsidP="00FD5749">
      <w:pPr>
        <w:pStyle w:val="NormalWeb"/>
        <w:shd w:val="clear" w:color="auto" w:fill="FFFFFF"/>
        <w:jc w:val="both"/>
        <w:rPr>
          <w:rFonts w:ascii="inter-regular" w:hAnsi="inter-regular"/>
          <w:color w:val="333333"/>
        </w:rPr>
      </w:pPr>
      <w:r>
        <w:rPr>
          <w:rStyle w:val="Strong"/>
          <w:rFonts w:ascii="Segoe UI" w:hAnsi="Segoe UI" w:cs="Segoe UI"/>
          <w:color w:val="333333"/>
        </w:rPr>
        <w:t>Output:</w:t>
      </w:r>
    </w:p>
    <w:p w14:paraId="1C1A686D" w14:textId="77777777" w:rsidR="00FD5749" w:rsidRDefault="00FD5749" w:rsidP="00FD5749">
      <w:pPr>
        <w:pStyle w:val="HTMLPreformatted"/>
        <w:shd w:val="clear" w:color="auto" w:fill="EEEEEE"/>
        <w:jc w:val="both"/>
        <w:rPr>
          <w:color w:val="535559"/>
        </w:rPr>
      </w:pPr>
      <w:r>
        <w:rPr>
          <w:color w:val="535559"/>
        </w:rPr>
        <w:t>10</w:t>
      </w:r>
    </w:p>
    <w:p w14:paraId="3C24E288" w14:textId="77777777" w:rsidR="00FD5749" w:rsidRDefault="00FD5749" w:rsidP="00FD5749">
      <w:pPr>
        <w:pStyle w:val="HTMLPreformatted"/>
        <w:shd w:val="clear" w:color="auto" w:fill="EEEEEE"/>
        <w:jc w:val="both"/>
        <w:rPr>
          <w:color w:val="535559"/>
        </w:rPr>
      </w:pPr>
      <w:r>
        <w:rPr>
          <w:color w:val="535559"/>
        </w:rPr>
        <w:t>12</w:t>
      </w:r>
    </w:p>
    <w:p w14:paraId="6E135970" w14:textId="77777777" w:rsidR="00FD5749" w:rsidRDefault="00FD5749" w:rsidP="00FD5749">
      <w:pPr>
        <w:pStyle w:val="HTMLPreformatted"/>
        <w:shd w:val="clear" w:color="auto" w:fill="EEEEEE"/>
        <w:jc w:val="both"/>
        <w:rPr>
          <w:color w:val="535559"/>
        </w:rPr>
      </w:pPr>
      <w:r>
        <w:rPr>
          <w:color w:val="535559"/>
        </w:rPr>
        <w:t>12</w:t>
      </w:r>
    </w:p>
    <w:p w14:paraId="775B1C50" w14:textId="77777777" w:rsidR="00FD5749" w:rsidRDefault="00FD5749" w:rsidP="00FD5749">
      <w:pPr>
        <w:pStyle w:val="HTMLPreformatted"/>
        <w:shd w:val="clear" w:color="auto" w:fill="EEEEEE"/>
        <w:jc w:val="both"/>
        <w:rPr>
          <w:color w:val="535559"/>
        </w:rPr>
      </w:pPr>
      <w:r>
        <w:rPr>
          <w:color w:val="535559"/>
        </w:rPr>
        <w:t>10</w:t>
      </w:r>
    </w:p>
    <w:p w14:paraId="7D5A285D" w14:textId="77777777" w:rsidR="00FD5749" w:rsidRDefault="00FD5749" w:rsidP="00FD5749">
      <w:pPr>
        <w:pStyle w:val="Heading3"/>
        <w:shd w:val="clear" w:color="auto" w:fill="FFFFFF"/>
        <w:spacing w:line="312" w:lineRule="atLeast"/>
        <w:jc w:val="both"/>
        <w:rPr>
          <w:rFonts w:ascii="Helvetica" w:hAnsi="Helvetica"/>
          <w:color w:val="610B4B"/>
          <w:sz w:val="32"/>
          <w:szCs w:val="32"/>
        </w:rPr>
      </w:pPr>
      <w:r>
        <w:rPr>
          <w:rFonts w:ascii="Helvetica" w:hAnsi="Helvetica"/>
          <w:b/>
          <w:bCs/>
          <w:color w:val="610B4B"/>
          <w:sz w:val="32"/>
          <w:szCs w:val="32"/>
        </w:rPr>
        <w:t>Java Unary Operator Example 2: ++ and --</w:t>
      </w:r>
    </w:p>
    <w:p w14:paraId="06CB6901" w14:textId="77777777" w:rsidR="00FD5749" w:rsidRDefault="00FD5749">
      <w:pPr>
        <w:pStyle w:val="alt"/>
        <w:numPr>
          <w:ilvl w:val="0"/>
          <w:numId w:val="28"/>
        </w:numPr>
        <w:spacing w:before="0" w:beforeAutospacing="0" w:after="0" w:afterAutospacing="0" w:line="375" w:lineRule="atLeast"/>
        <w:jc w:val="both"/>
        <w:rPr>
          <w:rFonts w:ascii="inter-regular" w:hAnsi="inter-regular"/>
          <w:color w:val="000000"/>
        </w:rPr>
      </w:pPr>
      <w:r>
        <w:rPr>
          <w:rStyle w:val="keyword"/>
          <w:rFonts w:ascii="inter-regular" w:hAnsi="inter-regular"/>
          <w:b/>
          <w:bCs/>
          <w:color w:val="006699"/>
          <w:bdr w:val="none" w:sz="0" w:space="0" w:color="auto" w:frame="1"/>
        </w:rPr>
        <w:t>public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class</w:t>
      </w:r>
      <w:r>
        <w:rPr>
          <w:rFonts w:ascii="inter-regular" w:hAnsi="inter-regular"/>
          <w:color w:val="000000"/>
          <w:bdr w:val="none" w:sz="0" w:space="0" w:color="auto" w:frame="1"/>
        </w:rPr>
        <w:t> OperatorExample{  </w:t>
      </w:r>
    </w:p>
    <w:p w14:paraId="44881086" w14:textId="77777777" w:rsidR="00FD5749" w:rsidRDefault="00FD5749">
      <w:pPr>
        <w:numPr>
          <w:ilvl w:val="0"/>
          <w:numId w:val="28"/>
        </w:numPr>
        <w:spacing w:after="0" w:line="375" w:lineRule="atLeast"/>
        <w:jc w:val="both"/>
        <w:rPr>
          <w:rFonts w:ascii="inter-regular" w:hAnsi="inter-regular"/>
          <w:color w:val="000000"/>
        </w:rPr>
      </w:pPr>
      <w:r>
        <w:rPr>
          <w:rStyle w:val="keyword"/>
          <w:rFonts w:ascii="inter-regular" w:hAnsi="inter-regular"/>
          <w:b/>
          <w:bCs/>
          <w:color w:val="006699"/>
          <w:bdr w:val="none" w:sz="0" w:space="0" w:color="auto" w:frame="1"/>
        </w:rPr>
        <w:t>public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static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void</w:t>
      </w:r>
      <w:r>
        <w:rPr>
          <w:rFonts w:ascii="inter-regular" w:hAnsi="inter-regular"/>
          <w:color w:val="000000"/>
          <w:bdr w:val="none" w:sz="0" w:space="0" w:color="auto" w:frame="1"/>
        </w:rPr>
        <w:t> main(String args[]){  </w:t>
      </w:r>
    </w:p>
    <w:p w14:paraId="32EEB142" w14:textId="77777777" w:rsidR="00FD5749" w:rsidRDefault="00FD5749">
      <w:pPr>
        <w:pStyle w:val="alt"/>
        <w:numPr>
          <w:ilvl w:val="0"/>
          <w:numId w:val="28"/>
        </w:numPr>
        <w:spacing w:before="0" w:beforeAutospacing="0" w:after="0" w:afterAutospacing="0" w:line="375" w:lineRule="atLeast"/>
        <w:jc w:val="both"/>
        <w:rPr>
          <w:rFonts w:ascii="inter-regular" w:hAnsi="inter-regular"/>
          <w:color w:val="000000"/>
        </w:rPr>
      </w:pPr>
      <w:r>
        <w:rPr>
          <w:rStyle w:val="keyword"/>
          <w:rFonts w:ascii="inter-regular" w:hAnsi="inter-regular"/>
          <w:b/>
          <w:bCs/>
          <w:color w:val="006699"/>
          <w:bdr w:val="none" w:sz="0" w:space="0" w:color="auto" w:frame="1"/>
        </w:rPr>
        <w:t>int</w:t>
      </w:r>
      <w:r>
        <w:rPr>
          <w:rFonts w:ascii="inter-regular" w:hAnsi="inter-regular"/>
          <w:color w:val="000000"/>
          <w:bdr w:val="none" w:sz="0" w:space="0" w:color="auto" w:frame="1"/>
        </w:rPr>
        <w:t> a=</w:t>
      </w:r>
      <w:r>
        <w:rPr>
          <w:rStyle w:val="number"/>
          <w:rFonts w:ascii="inter-regular" w:hAnsi="inter-regular"/>
          <w:color w:val="C00000"/>
          <w:bdr w:val="none" w:sz="0" w:space="0" w:color="auto" w:frame="1"/>
        </w:rPr>
        <w:t>10</w:t>
      </w:r>
      <w:r>
        <w:rPr>
          <w:rFonts w:ascii="inter-regular" w:hAnsi="inter-regular"/>
          <w:color w:val="000000"/>
          <w:bdr w:val="none" w:sz="0" w:space="0" w:color="auto" w:frame="1"/>
        </w:rPr>
        <w:t>;  </w:t>
      </w:r>
    </w:p>
    <w:p w14:paraId="0A12FCE2" w14:textId="77777777" w:rsidR="00FD5749" w:rsidRDefault="00FD5749">
      <w:pPr>
        <w:numPr>
          <w:ilvl w:val="0"/>
          <w:numId w:val="28"/>
        </w:numPr>
        <w:spacing w:after="0" w:line="375" w:lineRule="atLeast"/>
        <w:jc w:val="both"/>
        <w:rPr>
          <w:rFonts w:ascii="inter-regular" w:hAnsi="inter-regular"/>
          <w:color w:val="000000"/>
        </w:rPr>
      </w:pPr>
      <w:r>
        <w:rPr>
          <w:rStyle w:val="keyword"/>
          <w:rFonts w:ascii="inter-regular" w:hAnsi="inter-regular"/>
          <w:b/>
          <w:bCs/>
          <w:color w:val="006699"/>
          <w:bdr w:val="none" w:sz="0" w:space="0" w:color="auto" w:frame="1"/>
        </w:rPr>
        <w:t>int</w:t>
      </w:r>
      <w:r>
        <w:rPr>
          <w:rFonts w:ascii="inter-regular" w:hAnsi="inter-regular"/>
          <w:color w:val="000000"/>
          <w:bdr w:val="none" w:sz="0" w:space="0" w:color="auto" w:frame="1"/>
        </w:rPr>
        <w:t> b=</w:t>
      </w:r>
      <w:r>
        <w:rPr>
          <w:rStyle w:val="number"/>
          <w:rFonts w:ascii="inter-regular" w:hAnsi="inter-regular"/>
          <w:color w:val="C00000"/>
          <w:bdr w:val="none" w:sz="0" w:space="0" w:color="auto" w:frame="1"/>
        </w:rPr>
        <w:t>10</w:t>
      </w:r>
      <w:r>
        <w:rPr>
          <w:rFonts w:ascii="inter-regular" w:hAnsi="inter-regular"/>
          <w:color w:val="000000"/>
          <w:bdr w:val="none" w:sz="0" w:space="0" w:color="auto" w:frame="1"/>
        </w:rPr>
        <w:t>;  </w:t>
      </w:r>
    </w:p>
    <w:p w14:paraId="157C1DA8" w14:textId="77777777" w:rsidR="00FD5749" w:rsidRDefault="00FD5749">
      <w:pPr>
        <w:pStyle w:val="alt"/>
        <w:numPr>
          <w:ilvl w:val="0"/>
          <w:numId w:val="28"/>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System.out.println(a++ + ++a);</w:t>
      </w:r>
      <w:r>
        <w:rPr>
          <w:rStyle w:val="comment"/>
          <w:rFonts w:ascii="inter-regular" w:hAnsi="inter-regular"/>
          <w:color w:val="008200"/>
          <w:bdr w:val="none" w:sz="0" w:space="0" w:color="auto" w:frame="1"/>
        </w:rPr>
        <w:t>//10+12=22</w:t>
      </w:r>
      <w:r>
        <w:rPr>
          <w:rFonts w:ascii="inter-regular" w:hAnsi="inter-regular"/>
          <w:color w:val="000000"/>
          <w:bdr w:val="none" w:sz="0" w:space="0" w:color="auto" w:frame="1"/>
        </w:rPr>
        <w:t>  </w:t>
      </w:r>
    </w:p>
    <w:p w14:paraId="558A684F" w14:textId="77777777" w:rsidR="00FD5749" w:rsidRDefault="00FD5749">
      <w:pPr>
        <w:numPr>
          <w:ilvl w:val="0"/>
          <w:numId w:val="28"/>
        </w:numPr>
        <w:spacing w:after="0" w:line="375" w:lineRule="atLeast"/>
        <w:jc w:val="both"/>
        <w:rPr>
          <w:rFonts w:ascii="inter-regular" w:hAnsi="inter-regular"/>
          <w:color w:val="000000"/>
        </w:rPr>
      </w:pPr>
      <w:r>
        <w:rPr>
          <w:rFonts w:ascii="inter-regular" w:hAnsi="inter-regular"/>
          <w:color w:val="000000"/>
          <w:bdr w:val="none" w:sz="0" w:space="0" w:color="auto" w:frame="1"/>
        </w:rPr>
        <w:t>System.out.println(b++ + b++);</w:t>
      </w:r>
      <w:r>
        <w:rPr>
          <w:rStyle w:val="comment"/>
          <w:rFonts w:ascii="inter-regular" w:hAnsi="inter-regular"/>
          <w:color w:val="008200"/>
          <w:bdr w:val="none" w:sz="0" w:space="0" w:color="auto" w:frame="1"/>
        </w:rPr>
        <w:t>//10+11=21</w:t>
      </w:r>
      <w:r>
        <w:rPr>
          <w:rFonts w:ascii="inter-regular" w:hAnsi="inter-regular"/>
          <w:color w:val="000000"/>
          <w:bdr w:val="none" w:sz="0" w:space="0" w:color="auto" w:frame="1"/>
        </w:rPr>
        <w:t>  </w:t>
      </w:r>
    </w:p>
    <w:p w14:paraId="39D073F8" w14:textId="77777777" w:rsidR="00FD5749" w:rsidRDefault="00FD5749">
      <w:pPr>
        <w:pStyle w:val="alt"/>
        <w:numPr>
          <w:ilvl w:val="0"/>
          <w:numId w:val="28"/>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lastRenderedPageBreak/>
        <w:t>  </w:t>
      </w:r>
    </w:p>
    <w:p w14:paraId="0CFDBFB2" w14:textId="77777777" w:rsidR="00FD5749" w:rsidRDefault="00FD5749">
      <w:pPr>
        <w:numPr>
          <w:ilvl w:val="0"/>
          <w:numId w:val="28"/>
        </w:numPr>
        <w:spacing w:after="0" w:line="375" w:lineRule="atLeast"/>
        <w:jc w:val="both"/>
        <w:rPr>
          <w:rFonts w:ascii="inter-regular" w:hAnsi="inter-regular"/>
          <w:color w:val="000000"/>
        </w:rPr>
      </w:pPr>
      <w:r>
        <w:rPr>
          <w:rFonts w:ascii="inter-regular" w:hAnsi="inter-regular"/>
          <w:color w:val="000000"/>
          <w:bdr w:val="none" w:sz="0" w:space="0" w:color="auto" w:frame="1"/>
        </w:rPr>
        <w:t>}}  </w:t>
      </w:r>
    </w:p>
    <w:p w14:paraId="7DAFD7E4" w14:textId="77777777" w:rsidR="00FD5749" w:rsidRDefault="00FD5749" w:rsidP="00FD5749">
      <w:pPr>
        <w:pStyle w:val="NormalWeb"/>
        <w:shd w:val="clear" w:color="auto" w:fill="FFFFFF"/>
        <w:jc w:val="both"/>
        <w:rPr>
          <w:rFonts w:ascii="inter-regular" w:hAnsi="inter-regular"/>
          <w:color w:val="333333"/>
        </w:rPr>
      </w:pPr>
      <w:r>
        <w:rPr>
          <w:rStyle w:val="Strong"/>
          <w:rFonts w:ascii="Segoe UI" w:hAnsi="Segoe UI" w:cs="Segoe UI"/>
          <w:color w:val="333333"/>
        </w:rPr>
        <w:t>Output:</w:t>
      </w:r>
    </w:p>
    <w:p w14:paraId="5DFA49ED" w14:textId="77777777" w:rsidR="00FD5749" w:rsidRDefault="00FD5749" w:rsidP="00FD5749">
      <w:pPr>
        <w:pStyle w:val="HTMLPreformatted"/>
        <w:shd w:val="clear" w:color="auto" w:fill="EEEEEE"/>
        <w:jc w:val="both"/>
        <w:rPr>
          <w:color w:val="535559"/>
        </w:rPr>
      </w:pPr>
      <w:r>
        <w:rPr>
          <w:color w:val="535559"/>
        </w:rPr>
        <w:t>22</w:t>
      </w:r>
    </w:p>
    <w:p w14:paraId="65F2EBED" w14:textId="77777777" w:rsidR="00FD5749" w:rsidRDefault="00FD5749" w:rsidP="00FD5749">
      <w:pPr>
        <w:pStyle w:val="HTMLPreformatted"/>
        <w:shd w:val="clear" w:color="auto" w:fill="EEEEEE"/>
        <w:jc w:val="both"/>
        <w:rPr>
          <w:color w:val="535559"/>
        </w:rPr>
      </w:pPr>
      <w:r>
        <w:rPr>
          <w:color w:val="535559"/>
        </w:rPr>
        <w:t>21</w:t>
      </w:r>
    </w:p>
    <w:p w14:paraId="3351D357" w14:textId="77777777" w:rsidR="00FD5749" w:rsidRDefault="00FD5749" w:rsidP="00FD5749">
      <w:pPr>
        <w:pStyle w:val="Heading3"/>
        <w:shd w:val="clear" w:color="auto" w:fill="FFFFFF"/>
        <w:spacing w:line="312" w:lineRule="atLeast"/>
        <w:jc w:val="both"/>
        <w:rPr>
          <w:rFonts w:ascii="Helvetica" w:hAnsi="Helvetica"/>
          <w:color w:val="610B4B"/>
          <w:sz w:val="32"/>
          <w:szCs w:val="32"/>
        </w:rPr>
      </w:pPr>
      <w:r>
        <w:rPr>
          <w:rFonts w:ascii="Helvetica" w:hAnsi="Helvetica"/>
          <w:b/>
          <w:bCs/>
          <w:color w:val="610B4B"/>
          <w:sz w:val="32"/>
          <w:szCs w:val="32"/>
        </w:rPr>
        <w:t>Java Unary Operator Example: ~ and !</w:t>
      </w:r>
    </w:p>
    <w:p w14:paraId="65258E30" w14:textId="77777777" w:rsidR="00FD5749" w:rsidRDefault="00FD5749">
      <w:pPr>
        <w:pStyle w:val="alt"/>
        <w:numPr>
          <w:ilvl w:val="0"/>
          <w:numId w:val="29"/>
        </w:numPr>
        <w:spacing w:before="0" w:beforeAutospacing="0" w:after="0" w:afterAutospacing="0" w:line="375" w:lineRule="atLeast"/>
        <w:jc w:val="both"/>
        <w:rPr>
          <w:rFonts w:ascii="inter-regular" w:hAnsi="inter-regular"/>
          <w:color w:val="000000"/>
        </w:rPr>
      </w:pPr>
      <w:r>
        <w:rPr>
          <w:rStyle w:val="keyword"/>
          <w:rFonts w:ascii="inter-regular" w:hAnsi="inter-regular"/>
          <w:b/>
          <w:bCs/>
          <w:color w:val="006699"/>
          <w:bdr w:val="none" w:sz="0" w:space="0" w:color="auto" w:frame="1"/>
        </w:rPr>
        <w:t>public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class</w:t>
      </w:r>
      <w:r>
        <w:rPr>
          <w:rFonts w:ascii="inter-regular" w:hAnsi="inter-regular"/>
          <w:color w:val="000000"/>
          <w:bdr w:val="none" w:sz="0" w:space="0" w:color="auto" w:frame="1"/>
        </w:rPr>
        <w:t> OperatorExample{  </w:t>
      </w:r>
    </w:p>
    <w:p w14:paraId="6CCCC29E" w14:textId="77777777" w:rsidR="00FD5749" w:rsidRDefault="00FD5749">
      <w:pPr>
        <w:numPr>
          <w:ilvl w:val="0"/>
          <w:numId w:val="29"/>
        </w:numPr>
        <w:spacing w:after="0" w:line="375" w:lineRule="atLeast"/>
        <w:jc w:val="both"/>
        <w:rPr>
          <w:rFonts w:ascii="inter-regular" w:hAnsi="inter-regular"/>
          <w:color w:val="000000"/>
        </w:rPr>
      </w:pPr>
      <w:r>
        <w:rPr>
          <w:rStyle w:val="keyword"/>
          <w:rFonts w:ascii="inter-regular" w:hAnsi="inter-regular"/>
          <w:b/>
          <w:bCs/>
          <w:color w:val="006699"/>
          <w:bdr w:val="none" w:sz="0" w:space="0" w:color="auto" w:frame="1"/>
        </w:rPr>
        <w:t>public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static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void</w:t>
      </w:r>
      <w:r>
        <w:rPr>
          <w:rFonts w:ascii="inter-regular" w:hAnsi="inter-regular"/>
          <w:color w:val="000000"/>
          <w:bdr w:val="none" w:sz="0" w:space="0" w:color="auto" w:frame="1"/>
        </w:rPr>
        <w:t> main(String args[]){  </w:t>
      </w:r>
    </w:p>
    <w:p w14:paraId="065318EB" w14:textId="77777777" w:rsidR="00FD5749" w:rsidRDefault="00FD5749">
      <w:pPr>
        <w:pStyle w:val="alt"/>
        <w:numPr>
          <w:ilvl w:val="0"/>
          <w:numId w:val="29"/>
        </w:numPr>
        <w:spacing w:before="0" w:beforeAutospacing="0" w:after="0" w:afterAutospacing="0" w:line="375" w:lineRule="atLeast"/>
        <w:jc w:val="both"/>
        <w:rPr>
          <w:rFonts w:ascii="inter-regular" w:hAnsi="inter-regular"/>
          <w:color w:val="000000"/>
        </w:rPr>
      </w:pPr>
      <w:r>
        <w:rPr>
          <w:rStyle w:val="keyword"/>
          <w:rFonts w:ascii="inter-regular" w:hAnsi="inter-regular"/>
          <w:b/>
          <w:bCs/>
          <w:color w:val="006699"/>
          <w:bdr w:val="none" w:sz="0" w:space="0" w:color="auto" w:frame="1"/>
        </w:rPr>
        <w:t>int</w:t>
      </w:r>
      <w:r>
        <w:rPr>
          <w:rFonts w:ascii="inter-regular" w:hAnsi="inter-regular"/>
          <w:color w:val="000000"/>
          <w:bdr w:val="none" w:sz="0" w:space="0" w:color="auto" w:frame="1"/>
        </w:rPr>
        <w:t> a=</w:t>
      </w:r>
      <w:r>
        <w:rPr>
          <w:rStyle w:val="number"/>
          <w:rFonts w:ascii="inter-regular" w:hAnsi="inter-regular"/>
          <w:color w:val="C00000"/>
          <w:bdr w:val="none" w:sz="0" w:space="0" w:color="auto" w:frame="1"/>
        </w:rPr>
        <w:t>10</w:t>
      </w:r>
      <w:r>
        <w:rPr>
          <w:rFonts w:ascii="inter-regular" w:hAnsi="inter-regular"/>
          <w:color w:val="000000"/>
          <w:bdr w:val="none" w:sz="0" w:space="0" w:color="auto" w:frame="1"/>
        </w:rPr>
        <w:t>;  </w:t>
      </w:r>
    </w:p>
    <w:p w14:paraId="3CEFAA0A" w14:textId="77777777" w:rsidR="00FD5749" w:rsidRDefault="00FD5749">
      <w:pPr>
        <w:numPr>
          <w:ilvl w:val="0"/>
          <w:numId w:val="29"/>
        </w:numPr>
        <w:spacing w:after="0" w:line="375" w:lineRule="atLeast"/>
        <w:jc w:val="both"/>
        <w:rPr>
          <w:rFonts w:ascii="inter-regular" w:hAnsi="inter-regular"/>
          <w:color w:val="000000"/>
        </w:rPr>
      </w:pPr>
      <w:r>
        <w:rPr>
          <w:rStyle w:val="keyword"/>
          <w:rFonts w:ascii="inter-regular" w:hAnsi="inter-regular"/>
          <w:b/>
          <w:bCs/>
          <w:color w:val="006699"/>
          <w:bdr w:val="none" w:sz="0" w:space="0" w:color="auto" w:frame="1"/>
        </w:rPr>
        <w:t>int</w:t>
      </w:r>
      <w:r>
        <w:rPr>
          <w:rFonts w:ascii="inter-regular" w:hAnsi="inter-regular"/>
          <w:color w:val="000000"/>
          <w:bdr w:val="none" w:sz="0" w:space="0" w:color="auto" w:frame="1"/>
        </w:rPr>
        <w:t> b=-</w:t>
      </w:r>
      <w:r>
        <w:rPr>
          <w:rStyle w:val="number"/>
          <w:rFonts w:ascii="inter-regular" w:hAnsi="inter-regular"/>
          <w:color w:val="C00000"/>
          <w:bdr w:val="none" w:sz="0" w:space="0" w:color="auto" w:frame="1"/>
        </w:rPr>
        <w:t>10</w:t>
      </w:r>
      <w:r>
        <w:rPr>
          <w:rFonts w:ascii="inter-regular" w:hAnsi="inter-regular"/>
          <w:color w:val="000000"/>
          <w:bdr w:val="none" w:sz="0" w:space="0" w:color="auto" w:frame="1"/>
        </w:rPr>
        <w:t>;  </w:t>
      </w:r>
    </w:p>
    <w:p w14:paraId="515B2416" w14:textId="77777777" w:rsidR="00FD5749" w:rsidRDefault="00FD5749">
      <w:pPr>
        <w:pStyle w:val="alt"/>
        <w:numPr>
          <w:ilvl w:val="0"/>
          <w:numId w:val="29"/>
        </w:numPr>
        <w:spacing w:before="0" w:beforeAutospacing="0" w:after="0" w:afterAutospacing="0" w:line="375" w:lineRule="atLeast"/>
        <w:jc w:val="both"/>
        <w:rPr>
          <w:rFonts w:ascii="inter-regular" w:hAnsi="inter-regular"/>
          <w:color w:val="000000"/>
        </w:rPr>
      </w:pPr>
      <w:r>
        <w:rPr>
          <w:rStyle w:val="keyword"/>
          <w:rFonts w:ascii="inter-regular" w:hAnsi="inter-regular"/>
          <w:b/>
          <w:bCs/>
          <w:color w:val="006699"/>
          <w:bdr w:val="none" w:sz="0" w:space="0" w:color="auto" w:frame="1"/>
        </w:rPr>
        <w:t>boolean</w:t>
      </w:r>
      <w:r>
        <w:rPr>
          <w:rFonts w:ascii="inter-regular" w:hAnsi="inter-regular"/>
          <w:color w:val="000000"/>
          <w:bdr w:val="none" w:sz="0" w:space="0" w:color="auto" w:frame="1"/>
        </w:rPr>
        <w:t> c=</w:t>
      </w:r>
      <w:r>
        <w:rPr>
          <w:rStyle w:val="keyword"/>
          <w:rFonts w:ascii="inter-regular" w:hAnsi="inter-regular"/>
          <w:b/>
          <w:bCs/>
          <w:color w:val="006699"/>
          <w:bdr w:val="none" w:sz="0" w:space="0" w:color="auto" w:frame="1"/>
        </w:rPr>
        <w:t>true</w:t>
      </w:r>
      <w:r>
        <w:rPr>
          <w:rFonts w:ascii="inter-regular" w:hAnsi="inter-regular"/>
          <w:color w:val="000000"/>
          <w:bdr w:val="none" w:sz="0" w:space="0" w:color="auto" w:frame="1"/>
        </w:rPr>
        <w:t>;  </w:t>
      </w:r>
    </w:p>
    <w:p w14:paraId="308453C2" w14:textId="77777777" w:rsidR="00FD5749" w:rsidRDefault="00FD5749">
      <w:pPr>
        <w:numPr>
          <w:ilvl w:val="0"/>
          <w:numId w:val="29"/>
        </w:numPr>
        <w:spacing w:after="0" w:line="375" w:lineRule="atLeast"/>
        <w:jc w:val="both"/>
        <w:rPr>
          <w:rFonts w:ascii="inter-regular" w:hAnsi="inter-regular"/>
          <w:color w:val="000000"/>
        </w:rPr>
      </w:pPr>
      <w:r>
        <w:rPr>
          <w:rStyle w:val="keyword"/>
          <w:rFonts w:ascii="inter-regular" w:hAnsi="inter-regular"/>
          <w:b/>
          <w:bCs/>
          <w:color w:val="006699"/>
          <w:bdr w:val="none" w:sz="0" w:space="0" w:color="auto" w:frame="1"/>
        </w:rPr>
        <w:t>boolean</w:t>
      </w:r>
      <w:r>
        <w:rPr>
          <w:rFonts w:ascii="inter-regular" w:hAnsi="inter-regular"/>
          <w:color w:val="000000"/>
          <w:bdr w:val="none" w:sz="0" w:space="0" w:color="auto" w:frame="1"/>
        </w:rPr>
        <w:t> d=</w:t>
      </w:r>
      <w:r>
        <w:rPr>
          <w:rStyle w:val="keyword"/>
          <w:rFonts w:ascii="inter-regular" w:hAnsi="inter-regular"/>
          <w:b/>
          <w:bCs/>
          <w:color w:val="006699"/>
          <w:bdr w:val="none" w:sz="0" w:space="0" w:color="auto" w:frame="1"/>
        </w:rPr>
        <w:t>false</w:t>
      </w:r>
      <w:r>
        <w:rPr>
          <w:rFonts w:ascii="inter-regular" w:hAnsi="inter-regular"/>
          <w:color w:val="000000"/>
          <w:bdr w:val="none" w:sz="0" w:space="0" w:color="auto" w:frame="1"/>
        </w:rPr>
        <w:t>;  </w:t>
      </w:r>
    </w:p>
    <w:p w14:paraId="5F8E054D" w14:textId="77777777" w:rsidR="00FD5749" w:rsidRDefault="00FD5749">
      <w:pPr>
        <w:pStyle w:val="alt"/>
        <w:numPr>
          <w:ilvl w:val="0"/>
          <w:numId w:val="29"/>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System.out.println(~a);</w:t>
      </w:r>
      <w:r>
        <w:rPr>
          <w:rStyle w:val="comment"/>
          <w:rFonts w:ascii="inter-regular" w:hAnsi="inter-regular"/>
          <w:color w:val="008200"/>
          <w:bdr w:val="none" w:sz="0" w:space="0" w:color="auto" w:frame="1"/>
        </w:rPr>
        <w:t>//-11 (minus of total positive value which starts from 0)</w:t>
      </w:r>
      <w:r>
        <w:rPr>
          <w:rFonts w:ascii="inter-regular" w:hAnsi="inter-regular"/>
          <w:color w:val="000000"/>
          <w:bdr w:val="none" w:sz="0" w:space="0" w:color="auto" w:frame="1"/>
        </w:rPr>
        <w:t>  </w:t>
      </w:r>
    </w:p>
    <w:p w14:paraId="666E5448" w14:textId="77777777" w:rsidR="00FD5749" w:rsidRDefault="00FD5749">
      <w:pPr>
        <w:numPr>
          <w:ilvl w:val="0"/>
          <w:numId w:val="29"/>
        </w:numPr>
        <w:spacing w:after="0" w:line="375" w:lineRule="atLeast"/>
        <w:jc w:val="both"/>
        <w:rPr>
          <w:rFonts w:ascii="inter-regular" w:hAnsi="inter-regular"/>
          <w:color w:val="000000"/>
        </w:rPr>
      </w:pPr>
      <w:r>
        <w:rPr>
          <w:rFonts w:ascii="inter-regular" w:hAnsi="inter-regular"/>
          <w:color w:val="000000"/>
          <w:bdr w:val="none" w:sz="0" w:space="0" w:color="auto" w:frame="1"/>
        </w:rPr>
        <w:t>System.out.println(~b);</w:t>
      </w:r>
      <w:r>
        <w:rPr>
          <w:rStyle w:val="comment"/>
          <w:rFonts w:ascii="inter-regular" w:hAnsi="inter-regular"/>
          <w:color w:val="008200"/>
          <w:bdr w:val="none" w:sz="0" w:space="0" w:color="auto" w:frame="1"/>
        </w:rPr>
        <w:t>//9 (positive of total minus, positive starts from 0)</w:t>
      </w:r>
      <w:r>
        <w:rPr>
          <w:rFonts w:ascii="inter-regular" w:hAnsi="inter-regular"/>
          <w:color w:val="000000"/>
          <w:bdr w:val="none" w:sz="0" w:space="0" w:color="auto" w:frame="1"/>
        </w:rPr>
        <w:t>  </w:t>
      </w:r>
    </w:p>
    <w:p w14:paraId="31A42AEB" w14:textId="77777777" w:rsidR="00FD5749" w:rsidRDefault="00FD5749">
      <w:pPr>
        <w:pStyle w:val="alt"/>
        <w:numPr>
          <w:ilvl w:val="0"/>
          <w:numId w:val="29"/>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System.out.println(!c);</w:t>
      </w:r>
      <w:r>
        <w:rPr>
          <w:rStyle w:val="comment"/>
          <w:rFonts w:ascii="inter-regular" w:hAnsi="inter-regular"/>
          <w:color w:val="008200"/>
          <w:bdr w:val="none" w:sz="0" w:space="0" w:color="auto" w:frame="1"/>
        </w:rPr>
        <w:t>//false (opposite of boolean value)</w:t>
      </w:r>
      <w:r>
        <w:rPr>
          <w:rFonts w:ascii="inter-regular" w:hAnsi="inter-regular"/>
          <w:color w:val="000000"/>
          <w:bdr w:val="none" w:sz="0" w:space="0" w:color="auto" w:frame="1"/>
        </w:rPr>
        <w:t>  </w:t>
      </w:r>
    </w:p>
    <w:p w14:paraId="020F4E45" w14:textId="77777777" w:rsidR="00FD5749" w:rsidRDefault="00FD5749">
      <w:pPr>
        <w:numPr>
          <w:ilvl w:val="0"/>
          <w:numId w:val="29"/>
        </w:numPr>
        <w:spacing w:after="0" w:line="375" w:lineRule="atLeast"/>
        <w:jc w:val="both"/>
        <w:rPr>
          <w:rFonts w:ascii="inter-regular" w:hAnsi="inter-regular"/>
          <w:color w:val="000000"/>
        </w:rPr>
      </w:pPr>
      <w:r>
        <w:rPr>
          <w:rFonts w:ascii="inter-regular" w:hAnsi="inter-regular"/>
          <w:color w:val="000000"/>
          <w:bdr w:val="none" w:sz="0" w:space="0" w:color="auto" w:frame="1"/>
        </w:rPr>
        <w:t>System.out.println(!d);</w:t>
      </w:r>
      <w:r>
        <w:rPr>
          <w:rStyle w:val="comment"/>
          <w:rFonts w:ascii="inter-regular" w:hAnsi="inter-regular"/>
          <w:color w:val="008200"/>
          <w:bdr w:val="none" w:sz="0" w:space="0" w:color="auto" w:frame="1"/>
        </w:rPr>
        <w:t>//true</w:t>
      </w:r>
      <w:r>
        <w:rPr>
          <w:rFonts w:ascii="inter-regular" w:hAnsi="inter-regular"/>
          <w:color w:val="000000"/>
          <w:bdr w:val="none" w:sz="0" w:space="0" w:color="auto" w:frame="1"/>
        </w:rPr>
        <w:t>  </w:t>
      </w:r>
    </w:p>
    <w:p w14:paraId="203A58D4" w14:textId="77777777" w:rsidR="00FD5749" w:rsidRDefault="00FD5749">
      <w:pPr>
        <w:pStyle w:val="alt"/>
        <w:numPr>
          <w:ilvl w:val="0"/>
          <w:numId w:val="29"/>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w:t>
      </w:r>
    </w:p>
    <w:p w14:paraId="796E737D" w14:textId="77777777" w:rsidR="00FD5749" w:rsidRDefault="00FD5749" w:rsidP="00FD5749">
      <w:pPr>
        <w:pStyle w:val="NormalWeb"/>
        <w:shd w:val="clear" w:color="auto" w:fill="FFFFFF"/>
        <w:jc w:val="both"/>
        <w:rPr>
          <w:rFonts w:ascii="inter-regular" w:hAnsi="inter-regular"/>
          <w:color w:val="333333"/>
        </w:rPr>
      </w:pPr>
      <w:r>
        <w:rPr>
          <w:rStyle w:val="Strong"/>
          <w:rFonts w:ascii="Segoe UI" w:hAnsi="Segoe UI" w:cs="Segoe UI"/>
          <w:color w:val="333333"/>
        </w:rPr>
        <w:t>Output:</w:t>
      </w:r>
    </w:p>
    <w:p w14:paraId="1D517547" w14:textId="77777777" w:rsidR="00FD5749" w:rsidRDefault="00FD5749" w:rsidP="00FD5749">
      <w:pPr>
        <w:pStyle w:val="HTMLPreformatted"/>
        <w:shd w:val="clear" w:color="auto" w:fill="EEEEEE"/>
        <w:jc w:val="both"/>
        <w:rPr>
          <w:color w:val="535559"/>
        </w:rPr>
      </w:pPr>
      <w:r>
        <w:rPr>
          <w:color w:val="535559"/>
        </w:rPr>
        <w:t>-11</w:t>
      </w:r>
    </w:p>
    <w:p w14:paraId="590CE9CD" w14:textId="77777777" w:rsidR="00FD5749" w:rsidRDefault="00FD5749" w:rsidP="00FD5749">
      <w:pPr>
        <w:pStyle w:val="HTMLPreformatted"/>
        <w:shd w:val="clear" w:color="auto" w:fill="EEEEEE"/>
        <w:jc w:val="both"/>
        <w:rPr>
          <w:color w:val="535559"/>
        </w:rPr>
      </w:pPr>
      <w:r>
        <w:rPr>
          <w:color w:val="535559"/>
        </w:rPr>
        <w:t>9</w:t>
      </w:r>
    </w:p>
    <w:p w14:paraId="5F724279" w14:textId="77777777" w:rsidR="00FD5749" w:rsidRDefault="00FD5749" w:rsidP="00FD5749">
      <w:pPr>
        <w:pStyle w:val="HTMLPreformatted"/>
        <w:shd w:val="clear" w:color="auto" w:fill="EEEEEE"/>
        <w:jc w:val="both"/>
        <w:rPr>
          <w:color w:val="535559"/>
        </w:rPr>
      </w:pPr>
      <w:r>
        <w:rPr>
          <w:color w:val="535559"/>
        </w:rPr>
        <w:t>false</w:t>
      </w:r>
    </w:p>
    <w:p w14:paraId="3D6D1677" w14:textId="77777777" w:rsidR="00FD5749" w:rsidRDefault="00FD5749" w:rsidP="00FD5749">
      <w:pPr>
        <w:pStyle w:val="HTMLPreformatted"/>
        <w:shd w:val="clear" w:color="auto" w:fill="EEEEEE"/>
        <w:jc w:val="both"/>
        <w:rPr>
          <w:color w:val="535559"/>
        </w:rPr>
      </w:pPr>
      <w:r>
        <w:rPr>
          <w:color w:val="535559"/>
        </w:rPr>
        <w:t>true</w:t>
      </w:r>
    </w:p>
    <w:p w14:paraId="1D03AC66" w14:textId="77777777" w:rsidR="00FD5749" w:rsidRDefault="00FD5749" w:rsidP="00FD5749">
      <w:pPr>
        <w:pStyle w:val="Heading3"/>
        <w:shd w:val="clear" w:color="auto" w:fill="FFFFFF"/>
        <w:spacing w:line="312" w:lineRule="atLeast"/>
        <w:jc w:val="both"/>
        <w:rPr>
          <w:rFonts w:ascii="Helvetica" w:hAnsi="Helvetica"/>
          <w:color w:val="610B4B"/>
          <w:sz w:val="32"/>
          <w:szCs w:val="32"/>
        </w:rPr>
      </w:pPr>
      <w:r>
        <w:rPr>
          <w:rFonts w:ascii="Helvetica" w:hAnsi="Helvetica"/>
          <w:b/>
          <w:bCs/>
          <w:color w:val="610B4B"/>
          <w:sz w:val="32"/>
          <w:szCs w:val="32"/>
        </w:rPr>
        <w:t>Java Arithmetic Operators</w:t>
      </w:r>
    </w:p>
    <w:p w14:paraId="30F97E60" w14:textId="77777777" w:rsidR="00FD5749" w:rsidRDefault="00FD5749" w:rsidP="00FD5749">
      <w:pPr>
        <w:pStyle w:val="NormalWeb"/>
        <w:shd w:val="clear" w:color="auto" w:fill="FFFFFF"/>
        <w:jc w:val="both"/>
        <w:rPr>
          <w:rFonts w:ascii="inter-regular" w:hAnsi="inter-regular"/>
          <w:color w:val="333333"/>
        </w:rPr>
      </w:pPr>
      <w:r>
        <w:rPr>
          <w:rFonts w:ascii="inter-regular" w:hAnsi="inter-regular"/>
          <w:color w:val="333333"/>
        </w:rPr>
        <w:t>Java arithmetic operators are used to perform addition, subtraction, multiplication, and division. They act as basic mathematical operations.</w:t>
      </w:r>
    </w:p>
    <w:p w14:paraId="6E7200FD" w14:textId="77777777" w:rsidR="00FD5749" w:rsidRDefault="00FD5749" w:rsidP="00FD5749">
      <w:pPr>
        <w:pStyle w:val="Heading3"/>
        <w:shd w:val="clear" w:color="auto" w:fill="FFFFFF"/>
        <w:spacing w:line="312" w:lineRule="atLeast"/>
        <w:jc w:val="both"/>
        <w:rPr>
          <w:rFonts w:ascii="Helvetica" w:hAnsi="Helvetica"/>
          <w:color w:val="610B4B"/>
          <w:sz w:val="32"/>
          <w:szCs w:val="32"/>
        </w:rPr>
      </w:pPr>
      <w:r>
        <w:rPr>
          <w:rFonts w:ascii="Helvetica" w:hAnsi="Helvetica"/>
          <w:b/>
          <w:bCs/>
          <w:color w:val="610B4B"/>
          <w:sz w:val="32"/>
          <w:szCs w:val="32"/>
        </w:rPr>
        <w:t>Java Arithmetic Operator Example</w:t>
      </w:r>
    </w:p>
    <w:p w14:paraId="269CDB21" w14:textId="77777777" w:rsidR="00FD5749" w:rsidRDefault="00FD5749">
      <w:pPr>
        <w:pStyle w:val="alt"/>
        <w:numPr>
          <w:ilvl w:val="0"/>
          <w:numId w:val="30"/>
        </w:numPr>
        <w:spacing w:before="0" w:beforeAutospacing="0" w:after="0" w:afterAutospacing="0" w:line="375" w:lineRule="atLeast"/>
        <w:jc w:val="both"/>
        <w:rPr>
          <w:rFonts w:ascii="inter-regular" w:hAnsi="inter-regular"/>
          <w:color w:val="000000"/>
        </w:rPr>
      </w:pPr>
      <w:r>
        <w:rPr>
          <w:rStyle w:val="keyword"/>
          <w:rFonts w:ascii="inter-regular" w:hAnsi="inter-regular"/>
          <w:b/>
          <w:bCs/>
          <w:color w:val="006699"/>
          <w:bdr w:val="none" w:sz="0" w:space="0" w:color="auto" w:frame="1"/>
        </w:rPr>
        <w:t>public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class</w:t>
      </w:r>
      <w:r>
        <w:rPr>
          <w:rFonts w:ascii="inter-regular" w:hAnsi="inter-regular"/>
          <w:color w:val="000000"/>
          <w:bdr w:val="none" w:sz="0" w:space="0" w:color="auto" w:frame="1"/>
        </w:rPr>
        <w:t> OperatorExample{  </w:t>
      </w:r>
    </w:p>
    <w:p w14:paraId="6A8F4625" w14:textId="77777777" w:rsidR="00FD5749" w:rsidRDefault="00FD5749">
      <w:pPr>
        <w:numPr>
          <w:ilvl w:val="0"/>
          <w:numId w:val="30"/>
        </w:numPr>
        <w:spacing w:after="0" w:line="375" w:lineRule="atLeast"/>
        <w:jc w:val="both"/>
        <w:rPr>
          <w:rFonts w:ascii="inter-regular" w:hAnsi="inter-regular"/>
          <w:color w:val="000000"/>
        </w:rPr>
      </w:pPr>
      <w:r>
        <w:rPr>
          <w:rStyle w:val="keyword"/>
          <w:rFonts w:ascii="inter-regular" w:hAnsi="inter-regular"/>
          <w:b/>
          <w:bCs/>
          <w:color w:val="006699"/>
          <w:bdr w:val="none" w:sz="0" w:space="0" w:color="auto" w:frame="1"/>
        </w:rPr>
        <w:t>public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static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void</w:t>
      </w:r>
      <w:r>
        <w:rPr>
          <w:rFonts w:ascii="inter-regular" w:hAnsi="inter-regular"/>
          <w:color w:val="000000"/>
          <w:bdr w:val="none" w:sz="0" w:space="0" w:color="auto" w:frame="1"/>
        </w:rPr>
        <w:t> main(String args[]){  </w:t>
      </w:r>
    </w:p>
    <w:p w14:paraId="1582EC62" w14:textId="77777777" w:rsidR="00FD5749" w:rsidRDefault="00FD5749">
      <w:pPr>
        <w:pStyle w:val="alt"/>
        <w:numPr>
          <w:ilvl w:val="0"/>
          <w:numId w:val="30"/>
        </w:numPr>
        <w:spacing w:before="0" w:beforeAutospacing="0" w:after="0" w:afterAutospacing="0" w:line="375" w:lineRule="atLeast"/>
        <w:jc w:val="both"/>
        <w:rPr>
          <w:rFonts w:ascii="inter-regular" w:hAnsi="inter-regular"/>
          <w:color w:val="000000"/>
        </w:rPr>
      </w:pPr>
      <w:r>
        <w:rPr>
          <w:rStyle w:val="keyword"/>
          <w:rFonts w:ascii="inter-regular" w:hAnsi="inter-regular"/>
          <w:b/>
          <w:bCs/>
          <w:color w:val="006699"/>
          <w:bdr w:val="none" w:sz="0" w:space="0" w:color="auto" w:frame="1"/>
        </w:rPr>
        <w:t>int</w:t>
      </w:r>
      <w:r>
        <w:rPr>
          <w:rFonts w:ascii="inter-regular" w:hAnsi="inter-regular"/>
          <w:color w:val="000000"/>
          <w:bdr w:val="none" w:sz="0" w:space="0" w:color="auto" w:frame="1"/>
        </w:rPr>
        <w:t> a=</w:t>
      </w:r>
      <w:r>
        <w:rPr>
          <w:rStyle w:val="number"/>
          <w:rFonts w:ascii="inter-regular" w:hAnsi="inter-regular"/>
          <w:color w:val="C00000"/>
          <w:bdr w:val="none" w:sz="0" w:space="0" w:color="auto" w:frame="1"/>
        </w:rPr>
        <w:t>10</w:t>
      </w:r>
      <w:r>
        <w:rPr>
          <w:rFonts w:ascii="inter-regular" w:hAnsi="inter-regular"/>
          <w:color w:val="000000"/>
          <w:bdr w:val="none" w:sz="0" w:space="0" w:color="auto" w:frame="1"/>
        </w:rPr>
        <w:t>;  </w:t>
      </w:r>
    </w:p>
    <w:p w14:paraId="5AB33781" w14:textId="77777777" w:rsidR="00FD5749" w:rsidRDefault="00FD5749">
      <w:pPr>
        <w:numPr>
          <w:ilvl w:val="0"/>
          <w:numId w:val="30"/>
        </w:numPr>
        <w:spacing w:after="0" w:line="375" w:lineRule="atLeast"/>
        <w:jc w:val="both"/>
        <w:rPr>
          <w:rFonts w:ascii="inter-regular" w:hAnsi="inter-regular"/>
          <w:color w:val="000000"/>
        </w:rPr>
      </w:pPr>
      <w:r>
        <w:rPr>
          <w:rStyle w:val="keyword"/>
          <w:rFonts w:ascii="inter-regular" w:hAnsi="inter-regular"/>
          <w:b/>
          <w:bCs/>
          <w:color w:val="006699"/>
          <w:bdr w:val="none" w:sz="0" w:space="0" w:color="auto" w:frame="1"/>
        </w:rPr>
        <w:t>int</w:t>
      </w:r>
      <w:r>
        <w:rPr>
          <w:rFonts w:ascii="inter-regular" w:hAnsi="inter-regular"/>
          <w:color w:val="000000"/>
          <w:bdr w:val="none" w:sz="0" w:space="0" w:color="auto" w:frame="1"/>
        </w:rPr>
        <w:t> b=</w:t>
      </w:r>
      <w:r>
        <w:rPr>
          <w:rStyle w:val="number"/>
          <w:rFonts w:ascii="inter-regular" w:hAnsi="inter-regular"/>
          <w:color w:val="C00000"/>
          <w:bdr w:val="none" w:sz="0" w:space="0" w:color="auto" w:frame="1"/>
        </w:rPr>
        <w:t>5</w:t>
      </w:r>
      <w:r>
        <w:rPr>
          <w:rFonts w:ascii="inter-regular" w:hAnsi="inter-regular"/>
          <w:color w:val="000000"/>
          <w:bdr w:val="none" w:sz="0" w:space="0" w:color="auto" w:frame="1"/>
        </w:rPr>
        <w:t>;  </w:t>
      </w:r>
    </w:p>
    <w:p w14:paraId="286529C7" w14:textId="77777777" w:rsidR="00FD5749" w:rsidRDefault="00FD5749">
      <w:pPr>
        <w:pStyle w:val="alt"/>
        <w:numPr>
          <w:ilvl w:val="0"/>
          <w:numId w:val="30"/>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System.out.println(a+b);</w:t>
      </w:r>
      <w:r>
        <w:rPr>
          <w:rStyle w:val="comment"/>
          <w:rFonts w:ascii="inter-regular" w:hAnsi="inter-regular"/>
          <w:color w:val="008200"/>
          <w:bdr w:val="none" w:sz="0" w:space="0" w:color="auto" w:frame="1"/>
        </w:rPr>
        <w:t>//15</w:t>
      </w:r>
      <w:r>
        <w:rPr>
          <w:rFonts w:ascii="inter-regular" w:hAnsi="inter-regular"/>
          <w:color w:val="000000"/>
          <w:bdr w:val="none" w:sz="0" w:space="0" w:color="auto" w:frame="1"/>
        </w:rPr>
        <w:t>  </w:t>
      </w:r>
    </w:p>
    <w:p w14:paraId="4C008FEF" w14:textId="77777777" w:rsidR="00FD5749" w:rsidRDefault="00FD5749">
      <w:pPr>
        <w:numPr>
          <w:ilvl w:val="0"/>
          <w:numId w:val="30"/>
        </w:numPr>
        <w:spacing w:after="0" w:line="375" w:lineRule="atLeast"/>
        <w:jc w:val="both"/>
        <w:rPr>
          <w:rFonts w:ascii="inter-regular" w:hAnsi="inter-regular"/>
          <w:color w:val="000000"/>
        </w:rPr>
      </w:pPr>
      <w:r>
        <w:rPr>
          <w:rFonts w:ascii="inter-regular" w:hAnsi="inter-regular"/>
          <w:color w:val="000000"/>
          <w:bdr w:val="none" w:sz="0" w:space="0" w:color="auto" w:frame="1"/>
        </w:rPr>
        <w:t>System.out.println(a-b);</w:t>
      </w:r>
      <w:r>
        <w:rPr>
          <w:rStyle w:val="comment"/>
          <w:rFonts w:ascii="inter-regular" w:hAnsi="inter-regular"/>
          <w:color w:val="008200"/>
          <w:bdr w:val="none" w:sz="0" w:space="0" w:color="auto" w:frame="1"/>
        </w:rPr>
        <w:t>//5</w:t>
      </w:r>
      <w:r>
        <w:rPr>
          <w:rFonts w:ascii="inter-regular" w:hAnsi="inter-regular"/>
          <w:color w:val="000000"/>
          <w:bdr w:val="none" w:sz="0" w:space="0" w:color="auto" w:frame="1"/>
        </w:rPr>
        <w:t>  </w:t>
      </w:r>
    </w:p>
    <w:p w14:paraId="4C9E9918" w14:textId="77777777" w:rsidR="00FD5749" w:rsidRDefault="00FD5749">
      <w:pPr>
        <w:pStyle w:val="alt"/>
        <w:numPr>
          <w:ilvl w:val="0"/>
          <w:numId w:val="30"/>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System.out.println(a*b);</w:t>
      </w:r>
      <w:r>
        <w:rPr>
          <w:rStyle w:val="comment"/>
          <w:rFonts w:ascii="inter-regular" w:hAnsi="inter-regular"/>
          <w:color w:val="008200"/>
          <w:bdr w:val="none" w:sz="0" w:space="0" w:color="auto" w:frame="1"/>
        </w:rPr>
        <w:t>//50</w:t>
      </w:r>
      <w:r>
        <w:rPr>
          <w:rFonts w:ascii="inter-regular" w:hAnsi="inter-regular"/>
          <w:color w:val="000000"/>
          <w:bdr w:val="none" w:sz="0" w:space="0" w:color="auto" w:frame="1"/>
        </w:rPr>
        <w:t>  </w:t>
      </w:r>
    </w:p>
    <w:p w14:paraId="7B63FC51" w14:textId="77777777" w:rsidR="00FD5749" w:rsidRDefault="00FD5749">
      <w:pPr>
        <w:numPr>
          <w:ilvl w:val="0"/>
          <w:numId w:val="30"/>
        </w:numPr>
        <w:spacing w:after="0" w:line="375" w:lineRule="atLeast"/>
        <w:jc w:val="both"/>
        <w:rPr>
          <w:rFonts w:ascii="inter-regular" w:hAnsi="inter-regular"/>
          <w:color w:val="000000"/>
        </w:rPr>
      </w:pPr>
      <w:r>
        <w:rPr>
          <w:rFonts w:ascii="inter-regular" w:hAnsi="inter-regular"/>
          <w:color w:val="000000"/>
          <w:bdr w:val="none" w:sz="0" w:space="0" w:color="auto" w:frame="1"/>
        </w:rPr>
        <w:t>System.out.println(a/b);</w:t>
      </w:r>
      <w:r>
        <w:rPr>
          <w:rStyle w:val="comment"/>
          <w:rFonts w:ascii="inter-regular" w:hAnsi="inter-regular"/>
          <w:color w:val="008200"/>
          <w:bdr w:val="none" w:sz="0" w:space="0" w:color="auto" w:frame="1"/>
        </w:rPr>
        <w:t>//2</w:t>
      </w:r>
      <w:r>
        <w:rPr>
          <w:rFonts w:ascii="inter-regular" w:hAnsi="inter-regular"/>
          <w:color w:val="000000"/>
          <w:bdr w:val="none" w:sz="0" w:space="0" w:color="auto" w:frame="1"/>
        </w:rPr>
        <w:t>  </w:t>
      </w:r>
    </w:p>
    <w:p w14:paraId="45D39E05" w14:textId="77777777" w:rsidR="00FD5749" w:rsidRDefault="00FD5749">
      <w:pPr>
        <w:pStyle w:val="alt"/>
        <w:numPr>
          <w:ilvl w:val="0"/>
          <w:numId w:val="30"/>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System.out.println(a%b);</w:t>
      </w:r>
      <w:r>
        <w:rPr>
          <w:rStyle w:val="comment"/>
          <w:rFonts w:ascii="inter-regular" w:hAnsi="inter-regular"/>
          <w:color w:val="008200"/>
          <w:bdr w:val="none" w:sz="0" w:space="0" w:color="auto" w:frame="1"/>
        </w:rPr>
        <w:t>//0</w:t>
      </w:r>
      <w:r>
        <w:rPr>
          <w:rFonts w:ascii="inter-regular" w:hAnsi="inter-regular"/>
          <w:color w:val="000000"/>
          <w:bdr w:val="none" w:sz="0" w:space="0" w:color="auto" w:frame="1"/>
        </w:rPr>
        <w:t>  </w:t>
      </w:r>
    </w:p>
    <w:p w14:paraId="6262038D" w14:textId="77777777" w:rsidR="00FD5749" w:rsidRDefault="00FD5749">
      <w:pPr>
        <w:numPr>
          <w:ilvl w:val="0"/>
          <w:numId w:val="30"/>
        </w:numPr>
        <w:spacing w:after="0" w:line="375" w:lineRule="atLeast"/>
        <w:jc w:val="both"/>
        <w:rPr>
          <w:rFonts w:ascii="inter-regular" w:hAnsi="inter-regular"/>
          <w:color w:val="000000"/>
        </w:rPr>
      </w:pPr>
      <w:r>
        <w:rPr>
          <w:rFonts w:ascii="inter-regular" w:hAnsi="inter-regular"/>
          <w:color w:val="000000"/>
          <w:bdr w:val="none" w:sz="0" w:space="0" w:color="auto" w:frame="1"/>
        </w:rPr>
        <w:lastRenderedPageBreak/>
        <w:t>}}  </w:t>
      </w:r>
    </w:p>
    <w:p w14:paraId="652F1AFA" w14:textId="77777777" w:rsidR="00FD5749" w:rsidRDefault="00FD5749" w:rsidP="00FD5749">
      <w:pPr>
        <w:pStyle w:val="NormalWeb"/>
        <w:shd w:val="clear" w:color="auto" w:fill="FFFFFF"/>
        <w:jc w:val="both"/>
        <w:rPr>
          <w:rFonts w:ascii="inter-regular" w:hAnsi="inter-regular"/>
          <w:color w:val="333333"/>
        </w:rPr>
      </w:pPr>
      <w:r>
        <w:rPr>
          <w:rStyle w:val="Strong"/>
          <w:rFonts w:ascii="Segoe UI" w:hAnsi="Segoe UI" w:cs="Segoe UI"/>
          <w:color w:val="333333"/>
        </w:rPr>
        <w:t>Output:</w:t>
      </w:r>
    </w:p>
    <w:p w14:paraId="5B2AD218" w14:textId="77777777" w:rsidR="00FD5749" w:rsidRDefault="00FD5749" w:rsidP="00FD5749">
      <w:pPr>
        <w:pStyle w:val="HTMLPreformatted"/>
        <w:shd w:val="clear" w:color="auto" w:fill="EEEEEE"/>
        <w:jc w:val="both"/>
        <w:rPr>
          <w:color w:val="535559"/>
        </w:rPr>
      </w:pPr>
      <w:r>
        <w:rPr>
          <w:color w:val="535559"/>
        </w:rPr>
        <w:t>15</w:t>
      </w:r>
    </w:p>
    <w:p w14:paraId="14CAC46E" w14:textId="77777777" w:rsidR="00FD5749" w:rsidRDefault="00FD5749" w:rsidP="00FD5749">
      <w:pPr>
        <w:pStyle w:val="HTMLPreformatted"/>
        <w:shd w:val="clear" w:color="auto" w:fill="EEEEEE"/>
        <w:jc w:val="both"/>
        <w:rPr>
          <w:color w:val="535559"/>
        </w:rPr>
      </w:pPr>
      <w:r>
        <w:rPr>
          <w:color w:val="535559"/>
        </w:rPr>
        <w:t>5</w:t>
      </w:r>
    </w:p>
    <w:p w14:paraId="41DE5E0B" w14:textId="77777777" w:rsidR="00FD5749" w:rsidRDefault="00FD5749" w:rsidP="00FD5749">
      <w:pPr>
        <w:pStyle w:val="HTMLPreformatted"/>
        <w:shd w:val="clear" w:color="auto" w:fill="EEEEEE"/>
        <w:jc w:val="both"/>
        <w:rPr>
          <w:color w:val="535559"/>
        </w:rPr>
      </w:pPr>
      <w:r>
        <w:rPr>
          <w:color w:val="535559"/>
        </w:rPr>
        <w:t>50</w:t>
      </w:r>
    </w:p>
    <w:p w14:paraId="0ACA9AAD" w14:textId="77777777" w:rsidR="00FD5749" w:rsidRDefault="00FD5749" w:rsidP="00FD5749">
      <w:pPr>
        <w:pStyle w:val="HTMLPreformatted"/>
        <w:shd w:val="clear" w:color="auto" w:fill="EEEEEE"/>
        <w:jc w:val="both"/>
        <w:rPr>
          <w:color w:val="535559"/>
        </w:rPr>
      </w:pPr>
      <w:r>
        <w:rPr>
          <w:color w:val="535559"/>
        </w:rPr>
        <w:t>2</w:t>
      </w:r>
    </w:p>
    <w:p w14:paraId="199C87B0" w14:textId="77777777" w:rsidR="00FD5749" w:rsidRDefault="00FD5749" w:rsidP="00FD5749">
      <w:pPr>
        <w:pStyle w:val="HTMLPreformatted"/>
        <w:shd w:val="clear" w:color="auto" w:fill="EEEEEE"/>
        <w:jc w:val="both"/>
        <w:rPr>
          <w:color w:val="535559"/>
        </w:rPr>
      </w:pPr>
      <w:r>
        <w:rPr>
          <w:color w:val="535559"/>
        </w:rPr>
        <w:t>0</w:t>
      </w:r>
    </w:p>
    <w:p w14:paraId="250E1E31" w14:textId="77777777" w:rsidR="00FD5749" w:rsidRDefault="00FD5749" w:rsidP="00FD5749">
      <w:pPr>
        <w:pStyle w:val="Heading3"/>
        <w:shd w:val="clear" w:color="auto" w:fill="FFFFFF"/>
        <w:spacing w:line="312" w:lineRule="atLeast"/>
        <w:jc w:val="both"/>
        <w:rPr>
          <w:rFonts w:ascii="Helvetica" w:hAnsi="Helvetica"/>
          <w:color w:val="610B4B"/>
          <w:sz w:val="32"/>
          <w:szCs w:val="32"/>
        </w:rPr>
      </w:pPr>
      <w:r>
        <w:rPr>
          <w:rFonts w:ascii="Helvetica" w:hAnsi="Helvetica"/>
          <w:b/>
          <w:bCs/>
          <w:color w:val="610B4B"/>
          <w:sz w:val="32"/>
          <w:szCs w:val="32"/>
        </w:rPr>
        <w:t>Java Arithmetic Operator Example: Expression</w:t>
      </w:r>
    </w:p>
    <w:p w14:paraId="29A8FA92" w14:textId="77777777" w:rsidR="00FD5749" w:rsidRDefault="00FD5749">
      <w:pPr>
        <w:pStyle w:val="alt"/>
        <w:numPr>
          <w:ilvl w:val="0"/>
          <w:numId w:val="31"/>
        </w:numPr>
        <w:spacing w:before="0" w:beforeAutospacing="0" w:after="0" w:afterAutospacing="0" w:line="375" w:lineRule="atLeast"/>
        <w:jc w:val="both"/>
        <w:rPr>
          <w:rFonts w:ascii="inter-regular" w:hAnsi="inter-regular"/>
          <w:color w:val="000000"/>
        </w:rPr>
      </w:pPr>
      <w:r>
        <w:rPr>
          <w:rStyle w:val="keyword"/>
          <w:rFonts w:ascii="inter-regular" w:hAnsi="inter-regular"/>
          <w:b/>
          <w:bCs/>
          <w:color w:val="006699"/>
          <w:bdr w:val="none" w:sz="0" w:space="0" w:color="auto" w:frame="1"/>
        </w:rPr>
        <w:t>public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class</w:t>
      </w:r>
      <w:r>
        <w:rPr>
          <w:rFonts w:ascii="inter-regular" w:hAnsi="inter-regular"/>
          <w:color w:val="000000"/>
          <w:bdr w:val="none" w:sz="0" w:space="0" w:color="auto" w:frame="1"/>
        </w:rPr>
        <w:t> OperatorExample{  </w:t>
      </w:r>
    </w:p>
    <w:p w14:paraId="52A1726D" w14:textId="77777777" w:rsidR="00FD5749" w:rsidRDefault="00FD5749">
      <w:pPr>
        <w:numPr>
          <w:ilvl w:val="0"/>
          <w:numId w:val="31"/>
        </w:numPr>
        <w:spacing w:after="0" w:line="375" w:lineRule="atLeast"/>
        <w:jc w:val="both"/>
        <w:rPr>
          <w:rFonts w:ascii="inter-regular" w:hAnsi="inter-regular"/>
          <w:color w:val="000000"/>
        </w:rPr>
      </w:pPr>
      <w:r>
        <w:rPr>
          <w:rStyle w:val="keyword"/>
          <w:rFonts w:ascii="inter-regular" w:hAnsi="inter-regular"/>
          <w:b/>
          <w:bCs/>
          <w:color w:val="006699"/>
          <w:bdr w:val="none" w:sz="0" w:space="0" w:color="auto" w:frame="1"/>
        </w:rPr>
        <w:t>public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static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void</w:t>
      </w:r>
      <w:r>
        <w:rPr>
          <w:rFonts w:ascii="inter-regular" w:hAnsi="inter-regular"/>
          <w:color w:val="000000"/>
          <w:bdr w:val="none" w:sz="0" w:space="0" w:color="auto" w:frame="1"/>
        </w:rPr>
        <w:t> main(String args[]){  </w:t>
      </w:r>
    </w:p>
    <w:p w14:paraId="16AFB311" w14:textId="77777777" w:rsidR="00FD5749" w:rsidRDefault="00FD5749">
      <w:pPr>
        <w:pStyle w:val="alt"/>
        <w:numPr>
          <w:ilvl w:val="0"/>
          <w:numId w:val="31"/>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System.out.println(</w:t>
      </w:r>
      <w:r>
        <w:rPr>
          <w:rStyle w:val="number"/>
          <w:rFonts w:ascii="inter-regular" w:hAnsi="inter-regular"/>
          <w:color w:val="C00000"/>
          <w:bdr w:val="none" w:sz="0" w:space="0" w:color="auto" w:frame="1"/>
        </w:rPr>
        <w:t>10</w:t>
      </w:r>
      <w:r>
        <w:rPr>
          <w:rFonts w:ascii="inter-regular" w:hAnsi="inter-regular"/>
          <w:color w:val="000000"/>
          <w:bdr w:val="none" w:sz="0" w:space="0" w:color="auto" w:frame="1"/>
        </w:rPr>
        <w:t>*</w:t>
      </w:r>
      <w:r>
        <w:rPr>
          <w:rStyle w:val="number"/>
          <w:rFonts w:ascii="inter-regular" w:hAnsi="inter-regular"/>
          <w:color w:val="C00000"/>
          <w:bdr w:val="none" w:sz="0" w:space="0" w:color="auto" w:frame="1"/>
        </w:rPr>
        <w:t>10</w:t>
      </w:r>
      <w:r>
        <w:rPr>
          <w:rFonts w:ascii="inter-regular" w:hAnsi="inter-regular"/>
          <w:color w:val="000000"/>
          <w:bdr w:val="none" w:sz="0" w:space="0" w:color="auto" w:frame="1"/>
        </w:rPr>
        <w:t>/</w:t>
      </w:r>
      <w:r>
        <w:rPr>
          <w:rStyle w:val="number"/>
          <w:rFonts w:ascii="inter-regular" w:hAnsi="inter-regular"/>
          <w:color w:val="C00000"/>
          <w:bdr w:val="none" w:sz="0" w:space="0" w:color="auto" w:frame="1"/>
        </w:rPr>
        <w:t>5</w:t>
      </w:r>
      <w:r>
        <w:rPr>
          <w:rFonts w:ascii="inter-regular" w:hAnsi="inter-regular"/>
          <w:color w:val="000000"/>
          <w:bdr w:val="none" w:sz="0" w:space="0" w:color="auto" w:frame="1"/>
        </w:rPr>
        <w:t>+</w:t>
      </w:r>
      <w:r>
        <w:rPr>
          <w:rStyle w:val="number"/>
          <w:rFonts w:ascii="inter-regular" w:hAnsi="inter-regular"/>
          <w:color w:val="C00000"/>
          <w:bdr w:val="none" w:sz="0" w:space="0" w:color="auto" w:frame="1"/>
        </w:rPr>
        <w:t>3</w:t>
      </w:r>
      <w:r>
        <w:rPr>
          <w:rFonts w:ascii="inter-regular" w:hAnsi="inter-regular"/>
          <w:color w:val="000000"/>
          <w:bdr w:val="none" w:sz="0" w:space="0" w:color="auto" w:frame="1"/>
        </w:rPr>
        <w:t>-</w:t>
      </w:r>
      <w:r>
        <w:rPr>
          <w:rStyle w:val="number"/>
          <w:rFonts w:ascii="inter-regular" w:hAnsi="inter-regular"/>
          <w:color w:val="C00000"/>
          <w:bdr w:val="none" w:sz="0" w:space="0" w:color="auto" w:frame="1"/>
        </w:rPr>
        <w:t>1</w:t>
      </w:r>
      <w:r>
        <w:rPr>
          <w:rFonts w:ascii="inter-regular" w:hAnsi="inter-regular"/>
          <w:color w:val="000000"/>
          <w:bdr w:val="none" w:sz="0" w:space="0" w:color="auto" w:frame="1"/>
        </w:rPr>
        <w:t>*</w:t>
      </w:r>
      <w:r>
        <w:rPr>
          <w:rStyle w:val="number"/>
          <w:rFonts w:ascii="inter-regular" w:hAnsi="inter-regular"/>
          <w:color w:val="C00000"/>
          <w:bdr w:val="none" w:sz="0" w:space="0" w:color="auto" w:frame="1"/>
        </w:rPr>
        <w:t>4</w:t>
      </w:r>
      <w:r>
        <w:rPr>
          <w:rFonts w:ascii="inter-regular" w:hAnsi="inter-regular"/>
          <w:color w:val="000000"/>
          <w:bdr w:val="none" w:sz="0" w:space="0" w:color="auto" w:frame="1"/>
        </w:rPr>
        <w:t>/</w:t>
      </w:r>
      <w:r>
        <w:rPr>
          <w:rStyle w:val="number"/>
          <w:rFonts w:ascii="inter-regular" w:hAnsi="inter-regular"/>
          <w:color w:val="C00000"/>
          <w:bdr w:val="none" w:sz="0" w:space="0" w:color="auto" w:frame="1"/>
        </w:rPr>
        <w:t>2</w:t>
      </w:r>
      <w:r>
        <w:rPr>
          <w:rFonts w:ascii="inter-regular" w:hAnsi="inter-regular"/>
          <w:color w:val="000000"/>
          <w:bdr w:val="none" w:sz="0" w:space="0" w:color="auto" w:frame="1"/>
        </w:rPr>
        <w:t>);  </w:t>
      </w:r>
    </w:p>
    <w:p w14:paraId="6D754321" w14:textId="77777777" w:rsidR="00FD5749" w:rsidRDefault="00FD5749">
      <w:pPr>
        <w:numPr>
          <w:ilvl w:val="0"/>
          <w:numId w:val="31"/>
        </w:numPr>
        <w:spacing w:after="0" w:line="375" w:lineRule="atLeast"/>
        <w:jc w:val="both"/>
        <w:rPr>
          <w:rFonts w:ascii="inter-regular" w:hAnsi="inter-regular"/>
          <w:color w:val="000000"/>
        </w:rPr>
      </w:pPr>
      <w:r>
        <w:rPr>
          <w:rFonts w:ascii="inter-regular" w:hAnsi="inter-regular"/>
          <w:color w:val="000000"/>
          <w:bdr w:val="none" w:sz="0" w:space="0" w:color="auto" w:frame="1"/>
        </w:rPr>
        <w:t>}}  </w:t>
      </w:r>
    </w:p>
    <w:p w14:paraId="469D2C6B" w14:textId="77777777" w:rsidR="00FD5749" w:rsidRDefault="00FD5749" w:rsidP="00FD5749">
      <w:pPr>
        <w:pStyle w:val="NormalWeb"/>
        <w:shd w:val="clear" w:color="auto" w:fill="FFFFFF"/>
        <w:jc w:val="both"/>
        <w:rPr>
          <w:rFonts w:ascii="inter-regular" w:hAnsi="inter-regular"/>
          <w:color w:val="333333"/>
        </w:rPr>
      </w:pPr>
      <w:r>
        <w:rPr>
          <w:rStyle w:val="Strong"/>
          <w:rFonts w:ascii="Segoe UI" w:hAnsi="Segoe UI" w:cs="Segoe UI"/>
          <w:color w:val="333333"/>
        </w:rPr>
        <w:t>Output:</w:t>
      </w:r>
    </w:p>
    <w:p w14:paraId="16BDE036" w14:textId="77777777" w:rsidR="00FD5749" w:rsidRDefault="00FD5749" w:rsidP="00FD5749">
      <w:pPr>
        <w:pStyle w:val="HTMLPreformatted"/>
        <w:shd w:val="clear" w:color="auto" w:fill="EEEEEE"/>
        <w:jc w:val="both"/>
        <w:rPr>
          <w:color w:val="535559"/>
        </w:rPr>
      </w:pPr>
      <w:r>
        <w:rPr>
          <w:color w:val="535559"/>
        </w:rPr>
        <w:t>21</w:t>
      </w:r>
    </w:p>
    <w:p w14:paraId="0D4F3B35" w14:textId="77777777" w:rsidR="00FD5749" w:rsidRDefault="00FD5749" w:rsidP="00FD5749">
      <w:pPr>
        <w:pStyle w:val="Heading3"/>
        <w:shd w:val="clear" w:color="auto" w:fill="FFFFFF"/>
        <w:spacing w:line="312" w:lineRule="atLeast"/>
        <w:jc w:val="both"/>
        <w:rPr>
          <w:rFonts w:ascii="Helvetica" w:hAnsi="Helvetica"/>
          <w:color w:val="610B4B"/>
          <w:sz w:val="32"/>
          <w:szCs w:val="32"/>
        </w:rPr>
      </w:pPr>
      <w:r>
        <w:rPr>
          <w:rFonts w:ascii="Helvetica" w:hAnsi="Helvetica"/>
          <w:b/>
          <w:bCs/>
          <w:color w:val="610B4B"/>
          <w:sz w:val="32"/>
          <w:szCs w:val="32"/>
        </w:rPr>
        <w:t>Java Left Shift Operator</w:t>
      </w:r>
    </w:p>
    <w:p w14:paraId="339F0D96" w14:textId="77777777" w:rsidR="00FD5749" w:rsidRDefault="00FD5749" w:rsidP="00FD5749">
      <w:pPr>
        <w:pStyle w:val="NormalWeb"/>
        <w:shd w:val="clear" w:color="auto" w:fill="FFFFFF"/>
        <w:jc w:val="both"/>
        <w:rPr>
          <w:rFonts w:ascii="inter-regular" w:hAnsi="inter-regular"/>
          <w:color w:val="333333"/>
        </w:rPr>
      </w:pPr>
      <w:r>
        <w:rPr>
          <w:rFonts w:ascii="inter-regular" w:hAnsi="inter-regular"/>
          <w:color w:val="333333"/>
        </w:rPr>
        <w:t>The Java left shift operator &lt;&lt; is used to shift all of the bits in a value to the left side of a specified number of times.</w:t>
      </w:r>
    </w:p>
    <w:p w14:paraId="77D90935" w14:textId="77777777" w:rsidR="00FD5749" w:rsidRDefault="00FD5749" w:rsidP="00FD5749">
      <w:pPr>
        <w:pStyle w:val="Heading3"/>
        <w:shd w:val="clear" w:color="auto" w:fill="FFFFFF"/>
        <w:spacing w:line="312" w:lineRule="atLeast"/>
        <w:jc w:val="both"/>
        <w:rPr>
          <w:rFonts w:ascii="Helvetica" w:hAnsi="Helvetica"/>
          <w:color w:val="610B4B"/>
          <w:sz w:val="32"/>
          <w:szCs w:val="32"/>
        </w:rPr>
      </w:pPr>
      <w:r>
        <w:rPr>
          <w:rFonts w:ascii="Helvetica" w:hAnsi="Helvetica"/>
          <w:b/>
          <w:bCs/>
          <w:color w:val="610B4B"/>
          <w:sz w:val="32"/>
          <w:szCs w:val="32"/>
        </w:rPr>
        <w:t>Java Left Shift Operator Example</w:t>
      </w:r>
    </w:p>
    <w:p w14:paraId="5C432EAA" w14:textId="77777777" w:rsidR="00FD5749" w:rsidRDefault="00FD5749">
      <w:pPr>
        <w:pStyle w:val="alt"/>
        <w:numPr>
          <w:ilvl w:val="0"/>
          <w:numId w:val="32"/>
        </w:numPr>
        <w:spacing w:before="0" w:beforeAutospacing="0" w:after="0" w:afterAutospacing="0" w:line="375" w:lineRule="atLeast"/>
        <w:jc w:val="both"/>
        <w:rPr>
          <w:rFonts w:ascii="inter-regular" w:hAnsi="inter-regular"/>
          <w:color w:val="000000"/>
        </w:rPr>
      </w:pPr>
      <w:r>
        <w:rPr>
          <w:rStyle w:val="keyword"/>
          <w:rFonts w:ascii="inter-regular" w:hAnsi="inter-regular"/>
          <w:b/>
          <w:bCs/>
          <w:color w:val="006699"/>
          <w:bdr w:val="none" w:sz="0" w:space="0" w:color="auto" w:frame="1"/>
        </w:rPr>
        <w:t>public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class</w:t>
      </w:r>
      <w:r>
        <w:rPr>
          <w:rFonts w:ascii="inter-regular" w:hAnsi="inter-regular"/>
          <w:color w:val="000000"/>
          <w:bdr w:val="none" w:sz="0" w:space="0" w:color="auto" w:frame="1"/>
        </w:rPr>
        <w:t> OperatorExample{  </w:t>
      </w:r>
    </w:p>
    <w:p w14:paraId="186205B4" w14:textId="77777777" w:rsidR="00FD5749" w:rsidRDefault="00FD5749">
      <w:pPr>
        <w:numPr>
          <w:ilvl w:val="0"/>
          <w:numId w:val="32"/>
        </w:numPr>
        <w:spacing w:after="0" w:line="375" w:lineRule="atLeast"/>
        <w:jc w:val="both"/>
        <w:rPr>
          <w:rFonts w:ascii="inter-regular" w:hAnsi="inter-regular"/>
          <w:color w:val="000000"/>
        </w:rPr>
      </w:pPr>
      <w:r>
        <w:rPr>
          <w:rStyle w:val="keyword"/>
          <w:rFonts w:ascii="inter-regular" w:hAnsi="inter-regular"/>
          <w:b/>
          <w:bCs/>
          <w:color w:val="006699"/>
          <w:bdr w:val="none" w:sz="0" w:space="0" w:color="auto" w:frame="1"/>
        </w:rPr>
        <w:t>public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static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void</w:t>
      </w:r>
      <w:r>
        <w:rPr>
          <w:rFonts w:ascii="inter-regular" w:hAnsi="inter-regular"/>
          <w:color w:val="000000"/>
          <w:bdr w:val="none" w:sz="0" w:space="0" w:color="auto" w:frame="1"/>
        </w:rPr>
        <w:t> main(String args[]){  </w:t>
      </w:r>
    </w:p>
    <w:p w14:paraId="03818AFC" w14:textId="77777777" w:rsidR="00FD5749" w:rsidRDefault="00FD5749">
      <w:pPr>
        <w:pStyle w:val="alt"/>
        <w:numPr>
          <w:ilvl w:val="0"/>
          <w:numId w:val="32"/>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System.out.println(</w:t>
      </w:r>
      <w:r>
        <w:rPr>
          <w:rStyle w:val="number"/>
          <w:rFonts w:ascii="inter-regular" w:hAnsi="inter-regular"/>
          <w:color w:val="C00000"/>
          <w:bdr w:val="none" w:sz="0" w:space="0" w:color="auto" w:frame="1"/>
        </w:rPr>
        <w:t>10</w:t>
      </w:r>
      <w:r>
        <w:rPr>
          <w:rFonts w:ascii="inter-regular" w:hAnsi="inter-regular"/>
          <w:color w:val="000000"/>
          <w:bdr w:val="none" w:sz="0" w:space="0" w:color="auto" w:frame="1"/>
        </w:rPr>
        <w:t>&lt;&lt;</w:t>
      </w:r>
      <w:r>
        <w:rPr>
          <w:rStyle w:val="number"/>
          <w:rFonts w:ascii="inter-regular" w:hAnsi="inter-regular"/>
          <w:color w:val="C00000"/>
          <w:bdr w:val="none" w:sz="0" w:space="0" w:color="auto" w:frame="1"/>
        </w:rPr>
        <w:t>2</w:t>
      </w:r>
      <w:r>
        <w:rPr>
          <w:rFonts w:ascii="inter-regular" w:hAnsi="inter-regular"/>
          <w:color w:val="000000"/>
          <w:bdr w:val="none" w:sz="0" w:space="0" w:color="auto" w:frame="1"/>
        </w:rPr>
        <w:t>);</w:t>
      </w:r>
      <w:r>
        <w:rPr>
          <w:rStyle w:val="comment"/>
          <w:rFonts w:ascii="inter-regular" w:hAnsi="inter-regular"/>
          <w:color w:val="008200"/>
          <w:bdr w:val="none" w:sz="0" w:space="0" w:color="auto" w:frame="1"/>
        </w:rPr>
        <w:t>//10*2^2=10*4=40</w:t>
      </w:r>
      <w:r>
        <w:rPr>
          <w:rFonts w:ascii="inter-regular" w:hAnsi="inter-regular"/>
          <w:color w:val="000000"/>
          <w:bdr w:val="none" w:sz="0" w:space="0" w:color="auto" w:frame="1"/>
        </w:rPr>
        <w:t>  </w:t>
      </w:r>
    </w:p>
    <w:p w14:paraId="1BBD88B1" w14:textId="77777777" w:rsidR="00FD5749" w:rsidRDefault="00FD5749">
      <w:pPr>
        <w:numPr>
          <w:ilvl w:val="0"/>
          <w:numId w:val="32"/>
        </w:numPr>
        <w:spacing w:after="0" w:line="375" w:lineRule="atLeast"/>
        <w:jc w:val="both"/>
        <w:rPr>
          <w:rFonts w:ascii="inter-regular" w:hAnsi="inter-regular"/>
          <w:color w:val="000000"/>
        </w:rPr>
      </w:pPr>
      <w:r>
        <w:rPr>
          <w:rFonts w:ascii="inter-regular" w:hAnsi="inter-regular"/>
          <w:color w:val="000000"/>
          <w:bdr w:val="none" w:sz="0" w:space="0" w:color="auto" w:frame="1"/>
        </w:rPr>
        <w:t>System.out.println(</w:t>
      </w:r>
      <w:r>
        <w:rPr>
          <w:rStyle w:val="number"/>
          <w:rFonts w:ascii="inter-regular" w:hAnsi="inter-regular"/>
          <w:color w:val="C00000"/>
          <w:bdr w:val="none" w:sz="0" w:space="0" w:color="auto" w:frame="1"/>
        </w:rPr>
        <w:t>10</w:t>
      </w:r>
      <w:r>
        <w:rPr>
          <w:rFonts w:ascii="inter-regular" w:hAnsi="inter-regular"/>
          <w:color w:val="000000"/>
          <w:bdr w:val="none" w:sz="0" w:space="0" w:color="auto" w:frame="1"/>
        </w:rPr>
        <w:t>&lt;&lt;</w:t>
      </w:r>
      <w:r>
        <w:rPr>
          <w:rStyle w:val="number"/>
          <w:rFonts w:ascii="inter-regular" w:hAnsi="inter-regular"/>
          <w:color w:val="C00000"/>
          <w:bdr w:val="none" w:sz="0" w:space="0" w:color="auto" w:frame="1"/>
        </w:rPr>
        <w:t>3</w:t>
      </w:r>
      <w:r>
        <w:rPr>
          <w:rFonts w:ascii="inter-regular" w:hAnsi="inter-regular"/>
          <w:color w:val="000000"/>
          <w:bdr w:val="none" w:sz="0" w:space="0" w:color="auto" w:frame="1"/>
        </w:rPr>
        <w:t>);</w:t>
      </w:r>
      <w:r>
        <w:rPr>
          <w:rStyle w:val="comment"/>
          <w:rFonts w:ascii="inter-regular" w:hAnsi="inter-regular"/>
          <w:color w:val="008200"/>
          <w:bdr w:val="none" w:sz="0" w:space="0" w:color="auto" w:frame="1"/>
        </w:rPr>
        <w:t>//10*2^3=10*8=80</w:t>
      </w:r>
      <w:r>
        <w:rPr>
          <w:rFonts w:ascii="inter-regular" w:hAnsi="inter-regular"/>
          <w:color w:val="000000"/>
          <w:bdr w:val="none" w:sz="0" w:space="0" w:color="auto" w:frame="1"/>
        </w:rPr>
        <w:t>  </w:t>
      </w:r>
    </w:p>
    <w:p w14:paraId="5131A90B" w14:textId="77777777" w:rsidR="00FD5749" w:rsidRDefault="00FD5749">
      <w:pPr>
        <w:pStyle w:val="alt"/>
        <w:numPr>
          <w:ilvl w:val="0"/>
          <w:numId w:val="32"/>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System.out.println(</w:t>
      </w:r>
      <w:r>
        <w:rPr>
          <w:rStyle w:val="number"/>
          <w:rFonts w:ascii="inter-regular" w:hAnsi="inter-regular"/>
          <w:color w:val="C00000"/>
          <w:bdr w:val="none" w:sz="0" w:space="0" w:color="auto" w:frame="1"/>
        </w:rPr>
        <w:t>20</w:t>
      </w:r>
      <w:r>
        <w:rPr>
          <w:rFonts w:ascii="inter-regular" w:hAnsi="inter-regular"/>
          <w:color w:val="000000"/>
          <w:bdr w:val="none" w:sz="0" w:space="0" w:color="auto" w:frame="1"/>
        </w:rPr>
        <w:t>&lt;&lt;</w:t>
      </w:r>
      <w:r>
        <w:rPr>
          <w:rStyle w:val="number"/>
          <w:rFonts w:ascii="inter-regular" w:hAnsi="inter-regular"/>
          <w:color w:val="C00000"/>
          <w:bdr w:val="none" w:sz="0" w:space="0" w:color="auto" w:frame="1"/>
        </w:rPr>
        <w:t>2</w:t>
      </w:r>
      <w:r>
        <w:rPr>
          <w:rFonts w:ascii="inter-regular" w:hAnsi="inter-regular"/>
          <w:color w:val="000000"/>
          <w:bdr w:val="none" w:sz="0" w:space="0" w:color="auto" w:frame="1"/>
        </w:rPr>
        <w:t>);</w:t>
      </w:r>
      <w:r>
        <w:rPr>
          <w:rStyle w:val="comment"/>
          <w:rFonts w:ascii="inter-regular" w:hAnsi="inter-regular"/>
          <w:color w:val="008200"/>
          <w:bdr w:val="none" w:sz="0" w:space="0" w:color="auto" w:frame="1"/>
        </w:rPr>
        <w:t>//20*2^2=20*4=80</w:t>
      </w:r>
      <w:r>
        <w:rPr>
          <w:rFonts w:ascii="inter-regular" w:hAnsi="inter-regular"/>
          <w:color w:val="000000"/>
          <w:bdr w:val="none" w:sz="0" w:space="0" w:color="auto" w:frame="1"/>
        </w:rPr>
        <w:t>  </w:t>
      </w:r>
    </w:p>
    <w:p w14:paraId="792EF46B" w14:textId="77777777" w:rsidR="00FD5749" w:rsidRDefault="00FD5749">
      <w:pPr>
        <w:numPr>
          <w:ilvl w:val="0"/>
          <w:numId w:val="32"/>
        </w:numPr>
        <w:spacing w:after="0" w:line="375" w:lineRule="atLeast"/>
        <w:jc w:val="both"/>
        <w:rPr>
          <w:rFonts w:ascii="inter-regular" w:hAnsi="inter-regular"/>
          <w:color w:val="000000"/>
        </w:rPr>
      </w:pPr>
      <w:r>
        <w:rPr>
          <w:rFonts w:ascii="inter-regular" w:hAnsi="inter-regular"/>
          <w:color w:val="000000"/>
          <w:bdr w:val="none" w:sz="0" w:space="0" w:color="auto" w:frame="1"/>
        </w:rPr>
        <w:t>System.out.println(</w:t>
      </w:r>
      <w:r>
        <w:rPr>
          <w:rStyle w:val="number"/>
          <w:rFonts w:ascii="inter-regular" w:hAnsi="inter-regular"/>
          <w:color w:val="C00000"/>
          <w:bdr w:val="none" w:sz="0" w:space="0" w:color="auto" w:frame="1"/>
        </w:rPr>
        <w:t>15</w:t>
      </w:r>
      <w:r>
        <w:rPr>
          <w:rFonts w:ascii="inter-regular" w:hAnsi="inter-regular"/>
          <w:color w:val="000000"/>
          <w:bdr w:val="none" w:sz="0" w:space="0" w:color="auto" w:frame="1"/>
        </w:rPr>
        <w:t>&lt;&lt;</w:t>
      </w:r>
      <w:r>
        <w:rPr>
          <w:rStyle w:val="number"/>
          <w:rFonts w:ascii="inter-regular" w:hAnsi="inter-regular"/>
          <w:color w:val="C00000"/>
          <w:bdr w:val="none" w:sz="0" w:space="0" w:color="auto" w:frame="1"/>
        </w:rPr>
        <w:t>4</w:t>
      </w:r>
      <w:r>
        <w:rPr>
          <w:rFonts w:ascii="inter-regular" w:hAnsi="inter-regular"/>
          <w:color w:val="000000"/>
          <w:bdr w:val="none" w:sz="0" w:space="0" w:color="auto" w:frame="1"/>
        </w:rPr>
        <w:t>);</w:t>
      </w:r>
      <w:r>
        <w:rPr>
          <w:rStyle w:val="comment"/>
          <w:rFonts w:ascii="inter-regular" w:hAnsi="inter-regular"/>
          <w:color w:val="008200"/>
          <w:bdr w:val="none" w:sz="0" w:space="0" w:color="auto" w:frame="1"/>
        </w:rPr>
        <w:t>//15*2^4=15*16=240</w:t>
      </w:r>
      <w:r>
        <w:rPr>
          <w:rFonts w:ascii="inter-regular" w:hAnsi="inter-regular"/>
          <w:color w:val="000000"/>
          <w:bdr w:val="none" w:sz="0" w:space="0" w:color="auto" w:frame="1"/>
        </w:rPr>
        <w:t>  </w:t>
      </w:r>
    </w:p>
    <w:p w14:paraId="19639C84" w14:textId="77777777" w:rsidR="00FD5749" w:rsidRDefault="00FD5749">
      <w:pPr>
        <w:pStyle w:val="alt"/>
        <w:numPr>
          <w:ilvl w:val="0"/>
          <w:numId w:val="32"/>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w:t>
      </w:r>
    </w:p>
    <w:p w14:paraId="1D78404F" w14:textId="77777777" w:rsidR="00FD5749" w:rsidRDefault="00FD5749" w:rsidP="00FD5749">
      <w:pPr>
        <w:pStyle w:val="NormalWeb"/>
        <w:shd w:val="clear" w:color="auto" w:fill="FFFFFF"/>
        <w:jc w:val="both"/>
        <w:rPr>
          <w:rFonts w:ascii="inter-regular" w:hAnsi="inter-regular"/>
          <w:color w:val="333333"/>
        </w:rPr>
      </w:pPr>
      <w:r>
        <w:rPr>
          <w:rStyle w:val="Strong"/>
          <w:rFonts w:ascii="Segoe UI" w:hAnsi="Segoe UI" w:cs="Segoe UI"/>
          <w:color w:val="333333"/>
        </w:rPr>
        <w:t>Output:</w:t>
      </w:r>
    </w:p>
    <w:p w14:paraId="2947CDB3" w14:textId="77777777" w:rsidR="00FD5749" w:rsidRDefault="00FD5749" w:rsidP="00FD5749">
      <w:pPr>
        <w:pStyle w:val="HTMLPreformatted"/>
        <w:shd w:val="clear" w:color="auto" w:fill="EEEEEE"/>
        <w:jc w:val="both"/>
        <w:rPr>
          <w:color w:val="535559"/>
        </w:rPr>
      </w:pPr>
      <w:r>
        <w:rPr>
          <w:color w:val="535559"/>
        </w:rPr>
        <w:t>40</w:t>
      </w:r>
    </w:p>
    <w:p w14:paraId="42AB0BF1" w14:textId="77777777" w:rsidR="00FD5749" w:rsidRDefault="00FD5749" w:rsidP="00FD5749">
      <w:pPr>
        <w:pStyle w:val="HTMLPreformatted"/>
        <w:shd w:val="clear" w:color="auto" w:fill="EEEEEE"/>
        <w:jc w:val="both"/>
        <w:rPr>
          <w:color w:val="535559"/>
        </w:rPr>
      </w:pPr>
      <w:r>
        <w:rPr>
          <w:color w:val="535559"/>
        </w:rPr>
        <w:t>80</w:t>
      </w:r>
    </w:p>
    <w:p w14:paraId="36F5F411" w14:textId="77777777" w:rsidR="00FD5749" w:rsidRDefault="00FD5749" w:rsidP="00FD5749">
      <w:pPr>
        <w:pStyle w:val="HTMLPreformatted"/>
        <w:shd w:val="clear" w:color="auto" w:fill="EEEEEE"/>
        <w:jc w:val="both"/>
        <w:rPr>
          <w:color w:val="535559"/>
        </w:rPr>
      </w:pPr>
      <w:r>
        <w:rPr>
          <w:color w:val="535559"/>
        </w:rPr>
        <w:t>80</w:t>
      </w:r>
    </w:p>
    <w:p w14:paraId="14A11003" w14:textId="77777777" w:rsidR="00FD5749" w:rsidRDefault="00FD5749" w:rsidP="00FD5749">
      <w:pPr>
        <w:pStyle w:val="HTMLPreformatted"/>
        <w:shd w:val="clear" w:color="auto" w:fill="EEEEEE"/>
        <w:jc w:val="both"/>
        <w:rPr>
          <w:color w:val="535559"/>
        </w:rPr>
      </w:pPr>
      <w:r>
        <w:rPr>
          <w:color w:val="535559"/>
        </w:rPr>
        <w:t>240</w:t>
      </w:r>
    </w:p>
    <w:p w14:paraId="01F002C8" w14:textId="77777777" w:rsidR="00FD5749" w:rsidRDefault="00FD5749" w:rsidP="00FD5749">
      <w:pPr>
        <w:pStyle w:val="Heading3"/>
        <w:shd w:val="clear" w:color="auto" w:fill="FFFFFF"/>
        <w:spacing w:line="312" w:lineRule="atLeast"/>
        <w:jc w:val="both"/>
        <w:rPr>
          <w:rFonts w:ascii="Helvetica" w:hAnsi="Helvetica"/>
          <w:color w:val="610B4B"/>
          <w:sz w:val="32"/>
          <w:szCs w:val="32"/>
        </w:rPr>
      </w:pPr>
      <w:r>
        <w:rPr>
          <w:rFonts w:ascii="Helvetica" w:hAnsi="Helvetica"/>
          <w:b/>
          <w:bCs/>
          <w:color w:val="610B4B"/>
          <w:sz w:val="32"/>
          <w:szCs w:val="32"/>
        </w:rPr>
        <w:t>Java Right Shift Operator</w:t>
      </w:r>
    </w:p>
    <w:p w14:paraId="6FA77544" w14:textId="77777777" w:rsidR="00FD5749" w:rsidRDefault="00FD5749" w:rsidP="00FD5749">
      <w:pPr>
        <w:pStyle w:val="NormalWeb"/>
        <w:shd w:val="clear" w:color="auto" w:fill="FFFFFF"/>
        <w:jc w:val="both"/>
        <w:rPr>
          <w:rFonts w:ascii="inter-regular" w:hAnsi="inter-regular"/>
          <w:color w:val="333333"/>
        </w:rPr>
      </w:pPr>
      <w:r>
        <w:rPr>
          <w:rFonts w:ascii="inter-regular" w:hAnsi="inter-regular"/>
          <w:color w:val="333333"/>
        </w:rPr>
        <w:t>The Java right shift operator &gt;&gt; is used to move the value of the left operand to right by the number of bits specified by the right operand.</w:t>
      </w:r>
    </w:p>
    <w:p w14:paraId="064A9DE8" w14:textId="77777777" w:rsidR="00FD5749" w:rsidRDefault="00FD5749" w:rsidP="00FD5749">
      <w:pPr>
        <w:pStyle w:val="Heading3"/>
        <w:shd w:val="clear" w:color="auto" w:fill="FFFFFF"/>
        <w:spacing w:line="312" w:lineRule="atLeast"/>
        <w:jc w:val="both"/>
        <w:rPr>
          <w:rFonts w:ascii="Helvetica" w:hAnsi="Helvetica"/>
          <w:color w:val="610B4B"/>
          <w:sz w:val="32"/>
          <w:szCs w:val="32"/>
        </w:rPr>
      </w:pPr>
      <w:r>
        <w:rPr>
          <w:rFonts w:ascii="Helvetica" w:hAnsi="Helvetica"/>
          <w:b/>
          <w:bCs/>
          <w:color w:val="610B4B"/>
          <w:sz w:val="32"/>
          <w:szCs w:val="32"/>
        </w:rPr>
        <w:lastRenderedPageBreak/>
        <w:t>Java Right Shift Operator Example</w:t>
      </w:r>
    </w:p>
    <w:p w14:paraId="77987C8F" w14:textId="77777777" w:rsidR="00FD5749" w:rsidRDefault="00FD5749">
      <w:pPr>
        <w:pStyle w:val="alt"/>
        <w:numPr>
          <w:ilvl w:val="0"/>
          <w:numId w:val="33"/>
        </w:numPr>
        <w:spacing w:before="0" w:beforeAutospacing="0" w:after="0" w:afterAutospacing="0" w:line="375" w:lineRule="atLeast"/>
        <w:jc w:val="both"/>
        <w:rPr>
          <w:rFonts w:ascii="inter-regular" w:hAnsi="inter-regular"/>
          <w:color w:val="000000"/>
        </w:rPr>
      </w:pPr>
      <w:r>
        <w:rPr>
          <w:rStyle w:val="keyword"/>
          <w:rFonts w:ascii="inter-regular" w:hAnsi="inter-regular"/>
          <w:b/>
          <w:bCs/>
          <w:color w:val="006699"/>
          <w:bdr w:val="none" w:sz="0" w:space="0" w:color="auto" w:frame="1"/>
        </w:rPr>
        <w:t>public</w:t>
      </w:r>
      <w:r>
        <w:rPr>
          <w:rFonts w:ascii="inter-regular" w:hAnsi="inter-regular"/>
          <w:color w:val="000000"/>
          <w:bdr w:val="none" w:sz="0" w:space="0" w:color="auto" w:frame="1"/>
        </w:rPr>
        <w:t> OperatorExample{  </w:t>
      </w:r>
    </w:p>
    <w:p w14:paraId="2FEF6B64" w14:textId="77777777" w:rsidR="00FD5749" w:rsidRDefault="00FD5749">
      <w:pPr>
        <w:numPr>
          <w:ilvl w:val="0"/>
          <w:numId w:val="33"/>
        </w:numPr>
        <w:spacing w:after="0" w:line="375" w:lineRule="atLeast"/>
        <w:jc w:val="both"/>
        <w:rPr>
          <w:rFonts w:ascii="inter-regular" w:hAnsi="inter-regular"/>
          <w:color w:val="000000"/>
        </w:rPr>
      </w:pPr>
      <w:r>
        <w:rPr>
          <w:rStyle w:val="keyword"/>
          <w:rFonts w:ascii="inter-regular" w:hAnsi="inter-regular"/>
          <w:b/>
          <w:bCs/>
          <w:color w:val="006699"/>
          <w:bdr w:val="none" w:sz="0" w:space="0" w:color="auto" w:frame="1"/>
        </w:rPr>
        <w:t>public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static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void</w:t>
      </w:r>
      <w:r>
        <w:rPr>
          <w:rFonts w:ascii="inter-regular" w:hAnsi="inter-regular"/>
          <w:color w:val="000000"/>
          <w:bdr w:val="none" w:sz="0" w:space="0" w:color="auto" w:frame="1"/>
        </w:rPr>
        <w:t> main(String args[]){  </w:t>
      </w:r>
    </w:p>
    <w:p w14:paraId="0EF7B578" w14:textId="77777777" w:rsidR="00FD5749" w:rsidRDefault="00FD5749">
      <w:pPr>
        <w:pStyle w:val="alt"/>
        <w:numPr>
          <w:ilvl w:val="0"/>
          <w:numId w:val="33"/>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System.out.println(</w:t>
      </w:r>
      <w:r>
        <w:rPr>
          <w:rStyle w:val="number"/>
          <w:rFonts w:ascii="inter-regular" w:hAnsi="inter-regular"/>
          <w:color w:val="C00000"/>
          <w:bdr w:val="none" w:sz="0" w:space="0" w:color="auto" w:frame="1"/>
        </w:rPr>
        <w:t>10</w:t>
      </w:r>
      <w:r>
        <w:rPr>
          <w:rFonts w:ascii="inter-regular" w:hAnsi="inter-regular"/>
          <w:color w:val="000000"/>
          <w:bdr w:val="none" w:sz="0" w:space="0" w:color="auto" w:frame="1"/>
        </w:rPr>
        <w:t>&gt;&gt;</w:t>
      </w:r>
      <w:r>
        <w:rPr>
          <w:rStyle w:val="number"/>
          <w:rFonts w:ascii="inter-regular" w:hAnsi="inter-regular"/>
          <w:color w:val="C00000"/>
          <w:bdr w:val="none" w:sz="0" w:space="0" w:color="auto" w:frame="1"/>
        </w:rPr>
        <w:t>2</w:t>
      </w:r>
      <w:r>
        <w:rPr>
          <w:rFonts w:ascii="inter-regular" w:hAnsi="inter-regular"/>
          <w:color w:val="000000"/>
          <w:bdr w:val="none" w:sz="0" w:space="0" w:color="auto" w:frame="1"/>
        </w:rPr>
        <w:t>);</w:t>
      </w:r>
      <w:r>
        <w:rPr>
          <w:rStyle w:val="comment"/>
          <w:rFonts w:ascii="inter-regular" w:hAnsi="inter-regular"/>
          <w:color w:val="008200"/>
          <w:bdr w:val="none" w:sz="0" w:space="0" w:color="auto" w:frame="1"/>
        </w:rPr>
        <w:t>//10/2^2=10/4=2</w:t>
      </w:r>
      <w:r>
        <w:rPr>
          <w:rFonts w:ascii="inter-regular" w:hAnsi="inter-regular"/>
          <w:color w:val="000000"/>
          <w:bdr w:val="none" w:sz="0" w:space="0" w:color="auto" w:frame="1"/>
        </w:rPr>
        <w:t>  </w:t>
      </w:r>
    </w:p>
    <w:p w14:paraId="4FF983C6" w14:textId="77777777" w:rsidR="00FD5749" w:rsidRDefault="00FD5749">
      <w:pPr>
        <w:numPr>
          <w:ilvl w:val="0"/>
          <w:numId w:val="33"/>
        </w:numPr>
        <w:spacing w:after="0" w:line="375" w:lineRule="atLeast"/>
        <w:jc w:val="both"/>
        <w:rPr>
          <w:rFonts w:ascii="inter-regular" w:hAnsi="inter-regular"/>
          <w:color w:val="000000"/>
        </w:rPr>
      </w:pPr>
      <w:r>
        <w:rPr>
          <w:rFonts w:ascii="inter-regular" w:hAnsi="inter-regular"/>
          <w:color w:val="000000"/>
          <w:bdr w:val="none" w:sz="0" w:space="0" w:color="auto" w:frame="1"/>
        </w:rPr>
        <w:t>System.out.println(</w:t>
      </w:r>
      <w:r>
        <w:rPr>
          <w:rStyle w:val="number"/>
          <w:rFonts w:ascii="inter-regular" w:hAnsi="inter-regular"/>
          <w:color w:val="C00000"/>
          <w:bdr w:val="none" w:sz="0" w:space="0" w:color="auto" w:frame="1"/>
        </w:rPr>
        <w:t>20</w:t>
      </w:r>
      <w:r>
        <w:rPr>
          <w:rFonts w:ascii="inter-regular" w:hAnsi="inter-regular"/>
          <w:color w:val="000000"/>
          <w:bdr w:val="none" w:sz="0" w:space="0" w:color="auto" w:frame="1"/>
        </w:rPr>
        <w:t>&gt;&gt;</w:t>
      </w:r>
      <w:r>
        <w:rPr>
          <w:rStyle w:val="number"/>
          <w:rFonts w:ascii="inter-regular" w:hAnsi="inter-regular"/>
          <w:color w:val="C00000"/>
          <w:bdr w:val="none" w:sz="0" w:space="0" w:color="auto" w:frame="1"/>
        </w:rPr>
        <w:t>2</w:t>
      </w:r>
      <w:r>
        <w:rPr>
          <w:rFonts w:ascii="inter-regular" w:hAnsi="inter-regular"/>
          <w:color w:val="000000"/>
          <w:bdr w:val="none" w:sz="0" w:space="0" w:color="auto" w:frame="1"/>
        </w:rPr>
        <w:t>);</w:t>
      </w:r>
      <w:r>
        <w:rPr>
          <w:rStyle w:val="comment"/>
          <w:rFonts w:ascii="inter-regular" w:hAnsi="inter-regular"/>
          <w:color w:val="008200"/>
          <w:bdr w:val="none" w:sz="0" w:space="0" w:color="auto" w:frame="1"/>
        </w:rPr>
        <w:t>//20/2^2=20/4=5</w:t>
      </w:r>
      <w:r>
        <w:rPr>
          <w:rFonts w:ascii="inter-regular" w:hAnsi="inter-regular"/>
          <w:color w:val="000000"/>
          <w:bdr w:val="none" w:sz="0" w:space="0" w:color="auto" w:frame="1"/>
        </w:rPr>
        <w:t>  </w:t>
      </w:r>
    </w:p>
    <w:p w14:paraId="32413233" w14:textId="77777777" w:rsidR="00FD5749" w:rsidRDefault="00FD5749">
      <w:pPr>
        <w:pStyle w:val="alt"/>
        <w:numPr>
          <w:ilvl w:val="0"/>
          <w:numId w:val="33"/>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System.out.println(</w:t>
      </w:r>
      <w:r>
        <w:rPr>
          <w:rStyle w:val="number"/>
          <w:rFonts w:ascii="inter-regular" w:hAnsi="inter-regular"/>
          <w:color w:val="C00000"/>
          <w:bdr w:val="none" w:sz="0" w:space="0" w:color="auto" w:frame="1"/>
        </w:rPr>
        <w:t>20</w:t>
      </w:r>
      <w:r>
        <w:rPr>
          <w:rFonts w:ascii="inter-regular" w:hAnsi="inter-regular"/>
          <w:color w:val="000000"/>
          <w:bdr w:val="none" w:sz="0" w:space="0" w:color="auto" w:frame="1"/>
        </w:rPr>
        <w:t>&gt;&gt;</w:t>
      </w:r>
      <w:r>
        <w:rPr>
          <w:rStyle w:val="number"/>
          <w:rFonts w:ascii="inter-regular" w:hAnsi="inter-regular"/>
          <w:color w:val="C00000"/>
          <w:bdr w:val="none" w:sz="0" w:space="0" w:color="auto" w:frame="1"/>
        </w:rPr>
        <w:t>3</w:t>
      </w:r>
      <w:r>
        <w:rPr>
          <w:rFonts w:ascii="inter-regular" w:hAnsi="inter-regular"/>
          <w:color w:val="000000"/>
          <w:bdr w:val="none" w:sz="0" w:space="0" w:color="auto" w:frame="1"/>
        </w:rPr>
        <w:t>);</w:t>
      </w:r>
      <w:r>
        <w:rPr>
          <w:rStyle w:val="comment"/>
          <w:rFonts w:ascii="inter-regular" w:hAnsi="inter-regular"/>
          <w:color w:val="008200"/>
          <w:bdr w:val="none" w:sz="0" w:space="0" w:color="auto" w:frame="1"/>
        </w:rPr>
        <w:t>//20/2^3=20/8=2</w:t>
      </w:r>
      <w:r>
        <w:rPr>
          <w:rFonts w:ascii="inter-regular" w:hAnsi="inter-regular"/>
          <w:color w:val="000000"/>
          <w:bdr w:val="none" w:sz="0" w:space="0" w:color="auto" w:frame="1"/>
        </w:rPr>
        <w:t>  </w:t>
      </w:r>
    </w:p>
    <w:p w14:paraId="0A2F9E41" w14:textId="77777777" w:rsidR="00FD5749" w:rsidRDefault="00FD5749">
      <w:pPr>
        <w:numPr>
          <w:ilvl w:val="0"/>
          <w:numId w:val="33"/>
        </w:numPr>
        <w:spacing w:after="0" w:line="375" w:lineRule="atLeast"/>
        <w:jc w:val="both"/>
        <w:rPr>
          <w:rFonts w:ascii="inter-regular" w:hAnsi="inter-regular"/>
          <w:color w:val="000000"/>
        </w:rPr>
      </w:pPr>
      <w:r>
        <w:rPr>
          <w:rFonts w:ascii="inter-regular" w:hAnsi="inter-regular"/>
          <w:color w:val="000000"/>
          <w:bdr w:val="none" w:sz="0" w:space="0" w:color="auto" w:frame="1"/>
        </w:rPr>
        <w:t>}}  </w:t>
      </w:r>
    </w:p>
    <w:p w14:paraId="5FD6E147" w14:textId="77777777" w:rsidR="00FD5749" w:rsidRDefault="00FD5749" w:rsidP="00FD5749">
      <w:pPr>
        <w:pStyle w:val="NormalWeb"/>
        <w:shd w:val="clear" w:color="auto" w:fill="FFFFFF"/>
        <w:jc w:val="both"/>
        <w:rPr>
          <w:rFonts w:ascii="inter-regular" w:hAnsi="inter-regular"/>
          <w:color w:val="333333"/>
        </w:rPr>
      </w:pPr>
      <w:r>
        <w:rPr>
          <w:rStyle w:val="Strong"/>
          <w:rFonts w:ascii="Segoe UI" w:hAnsi="Segoe UI" w:cs="Segoe UI"/>
          <w:color w:val="333333"/>
        </w:rPr>
        <w:t>Output:</w:t>
      </w:r>
    </w:p>
    <w:p w14:paraId="518D4D70" w14:textId="77777777" w:rsidR="00FD5749" w:rsidRDefault="00FD5749" w:rsidP="00FD5749">
      <w:pPr>
        <w:pStyle w:val="HTMLPreformatted"/>
        <w:shd w:val="clear" w:color="auto" w:fill="EEEEEE"/>
        <w:jc w:val="both"/>
        <w:rPr>
          <w:color w:val="535559"/>
        </w:rPr>
      </w:pPr>
      <w:r>
        <w:rPr>
          <w:color w:val="535559"/>
        </w:rPr>
        <w:t>2</w:t>
      </w:r>
    </w:p>
    <w:p w14:paraId="34E0AA10" w14:textId="77777777" w:rsidR="00FD5749" w:rsidRDefault="00FD5749" w:rsidP="00FD5749">
      <w:pPr>
        <w:pStyle w:val="HTMLPreformatted"/>
        <w:shd w:val="clear" w:color="auto" w:fill="EEEEEE"/>
        <w:jc w:val="both"/>
        <w:rPr>
          <w:color w:val="535559"/>
        </w:rPr>
      </w:pPr>
      <w:r>
        <w:rPr>
          <w:color w:val="535559"/>
        </w:rPr>
        <w:t>5</w:t>
      </w:r>
    </w:p>
    <w:p w14:paraId="29E902A1" w14:textId="77777777" w:rsidR="00FD5749" w:rsidRDefault="00FD5749" w:rsidP="00FD5749">
      <w:pPr>
        <w:pStyle w:val="HTMLPreformatted"/>
        <w:shd w:val="clear" w:color="auto" w:fill="EEEEEE"/>
        <w:jc w:val="both"/>
        <w:rPr>
          <w:color w:val="535559"/>
        </w:rPr>
      </w:pPr>
      <w:r>
        <w:rPr>
          <w:color w:val="535559"/>
        </w:rPr>
        <w:t>2</w:t>
      </w:r>
    </w:p>
    <w:p w14:paraId="6B1693A8" w14:textId="77777777" w:rsidR="00FD5749" w:rsidRDefault="00FD5749" w:rsidP="00FD5749">
      <w:pPr>
        <w:pStyle w:val="Heading3"/>
        <w:shd w:val="clear" w:color="auto" w:fill="FFFFFF"/>
        <w:spacing w:line="312" w:lineRule="atLeast"/>
        <w:jc w:val="both"/>
        <w:rPr>
          <w:rFonts w:ascii="Helvetica" w:hAnsi="Helvetica"/>
          <w:color w:val="610B4B"/>
          <w:sz w:val="32"/>
          <w:szCs w:val="32"/>
        </w:rPr>
      </w:pPr>
      <w:r>
        <w:rPr>
          <w:rFonts w:ascii="Helvetica" w:hAnsi="Helvetica"/>
          <w:b/>
          <w:bCs/>
          <w:color w:val="610B4B"/>
          <w:sz w:val="32"/>
          <w:szCs w:val="32"/>
        </w:rPr>
        <w:t>Java Shift Operator Example: &gt;&gt; vs &gt;&gt;&gt;</w:t>
      </w:r>
    </w:p>
    <w:p w14:paraId="5C2B8492" w14:textId="77777777" w:rsidR="00FD5749" w:rsidRDefault="00FD5749">
      <w:pPr>
        <w:pStyle w:val="alt"/>
        <w:numPr>
          <w:ilvl w:val="0"/>
          <w:numId w:val="34"/>
        </w:numPr>
        <w:spacing w:before="0" w:beforeAutospacing="0" w:after="0" w:afterAutospacing="0" w:line="375" w:lineRule="atLeast"/>
        <w:jc w:val="both"/>
        <w:rPr>
          <w:rFonts w:ascii="inter-regular" w:hAnsi="inter-regular"/>
          <w:color w:val="000000"/>
        </w:rPr>
      </w:pPr>
      <w:r>
        <w:rPr>
          <w:rStyle w:val="keyword"/>
          <w:rFonts w:ascii="inter-regular" w:hAnsi="inter-regular"/>
          <w:b/>
          <w:bCs/>
          <w:color w:val="006699"/>
          <w:bdr w:val="none" w:sz="0" w:space="0" w:color="auto" w:frame="1"/>
        </w:rPr>
        <w:t>public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class</w:t>
      </w:r>
      <w:r>
        <w:rPr>
          <w:rFonts w:ascii="inter-regular" w:hAnsi="inter-regular"/>
          <w:color w:val="000000"/>
          <w:bdr w:val="none" w:sz="0" w:space="0" w:color="auto" w:frame="1"/>
        </w:rPr>
        <w:t> OperatorExample{  </w:t>
      </w:r>
    </w:p>
    <w:p w14:paraId="0C89CEA7" w14:textId="77777777" w:rsidR="00FD5749" w:rsidRDefault="00FD5749">
      <w:pPr>
        <w:numPr>
          <w:ilvl w:val="0"/>
          <w:numId w:val="34"/>
        </w:numPr>
        <w:spacing w:after="0" w:line="375" w:lineRule="atLeast"/>
        <w:jc w:val="both"/>
        <w:rPr>
          <w:rFonts w:ascii="inter-regular" w:hAnsi="inter-regular"/>
          <w:color w:val="000000"/>
        </w:rPr>
      </w:pPr>
      <w:r>
        <w:rPr>
          <w:rStyle w:val="keyword"/>
          <w:rFonts w:ascii="inter-regular" w:hAnsi="inter-regular"/>
          <w:b/>
          <w:bCs/>
          <w:color w:val="006699"/>
          <w:bdr w:val="none" w:sz="0" w:space="0" w:color="auto" w:frame="1"/>
        </w:rPr>
        <w:t>public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static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void</w:t>
      </w:r>
      <w:r>
        <w:rPr>
          <w:rFonts w:ascii="inter-regular" w:hAnsi="inter-regular"/>
          <w:color w:val="000000"/>
          <w:bdr w:val="none" w:sz="0" w:space="0" w:color="auto" w:frame="1"/>
        </w:rPr>
        <w:t> main(String args[]){  </w:t>
      </w:r>
    </w:p>
    <w:p w14:paraId="1DC98894" w14:textId="77777777" w:rsidR="00FD5749" w:rsidRDefault="00FD5749">
      <w:pPr>
        <w:pStyle w:val="alt"/>
        <w:numPr>
          <w:ilvl w:val="0"/>
          <w:numId w:val="34"/>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w:t>
      </w:r>
      <w:r>
        <w:rPr>
          <w:rStyle w:val="comment"/>
          <w:rFonts w:ascii="inter-regular" w:hAnsi="inter-regular"/>
          <w:color w:val="008200"/>
          <w:bdr w:val="none" w:sz="0" w:space="0" w:color="auto" w:frame="1"/>
        </w:rPr>
        <w:t>//For positive number, &gt;&gt; and &gt;&gt;&gt; works same</w:t>
      </w:r>
      <w:r>
        <w:rPr>
          <w:rFonts w:ascii="inter-regular" w:hAnsi="inter-regular"/>
          <w:color w:val="000000"/>
          <w:bdr w:val="none" w:sz="0" w:space="0" w:color="auto" w:frame="1"/>
        </w:rPr>
        <w:t>  </w:t>
      </w:r>
    </w:p>
    <w:p w14:paraId="57895A2D" w14:textId="77777777" w:rsidR="00FD5749" w:rsidRDefault="00FD5749">
      <w:pPr>
        <w:numPr>
          <w:ilvl w:val="0"/>
          <w:numId w:val="34"/>
        </w:numPr>
        <w:spacing w:after="0" w:line="375" w:lineRule="atLeast"/>
        <w:jc w:val="both"/>
        <w:rPr>
          <w:rFonts w:ascii="inter-regular" w:hAnsi="inter-regular"/>
          <w:color w:val="000000"/>
        </w:rPr>
      </w:pPr>
      <w:r>
        <w:rPr>
          <w:rFonts w:ascii="inter-regular" w:hAnsi="inter-regular"/>
          <w:color w:val="000000"/>
          <w:bdr w:val="none" w:sz="0" w:space="0" w:color="auto" w:frame="1"/>
        </w:rPr>
        <w:t>    System.out.println(</w:t>
      </w:r>
      <w:r>
        <w:rPr>
          <w:rStyle w:val="number"/>
          <w:rFonts w:ascii="inter-regular" w:hAnsi="inter-regular"/>
          <w:color w:val="C00000"/>
          <w:bdr w:val="none" w:sz="0" w:space="0" w:color="auto" w:frame="1"/>
        </w:rPr>
        <w:t>20</w:t>
      </w:r>
      <w:r>
        <w:rPr>
          <w:rFonts w:ascii="inter-regular" w:hAnsi="inter-regular"/>
          <w:color w:val="000000"/>
          <w:bdr w:val="none" w:sz="0" w:space="0" w:color="auto" w:frame="1"/>
        </w:rPr>
        <w:t>&gt;&gt;</w:t>
      </w:r>
      <w:r>
        <w:rPr>
          <w:rStyle w:val="number"/>
          <w:rFonts w:ascii="inter-regular" w:hAnsi="inter-regular"/>
          <w:color w:val="C00000"/>
          <w:bdr w:val="none" w:sz="0" w:space="0" w:color="auto" w:frame="1"/>
        </w:rPr>
        <w:t>2</w:t>
      </w:r>
      <w:r>
        <w:rPr>
          <w:rFonts w:ascii="inter-regular" w:hAnsi="inter-regular"/>
          <w:color w:val="000000"/>
          <w:bdr w:val="none" w:sz="0" w:space="0" w:color="auto" w:frame="1"/>
        </w:rPr>
        <w:t>);  </w:t>
      </w:r>
    </w:p>
    <w:p w14:paraId="4B5543F8" w14:textId="77777777" w:rsidR="00FD5749" w:rsidRDefault="00FD5749">
      <w:pPr>
        <w:pStyle w:val="alt"/>
        <w:numPr>
          <w:ilvl w:val="0"/>
          <w:numId w:val="34"/>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System.out.println(</w:t>
      </w:r>
      <w:r>
        <w:rPr>
          <w:rStyle w:val="number"/>
          <w:rFonts w:ascii="inter-regular" w:hAnsi="inter-regular"/>
          <w:color w:val="C00000"/>
          <w:bdr w:val="none" w:sz="0" w:space="0" w:color="auto" w:frame="1"/>
        </w:rPr>
        <w:t>20</w:t>
      </w:r>
      <w:r>
        <w:rPr>
          <w:rFonts w:ascii="inter-regular" w:hAnsi="inter-regular"/>
          <w:color w:val="000000"/>
          <w:bdr w:val="none" w:sz="0" w:space="0" w:color="auto" w:frame="1"/>
        </w:rPr>
        <w:t>&gt;&gt;&gt;</w:t>
      </w:r>
      <w:r>
        <w:rPr>
          <w:rStyle w:val="number"/>
          <w:rFonts w:ascii="inter-regular" w:hAnsi="inter-regular"/>
          <w:color w:val="C00000"/>
          <w:bdr w:val="none" w:sz="0" w:space="0" w:color="auto" w:frame="1"/>
        </w:rPr>
        <w:t>2</w:t>
      </w:r>
      <w:r>
        <w:rPr>
          <w:rFonts w:ascii="inter-regular" w:hAnsi="inter-regular"/>
          <w:color w:val="000000"/>
          <w:bdr w:val="none" w:sz="0" w:space="0" w:color="auto" w:frame="1"/>
        </w:rPr>
        <w:t>);  </w:t>
      </w:r>
    </w:p>
    <w:p w14:paraId="211D4FD8" w14:textId="77777777" w:rsidR="00FD5749" w:rsidRDefault="00FD5749">
      <w:pPr>
        <w:numPr>
          <w:ilvl w:val="0"/>
          <w:numId w:val="34"/>
        </w:numPr>
        <w:spacing w:after="0" w:line="375" w:lineRule="atLeast"/>
        <w:jc w:val="both"/>
        <w:rPr>
          <w:rFonts w:ascii="inter-regular" w:hAnsi="inter-regular"/>
          <w:color w:val="000000"/>
        </w:rPr>
      </w:pPr>
      <w:r>
        <w:rPr>
          <w:rFonts w:ascii="inter-regular" w:hAnsi="inter-regular"/>
          <w:color w:val="000000"/>
          <w:bdr w:val="none" w:sz="0" w:space="0" w:color="auto" w:frame="1"/>
        </w:rPr>
        <w:t>    </w:t>
      </w:r>
      <w:r>
        <w:rPr>
          <w:rStyle w:val="comment"/>
          <w:rFonts w:ascii="inter-regular" w:hAnsi="inter-regular"/>
          <w:color w:val="008200"/>
          <w:bdr w:val="none" w:sz="0" w:space="0" w:color="auto" w:frame="1"/>
        </w:rPr>
        <w:t>//For negative number, &gt;&gt;&gt; changes parity bit (MSB) to 0</w:t>
      </w:r>
      <w:r>
        <w:rPr>
          <w:rFonts w:ascii="inter-regular" w:hAnsi="inter-regular"/>
          <w:color w:val="000000"/>
          <w:bdr w:val="none" w:sz="0" w:space="0" w:color="auto" w:frame="1"/>
        </w:rPr>
        <w:t>  </w:t>
      </w:r>
    </w:p>
    <w:p w14:paraId="7C8CE7A2" w14:textId="77777777" w:rsidR="00FD5749" w:rsidRDefault="00FD5749">
      <w:pPr>
        <w:pStyle w:val="alt"/>
        <w:numPr>
          <w:ilvl w:val="0"/>
          <w:numId w:val="34"/>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System.out.println(-</w:t>
      </w:r>
      <w:r>
        <w:rPr>
          <w:rStyle w:val="number"/>
          <w:rFonts w:ascii="inter-regular" w:hAnsi="inter-regular"/>
          <w:color w:val="C00000"/>
          <w:bdr w:val="none" w:sz="0" w:space="0" w:color="auto" w:frame="1"/>
        </w:rPr>
        <w:t>20</w:t>
      </w:r>
      <w:r>
        <w:rPr>
          <w:rFonts w:ascii="inter-regular" w:hAnsi="inter-regular"/>
          <w:color w:val="000000"/>
          <w:bdr w:val="none" w:sz="0" w:space="0" w:color="auto" w:frame="1"/>
        </w:rPr>
        <w:t>&gt;&gt;</w:t>
      </w:r>
      <w:r>
        <w:rPr>
          <w:rStyle w:val="number"/>
          <w:rFonts w:ascii="inter-regular" w:hAnsi="inter-regular"/>
          <w:color w:val="C00000"/>
          <w:bdr w:val="none" w:sz="0" w:space="0" w:color="auto" w:frame="1"/>
        </w:rPr>
        <w:t>2</w:t>
      </w:r>
      <w:r>
        <w:rPr>
          <w:rFonts w:ascii="inter-regular" w:hAnsi="inter-regular"/>
          <w:color w:val="000000"/>
          <w:bdr w:val="none" w:sz="0" w:space="0" w:color="auto" w:frame="1"/>
        </w:rPr>
        <w:t>);  </w:t>
      </w:r>
    </w:p>
    <w:p w14:paraId="449F2DB5" w14:textId="77777777" w:rsidR="00FD5749" w:rsidRDefault="00FD5749">
      <w:pPr>
        <w:numPr>
          <w:ilvl w:val="0"/>
          <w:numId w:val="34"/>
        </w:numPr>
        <w:spacing w:after="0" w:line="375" w:lineRule="atLeast"/>
        <w:jc w:val="both"/>
        <w:rPr>
          <w:rFonts w:ascii="inter-regular" w:hAnsi="inter-regular"/>
          <w:color w:val="000000"/>
        </w:rPr>
      </w:pPr>
      <w:r>
        <w:rPr>
          <w:rFonts w:ascii="inter-regular" w:hAnsi="inter-regular"/>
          <w:color w:val="000000"/>
          <w:bdr w:val="none" w:sz="0" w:space="0" w:color="auto" w:frame="1"/>
        </w:rPr>
        <w:t>    System.out.println(-</w:t>
      </w:r>
      <w:r>
        <w:rPr>
          <w:rStyle w:val="number"/>
          <w:rFonts w:ascii="inter-regular" w:hAnsi="inter-regular"/>
          <w:color w:val="C00000"/>
          <w:bdr w:val="none" w:sz="0" w:space="0" w:color="auto" w:frame="1"/>
        </w:rPr>
        <w:t>20</w:t>
      </w:r>
      <w:r>
        <w:rPr>
          <w:rFonts w:ascii="inter-regular" w:hAnsi="inter-regular"/>
          <w:color w:val="000000"/>
          <w:bdr w:val="none" w:sz="0" w:space="0" w:color="auto" w:frame="1"/>
        </w:rPr>
        <w:t>&gt;&gt;&gt;</w:t>
      </w:r>
      <w:r>
        <w:rPr>
          <w:rStyle w:val="number"/>
          <w:rFonts w:ascii="inter-regular" w:hAnsi="inter-regular"/>
          <w:color w:val="C00000"/>
          <w:bdr w:val="none" w:sz="0" w:space="0" w:color="auto" w:frame="1"/>
        </w:rPr>
        <w:t>2</w:t>
      </w:r>
      <w:r>
        <w:rPr>
          <w:rFonts w:ascii="inter-regular" w:hAnsi="inter-regular"/>
          <w:color w:val="000000"/>
          <w:bdr w:val="none" w:sz="0" w:space="0" w:color="auto" w:frame="1"/>
        </w:rPr>
        <w:t>);  </w:t>
      </w:r>
    </w:p>
    <w:p w14:paraId="29A95C56" w14:textId="77777777" w:rsidR="00FD5749" w:rsidRDefault="00FD5749">
      <w:pPr>
        <w:pStyle w:val="alt"/>
        <w:numPr>
          <w:ilvl w:val="0"/>
          <w:numId w:val="34"/>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w:t>
      </w:r>
    </w:p>
    <w:p w14:paraId="61481214" w14:textId="77777777" w:rsidR="00FD5749" w:rsidRDefault="00FD5749" w:rsidP="00FD5749">
      <w:pPr>
        <w:pStyle w:val="NormalWeb"/>
        <w:shd w:val="clear" w:color="auto" w:fill="FFFFFF"/>
        <w:jc w:val="both"/>
        <w:rPr>
          <w:rFonts w:ascii="inter-regular" w:hAnsi="inter-regular"/>
          <w:color w:val="333333"/>
        </w:rPr>
      </w:pPr>
      <w:r>
        <w:rPr>
          <w:rStyle w:val="Strong"/>
          <w:rFonts w:ascii="Segoe UI" w:hAnsi="Segoe UI" w:cs="Segoe UI"/>
          <w:color w:val="333333"/>
        </w:rPr>
        <w:t>Output:</w:t>
      </w:r>
    </w:p>
    <w:p w14:paraId="24EA6401" w14:textId="77777777" w:rsidR="00FD5749" w:rsidRDefault="00FD5749" w:rsidP="00FD5749">
      <w:pPr>
        <w:pStyle w:val="HTMLPreformatted"/>
        <w:shd w:val="clear" w:color="auto" w:fill="EEEEEE"/>
        <w:jc w:val="both"/>
        <w:rPr>
          <w:color w:val="535559"/>
        </w:rPr>
      </w:pPr>
      <w:r>
        <w:rPr>
          <w:color w:val="535559"/>
        </w:rPr>
        <w:t>5</w:t>
      </w:r>
    </w:p>
    <w:p w14:paraId="4F0B52EE" w14:textId="77777777" w:rsidR="00FD5749" w:rsidRDefault="00FD5749" w:rsidP="00FD5749">
      <w:pPr>
        <w:pStyle w:val="HTMLPreformatted"/>
        <w:shd w:val="clear" w:color="auto" w:fill="EEEEEE"/>
        <w:jc w:val="both"/>
        <w:rPr>
          <w:color w:val="535559"/>
        </w:rPr>
      </w:pPr>
      <w:r>
        <w:rPr>
          <w:color w:val="535559"/>
        </w:rPr>
        <w:t>5</w:t>
      </w:r>
    </w:p>
    <w:p w14:paraId="007942C4" w14:textId="77777777" w:rsidR="00FD5749" w:rsidRDefault="00FD5749" w:rsidP="00FD5749">
      <w:pPr>
        <w:pStyle w:val="HTMLPreformatted"/>
        <w:shd w:val="clear" w:color="auto" w:fill="EEEEEE"/>
        <w:jc w:val="both"/>
        <w:rPr>
          <w:color w:val="535559"/>
        </w:rPr>
      </w:pPr>
      <w:r>
        <w:rPr>
          <w:color w:val="535559"/>
        </w:rPr>
        <w:t>-5</w:t>
      </w:r>
    </w:p>
    <w:p w14:paraId="47030590" w14:textId="77777777" w:rsidR="00FD5749" w:rsidRDefault="00FD5749" w:rsidP="00FD5749">
      <w:pPr>
        <w:pStyle w:val="HTMLPreformatted"/>
        <w:shd w:val="clear" w:color="auto" w:fill="EEEEEE"/>
        <w:jc w:val="both"/>
        <w:rPr>
          <w:color w:val="535559"/>
        </w:rPr>
      </w:pPr>
      <w:r>
        <w:rPr>
          <w:color w:val="535559"/>
        </w:rPr>
        <w:t>1073741819</w:t>
      </w:r>
    </w:p>
    <w:p w14:paraId="59F92D2B" w14:textId="77777777" w:rsidR="00FD5749" w:rsidRDefault="00FD5749" w:rsidP="00FD5749">
      <w:pPr>
        <w:pStyle w:val="Heading3"/>
        <w:shd w:val="clear" w:color="auto" w:fill="FFFFFF"/>
        <w:spacing w:line="312" w:lineRule="atLeast"/>
        <w:jc w:val="both"/>
        <w:rPr>
          <w:rFonts w:ascii="Helvetica" w:hAnsi="Helvetica"/>
          <w:color w:val="610B4B"/>
          <w:sz w:val="32"/>
          <w:szCs w:val="32"/>
        </w:rPr>
      </w:pPr>
      <w:r>
        <w:rPr>
          <w:rFonts w:ascii="Helvetica" w:hAnsi="Helvetica"/>
          <w:b/>
          <w:bCs/>
          <w:color w:val="610B4B"/>
          <w:sz w:val="32"/>
          <w:szCs w:val="32"/>
        </w:rPr>
        <w:t>Java AND Operator Example: Logical &amp;&amp; and Bitwise &amp;</w:t>
      </w:r>
    </w:p>
    <w:p w14:paraId="4746B758" w14:textId="77777777" w:rsidR="00FD5749" w:rsidRDefault="00FD5749" w:rsidP="00FD5749">
      <w:pPr>
        <w:pStyle w:val="NormalWeb"/>
        <w:shd w:val="clear" w:color="auto" w:fill="FFFFFF"/>
        <w:jc w:val="both"/>
        <w:rPr>
          <w:rFonts w:ascii="inter-regular" w:hAnsi="inter-regular"/>
          <w:color w:val="333333"/>
        </w:rPr>
      </w:pPr>
      <w:r>
        <w:rPr>
          <w:rFonts w:ascii="inter-regular" w:hAnsi="inter-regular"/>
          <w:color w:val="333333"/>
        </w:rPr>
        <w:t>The logical &amp;&amp; operator doesn't check the second condition if the first condition is false. It checks the second condition only if the first one is true.</w:t>
      </w:r>
    </w:p>
    <w:p w14:paraId="7EF473F2" w14:textId="77777777" w:rsidR="00FD5749" w:rsidRDefault="00FD5749" w:rsidP="00FD5749">
      <w:pPr>
        <w:pStyle w:val="NormalWeb"/>
        <w:shd w:val="clear" w:color="auto" w:fill="FFFFFF"/>
        <w:jc w:val="both"/>
        <w:rPr>
          <w:rFonts w:ascii="inter-regular" w:hAnsi="inter-regular"/>
          <w:color w:val="333333"/>
        </w:rPr>
      </w:pPr>
      <w:r>
        <w:rPr>
          <w:rFonts w:ascii="inter-regular" w:hAnsi="inter-regular"/>
          <w:color w:val="333333"/>
        </w:rPr>
        <w:t>The bitwise &amp; operator always checks both conditions whether first condition is true or false.</w:t>
      </w:r>
    </w:p>
    <w:p w14:paraId="031107F9" w14:textId="77777777" w:rsidR="00FD5749" w:rsidRDefault="00FD5749">
      <w:pPr>
        <w:pStyle w:val="alt"/>
        <w:numPr>
          <w:ilvl w:val="0"/>
          <w:numId w:val="35"/>
        </w:numPr>
        <w:spacing w:before="0" w:beforeAutospacing="0" w:after="0" w:afterAutospacing="0" w:line="375" w:lineRule="atLeast"/>
        <w:jc w:val="both"/>
        <w:rPr>
          <w:rFonts w:ascii="inter-regular" w:hAnsi="inter-regular"/>
          <w:color w:val="000000"/>
        </w:rPr>
      </w:pPr>
      <w:r>
        <w:rPr>
          <w:rStyle w:val="keyword"/>
          <w:rFonts w:ascii="inter-regular" w:hAnsi="inter-regular"/>
          <w:b/>
          <w:bCs/>
          <w:color w:val="006699"/>
          <w:bdr w:val="none" w:sz="0" w:space="0" w:color="auto" w:frame="1"/>
        </w:rPr>
        <w:t>public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class</w:t>
      </w:r>
      <w:r>
        <w:rPr>
          <w:rFonts w:ascii="inter-regular" w:hAnsi="inter-regular"/>
          <w:color w:val="000000"/>
          <w:bdr w:val="none" w:sz="0" w:space="0" w:color="auto" w:frame="1"/>
        </w:rPr>
        <w:t> OperatorExample{  </w:t>
      </w:r>
    </w:p>
    <w:p w14:paraId="3F6B9514" w14:textId="77777777" w:rsidR="00FD5749" w:rsidRDefault="00FD5749">
      <w:pPr>
        <w:numPr>
          <w:ilvl w:val="0"/>
          <w:numId w:val="35"/>
        </w:numPr>
        <w:spacing w:after="0" w:line="375" w:lineRule="atLeast"/>
        <w:jc w:val="both"/>
        <w:rPr>
          <w:rFonts w:ascii="inter-regular" w:hAnsi="inter-regular"/>
          <w:color w:val="000000"/>
        </w:rPr>
      </w:pPr>
      <w:r>
        <w:rPr>
          <w:rStyle w:val="keyword"/>
          <w:rFonts w:ascii="inter-regular" w:hAnsi="inter-regular"/>
          <w:b/>
          <w:bCs/>
          <w:color w:val="006699"/>
          <w:bdr w:val="none" w:sz="0" w:space="0" w:color="auto" w:frame="1"/>
        </w:rPr>
        <w:t>public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static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void</w:t>
      </w:r>
      <w:r>
        <w:rPr>
          <w:rFonts w:ascii="inter-regular" w:hAnsi="inter-regular"/>
          <w:color w:val="000000"/>
          <w:bdr w:val="none" w:sz="0" w:space="0" w:color="auto" w:frame="1"/>
        </w:rPr>
        <w:t> main(String args[]){  </w:t>
      </w:r>
    </w:p>
    <w:p w14:paraId="1D42EDE5" w14:textId="77777777" w:rsidR="00FD5749" w:rsidRDefault="00FD5749">
      <w:pPr>
        <w:pStyle w:val="alt"/>
        <w:numPr>
          <w:ilvl w:val="0"/>
          <w:numId w:val="35"/>
        </w:numPr>
        <w:spacing w:before="0" w:beforeAutospacing="0" w:after="0" w:afterAutospacing="0" w:line="375" w:lineRule="atLeast"/>
        <w:jc w:val="both"/>
        <w:rPr>
          <w:rFonts w:ascii="inter-regular" w:hAnsi="inter-regular"/>
          <w:color w:val="000000"/>
        </w:rPr>
      </w:pPr>
      <w:r>
        <w:rPr>
          <w:rStyle w:val="keyword"/>
          <w:rFonts w:ascii="inter-regular" w:hAnsi="inter-regular"/>
          <w:b/>
          <w:bCs/>
          <w:color w:val="006699"/>
          <w:bdr w:val="none" w:sz="0" w:space="0" w:color="auto" w:frame="1"/>
        </w:rPr>
        <w:t>int</w:t>
      </w:r>
      <w:r>
        <w:rPr>
          <w:rFonts w:ascii="inter-regular" w:hAnsi="inter-regular"/>
          <w:color w:val="000000"/>
          <w:bdr w:val="none" w:sz="0" w:space="0" w:color="auto" w:frame="1"/>
        </w:rPr>
        <w:t> a=</w:t>
      </w:r>
      <w:r>
        <w:rPr>
          <w:rStyle w:val="number"/>
          <w:rFonts w:ascii="inter-regular" w:hAnsi="inter-regular"/>
          <w:color w:val="C00000"/>
          <w:bdr w:val="none" w:sz="0" w:space="0" w:color="auto" w:frame="1"/>
        </w:rPr>
        <w:t>10</w:t>
      </w:r>
      <w:r>
        <w:rPr>
          <w:rFonts w:ascii="inter-regular" w:hAnsi="inter-regular"/>
          <w:color w:val="000000"/>
          <w:bdr w:val="none" w:sz="0" w:space="0" w:color="auto" w:frame="1"/>
        </w:rPr>
        <w:t>;  </w:t>
      </w:r>
    </w:p>
    <w:p w14:paraId="2BAD3B91" w14:textId="77777777" w:rsidR="00FD5749" w:rsidRDefault="00FD5749">
      <w:pPr>
        <w:numPr>
          <w:ilvl w:val="0"/>
          <w:numId w:val="35"/>
        </w:numPr>
        <w:spacing w:after="0" w:line="375" w:lineRule="atLeast"/>
        <w:jc w:val="both"/>
        <w:rPr>
          <w:rFonts w:ascii="inter-regular" w:hAnsi="inter-regular"/>
          <w:color w:val="000000"/>
        </w:rPr>
      </w:pPr>
      <w:r>
        <w:rPr>
          <w:rStyle w:val="keyword"/>
          <w:rFonts w:ascii="inter-regular" w:hAnsi="inter-regular"/>
          <w:b/>
          <w:bCs/>
          <w:color w:val="006699"/>
          <w:bdr w:val="none" w:sz="0" w:space="0" w:color="auto" w:frame="1"/>
        </w:rPr>
        <w:t>int</w:t>
      </w:r>
      <w:r>
        <w:rPr>
          <w:rFonts w:ascii="inter-regular" w:hAnsi="inter-regular"/>
          <w:color w:val="000000"/>
          <w:bdr w:val="none" w:sz="0" w:space="0" w:color="auto" w:frame="1"/>
        </w:rPr>
        <w:t> b=</w:t>
      </w:r>
      <w:r>
        <w:rPr>
          <w:rStyle w:val="number"/>
          <w:rFonts w:ascii="inter-regular" w:hAnsi="inter-regular"/>
          <w:color w:val="C00000"/>
          <w:bdr w:val="none" w:sz="0" w:space="0" w:color="auto" w:frame="1"/>
        </w:rPr>
        <w:t>5</w:t>
      </w:r>
      <w:r>
        <w:rPr>
          <w:rFonts w:ascii="inter-regular" w:hAnsi="inter-regular"/>
          <w:color w:val="000000"/>
          <w:bdr w:val="none" w:sz="0" w:space="0" w:color="auto" w:frame="1"/>
        </w:rPr>
        <w:t>;  </w:t>
      </w:r>
    </w:p>
    <w:p w14:paraId="2FD2E731" w14:textId="77777777" w:rsidR="00FD5749" w:rsidRDefault="00FD5749">
      <w:pPr>
        <w:pStyle w:val="alt"/>
        <w:numPr>
          <w:ilvl w:val="0"/>
          <w:numId w:val="35"/>
        </w:numPr>
        <w:spacing w:before="0" w:beforeAutospacing="0" w:after="0" w:afterAutospacing="0" w:line="375" w:lineRule="atLeast"/>
        <w:jc w:val="both"/>
        <w:rPr>
          <w:rFonts w:ascii="inter-regular" w:hAnsi="inter-regular"/>
          <w:color w:val="000000"/>
        </w:rPr>
      </w:pPr>
      <w:r>
        <w:rPr>
          <w:rStyle w:val="keyword"/>
          <w:rFonts w:ascii="inter-regular" w:hAnsi="inter-regular"/>
          <w:b/>
          <w:bCs/>
          <w:color w:val="006699"/>
          <w:bdr w:val="none" w:sz="0" w:space="0" w:color="auto" w:frame="1"/>
        </w:rPr>
        <w:lastRenderedPageBreak/>
        <w:t>int</w:t>
      </w:r>
      <w:r>
        <w:rPr>
          <w:rFonts w:ascii="inter-regular" w:hAnsi="inter-regular"/>
          <w:color w:val="000000"/>
          <w:bdr w:val="none" w:sz="0" w:space="0" w:color="auto" w:frame="1"/>
        </w:rPr>
        <w:t> c=</w:t>
      </w:r>
      <w:r>
        <w:rPr>
          <w:rStyle w:val="number"/>
          <w:rFonts w:ascii="inter-regular" w:hAnsi="inter-regular"/>
          <w:color w:val="C00000"/>
          <w:bdr w:val="none" w:sz="0" w:space="0" w:color="auto" w:frame="1"/>
        </w:rPr>
        <w:t>20</w:t>
      </w:r>
      <w:r>
        <w:rPr>
          <w:rFonts w:ascii="inter-regular" w:hAnsi="inter-regular"/>
          <w:color w:val="000000"/>
          <w:bdr w:val="none" w:sz="0" w:space="0" w:color="auto" w:frame="1"/>
        </w:rPr>
        <w:t>;  </w:t>
      </w:r>
    </w:p>
    <w:p w14:paraId="48FC2183" w14:textId="77777777" w:rsidR="00FD5749" w:rsidRDefault="00FD5749">
      <w:pPr>
        <w:numPr>
          <w:ilvl w:val="0"/>
          <w:numId w:val="35"/>
        </w:numPr>
        <w:spacing w:after="0" w:line="375" w:lineRule="atLeast"/>
        <w:jc w:val="both"/>
        <w:rPr>
          <w:rFonts w:ascii="inter-regular" w:hAnsi="inter-regular"/>
          <w:color w:val="000000"/>
        </w:rPr>
      </w:pPr>
      <w:r>
        <w:rPr>
          <w:rFonts w:ascii="inter-regular" w:hAnsi="inter-regular"/>
          <w:color w:val="000000"/>
          <w:bdr w:val="none" w:sz="0" w:space="0" w:color="auto" w:frame="1"/>
        </w:rPr>
        <w:t>System.out.println(a&lt;b&amp;&amp;a&lt;c);</w:t>
      </w:r>
      <w:r>
        <w:rPr>
          <w:rStyle w:val="comment"/>
          <w:rFonts w:ascii="inter-regular" w:hAnsi="inter-regular"/>
          <w:color w:val="008200"/>
          <w:bdr w:val="none" w:sz="0" w:space="0" w:color="auto" w:frame="1"/>
        </w:rPr>
        <w:t>//false &amp;&amp; true = false</w:t>
      </w:r>
      <w:r>
        <w:rPr>
          <w:rFonts w:ascii="inter-regular" w:hAnsi="inter-regular"/>
          <w:color w:val="000000"/>
          <w:bdr w:val="none" w:sz="0" w:space="0" w:color="auto" w:frame="1"/>
        </w:rPr>
        <w:t>  </w:t>
      </w:r>
    </w:p>
    <w:p w14:paraId="0B9E68D9" w14:textId="77777777" w:rsidR="00FD5749" w:rsidRDefault="00FD5749">
      <w:pPr>
        <w:pStyle w:val="alt"/>
        <w:numPr>
          <w:ilvl w:val="0"/>
          <w:numId w:val="35"/>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System.out.println(a&lt;b&amp;a&lt;c);</w:t>
      </w:r>
      <w:r>
        <w:rPr>
          <w:rStyle w:val="comment"/>
          <w:rFonts w:ascii="inter-regular" w:hAnsi="inter-regular"/>
          <w:color w:val="008200"/>
          <w:bdr w:val="none" w:sz="0" w:space="0" w:color="auto" w:frame="1"/>
        </w:rPr>
        <w:t>//false &amp; true = false</w:t>
      </w:r>
      <w:r>
        <w:rPr>
          <w:rFonts w:ascii="inter-regular" w:hAnsi="inter-regular"/>
          <w:color w:val="000000"/>
          <w:bdr w:val="none" w:sz="0" w:space="0" w:color="auto" w:frame="1"/>
        </w:rPr>
        <w:t>  </w:t>
      </w:r>
    </w:p>
    <w:p w14:paraId="57290088" w14:textId="77777777" w:rsidR="00FD5749" w:rsidRDefault="00FD5749">
      <w:pPr>
        <w:numPr>
          <w:ilvl w:val="0"/>
          <w:numId w:val="35"/>
        </w:numPr>
        <w:spacing w:after="0" w:line="375" w:lineRule="atLeast"/>
        <w:jc w:val="both"/>
        <w:rPr>
          <w:rFonts w:ascii="inter-regular" w:hAnsi="inter-regular"/>
          <w:color w:val="000000"/>
        </w:rPr>
      </w:pPr>
      <w:r>
        <w:rPr>
          <w:rFonts w:ascii="inter-regular" w:hAnsi="inter-regular"/>
          <w:color w:val="000000"/>
          <w:bdr w:val="none" w:sz="0" w:space="0" w:color="auto" w:frame="1"/>
        </w:rPr>
        <w:t>}}  </w:t>
      </w:r>
    </w:p>
    <w:p w14:paraId="5B0647FB" w14:textId="77777777" w:rsidR="00FD5749" w:rsidRDefault="00FD5749" w:rsidP="00FD5749">
      <w:pPr>
        <w:pStyle w:val="NormalWeb"/>
        <w:shd w:val="clear" w:color="auto" w:fill="FFFFFF"/>
        <w:jc w:val="both"/>
        <w:rPr>
          <w:rFonts w:ascii="inter-regular" w:hAnsi="inter-regular"/>
          <w:color w:val="333333"/>
        </w:rPr>
      </w:pPr>
      <w:r>
        <w:rPr>
          <w:rStyle w:val="Strong"/>
          <w:rFonts w:ascii="Segoe UI" w:hAnsi="Segoe UI" w:cs="Segoe UI"/>
          <w:color w:val="333333"/>
        </w:rPr>
        <w:t>Output:</w:t>
      </w:r>
    </w:p>
    <w:p w14:paraId="1B045B93" w14:textId="77777777" w:rsidR="00FD5749" w:rsidRDefault="00FD5749" w:rsidP="00FD5749">
      <w:pPr>
        <w:pStyle w:val="HTMLPreformatted"/>
        <w:shd w:val="clear" w:color="auto" w:fill="EEEEEE"/>
        <w:jc w:val="both"/>
        <w:rPr>
          <w:color w:val="535559"/>
        </w:rPr>
      </w:pPr>
      <w:r>
        <w:rPr>
          <w:color w:val="535559"/>
        </w:rPr>
        <w:t>false</w:t>
      </w:r>
    </w:p>
    <w:p w14:paraId="1139E5C1" w14:textId="77777777" w:rsidR="00FD5749" w:rsidRDefault="00FD5749" w:rsidP="00FD5749">
      <w:pPr>
        <w:pStyle w:val="HTMLPreformatted"/>
        <w:shd w:val="clear" w:color="auto" w:fill="EEEEEE"/>
        <w:jc w:val="both"/>
        <w:rPr>
          <w:color w:val="535559"/>
        </w:rPr>
      </w:pPr>
      <w:r>
        <w:rPr>
          <w:color w:val="535559"/>
        </w:rPr>
        <w:t>false</w:t>
      </w:r>
    </w:p>
    <w:p w14:paraId="752FDE4C" w14:textId="77777777" w:rsidR="00FD5749" w:rsidRDefault="00FD5749" w:rsidP="00FD5749">
      <w:pPr>
        <w:pStyle w:val="Heading3"/>
        <w:shd w:val="clear" w:color="auto" w:fill="FFFFFF"/>
        <w:spacing w:line="312" w:lineRule="atLeast"/>
        <w:jc w:val="both"/>
        <w:rPr>
          <w:rFonts w:ascii="Helvetica" w:hAnsi="Helvetica"/>
          <w:color w:val="610B4B"/>
          <w:sz w:val="32"/>
          <w:szCs w:val="32"/>
        </w:rPr>
      </w:pPr>
      <w:r>
        <w:rPr>
          <w:rFonts w:ascii="Helvetica" w:hAnsi="Helvetica"/>
          <w:b/>
          <w:bCs/>
          <w:color w:val="610B4B"/>
          <w:sz w:val="32"/>
          <w:szCs w:val="32"/>
        </w:rPr>
        <w:t>Java AND Operator Example: Logical &amp;&amp; vs Bitwise &amp;</w:t>
      </w:r>
    </w:p>
    <w:p w14:paraId="48700ADC" w14:textId="77777777" w:rsidR="00FD5749" w:rsidRDefault="00FD5749">
      <w:pPr>
        <w:pStyle w:val="alt"/>
        <w:numPr>
          <w:ilvl w:val="0"/>
          <w:numId w:val="36"/>
        </w:numPr>
        <w:spacing w:before="0" w:beforeAutospacing="0" w:after="0" w:afterAutospacing="0" w:line="375" w:lineRule="atLeast"/>
        <w:jc w:val="both"/>
        <w:rPr>
          <w:rFonts w:ascii="inter-regular" w:hAnsi="inter-regular"/>
          <w:color w:val="000000"/>
        </w:rPr>
      </w:pPr>
      <w:r>
        <w:rPr>
          <w:rStyle w:val="keyword"/>
          <w:rFonts w:ascii="inter-regular" w:hAnsi="inter-regular"/>
          <w:b/>
          <w:bCs/>
          <w:color w:val="006699"/>
          <w:bdr w:val="none" w:sz="0" w:space="0" w:color="auto" w:frame="1"/>
        </w:rPr>
        <w:t>public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class</w:t>
      </w:r>
      <w:r>
        <w:rPr>
          <w:rFonts w:ascii="inter-regular" w:hAnsi="inter-regular"/>
          <w:color w:val="000000"/>
          <w:bdr w:val="none" w:sz="0" w:space="0" w:color="auto" w:frame="1"/>
        </w:rPr>
        <w:t> OperatorExample{  </w:t>
      </w:r>
    </w:p>
    <w:p w14:paraId="0D5D8081" w14:textId="77777777" w:rsidR="00FD5749" w:rsidRDefault="00FD5749">
      <w:pPr>
        <w:numPr>
          <w:ilvl w:val="0"/>
          <w:numId w:val="36"/>
        </w:numPr>
        <w:spacing w:after="0" w:line="375" w:lineRule="atLeast"/>
        <w:jc w:val="both"/>
        <w:rPr>
          <w:rFonts w:ascii="inter-regular" w:hAnsi="inter-regular"/>
          <w:color w:val="000000"/>
        </w:rPr>
      </w:pPr>
      <w:r>
        <w:rPr>
          <w:rStyle w:val="keyword"/>
          <w:rFonts w:ascii="inter-regular" w:hAnsi="inter-regular"/>
          <w:b/>
          <w:bCs/>
          <w:color w:val="006699"/>
          <w:bdr w:val="none" w:sz="0" w:space="0" w:color="auto" w:frame="1"/>
        </w:rPr>
        <w:t>public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static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void</w:t>
      </w:r>
      <w:r>
        <w:rPr>
          <w:rFonts w:ascii="inter-regular" w:hAnsi="inter-regular"/>
          <w:color w:val="000000"/>
          <w:bdr w:val="none" w:sz="0" w:space="0" w:color="auto" w:frame="1"/>
        </w:rPr>
        <w:t> main(String args[]){  </w:t>
      </w:r>
    </w:p>
    <w:p w14:paraId="57177B86" w14:textId="77777777" w:rsidR="00FD5749" w:rsidRDefault="00FD5749">
      <w:pPr>
        <w:pStyle w:val="alt"/>
        <w:numPr>
          <w:ilvl w:val="0"/>
          <w:numId w:val="36"/>
        </w:numPr>
        <w:spacing w:before="0" w:beforeAutospacing="0" w:after="0" w:afterAutospacing="0" w:line="375" w:lineRule="atLeast"/>
        <w:jc w:val="both"/>
        <w:rPr>
          <w:rFonts w:ascii="inter-regular" w:hAnsi="inter-regular"/>
          <w:color w:val="000000"/>
        </w:rPr>
      </w:pPr>
      <w:r>
        <w:rPr>
          <w:rStyle w:val="keyword"/>
          <w:rFonts w:ascii="inter-regular" w:hAnsi="inter-regular"/>
          <w:b/>
          <w:bCs/>
          <w:color w:val="006699"/>
          <w:bdr w:val="none" w:sz="0" w:space="0" w:color="auto" w:frame="1"/>
        </w:rPr>
        <w:t>int</w:t>
      </w:r>
      <w:r>
        <w:rPr>
          <w:rFonts w:ascii="inter-regular" w:hAnsi="inter-regular"/>
          <w:color w:val="000000"/>
          <w:bdr w:val="none" w:sz="0" w:space="0" w:color="auto" w:frame="1"/>
        </w:rPr>
        <w:t> a=</w:t>
      </w:r>
      <w:r>
        <w:rPr>
          <w:rStyle w:val="number"/>
          <w:rFonts w:ascii="inter-regular" w:hAnsi="inter-regular"/>
          <w:color w:val="C00000"/>
          <w:bdr w:val="none" w:sz="0" w:space="0" w:color="auto" w:frame="1"/>
        </w:rPr>
        <w:t>10</w:t>
      </w:r>
      <w:r>
        <w:rPr>
          <w:rFonts w:ascii="inter-regular" w:hAnsi="inter-regular"/>
          <w:color w:val="000000"/>
          <w:bdr w:val="none" w:sz="0" w:space="0" w:color="auto" w:frame="1"/>
        </w:rPr>
        <w:t>;  </w:t>
      </w:r>
    </w:p>
    <w:p w14:paraId="3AEAB965" w14:textId="77777777" w:rsidR="00FD5749" w:rsidRDefault="00FD5749">
      <w:pPr>
        <w:numPr>
          <w:ilvl w:val="0"/>
          <w:numId w:val="36"/>
        </w:numPr>
        <w:spacing w:after="0" w:line="375" w:lineRule="atLeast"/>
        <w:jc w:val="both"/>
        <w:rPr>
          <w:rFonts w:ascii="inter-regular" w:hAnsi="inter-regular"/>
          <w:color w:val="000000"/>
        </w:rPr>
      </w:pPr>
      <w:r>
        <w:rPr>
          <w:rStyle w:val="keyword"/>
          <w:rFonts w:ascii="inter-regular" w:hAnsi="inter-regular"/>
          <w:b/>
          <w:bCs/>
          <w:color w:val="006699"/>
          <w:bdr w:val="none" w:sz="0" w:space="0" w:color="auto" w:frame="1"/>
        </w:rPr>
        <w:t>int</w:t>
      </w:r>
      <w:r>
        <w:rPr>
          <w:rFonts w:ascii="inter-regular" w:hAnsi="inter-regular"/>
          <w:color w:val="000000"/>
          <w:bdr w:val="none" w:sz="0" w:space="0" w:color="auto" w:frame="1"/>
        </w:rPr>
        <w:t> b=</w:t>
      </w:r>
      <w:r>
        <w:rPr>
          <w:rStyle w:val="number"/>
          <w:rFonts w:ascii="inter-regular" w:hAnsi="inter-regular"/>
          <w:color w:val="C00000"/>
          <w:bdr w:val="none" w:sz="0" w:space="0" w:color="auto" w:frame="1"/>
        </w:rPr>
        <w:t>5</w:t>
      </w:r>
      <w:r>
        <w:rPr>
          <w:rFonts w:ascii="inter-regular" w:hAnsi="inter-regular"/>
          <w:color w:val="000000"/>
          <w:bdr w:val="none" w:sz="0" w:space="0" w:color="auto" w:frame="1"/>
        </w:rPr>
        <w:t>;  </w:t>
      </w:r>
    </w:p>
    <w:p w14:paraId="59D718E1" w14:textId="77777777" w:rsidR="00FD5749" w:rsidRDefault="00FD5749">
      <w:pPr>
        <w:pStyle w:val="alt"/>
        <w:numPr>
          <w:ilvl w:val="0"/>
          <w:numId w:val="36"/>
        </w:numPr>
        <w:spacing w:before="0" w:beforeAutospacing="0" w:after="0" w:afterAutospacing="0" w:line="375" w:lineRule="atLeast"/>
        <w:jc w:val="both"/>
        <w:rPr>
          <w:rFonts w:ascii="inter-regular" w:hAnsi="inter-regular"/>
          <w:color w:val="000000"/>
        </w:rPr>
      </w:pPr>
      <w:r>
        <w:rPr>
          <w:rStyle w:val="keyword"/>
          <w:rFonts w:ascii="inter-regular" w:hAnsi="inter-regular"/>
          <w:b/>
          <w:bCs/>
          <w:color w:val="006699"/>
          <w:bdr w:val="none" w:sz="0" w:space="0" w:color="auto" w:frame="1"/>
        </w:rPr>
        <w:t>int</w:t>
      </w:r>
      <w:r>
        <w:rPr>
          <w:rFonts w:ascii="inter-regular" w:hAnsi="inter-regular"/>
          <w:color w:val="000000"/>
          <w:bdr w:val="none" w:sz="0" w:space="0" w:color="auto" w:frame="1"/>
        </w:rPr>
        <w:t> c=</w:t>
      </w:r>
      <w:r>
        <w:rPr>
          <w:rStyle w:val="number"/>
          <w:rFonts w:ascii="inter-regular" w:hAnsi="inter-regular"/>
          <w:color w:val="C00000"/>
          <w:bdr w:val="none" w:sz="0" w:space="0" w:color="auto" w:frame="1"/>
        </w:rPr>
        <w:t>20</w:t>
      </w:r>
      <w:r>
        <w:rPr>
          <w:rFonts w:ascii="inter-regular" w:hAnsi="inter-regular"/>
          <w:color w:val="000000"/>
          <w:bdr w:val="none" w:sz="0" w:space="0" w:color="auto" w:frame="1"/>
        </w:rPr>
        <w:t>;  </w:t>
      </w:r>
    </w:p>
    <w:p w14:paraId="2BE24AA1" w14:textId="77777777" w:rsidR="00FD5749" w:rsidRDefault="00FD5749">
      <w:pPr>
        <w:numPr>
          <w:ilvl w:val="0"/>
          <w:numId w:val="36"/>
        </w:numPr>
        <w:spacing w:after="0" w:line="375" w:lineRule="atLeast"/>
        <w:jc w:val="both"/>
        <w:rPr>
          <w:rFonts w:ascii="inter-regular" w:hAnsi="inter-regular"/>
          <w:color w:val="000000"/>
        </w:rPr>
      </w:pPr>
      <w:r>
        <w:rPr>
          <w:rFonts w:ascii="inter-regular" w:hAnsi="inter-regular"/>
          <w:color w:val="000000"/>
          <w:bdr w:val="none" w:sz="0" w:space="0" w:color="auto" w:frame="1"/>
        </w:rPr>
        <w:t>System.out.println(a&lt;b&amp;&amp;a++&lt;c);</w:t>
      </w:r>
      <w:r>
        <w:rPr>
          <w:rStyle w:val="comment"/>
          <w:rFonts w:ascii="inter-regular" w:hAnsi="inter-regular"/>
          <w:color w:val="008200"/>
          <w:bdr w:val="none" w:sz="0" w:space="0" w:color="auto" w:frame="1"/>
        </w:rPr>
        <w:t>//false &amp;&amp; true = false</w:t>
      </w:r>
      <w:r>
        <w:rPr>
          <w:rFonts w:ascii="inter-regular" w:hAnsi="inter-regular"/>
          <w:color w:val="000000"/>
          <w:bdr w:val="none" w:sz="0" w:space="0" w:color="auto" w:frame="1"/>
        </w:rPr>
        <w:t>  </w:t>
      </w:r>
    </w:p>
    <w:p w14:paraId="2355C2A1" w14:textId="77777777" w:rsidR="00FD5749" w:rsidRDefault="00FD5749">
      <w:pPr>
        <w:pStyle w:val="alt"/>
        <w:numPr>
          <w:ilvl w:val="0"/>
          <w:numId w:val="36"/>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System.out.println(a);</w:t>
      </w:r>
      <w:r>
        <w:rPr>
          <w:rStyle w:val="comment"/>
          <w:rFonts w:ascii="inter-regular" w:hAnsi="inter-regular"/>
          <w:color w:val="008200"/>
          <w:bdr w:val="none" w:sz="0" w:space="0" w:color="auto" w:frame="1"/>
        </w:rPr>
        <w:t>//10 because second condition is not checked</w:t>
      </w:r>
      <w:r>
        <w:rPr>
          <w:rFonts w:ascii="inter-regular" w:hAnsi="inter-regular"/>
          <w:color w:val="000000"/>
          <w:bdr w:val="none" w:sz="0" w:space="0" w:color="auto" w:frame="1"/>
        </w:rPr>
        <w:t>  </w:t>
      </w:r>
    </w:p>
    <w:p w14:paraId="2C18608C" w14:textId="77777777" w:rsidR="00FD5749" w:rsidRDefault="00FD5749">
      <w:pPr>
        <w:numPr>
          <w:ilvl w:val="0"/>
          <w:numId w:val="36"/>
        </w:numPr>
        <w:spacing w:after="0" w:line="375" w:lineRule="atLeast"/>
        <w:jc w:val="both"/>
        <w:rPr>
          <w:rFonts w:ascii="inter-regular" w:hAnsi="inter-regular"/>
          <w:color w:val="000000"/>
        </w:rPr>
      </w:pPr>
      <w:r>
        <w:rPr>
          <w:rFonts w:ascii="inter-regular" w:hAnsi="inter-regular"/>
          <w:color w:val="000000"/>
          <w:bdr w:val="none" w:sz="0" w:space="0" w:color="auto" w:frame="1"/>
        </w:rPr>
        <w:t>System.out.println(a&lt;b&amp;a++&lt;c);</w:t>
      </w:r>
      <w:r>
        <w:rPr>
          <w:rStyle w:val="comment"/>
          <w:rFonts w:ascii="inter-regular" w:hAnsi="inter-regular"/>
          <w:color w:val="008200"/>
          <w:bdr w:val="none" w:sz="0" w:space="0" w:color="auto" w:frame="1"/>
        </w:rPr>
        <w:t>//false &amp;&amp; true = false</w:t>
      </w:r>
      <w:r>
        <w:rPr>
          <w:rFonts w:ascii="inter-regular" w:hAnsi="inter-regular"/>
          <w:color w:val="000000"/>
          <w:bdr w:val="none" w:sz="0" w:space="0" w:color="auto" w:frame="1"/>
        </w:rPr>
        <w:t>  </w:t>
      </w:r>
    </w:p>
    <w:p w14:paraId="3E3CAE54" w14:textId="77777777" w:rsidR="00FD5749" w:rsidRDefault="00FD5749">
      <w:pPr>
        <w:pStyle w:val="alt"/>
        <w:numPr>
          <w:ilvl w:val="0"/>
          <w:numId w:val="36"/>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System.out.println(a);</w:t>
      </w:r>
      <w:r>
        <w:rPr>
          <w:rStyle w:val="comment"/>
          <w:rFonts w:ascii="inter-regular" w:hAnsi="inter-regular"/>
          <w:color w:val="008200"/>
          <w:bdr w:val="none" w:sz="0" w:space="0" w:color="auto" w:frame="1"/>
        </w:rPr>
        <w:t>//11 because second condition is checked</w:t>
      </w:r>
      <w:r>
        <w:rPr>
          <w:rFonts w:ascii="inter-regular" w:hAnsi="inter-regular"/>
          <w:color w:val="000000"/>
          <w:bdr w:val="none" w:sz="0" w:space="0" w:color="auto" w:frame="1"/>
        </w:rPr>
        <w:t>  </w:t>
      </w:r>
    </w:p>
    <w:p w14:paraId="38F8B3B1" w14:textId="77777777" w:rsidR="00FD5749" w:rsidRDefault="00FD5749">
      <w:pPr>
        <w:numPr>
          <w:ilvl w:val="0"/>
          <w:numId w:val="36"/>
        </w:numPr>
        <w:spacing w:after="0" w:line="375" w:lineRule="atLeast"/>
        <w:jc w:val="both"/>
        <w:rPr>
          <w:rFonts w:ascii="inter-regular" w:hAnsi="inter-regular"/>
          <w:color w:val="000000"/>
        </w:rPr>
      </w:pPr>
      <w:r>
        <w:rPr>
          <w:rFonts w:ascii="inter-regular" w:hAnsi="inter-regular"/>
          <w:color w:val="000000"/>
          <w:bdr w:val="none" w:sz="0" w:space="0" w:color="auto" w:frame="1"/>
        </w:rPr>
        <w:t>}}  </w:t>
      </w:r>
    </w:p>
    <w:p w14:paraId="38126BB6" w14:textId="77777777" w:rsidR="00FD5749" w:rsidRDefault="00FD5749" w:rsidP="00FD5749">
      <w:pPr>
        <w:pStyle w:val="NormalWeb"/>
        <w:shd w:val="clear" w:color="auto" w:fill="FFFFFF"/>
        <w:jc w:val="both"/>
        <w:rPr>
          <w:rFonts w:ascii="inter-regular" w:hAnsi="inter-regular"/>
          <w:color w:val="333333"/>
        </w:rPr>
      </w:pPr>
      <w:r>
        <w:rPr>
          <w:rStyle w:val="Strong"/>
          <w:rFonts w:ascii="Segoe UI" w:hAnsi="Segoe UI" w:cs="Segoe UI"/>
          <w:color w:val="333333"/>
        </w:rPr>
        <w:t>Output:</w:t>
      </w:r>
    </w:p>
    <w:p w14:paraId="35BAF9DD" w14:textId="77777777" w:rsidR="00FD5749" w:rsidRDefault="00FD5749" w:rsidP="00FD5749">
      <w:pPr>
        <w:pStyle w:val="HTMLPreformatted"/>
        <w:shd w:val="clear" w:color="auto" w:fill="EEEEEE"/>
        <w:jc w:val="both"/>
        <w:rPr>
          <w:color w:val="535559"/>
        </w:rPr>
      </w:pPr>
      <w:r>
        <w:rPr>
          <w:color w:val="535559"/>
        </w:rPr>
        <w:t>false</w:t>
      </w:r>
    </w:p>
    <w:p w14:paraId="61105778" w14:textId="77777777" w:rsidR="00FD5749" w:rsidRDefault="00FD5749" w:rsidP="00FD5749">
      <w:pPr>
        <w:pStyle w:val="HTMLPreformatted"/>
        <w:shd w:val="clear" w:color="auto" w:fill="EEEEEE"/>
        <w:jc w:val="both"/>
        <w:rPr>
          <w:color w:val="535559"/>
        </w:rPr>
      </w:pPr>
      <w:r>
        <w:rPr>
          <w:color w:val="535559"/>
        </w:rPr>
        <w:t>10</w:t>
      </w:r>
    </w:p>
    <w:p w14:paraId="4AF87BAC" w14:textId="77777777" w:rsidR="00FD5749" w:rsidRDefault="00FD5749" w:rsidP="00FD5749">
      <w:pPr>
        <w:pStyle w:val="HTMLPreformatted"/>
        <w:shd w:val="clear" w:color="auto" w:fill="EEEEEE"/>
        <w:jc w:val="both"/>
        <w:rPr>
          <w:color w:val="535559"/>
        </w:rPr>
      </w:pPr>
      <w:r>
        <w:rPr>
          <w:color w:val="535559"/>
        </w:rPr>
        <w:t>false</w:t>
      </w:r>
    </w:p>
    <w:p w14:paraId="39AD5099" w14:textId="77777777" w:rsidR="00FD5749" w:rsidRDefault="00FD5749" w:rsidP="00FD5749">
      <w:pPr>
        <w:pStyle w:val="HTMLPreformatted"/>
        <w:shd w:val="clear" w:color="auto" w:fill="EEEEEE"/>
        <w:jc w:val="both"/>
        <w:rPr>
          <w:color w:val="535559"/>
        </w:rPr>
      </w:pPr>
      <w:r>
        <w:rPr>
          <w:color w:val="535559"/>
        </w:rPr>
        <w:t>11</w:t>
      </w:r>
    </w:p>
    <w:p w14:paraId="48F9D2A0" w14:textId="77777777" w:rsidR="00FD5749" w:rsidRDefault="00FD5749" w:rsidP="00FD5749">
      <w:pPr>
        <w:pStyle w:val="Heading3"/>
        <w:shd w:val="clear" w:color="auto" w:fill="FFFFFF"/>
        <w:spacing w:line="312" w:lineRule="atLeast"/>
        <w:jc w:val="both"/>
        <w:rPr>
          <w:rFonts w:ascii="Helvetica" w:hAnsi="Helvetica"/>
          <w:color w:val="610B4B"/>
          <w:sz w:val="32"/>
          <w:szCs w:val="32"/>
        </w:rPr>
      </w:pPr>
      <w:r>
        <w:rPr>
          <w:rFonts w:ascii="Helvetica" w:hAnsi="Helvetica"/>
          <w:b/>
          <w:bCs/>
          <w:color w:val="610B4B"/>
          <w:sz w:val="32"/>
          <w:szCs w:val="32"/>
        </w:rPr>
        <w:t>Java OR Operator Example: Logical || and Bitwise |</w:t>
      </w:r>
    </w:p>
    <w:p w14:paraId="3312242F" w14:textId="77777777" w:rsidR="00FD5749" w:rsidRDefault="00FD5749" w:rsidP="00FD5749">
      <w:pPr>
        <w:pStyle w:val="NormalWeb"/>
        <w:shd w:val="clear" w:color="auto" w:fill="FFFFFF"/>
        <w:jc w:val="both"/>
        <w:rPr>
          <w:rFonts w:ascii="inter-regular" w:hAnsi="inter-regular"/>
          <w:color w:val="333333"/>
        </w:rPr>
      </w:pPr>
      <w:r>
        <w:rPr>
          <w:rFonts w:ascii="inter-regular" w:hAnsi="inter-regular"/>
          <w:color w:val="333333"/>
        </w:rPr>
        <w:t>The logical || operator doesn't check the second condition if the first condition is true. It checks the second condition only if the first one is false.</w:t>
      </w:r>
    </w:p>
    <w:p w14:paraId="5A02F3AB" w14:textId="77777777" w:rsidR="00FD5749" w:rsidRDefault="00FD5749" w:rsidP="00FD5749">
      <w:pPr>
        <w:pStyle w:val="NormalWeb"/>
        <w:shd w:val="clear" w:color="auto" w:fill="FFFFFF"/>
        <w:jc w:val="both"/>
        <w:rPr>
          <w:rFonts w:ascii="inter-regular" w:hAnsi="inter-regular"/>
          <w:color w:val="333333"/>
        </w:rPr>
      </w:pPr>
      <w:r>
        <w:rPr>
          <w:rFonts w:ascii="inter-regular" w:hAnsi="inter-regular"/>
          <w:color w:val="333333"/>
        </w:rPr>
        <w:t>The bitwise | operator always checks both conditions whether first condition is true or false.</w:t>
      </w:r>
    </w:p>
    <w:p w14:paraId="3E4AC3BC" w14:textId="77777777" w:rsidR="00FD5749" w:rsidRDefault="00FD5749">
      <w:pPr>
        <w:pStyle w:val="alt"/>
        <w:numPr>
          <w:ilvl w:val="0"/>
          <w:numId w:val="37"/>
        </w:numPr>
        <w:spacing w:before="0" w:beforeAutospacing="0" w:after="0" w:afterAutospacing="0" w:line="375" w:lineRule="atLeast"/>
        <w:jc w:val="both"/>
        <w:rPr>
          <w:rFonts w:ascii="inter-regular" w:hAnsi="inter-regular"/>
          <w:color w:val="000000"/>
        </w:rPr>
      </w:pPr>
      <w:r>
        <w:rPr>
          <w:rStyle w:val="keyword"/>
          <w:rFonts w:ascii="inter-regular" w:hAnsi="inter-regular"/>
          <w:b/>
          <w:bCs/>
          <w:color w:val="006699"/>
          <w:bdr w:val="none" w:sz="0" w:space="0" w:color="auto" w:frame="1"/>
        </w:rPr>
        <w:t>public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class</w:t>
      </w:r>
      <w:r>
        <w:rPr>
          <w:rFonts w:ascii="inter-regular" w:hAnsi="inter-regular"/>
          <w:color w:val="000000"/>
          <w:bdr w:val="none" w:sz="0" w:space="0" w:color="auto" w:frame="1"/>
        </w:rPr>
        <w:t> OperatorExample{  </w:t>
      </w:r>
    </w:p>
    <w:p w14:paraId="5543CA41" w14:textId="77777777" w:rsidR="00FD5749" w:rsidRDefault="00FD5749">
      <w:pPr>
        <w:numPr>
          <w:ilvl w:val="0"/>
          <w:numId w:val="37"/>
        </w:numPr>
        <w:spacing w:after="0" w:line="375" w:lineRule="atLeast"/>
        <w:jc w:val="both"/>
        <w:rPr>
          <w:rFonts w:ascii="inter-regular" w:hAnsi="inter-regular"/>
          <w:color w:val="000000"/>
        </w:rPr>
      </w:pPr>
      <w:r>
        <w:rPr>
          <w:rStyle w:val="keyword"/>
          <w:rFonts w:ascii="inter-regular" w:hAnsi="inter-regular"/>
          <w:b/>
          <w:bCs/>
          <w:color w:val="006699"/>
          <w:bdr w:val="none" w:sz="0" w:space="0" w:color="auto" w:frame="1"/>
        </w:rPr>
        <w:t>public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static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void</w:t>
      </w:r>
      <w:r>
        <w:rPr>
          <w:rFonts w:ascii="inter-regular" w:hAnsi="inter-regular"/>
          <w:color w:val="000000"/>
          <w:bdr w:val="none" w:sz="0" w:space="0" w:color="auto" w:frame="1"/>
        </w:rPr>
        <w:t> main(String args[]){  </w:t>
      </w:r>
    </w:p>
    <w:p w14:paraId="24B2F9FB" w14:textId="77777777" w:rsidR="00FD5749" w:rsidRDefault="00FD5749">
      <w:pPr>
        <w:pStyle w:val="alt"/>
        <w:numPr>
          <w:ilvl w:val="0"/>
          <w:numId w:val="37"/>
        </w:numPr>
        <w:spacing w:before="0" w:beforeAutospacing="0" w:after="0" w:afterAutospacing="0" w:line="375" w:lineRule="atLeast"/>
        <w:jc w:val="both"/>
        <w:rPr>
          <w:rFonts w:ascii="inter-regular" w:hAnsi="inter-regular"/>
          <w:color w:val="000000"/>
        </w:rPr>
      </w:pPr>
      <w:r>
        <w:rPr>
          <w:rStyle w:val="keyword"/>
          <w:rFonts w:ascii="inter-regular" w:hAnsi="inter-regular"/>
          <w:b/>
          <w:bCs/>
          <w:color w:val="006699"/>
          <w:bdr w:val="none" w:sz="0" w:space="0" w:color="auto" w:frame="1"/>
        </w:rPr>
        <w:t>int</w:t>
      </w:r>
      <w:r>
        <w:rPr>
          <w:rFonts w:ascii="inter-regular" w:hAnsi="inter-regular"/>
          <w:color w:val="000000"/>
          <w:bdr w:val="none" w:sz="0" w:space="0" w:color="auto" w:frame="1"/>
        </w:rPr>
        <w:t> a=</w:t>
      </w:r>
      <w:r>
        <w:rPr>
          <w:rStyle w:val="number"/>
          <w:rFonts w:ascii="inter-regular" w:hAnsi="inter-regular"/>
          <w:color w:val="C00000"/>
          <w:bdr w:val="none" w:sz="0" w:space="0" w:color="auto" w:frame="1"/>
        </w:rPr>
        <w:t>10</w:t>
      </w:r>
      <w:r>
        <w:rPr>
          <w:rFonts w:ascii="inter-regular" w:hAnsi="inter-regular"/>
          <w:color w:val="000000"/>
          <w:bdr w:val="none" w:sz="0" w:space="0" w:color="auto" w:frame="1"/>
        </w:rPr>
        <w:t>;  </w:t>
      </w:r>
    </w:p>
    <w:p w14:paraId="012CC7E9" w14:textId="77777777" w:rsidR="00FD5749" w:rsidRDefault="00FD5749">
      <w:pPr>
        <w:numPr>
          <w:ilvl w:val="0"/>
          <w:numId w:val="37"/>
        </w:numPr>
        <w:spacing w:after="0" w:line="375" w:lineRule="atLeast"/>
        <w:jc w:val="both"/>
        <w:rPr>
          <w:rFonts w:ascii="inter-regular" w:hAnsi="inter-regular"/>
          <w:color w:val="000000"/>
        </w:rPr>
      </w:pPr>
      <w:r>
        <w:rPr>
          <w:rStyle w:val="keyword"/>
          <w:rFonts w:ascii="inter-regular" w:hAnsi="inter-regular"/>
          <w:b/>
          <w:bCs/>
          <w:color w:val="006699"/>
          <w:bdr w:val="none" w:sz="0" w:space="0" w:color="auto" w:frame="1"/>
        </w:rPr>
        <w:t>int</w:t>
      </w:r>
      <w:r>
        <w:rPr>
          <w:rFonts w:ascii="inter-regular" w:hAnsi="inter-regular"/>
          <w:color w:val="000000"/>
          <w:bdr w:val="none" w:sz="0" w:space="0" w:color="auto" w:frame="1"/>
        </w:rPr>
        <w:t> b=</w:t>
      </w:r>
      <w:r>
        <w:rPr>
          <w:rStyle w:val="number"/>
          <w:rFonts w:ascii="inter-regular" w:hAnsi="inter-regular"/>
          <w:color w:val="C00000"/>
          <w:bdr w:val="none" w:sz="0" w:space="0" w:color="auto" w:frame="1"/>
        </w:rPr>
        <w:t>5</w:t>
      </w:r>
      <w:r>
        <w:rPr>
          <w:rFonts w:ascii="inter-regular" w:hAnsi="inter-regular"/>
          <w:color w:val="000000"/>
          <w:bdr w:val="none" w:sz="0" w:space="0" w:color="auto" w:frame="1"/>
        </w:rPr>
        <w:t>;  </w:t>
      </w:r>
    </w:p>
    <w:p w14:paraId="2DFDF230" w14:textId="77777777" w:rsidR="00FD5749" w:rsidRDefault="00FD5749">
      <w:pPr>
        <w:pStyle w:val="alt"/>
        <w:numPr>
          <w:ilvl w:val="0"/>
          <w:numId w:val="37"/>
        </w:numPr>
        <w:spacing w:before="0" w:beforeAutospacing="0" w:after="0" w:afterAutospacing="0" w:line="375" w:lineRule="atLeast"/>
        <w:jc w:val="both"/>
        <w:rPr>
          <w:rFonts w:ascii="inter-regular" w:hAnsi="inter-regular"/>
          <w:color w:val="000000"/>
        </w:rPr>
      </w:pPr>
      <w:r>
        <w:rPr>
          <w:rStyle w:val="keyword"/>
          <w:rFonts w:ascii="inter-regular" w:hAnsi="inter-regular"/>
          <w:b/>
          <w:bCs/>
          <w:color w:val="006699"/>
          <w:bdr w:val="none" w:sz="0" w:space="0" w:color="auto" w:frame="1"/>
        </w:rPr>
        <w:t>int</w:t>
      </w:r>
      <w:r>
        <w:rPr>
          <w:rFonts w:ascii="inter-regular" w:hAnsi="inter-regular"/>
          <w:color w:val="000000"/>
          <w:bdr w:val="none" w:sz="0" w:space="0" w:color="auto" w:frame="1"/>
        </w:rPr>
        <w:t> c=</w:t>
      </w:r>
      <w:r>
        <w:rPr>
          <w:rStyle w:val="number"/>
          <w:rFonts w:ascii="inter-regular" w:hAnsi="inter-regular"/>
          <w:color w:val="C00000"/>
          <w:bdr w:val="none" w:sz="0" w:space="0" w:color="auto" w:frame="1"/>
        </w:rPr>
        <w:t>20</w:t>
      </w:r>
      <w:r>
        <w:rPr>
          <w:rFonts w:ascii="inter-regular" w:hAnsi="inter-regular"/>
          <w:color w:val="000000"/>
          <w:bdr w:val="none" w:sz="0" w:space="0" w:color="auto" w:frame="1"/>
        </w:rPr>
        <w:t>;  </w:t>
      </w:r>
    </w:p>
    <w:p w14:paraId="0240EC4A" w14:textId="77777777" w:rsidR="00FD5749" w:rsidRDefault="00FD5749">
      <w:pPr>
        <w:numPr>
          <w:ilvl w:val="0"/>
          <w:numId w:val="37"/>
        </w:numPr>
        <w:spacing w:after="0" w:line="375" w:lineRule="atLeast"/>
        <w:jc w:val="both"/>
        <w:rPr>
          <w:rFonts w:ascii="inter-regular" w:hAnsi="inter-regular"/>
          <w:color w:val="000000"/>
        </w:rPr>
      </w:pPr>
      <w:r>
        <w:rPr>
          <w:rFonts w:ascii="inter-regular" w:hAnsi="inter-regular"/>
          <w:color w:val="000000"/>
          <w:bdr w:val="none" w:sz="0" w:space="0" w:color="auto" w:frame="1"/>
        </w:rPr>
        <w:t>System.out.println(a&gt;b||a&lt;c);</w:t>
      </w:r>
      <w:r>
        <w:rPr>
          <w:rStyle w:val="comment"/>
          <w:rFonts w:ascii="inter-regular" w:hAnsi="inter-regular"/>
          <w:color w:val="008200"/>
          <w:bdr w:val="none" w:sz="0" w:space="0" w:color="auto" w:frame="1"/>
        </w:rPr>
        <w:t>//true || true = true</w:t>
      </w:r>
      <w:r>
        <w:rPr>
          <w:rFonts w:ascii="inter-regular" w:hAnsi="inter-regular"/>
          <w:color w:val="000000"/>
          <w:bdr w:val="none" w:sz="0" w:space="0" w:color="auto" w:frame="1"/>
        </w:rPr>
        <w:t>  </w:t>
      </w:r>
    </w:p>
    <w:p w14:paraId="0FB5917D" w14:textId="77777777" w:rsidR="00FD5749" w:rsidRDefault="00FD5749">
      <w:pPr>
        <w:pStyle w:val="alt"/>
        <w:numPr>
          <w:ilvl w:val="0"/>
          <w:numId w:val="37"/>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System.out.println(a&gt;b|a&lt;c);</w:t>
      </w:r>
      <w:r>
        <w:rPr>
          <w:rStyle w:val="comment"/>
          <w:rFonts w:ascii="inter-regular" w:hAnsi="inter-regular"/>
          <w:color w:val="008200"/>
          <w:bdr w:val="none" w:sz="0" w:space="0" w:color="auto" w:frame="1"/>
        </w:rPr>
        <w:t>//true | true = true</w:t>
      </w:r>
      <w:r>
        <w:rPr>
          <w:rFonts w:ascii="inter-regular" w:hAnsi="inter-regular"/>
          <w:color w:val="000000"/>
          <w:bdr w:val="none" w:sz="0" w:space="0" w:color="auto" w:frame="1"/>
        </w:rPr>
        <w:t>  </w:t>
      </w:r>
    </w:p>
    <w:p w14:paraId="439B25E4" w14:textId="77777777" w:rsidR="00FD5749" w:rsidRDefault="00FD5749">
      <w:pPr>
        <w:numPr>
          <w:ilvl w:val="0"/>
          <w:numId w:val="37"/>
        </w:numPr>
        <w:spacing w:after="0" w:line="375" w:lineRule="atLeast"/>
        <w:jc w:val="both"/>
        <w:rPr>
          <w:rFonts w:ascii="inter-regular" w:hAnsi="inter-regular"/>
          <w:color w:val="000000"/>
        </w:rPr>
      </w:pPr>
      <w:r>
        <w:rPr>
          <w:rStyle w:val="comment"/>
          <w:rFonts w:ascii="inter-regular" w:hAnsi="inter-regular"/>
          <w:color w:val="008200"/>
          <w:bdr w:val="none" w:sz="0" w:space="0" w:color="auto" w:frame="1"/>
        </w:rPr>
        <w:lastRenderedPageBreak/>
        <w:t>//|| vs |</w:t>
      </w:r>
      <w:r>
        <w:rPr>
          <w:rFonts w:ascii="inter-regular" w:hAnsi="inter-regular"/>
          <w:color w:val="000000"/>
          <w:bdr w:val="none" w:sz="0" w:space="0" w:color="auto" w:frame="1"/>
        </w:rPr>
        <w:t>  </w:t>
      </w:r>
    </w:p>
    <w:p w14:paraId="32097AE0" w14:textId="77777777" w:rsidR="00FD5749" w:rsidRDefault="00FD5749">
      <w:pPr>
        <w:pStyle w:val="alt"/>
        <w:numPr>
          <w:ilvl w:val="0"/>
          <w:numId w:val="37"/>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System.out.println(a&gt;b||a++&lt;c);</w:t>
      </w:r>
      <w:r>
        <w:rPr>
          <w:rStyle w:val="comment"/>
          <w:rFonts w:ascii="inter-regular" w:hAnsi="inter-regular"/>
          <w:color w:val="008200"/>
          <w:bdr w:val="none" w:sz="0" w:space="0" w:color="auto" w:frame="1"/>
        </w:rPr>
        <w:t>//true || true = true</w:t>
      </w:r>
      <w:r>
        <w:rPr>
          <w:rFonts w:ascii="inter-regular" w:hAnsi="inter-regular"/>
          <w:color w:val="000000"/>
          <w:bdr w:val="none" w:sz="0" w:space="0" w:color="auto" w:frame="1"/>
        </w:rPr>
        <w:t>  </w:t>
      </w:r>
    </w:p>
    <w:p w14:paraId="30BBB9D8" w14:textId="77777777" w:rsidR="00FD5749" w:rsidRDefault="00FD5749">
      <w:pPr>
        <w:numPr>
          <w:ilvl w:val="0"/>
          <w:numId w:val="37"/>
        </w:numPr>
        <w:spacing w:after="0" w:line="375" w:lineRule="atLeast"/>
        <w:jc w:val="both"/>
        <w:rPr>
          <w:rFonts w:ascii="inter-regular" w:hAnsi="inter-regular"/>
          <w:color w:val="000000"/>
        </w:rPr>
      </w:pPr>
      <w:r>
        <w:rPr>
          <w:rFonts w:ascii="inter-regular" w:hAnsi="inter-regular"/>
          <w:color w:val="000000"/>
          <w:bdr w:val="none" w:sz="0" w:space="0" w:color="auto" w:frame="1"/>
        </w:rPr>
        <w:t>System.out.println(a);</w:t>
      </w:r>
      <w:r>
        <w:rPr>
          <w:rStyle w:val="comment"/>
          <w:rFonts w:ascii="inter-regular" w:hAnsi="inter-regular"/>
          <w:color w:val="008200"/>
          <w:bdr w:val="none" w:sz="0" w:space="0" w:color="auto" w:frame="1"/>
        </w:rPr>
        <w:t>//10 because second condition is not checked</w:t>
      </w:r>
      <w:r>
        <w:rPr>
          <w:rFonts w:ascii="inter-regular" w:hAnsi="inter-regular"/>
          <w:color w:val="000000"/>
          <w:bdr w:val="none" w:sz="0" w:space="0" w:color="auto" w:frame="1"/>
        </w:rPr>
        <w:t>  </w:t>
      </w:r>
    </w:p>
    <w:p w14:paraId="2CD55E79" w14:textId="77777777" w:rsidR="00FD5749" w:rsidRDefault="00FD5749">
      <w:pPr>
        <w:pStyle w:val="alt"/>
        <w:numPr>
          <w:ilvl w:val="0"/>
          <w:numId w:val="37"/>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System.out.println(a&gt;b|a++&lt;c);</w:t>
      </w:r>
      <w:r>
        <w:rPr>
          <w:rStyle w:val="comment"/>
          <w:rFonts w:ascii="inter-regular" w:hAnsi="inter-regular"/>
          <w:color w:val="008200"/>
          <w:bdr w:val="none" w:sz="0" w:space="0" w:color="auto" w:frame="1"/>
        </w:rPr>
        <w:t>//true | true = true</w:t>
      </w:r>
      <w:r>
        <w:rPr>
          <w:rFonts w:ascii="inter-regular" w:hAnsi="inter-regular"/>
          <w:color w:val="000000"/>
          <w:bdr w:val="none" w:sz="0" w:space="0" w:color="auto" w:frame="1"/>
        </w:rPr>
        <w:t>  </w:t>
      </w:r>
    </w:p>
    <w:p w14:paraId="10961AFB" w14:textId="77777777" w:rsidR="00FD5749" w:rsidRDefault="00FD5749">
      <w:pPr>
        <w:numPr>
          <w:ilvl w:val="0"/>
          <w:numId w:val="37"/>
        </w:numPr>
        <w:spacing w:after="0" w:line="375" w:lineRule="atLeast"/>
        <w:jc w:val="both"/>
        <w:rPr>
          <w:rFonts w:ascii="inter-regular" w:hAnsi="inter-regular"/>
          <w:color w:val="000000"/>
        </w:rPr>
      </w:pPr>
      <w:r>
        <w:rPr>
          <w:rFonts w:ascii="inter-regular" w:hAnsi="inter-regular"/>
          <w:color w:val="000000"/>
          <w:bdr w:val="none" w:sz="0" w:space="0" w:color="auto" w:frame="1"/>
        </w:rPr>
        <w:t>System.out.println(a);</w:t>
      </w:r>
      <w:r>
        <w:rPr>
          <w:rStyle w:val="comment"/>
          <w:rFonts w:ascii="inter-regular" w:hAnsi="inter-regular"/>
          <w:color w:val="008200"/>
          <w:bdr w:val="none" w:sz="0" w:space="0" w:color="auto" w:frame="1"/>
        </w:rPr>
        <w:t>//11 because second condition is checked</w:t>
      </w:r>
      <w:r>
        <w:rPr>
          <w:rFonts w:ascii="inter-regular" w:hAnsi="inter-regular"/>
          <w:color w:val="000000"/>
          <w:bdr w:val="none" w:sz="0" w:space="0" w:color="auto" w:frame="1"/>
        </w:rPr>
        <w:t>  </w:t>
      </w:r>
    </w:p>
    <w:p w14:paraId="6995CC8C" w14:textId="77777777" w:rsidR="00FD5749" w:rsidRDefault="00FD5749">
      <w:pPr>
        <w:pStyle w:val="alt"/>
        <w:numPr>
          <w:ilvl w:val="0"/>
          <w:numId w:val="37"/>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w:t>
      </w:r>
    </w:p>
    <w:p w14:paraId="32D50DFF" w14:textId="77777777" w:rsidR="00FD5749" w:rsidRDefault="00FD5749" w:rsidP="00FD5749">
      <w:pPr>
        <w:pStyle w:val="NormalWeb"/>
        <w:shd w:val="clear" w:color="auto" w:fill="FFFFFF"/>
        <w:jc w:val="both"/>
        <w:rPr>
          <w:rFonts w:ascii="inter-regular" w:hAnsi="inter-regular"/>
          <w:color w:val="333333"/>
        </w:rPr>
      </w:pPr>
      <w:r>
        <w:rPr>
          <w:rStyle w:val="Strong"/>
          <w:rFonts w:ascii="Segoe UI" w:hAnsi="Segoe UI" w:cs="Segoe UI"/>
          <w:color w:val="333333"/>
        </w:rPr>
        <w:t>Output:</w:t>
      </w:r>
    </w:p>
    <w:p w14:paraId="3286C222" w14:textId="77777777" w:rsidR="00FD5749" w:rsidRDefault="00FD5749" w:rsidP="00FD5749">
      <w:pPr>
        <w:pStyle w:val="HTMLPreformatted"/>
        <w:shd w:val="clear" w:color="auto" w:fill="EEEEEE"/>
        <w:jc w:val="both"/>
        <w:rPr>
          <w:color w:val="535559"/>
        </w:rPr>
      </w:pPr>
      <w:r>
        <w:rPr>
          <w:color w:val="535559"/>
        </w:rPr>
        <w:t>true</w:t>
      </w:r>
    </w:p>
    <w:p w14:paraId="76D26BAA" w14:textId="77777777" w:rsidR="00FD5749" w:rsidRDefault="00FD5749" w:rsidP="00FD5749">
      <w:pPr>
        <w:pStyle w:val="HTMLPreformatted"/>
        <w:shd w:val="clear" w:color="auto" w:fill="EEEEEE"/>
        <w:jc w:val="both"/>
        <w:rPr>
          <w:color w:val="535559"/>
        </w:rPr>
      </w:pPr>
      <w:r>
        <w:rPr>
          <w:color w:val="535559"/>
        </w:rPr>
        <w:t>true</w:t>
      </w:r>
    </w:p>
    <w:p w14:paraId="01794662" w14:textId="77777777" w:rsidR="00FD5749" w:rsidRDefault="00FD5749" w:rsidP="00FD5749">
      <w:pPr>
        <w:pStyle w:val="HTMLPreformatted"/>
        <w:shd w:val="clear" w:color="auto" w:fill="EEEEEE"/>
        <w:jc w:val="both"/>
        <w:rPr>
          <w:color w:val="535559"/>
        </w:rPr>
      </w:pPr>
      <w:r>
        <w:rPr>
          <w:color w:val="535559"/>
        </w:rPr>
        <w:t>true</w:t>
      </w:r>
    </w:p>
    <w:p w14:paraId="248DC730" w14:textId="77777777" w:rsidR="00FD5749" w:rsidRDefault="00FD5749" w:rsidP="00FD5749">
      <w:pPr>
        <w:pStyle w:val="HTMLPreformatted"/>
        <w:shd w:val="clear" w:color="auto" w:fill="EEEEEE"/>
        <w:jc w:val="both"/>
        <w:rPr>
          <w:color w:val="535559"/>
        </w:rPr>
      </w:pPr>
      <w:r>
        <w:rPr>
          <w:color w:val="535559"/>
        </w:rPr>
        <w:t>10</w:t>
      </w:r>
    </w:p>
    <w:p w14:paraId="6E1F4F02" w14:textId="77777777" w:rsidR="00FD5749" w:rsidRDefault="00FD5749" w:rsidP="00FD5749">
      <w:pPr>
        <w:pStyle w:val="HTMLPreformatted"/>
        <w:shd w:val="clear" w:color="auto" w:fill="EEEEEE"/>
        <w:jc w:val="both"/>
        <w:rPr>
          <w:color w:val="535559"/>
        </w:rPr>
      </w:pPr>
      <w:r>
        <w:rPr>
          <w:color w:val="535559"/>
        </w:rPr>
        <w:t>true</w:t>
      </w:r>
    </w:p>
    <w:p w14:paraId="4226EB83" w14:textId="77777777" w:rsidR="00FD5749" w:rsidRDefault="00FD5749" w:rsidP="00FD5749">
      <w:pPr>
        <w:pStyle w:val="HTMLPreformatted"/>
        <w:shd w:val="clear" w:color="auto" w:fill="EEEEEE"/>
        <w:jc w:val="both"/>
        <w:rPr>
          <w:color w:val="535559"/>
        </w:rPr>
      </w:pPr>
      <w:r>
        <w:rPr>
          <w:color w:val="535559"/>
        </w:rPr>
        <w:t>11</w:t>
      </w:r>
    </w:p>
    <w:p w14:paraId="6A25D27C" w14:textId="77777777" w:rsidR="00FD5749" w:rsidRDefault="00FD5749" w:rsidP="00FD5749">
      <w:pPr>
        <w:pStyle w:val="Heading3"/>
        <w:shd w:val="clear" w:color="auto" w:fill="FFFFFF"/>
        <w:spacing w:line="312" w:lineRule="atLeast"/>
        <w:jc w:val="both"/>
        <w:rPr>
          <w:rFonts w:ascii="Helvetica" w:hAnsi="Helvetica"/>
          <w:color w:val="610B4B"/>
          <w:sz w:val="32"/>
          <w:szCs w:val="32"/>
        </w:rPr>
      </w:pPr>
      <w:r>
        <w:rPr>
          <w:rFonts w:ascii="Helvetica" w:hAnsi="Helvetica"/>
          <w:b/>
          <w:bCs/>
          <w:color w:val="610B4B"/>
          <w:sz w:val="32"/>
          <w:szCs w:val="32"/>
        </w:rPr>
        <w:t>Java Ternary Operator</w:t>
      </w:r>
    </w:p>
    <w:p w14:paraId="4808CD57" w14:textId="77777777" w:rsidR="00FD5749" w:rsidRDefault="00FD5749" w:rsidP="00FD5749">
      <w:pPr>
        <w:pStyle w:val="NormalWeb"/>
        <w:shd w:val="clear" w:color="auto" w:fill="FFFFFF"/>
        <w:jc w:val="both"/>
        <w:rPr>
          <w:rFonts w:ascii="inter-regular" w:hAnsi="inter-regular"/>
          <w:color w:val="333333"/>
        </w:rPr>
      </w:pPr>
      <w:r>
        <w:rPr>
          <w:rFonts w:ascii="inter-regular" w:hAnsi="inter-regular"/>
          <w:color w:val="333333"/>
        </w:rPr>
        <w:t>Java Ternary operator is used as one line replacement for if-then-else statement and used a lot in Java programming. It is the only conditional operator which takes three operands.</w:t>
      </w:r>
    </w:p>
    <w:p w14:paraId="14BA6AD5" w14:textId="77777777" w:rsidR="00FD5749" w:rsidRDefault="00FD5749" w:rsidP="00FD5749">
      <w:pPr>
        <w:pStyle w:val="Heading3"/>
        <w:shd w:val="clear" w:color="auto" w:fill="FFFFFF"/>
        <w:spacing w:line="312" w:lineRule="atLeast"/>
        <w:jc w:val="both"/>
        <w:rPr>
          <w:rFonts w:ascii="Helvetica" w:hAnsi="Helvetica"/>
          <w:color w:val="610B4B"/>
          <w:sz w:val="32"/>
          <w:szCs w:val="32"/>
        </w:rPr>
      </w:pPr>
      <w:r>
        <w:rPr>
          <w:rFonts w:ascii="Helvetica" w:hAnsi="Helvetica"/>
          <w:b/>
          <w:bCs/>
          <w:color w:val="610B4B"/>
          <w:sz w:val="32"/>
          <w:szCs w:val="32"/>
        </w:rPr>
        <w:t>Java Ternary Operator Example</w:t>
      </w:r>
    </w:p>
    <w:p w14:paraId="4EA13A41" w14:textId="77777777" w:rsidR="00FD5749" w:rsidRDefault="00FD5749">
      <w:pPr>
        <w:pStyle w:val="alt"/>
        <w:numPr>
          <w:ilvl w:val="0"/>
          <w:numId w:val="38"/>
        </w:numPr>
        <w:spacing w:before="0" w:beforeAutospacing="0" w:after="0" w:afterAutospacing="0" w:line="375" w:lineRule="atLeast"/>
        <w:jc w:val="both"/>
        <w:rPr>
          <w:rFonts w:ascii="inter-regular" w:hAnsi="inter-regular"/>
          <w:color w:val="000000"/>
        </w:rPr>
      </w:pPr>
      <w:r>
        <w:rPr>
          <w:rStyle w:val="keyword"/>
          <w:rFonts w:ascii="inter-regular" w:hAnsi="inter-regular"/>
          <w:b/>
          <w:bCs/>
          <w:color w:val="006699"/>
          <w:bdr w:val="none" w:sz="0" w:space="0" w:color="auto" w:frame="1"/>
        </w:rPr>
        <w:t>public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class</w:t>
      </w:r>
      <w:r>
        <w:rPr>
          <w:rFonts w:ascii="inter-regular" w:hAnsi="inter-regular"/>
          <w:color w:val="000000"/>
          <w:bdr w:val="none" w:sz="0" w:space="0" w:color="auto" w:frame="1"/>
        </w:rPr>
        <w:t> OperatorExample{  </w:t>
      </w:r>
    </w:p>
    <w:p w14:paraId="1A44B764" w14:textId="77777777" w:rsidR="00FD5749" w:rsidRDefault="00FD5749">
      <w:pPr>
        <w:numPr>
          <w:ilvl w:val="0"/>
          <w:numId w:val="38"/>
        </w:numPr>
        <w:spacing w:after="0" w:line="375" w:lineRule="atLeast"/>
        <w:jc w:val="both"/>
        <w:rPr>
          <w:rFonts w:ascii="inter-regular" w:hAnsi="inter-regular"/>
          <w:color w:val="000000"/>
        </w:rPr>
      </w:pPr>
      <w:r>
        <w:rPr>
          <w:rStyle w:val="keyword"/>
          <w:rFonts w:ascii="inter-regular" w:hAnsi="inter-regular"/>
          <w:b/>
          <w:bCs/>
          <w:color w:val="006699"/>
          <w:bdr w:val="none" w:sz="0" w:space="0" w:color="auto" w:frame="1"/>
        </w:rPr>
        <w:t>public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static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void</w:t>
      </w:r>
      <w:r>
        <w:rPr>
          <w:rFonts w:ascii="inter-regular" w:hAnsi="inter-regular"/>
          <w:color w:val="000000"/>
          <w:bdr w:val="none" w:sz="0" w:space="0" w:color="auto" w:frame="1"/>
        </w:rPr>
        <w:t> main(String args[]){  </w:t>
      </w:r>
    </w:p>
    <w:p w14:paraId="593C40C2" w14:textId="77777777" w:rsidR="00FD5749" w:rsidRDefault="00FD5749">
      <w:pPr>
        <w:pStyle w:val="alt"/>
        <w:numPr>
          <w:ilvl w:val="0"/>
          <w:numId w:val="38"/>
        </w:numPr>
        <w:spacing w:before="0" w:beforeAutospacing="0" w:after="0" w:afterAutospacing="0" w:line="375" w:lineRule="atLeast"/>
        <w:jc w:val="both"/>
        <w:rPr>
          <w:rFonts w:ascii="inter-regular" w:hAnsi="inter-regular"/>
          <w:color w:val="000000"/>
        </w:rPr>
      </w:pPr>
      <w:r>
        <w:rPr>
          <w:rStyle w:val="keyword"/>
          <w:rFonts w:ascii="inter-regular" w:hAnsi="inter-regular"/>
          <w:b/>
          <w:bCs/>
          <w:color w:val="006699"/>
          <w:bdr w:val="none" w:sz="0" w:space="0" w:color="auto" w:frame="1"/>
        </w:rPr>
        <w:t>int</w:t>
      </w:r>
      <w:r>
        <w:rPr>
          <w:rFonts w:ascii="inter-regular" w:hAnsi="inter-regular"/>
          <w:color w:val="000000"/>
          <w:bdr w:val="none" w:sz="0" w:space="0" w:color="auto" w:frame="1"/>
        </w:rPr>
        <w:t> a=</w:t>
      </w:r>
      <w:r>
        <w:rPr>
          <w:rStyle w:val="number"/>
          <w:rFonts w:ascii="inter-regular" w:hAnsi="inter-regular"/>
          <w:color w:val="C00000"/>
          <w:bdr w:val="none" w:sz="0" w:space="0" w:color="auto" w:frame="1"/>
        </w:rPr>
        <w:t>2</w:t>
      </w:r>
      <w:r>
        <w:rPr>
          <w:rFonts w:ascii="inter-regular" w:hAnsi="inter-regular"/>
          <w:color w:val="000000"/>
          <w:bdr w:val="none" w:sz="0" w:space="0" w:color="auto" w:frame="1"/>
        </w:rPr>
        <w:t>;  </w:t>
      </w:r>
    </w:p>
    <w:p w14:paraId="778D2C9D" w14:textId="77777777" w:rsidR="00FD5749" w:rsidRDefault="00FD5749">
      <w:pPr>
        <w:numPr>
          <w:ilvl w:val="0"/>
          <w:numId w:val="38"/>
        </w:numPr>
        <w:spacing w:after="0" w:line="375" w:lineRule="atLeast"/>
        <w:jc w:val="both"/>
        <w:rPr>
          <w:rFonts w:ascii="inter-regular" w:hAnsi="inter-regular"/>
          <w:color w:val="000000"/>
        </w:rPr>
      </w:pPr>
      <w:r>
        <w:rPr>
          <w:rStyle w:val="keyword"/>
          <w:rFonts w:ascii="inter-regular" w:hAnsi="inter-regular"/>
          <w:b/>
          <w:bCs/>
          <w:color w:val="006699"/>
          <w:bdr w:val="none" w:sz="0" w:space="0" w:color="auto" w:frame="1"/>
        </w:rPr>
        <w:t>int</w:t>
      </w:r>
      <w:r>
        <w:rPr>
          <w:rFonts w:ascii="inter-regular" w:hAnsi="inter-regular"/>
          <w:color w:val="000000"/>
          <w:bdr w:val="none" w:sz="0" w:space="0" w:color="auto" w:frame="1"/>
        </w:rPr>
        <w:t> b=</w:t>
      </w:r>
      <w:r>
        <w:rPr>
          <w:rStyle w:val="number"/>
          <w:rFonts w:ascii="inter-regular" w:hAnsi="inter-regular"/>
          <w:color w:val="C00000"/>
          <w:bdr w:val="none" w:sz="0" w:space="0" w:color="auto" w:frame="1"/>
        </w:rPr>
        <w:t>5</w:t>
      </w:r>
      <w:r>
        <w:rPr>
          <w:rFonts w:ascii="inter-regular" w:hAnsi="inter-regular"/>
          <w:color w:val="000000"/>
          <w:bdr w:val="none" w:sz="0" w:space="0" w:color="auto" w:frame="1"/>
        </w:rPr>
        <w:t>;  </w:t>
      </w:r>
    </w:p>
    <w:p w14:paraId="7DF57094" w14:textId="77777777" w:rsidR="00FD5749" w:rsidRDefault="00FD5749">
      <w:pPr>
        <w:pStyle w:val="alt"/>
        <w:numPr>
          <w:ilvl w:val="0"/>
          <w:numId w:val="38"/>
        </w:numPr>
        <w:spacing w:before="0" w:beforeAutospacing="0" w:after="0" w:afterAutospacing="0" w:line="375" w:lineRule="atLeast"/>
        <w:jc w:val="both"/>
        <w:rPr>
          <w:rFonts w:ascii="inter-regular" w:hAnsi="inter-regular"/>
          <w:color w:val="000000"/>
        </w:rPr>
      </w:pPr>
      <w:r>
        <w:rPr>
          <w:rStyle w:val="keyword"/>
          <w:rFonts w:ascii="inter-regular" w:hAnsi="inter-regular"/>
          <w:b/>
          <w:bCs/>
          <w:color w:val="006699"/>
          <w:bdr w:val="none" w:sz="0" w:space="0" w:color="auto" w:frame="1"/>
        </w:rPr>
        <w:t>int</w:t>
      </w:r>
      <w:r>
        <w:rPr>
          <w:rFonts w:ascii="inter-regular" w:hAnsi="inter-regular"/>
          <w:color w:val="000000"/>
          <w:bdr w:val="none" w:sz="0" w:space="0" w:color="auto" w:frame="1"/>
        </w:rPr>
        <w:t> min=(a&lt;b)?a:b;  </w:t>
      </w:r>
    </w:p>
    <w:p w14:paraId="4BECCD2F" w14:textId="77777777" w:rsidR="00FD5749" w:rsidRDefault="00FD5749">
      <w:pPr>
        <w:numPr>
          <w:ilvl w:val="0"/>
          <w:numId w:val="38"/>
        </w:numPr>
        <w:spacing w:after="0" w:line="375" w:lineRule="atLeast"/>
        <w:jc w:val="both"/>
        <w:rPr>
          <w:rFonts w:ascii="inter-regular" w:hAnsi="inter-regular"/>
          <w:color w:val="000000"/>
        </w:rPr>
      </w:pPr>
      <w:r>
        <w:rPr>
          <w:rFonts w:ascii="inter-regular" w:hAnsi="inter-regular"/>
          <w:color w:val="000000"/>
          <w:bdr w:val="none" w:sz="0" w:space="0" w:color="auto" w:frame="1"/>
        </w:rPr>
        <w:t>System.out.println(min);  </w:t>
      </w:r>
    </w:p>
    <w:p w14:paraId="568861CF" w14:textId="77777777" w:rsidR="00FD5749" w:rsidRDefault="00FD5749">
      <w:pPr>
        <w:pStyle w:val="alt"/>
        <w:numPr>
          <w:ilvl w:val="0"/>
          <w:numId w:val="38"/>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w:t>
      </w:r>
    </w:p>
    <w:p w14:paraId="491D24F4" w14:textId="77777777" w:rsidR="00FD5749" w:rsidRDefault="00FD5749" w:rsidP="00FD5749">
      <w:pPr>
        <w:pStyle w:val="NormalWeb"/>
        <w:shd w:val="clear" w:color="auto" w:fill="FFFFFF"/>
        <w:jc w:val="both"/>
        <w:rPr>
          <w:rFonts w:ascii="inter-regular" w:hAnsi="inter-regular"/>
          <w:color w:val="333333"/>
        </w:rPr>
      </w:pPr>
      <w:r>
        <w:rPr>
          <w:rStyle w:val="Strong"/>
          <w:rFonts w:ascii="Segoe UI" w:hAnsi="Segoe UI" w:cs="Segoe UI"/>
          <w:color w:val="333333"/>
        </w:rPr>
        <w:t>Output:</w:t>
      </w:r>
    </w:p>
    <w:p w14:paraId="7E1F8DE9" w14:textId="77777777" w:rsidR="00FD5749" w:rsidRDefault="00FD5749" w:rsidP="00FD5749">
      <w:pPr>
        <w:pStyle w:val="HTMLPreformatted"/>
        <w:shd w:val="clear" w:color="auto" w:fill="EEEEEE"/>
        <w:jc w:val="both"/>
        <w:rPr>
          <w:color w:val="535559"/>
        </w:rPr>
      </w:pPr>
      <w:r>
        <w:rPr>
          <w:color w:val="535559"/>
        </w:rPr>
        <w:t>2</w:t>
      </w:r>
    </w:p>
    <w:p w14:paraId="1B942BB8" w14:textId="77777777" w:rsidR="00FD5749" w:rsidRDefault="00FD5749" w:rsidP="00FD5749">
      <w:pPr>
        <w:pStyle w:val="NormalWeb"/>
        <w:shd w:val="clear" w:color="auto" w:fill="FFFFFF"/>
        <w:jc w:val="both"/>
        <w:rPr>
          <w:rFonts w:ascii="inter-regular" w:hAnsi="inter-regular"/>
          <w:color w:val="333333"/>
        </w:rPr>
      </w:pPr>
      <w:r>
        <w:rPr>
          <w:rFonts w:ascii="inter-regular" w:hAnsi="inter-regular"/>
          <w:color w:val="333333"/>
        </w:rPr>
        <w:t>Another Example:</w:t>
      </w:r>
    </w:p>
    <w:p w14:paraId="1E5DDFED" w14:textId="77777777" w:rsidR="00FD5749" w:rsidRDefault="00FD5749">
      <w:pPr>
        <w:pStyle w:val="alt"/>
        <w:numPr>
          <w:ilvl w:val="0"/>
          <w:numId w:val="39"/>
        </w:numPr>
        <w:spacing w:before="0" w:beforeAutospacing="0" w:after="0" w:afterAutospacing="0" w:line="375" w:lineRule="atLeast"/>
        <w:jc w:val="both"/>
        <w:rPr>
          <w:rFonts w:ascii="inter-regular" w:hAnsi="inter-regular"/>
          <w:color w:val="000000"/>
        </w:rPr>
      </w:pPr>
      <w:r>
        <w:rPr>
          <w:rStyle w:val="keyword"/>
          <w:rFonts w:ascii="inter-regular" w:hAnsi="inter-regular"/>
          <w:b/>
          <w:bCs/>
          <w:color w:val="006699"/>
          <w:bdr w:val="none" w:sz="0" w:space="0" w:color="auto" w:frame="1"/>
        </w:rPr>
        <w:t>public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class</w:t>
      </w:r>
      <w:r>
        <w:rPr>
          <w:rFonts w:ascii="inter-regular" w:hAnsi="inter-regular"/>
          <w:color w:val="000000"/>
          <w:bdr w:val="none" w:sz="0" w:space="0" w:color="auto" w:frame="1"/>
        </w:rPr>
        <w:t> OperatorExample{  </w:t>
      </w:r>
    </w:p>
    <w:p w14:paraId="126455C7" w14:textId="77777777" w:rsidR="00FD5749" w:rsidRDefault="00FD5749">
      <w:pPr>
        <w:numPr>
          <w:ilvl w:val="0"/>
          <w:numId w:val="39"/>
        </w:numPr>
        <w:spacing w:after="0" w:line="375" w:lineRule="atLeast"/>
        <w:jc w:val="both"/>
        <w:rPr>
          <w:rFonts w:ascii="inter-regular" w:hAnsi="inter-regular"/>
          <w:color w:val="000000"/>
        </w:rPr>
      </w:pPr>
      <w:r>
        <w:rPr>
          <w:rStyle w:val="keyword"/>
          <w:rFonts w:ascii="inter-regular" w:hAnsi="inter-regular"/>
          <w:b/>
          <w:bCs/>
          <w:color w:val="006699"/>
          <w:bdr w:val="none" w:sz="0" w:space="0" w:color="auto" w:frame="1"/>
        </w:rPr>
        <w:t>public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static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void</w:t>
      </w:r>
      <w:r>
        <w:rPr>
          <w:rFonts w:ascii="inter-regular" w:hAnsi="inter-regular"/>
          <w:color w:val="000000"/>
          <w:bdr w:val="none" w:sz="0" w:space="0" w:color="auto" w:frame="1"/>
        </w:rPr>
        <w:t> main(String args[]){  </w:t>
      </w:r>
    </w:p>
    <w:p w14:paraId="2E3B5C21" w14:textId="77777777" w:rsidR="00FD5749" w:rsidRDefault="00FD5749">
      <w:pPr>
        <w:pStyle w:val="alt"/>
        <w:numPr>
          <w:ilvl w:val="0"/>
          <w:numId w:val="39"/>
        </w:numPr>
        <w:spacing w:before="0" w:beforeAutospacing="0" w:after="0" w:afterAutospacing="0" w:line="375" w:lineRule="atLeast"/>
        <w:jc w:val="both"/>
        <w:rPr>
          <w:rFonts w:ascii="inter-regular" w:hAnsi="inter-regular"/>
          <w:color w:val="000000"/>
        </w:rPr>
      </w:pPr>
      <w:r>
        <w:rPr>
          <w:rStyle w:val="keyword"/>
          <w:rFonts w:ascii="inter-regular" w:hAnsi="inter-regular"/>
          <w:b/>
          <w:bCs/>
          <w:color w:val="006699"/>
          <w:bdr w:val="none" w:sz="0" w:space="0" w:color="auto" w:frame="1"/>
        </w:rPr>
        <w:t>int</w:t>
      </w:r>
      <w:r>
        <w:rPr>
          <w:rFonts w:ascii="inter-regular" w:hAnsi="inter-regular"/>
          <w:color w:val="000000"/>
          <w:bdr w:val="none" w:sz="0" w:space="0" w:color="auto" w:frame="1"/>
        </w:rPr>
        <w:t> a=</w:t>
      </w:r>
      <w:r>
        <w:rPr>
          <w:rStyle w:val="number"/>
          <w:rFonts w:ascii="inter-regular" w:hAnsi="inter-regular"/>
          <w:color w:val="C00000"/>
          <w:bdr w:val="none" w:sz="0" w:space="0" w:color="auto" w:frame="1"/>
        </w:rPr>
        <w:t>10</w:t>
      </w:r>
      <w:r>
        <w:rPr>
          <w:rFonts w:ascii="inter-regular" w:hAnsi="inter-regular"/>
          <w:color w:val="000000"/>
          <w:bdr w:val="none" w:sz="0" w:space="0" w:color="auto" w:frame="1"/>
        </w:rPr>
        <w:t>;  </w:t>
      </w:r>
    </w:p>
    <w:p w14:paraId="364A379A" w14:textId="77777777" w:rsidR="00FD5749" w:rsidRDefault="00FD5749">
      <w:pPr>
        <w:numPr>
          <w:ilvl w:val="0"/>
          <w:numId w:val="39"/>
        </w:numPr>
        <w:spacing w:after="0" w:line="375" w:lineRule="atLeast"/>
        <w:jc w:val="both"/>
        <w:rPr>
          <w:rFonts w:ascii="inter-regular" w:hAnsi="inter-regular"/>
          <w:color w:val="000000"/>
        </w:rPr>
      </w:pPr>
      <w:r>
        <w:rPr>
          <w:rStyle w:val="keyword"/>
          <w:rFonts w:ascii="inter-regular" w:hAnsi="inter-regular"/>
          <w:b/>
          <w:bCs/>
          <w:color w:val="006699"/>
          <w:bdr w:val="none" w:sz="0" w:space="0" w:color="auto" w:frame="1"/>
        </w:rPr>
        <w:t>int</w:t>
      </w:r>
      <w:r>
        <w:rPr>
          <w:rFonts w:ascii="inter-regular" w:hAnsi="inter-regular"/>
          <w:color w:val="000000"/>
          <w:bdr w:val="none" w:sz="0" w:space="0" w:color="auto" w:frame="1"/>
        </w:rPr>
        <w:t> b=</w:t>
      </w:r>
      <w:r>
        <w:rPr>
          <w:rStyle w:val="number"/>
          <w:rFonts w:ascii="inter-regular" w:hAnsi="inter-regular"/>
          <w:color w:val="C00000"/>
          <w:bdr w:val="none" w:sz="0" w:space="0" w:color="auto" w:frame="1"/>
        </w:rPr>
        <w:t>5</w:t>
      </w:r>
      <w:r>
        <w:rPr>
          <w:rFonts w:ascii="inter-regular" w:hAnsi="inter-regular"/>
          <w:color w:val="000000"/>
          <w:bdr w:val="none" w:sz="0" w:space="0" w:color="auto" w:frame="1"/>
        </w:rPr>
        <w:t>;  </w:t>
      </w:r>
    </w:p>
    <w:p w14:paraId="5843F213" w14:textId="77777777" w:rsidR="00FD5749" w:rsidRDefault="00FD5749">
      <w:pPr>
        <w:pStyle w:val="alt"/>
        <w:numPr>
          <w:ilvl w:val="0"/>
          <w:numId w:val="39"/>
        </w:numPr>
        <w:spacing w:before="0" w:beforeAutospacing="0" w:after="0" w:afterAutospacing="0" w:line="375" w:lineRule="atLeast"/>
        <w:jc w:val="both"/>
        <w:rPr>
          <w:rFonts w:ascii="inter-regular" w:hAnsi="inter-regular"/>
          <w:color w:val="000000"/>
        </w:rPr>
      </w:pPr>
      <w:r>
        <w:rPr>
          <w:rStyle w:val="keyword"/>
          <w:rFonts w:ascii="inter-regular" w:hAnsi="inter-regular"/>
          <w:b/>
          <w:bCs/>
          <w:color w:val="006699"/>
          <w:bdr w:val="none" w:sz="0" w:space="0" w:color="auto" w:frame="1"/>
        </w:rPr>
        <w:t>int</w:t>
      </w:r>
      <w:r>
        <w:rPr>
          <w:rFonts w:ascii="inter-regular" w:hAnsi="inter-regular"/>
          <w:color w:val="000000"/>
          <w:bdr w:val="none" w:sz="0" w:space="0" w:color="auto" w:frame="1"/>
        </w:rPr>
        <w:t> min=(a&lt;b)?a:b;  </w:t>
      </w:r>
    </w:p>
    <w:p w14:paraId="41AAA8A8" w14:textId="77777777" w:rsidR="00FD5749" w:rsidRDefault="00FD5749">
      <w:pPr>
        <w:numPr>
          <w:ilvl w:val="0"/>
          <w:numId w:val="39"/>
        </w:numPr>
        <w:spacing w:after="0" w:line="375" w:lineRule="atLeast"/>
        <w:jc w:val="both"/>
        <w:rPr>
          <w:rFonts w:ascii="inter-regular" w:hAnsi="inter-regular"/>
          <w:color w:val="000000"/>
        </w:rPr>
      </w:pPr>
      <w:r>
        <w:rPr>
          <w:rFonts w:ascii="inter-regular" w:hAnsi="inter-regular"/>
          <w:color w:val="000000"/>
          <w:bdr w:val="none" w:sz="0" w:space="0" w:color="auto" w:frame="1"/>
        </w:rPr>
        <w:t>System.out.println(min);  </w:t>
      </w:r>
    </w:p>
    <w:p w14:paraId="4B150222" w14:textId="77777777" w:rsidR="00FD5749" w:rsidRDefault="00FD5749">
      <w:pPr>
        <w:pStyle w:val="alt"/>
        <w:numPr>
          <w:ilvl w:val="0"/>
          <w:numId w:val="39"/>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w:t>
      </w:r>
    </w:p>
    <w:p w14:paraId="7FFFA8AA" w14:textId="77777777" w:rsidR="00FD5749" w:rsidRDefault="00FD5749" w:rsidP="00FD5749">
      <w:pPr>
        <w:pStyle w:val="NormalWeb"/>
        <w:shd w:val="clear" w:color="auto" w:fill="FFFFFF"/>
        <w:jc w:val="both"/>
        <w:rPr>
          <w:rFonts w:ascii="inter-regular" w:hAnsi="inter-regular"/>
          <w:color w:val="333333"/>
        </w:rPr>
      </w:pPr>
      <w:r>
        <w:rPr>
          <w:rStyle w:val="Strong"/>
          <w:rFonts w:ascii="Segoe UI" w:hAnsi="Segoe UI" w:cs="Segoe UI"/>
          <w:color w:val="333333"/>
        </w:rPr>
        <w:lastRenderedPageBreak/>
        <w:t>Output:</w:t>
      </w:r>
    </w:p>
    <w:p w14:paraId="0DF68B8E" w14:textId="77777777" w:rsidR="00FD5749" w:rsidRDefault="00FD5749" w:rsidP="00FD5749">
      <w:pPr>
        <w:pStyle w:val="HTMLPreformatted"/>
        <w:shd w:val="clear" w:color="auto" w:fill="EEEEEE"/>
        <w:jc w:val="both"/>
        <w:rPr>
          <w:color w:val="535559"/>
        </w:rPr>
      </w:pPr>
      <w:r>
        <w:rPr>
          <w:color w:val="535559"/>
        </w:rPr>
        <w:t>5</w:t>
      </w:r>
    </w:p>
    <w:p w14:paraId="46547B8F" w14:textId="77777777" w:rsidR="00FD5749" w:rsidRDefault="00FD5749" w:rsidP="00FD5749">
      <w:pPr>
        <w:pStyle w:val="Heading3"/>
        <w:shd w:val="clear" w:color="auto" w:fill="FFFFFF"/>
        <w:spacing w:line="312" w:lineRule="atLeast"/>
        <w:jc w:val="both"/>
        <w:rPr>
          <w:rFonts w:ascii="Helvetica" w:hAnsi="Helvetica"/>
          <w:color w:val="610B4B"/>
          <w:sz w:val="32"/>
          <w:szCs w:val="32"/>
        </w:rPr>
      </w:pPr>
      <w:r>
        <w:rPr>
          <w:rFonts w:ascii="Helvetica" w:hAnsi="Helvetica"/>
          <w:b/>
          <w:bCs/>
          <w:color w:val="610B4B"/>
          <w:sz w:val="32"/>
          <w:szCs w:val="32"/>
        </w:rPr>
        <w:t>Java Assignment Operator</w:t>
      </w:r>
    </w:p>
    <w:p w14:paraId="321506E6" w14:textId="77777777" w:rsidR="00FD5749" w:rsidRDefault="00FD5749" w:rsidP="00FD5749">
      <w:pPr>
        <w:pStyle w:val="NormalWeb"/>
        <w:shd w:val="clear" w:color="auto" w:fill="FFFFFF"/>
        <w:jc w:val="both"/>
        <w:rPr>
          <w:rFonts w:ascii="inter-regular" w:hAnsi="inter-regular"/>
          <w:color w:val="333333"/>
        </w:rPr>
      </w:pPr>
      <w:r>
        <w:rPr>
          <w:rFonts w:ascii="inter-regular" w:hAnsi="inter-regular"/>
          <w:color w:val="333333"/>
        </w:rPr>
        <w:t>Java assignment operator is one of the most common operators. It is used to assign the value on its right to the operand on its left.</w:t>
      </w:r>
    </w:p>
    <w:p w14:paraId="6BB6793F" w14:textId="77777777" w:rsidR="00FD5749" w:rsidRDefault="00FD5749" w:rsidP="00FD5749">
      <w:pPr>
        <w:pStyle w:val="Heading3"/>
        <w:shd w:val="clear" w:color="auto" w:fill="FFFFFF"/>
        <w:spacing w:line="312" w:lineRule="atLeast"/>
        <w:jc w:val="both"/>
        <w:rPr>
          <w:rFonts w:ascii="Helvetica" w:hAnsi="Helvetica"/>
          <w:color w:val="610B4B"/>
          <w:sz w:val="32"/>
          <w:szCs w:val="32"/>
        </w:rPr>
      </w:pPr>
      <w:r>
        <w:rPr>
          <w:rFonts w:ascii="Helvetica" w:hAnsi="Helvetica"/>
          <w:b/>
          <w:bCs/>
          <w:color w:val="610B4B"/>
          <w:sz w:val="32"/>
          <w:szCs w:val="32"/>
        </w:rPr>
        <w:t>Java Assignment Operator Example</w:t>
      </w:r>
    </w:p>
    <w:p w14:paraId="525661F8" w14:textId="77777777" w:rsidR="00FD5749" w:rsidRDefault="00FD5749">
      <w:pPr>
        <w:pStyle w:val="alt"/>
        <w:numPr>
          <w:ilvl w:val="0"/>
          <w:numId w:val="40"/>
        </w:numPr>
        <w:spacing w:before="0" w:beforeAutospacing="0" w:after="0" w:afterAutospacing="0" w:line="375" w:lineRule="atLeast"/>
        <w:jc w:val="both"/>
        <w:rPr>
          <w:rFonts w:ascii="inter-regular" w:hAnsi="inter-regular"/>
          <w:color w:val="000000"/>
        </w:rPr>
      </w:pPr>
      <w:r>
        <w:rPr>
          <w:rStyle w:val="keyword"/>
          <w:rFonts w:ascii="inter-regular" w:hAnsi="inter-regular"/>
          <w:b/>
          <w:bCs/>
          <w:color w:val="006699"/>
          <w:bdr w:val="none" w:sz="0" w:space="0" w:color="auto" w:frame="1"/>
        </w:rPr>
        <w:t>public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class</w:t>
      </w:r>
      <w:r>
        <w:rPr>
          <w:rFonts w:ascii="inter-regular" w:hAnsi="inter-regular"/>
          <w:color w:val="000000"/>
          <w:bdr w:val="none" w:sz="0" w:space="0" w:color="auto" w:frame="1"/>
        </w:rPr>
        <w:t> OperatorExample{  </w:t>
      </w:r>
    </w:p>
    <w:p w14:paraId="56F93924" w14:textId="77777777" w:rsidR="00FD5749" w:rsidRDefault="00FD5749">
      <w:pPr>
        <w:numPr>
          <w:ilvl w:val="0"/>
          <w:numId w:val="40"/>
        </w:numPr>
        <w:spacing w:after="0" w:line="375" w:lineRule="atLeast"/>
        <w:jc w:val="both"/>
        <w:rPr>
          <w:rFonts w:ascii="inter-regular" w:hAnsi="inter-regular"/>
          <w:color w:val="000000"/>
        </w:rPr>
      </w:pPr>
      <w:r>
        <w:rPr>
          <w:rStyle w:val="keyword"/>
          <w:rFonts w:ascii="inter-regular" w:hAnsi="inter-regular"/>
          <w:b/>
          <w:bCs/>
          <w:color w:val="006699"/>
          <w:bdr w:val="none" w:sz="0" w:space="0" w:color="auto" w:frame="1"/>
        </w:rPr>
        <w:t>public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static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void</w:t>
      </w:r>
      <w:r>
        <w:rPr>
          <w:rFonts w:ascii="inter-regular" w:hAnsi="inter-regular"/>
          <w:color w:val="000000"/>
          <w:bdr w:val="none" w:sz="0" w:space="0" w:color="auto" w:frame="1"/>
        </w:rPr>
        <w:t> main(String args[]){  </w:t>
      </w:r>
    </w:p>
    <w:p w14:paraId="3211EFF2" w14:textId="77777777" w:rsidR="00FD5749" w:rsidRDefault="00FD5749">
      <w:pPr>
        <w:pStyle w:val="alt"/>
        <w:numPr>
          <w:ilvl w:val="0"/>
          <w:numId w:val="40"/>
        </w:numPr>
        <w:spacing w:before="0" w:beforeAutospacing="0" w:after="0" w:afterAutospacing="0" w:line="375" w:lineRule="atLeast"/>
        <w:jc w:val="both"/>
        <w:rPr>
          <w:rFonts w:ascii="inter-regular" w:hAnsi="inter-regular"/>
          <w:color w:val="000000"/>
        </w:rPr>
      </w:pPr>
      <w:r>
        <w:rPr>
          <w:rStyle w:val="keyword"/>
          <w:rFonts w:ascii="inter-regular" w:hAnsi="inter-regular"/>
          <w:b/>
          <w:bCs/>
          <w:color w:val="006699"/>
          <w:bdr w:val="none" w:sz="0" w:space="0" w:color="auto" w:frame="1"/>
        </w:rPr>
        <w:t>int</w:t>
      </w:r>
      <w:r>
        <w:rPr>
          <w:rFonts w:ascii="inter-regular" w:hAnsi="inter-regular"/>
          <w:color w:val="000000"/>
          <w:bdr w:val="none" w:sz="0" w:space="0" w:color="auto" w:frame="1"/>
        </w:rPr>
        <w:t> a=</w:t>
      </w:r>
      <w:r>
        <w:rPr>
          <w:rStyle w:val="number"/>
          <w:rFonts w:ascii="inter-regular" w:hAnsi="inter-regular"/>
          <w:color w:val="C00000"/>
          <w:bdr w:val="none" w:sz="0" w:space="0" w:color="auto" w:frame="1"/>
        </w:rPr>
        <w:t>10</w:t>
      </w:r>
      <w:r>
        <w:rPr>
          <w:rFonts w:ascii="inter-regular" w:hAnsi="inter-regular"/>
          <w:color w:val="000000"/>
          <w:bdr w:val="none" w:sz="0" w:space="0" w:color="auto" w:frame="1"/>
        </w:rPr>
        <w:t>;  </w:t>
      </w:r>
    </w:p>
    <w:p w14:paraId="752EF6E5" w14:textId="77777777" w:rsidR="00FD5749" w:rsidRDefault="00FD5749">
      <w:pPr>
        <w:numPr>
          <w:ilvl w:val="0"/>
          <w:numId w:val="40"/>
        </w:numPr>
        <w:spacing w:after="0" w:line="375" w:lineRule="atLeast"/>
        <w:jc w:val="both"/>
        <w:rPr>
          <w:rFonts w:ascii="inter-regular" w:hAnsi="inter-regular"/>
          <w:color w:val="000000"/>
        </w:rPr>
      </w:pPr>
      <w:r>
        <w:rPr>
          <w:rStyle w:val="keyword"/>
          <w:rFonts w:ascii="inter-regular" w:hAnsi="inter-regular"/>
          <w:b/>
          <w:bCs/>
          <w:color w:val="006699"/>
          <w:bdr w:val="none" w:sz="0" w:space="0" w:color="auto" w:frame="1"/>
        </w:rPr>
        <w:t>int</w:t>
      </w:r>
      <w:r>
        <w:rPr>
          <w:rFonts w:ascii="inter-regular" w:hAnsi="inter-regular"/>
          <w:color w:val="000000"/>
          <w:bdr w:val="none" w:sz="0" w:space="0" w:color="auto" w:frame="1"/>
        </w:rPr>
        <w:t> b=</w:t>
      </w:r>
      <w:r>
        <w:rPr>
          <w:rStyle w:val="number"/>
          <w:rFonts w:ascii="inter-regular" w:hAnsi="inter-regular"/>
          <w:color w:val="C00000"/>
          <w:bdr w:val="none" w:sz="0" w:space="0" w:color="auto" w:frame="1"/>
        </w:rPr>
        <w:t>20</w:t>
      </w:r>
      <w:r>
        <w:rPr>
          <w:rFonts w:ascii="inter-regular" w:hAnsi="inter-regular"/>
          <w:color w:val="000000"/>
          <w:bdr w:val="none" w:sz="0" w:space="0" w:color="auto" w:frame="1"/>
        </w:rPr>
        <w:t>;  </w:t>
      </w:r>
    </w:p>
    <w:p w14:paraId="25C2A32F" w14:textId="77777777" w:rsidR="00FD5749" w:rsidRDefault="00FD5749">
      <w:pPr>
        <w:pStyle w:val="alt"/>
        <w:numPr>
          <w:ilvl w:val="0"/>
          <w:numId w:val="40"/>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a+=</w:t>
      </w:r>
      <w:r>
        <w:rPr>
          <w:rStyle w:val="number"/>
          <w:rFonts w:ascii="inter-regular" w:hAnsi="inter-regular"/>
          <w:color w:val="C00000"/>
          <w:bdr w:val="none" w:sz="0" w:space="0" w:color="auto" w:frame="1"/>
        </w:rPr>
        <w:t>4</w:t>
      </w:r>
      <w:r>
        <w:rPr>
          <w:rFonts w:ascii="inter-regular" w:hAnsi="inter-regular"/>
          <w:color w:val="000000"/>
          <w:bdr w:val="none" w:sz="0" w:space="0" w:color="auto" w:frame="1"/>
        </w:rPr>
        <w:t>;</w:t>
      </w:r>
      <w:r>
        <w:rPr>
          <w:rStyle w:val="comment"/>
          <w:rFonts w:ascii="inter-regular" w:hAnsi="inter-regular"/>
          <w:color w:val="008200"/>
          <w:bdr w:val="none" w:sz="0" w:space="0" w:color="auto" w:frame="1"/>
        </w:rPr>
        <w:t>//a=a+4 (a=10+4)</w:t>
      </w:r>
      <w:r>
        <w:rPr>
          <w:rFonts w:ascii="inter-regular" w:hAnsi="inter-regular"/>
          <w:color w:val="000000"/>
          <w:bdr w:val="none" w:sz="0" w:space="0" w:color="auto" w:frame="1"/>
        </w:rPr>
        <w:t>  </w:t>
      </w:r>
    </w:p>
    <w:p w14:paraId="36FAFC72" w14:textId="77777777" w:rsidR="00FD5749" w:rsidRDefault="00FD5749">
      <w:pPr>
        <w:numPr>
          <w:ilvl w:val="0"/>
          <w:numId w:val="40"/>
        </w:numPr>
        <w:spacing w:after="0" w:line="375" w:lineRule="atLeast"/>
        <w:jc w:val="both"/>
        <w:rPr>
          <w:rFonts w:ascii="inter-regular" w:hAnsi="inter-regular"/>
          <w:color w:val="000000"/>
        </w:rPr>
      </w:pPr>
      <w:r>
        <w:rPr>
          <w:rFonts w:ascii="inter-regular" w:hAnsi="inter-regular"/>
          <w:color w:val="000000"/>
          <w:bdr w:val="none" w:sz="0" w:space="0" w:color="auto" w:frame="1"/>
        </w:rPr>
        <w:t>b-=</w:t>
      </w:r>
      <w:r>
        <w:rPr>
          <w:rStyle w:val="number"/>
          <w:rFonts w:ascii="inter-regular" w:hAnsi="inter-regular"/>
          <w:color w:val="C00000"/>
          <w:bdr w:val="none" w:sz="0" w:space="0" w:color="auto" w:frame="1"/>
        </w:rPr>
        <w:t>4</w:t>
      </w:r>
      <w:r>
        <w:rPr>
          <w:rFonts w:ascii="inter-regular" w:hAnsi="inter-regular"/>
          <w:color w:val="000000"/>
          <w:bdr w:val="none" w:sz="0" w:space="0" w:color="auto" w:frame="1"/>
        </w:rPr>
        <w:t>;</w:t>
      </w:r>
      <w:r>
        <w:rPr>
          <w:rStyle w:val="comment"/>
          <w:rFonts w:ascii="inter-regular" w:hAnsi="inter-regular"/>
          <w:color w:val="008200"/>
          <w:bdr w:val="none" w:sz="0" w:space="0" w:color="auto" w:frame="1"/>
        </w:rPr>
        <w:t>//b=b-4 (b=20-4)</w:t>
      </w:r>
      <w:r>
        <w:rPr>
          <w:rFonts w:ascii="inter-regular" w:hAnsi="inter-regular"/>
          <w:color w:val="000000"/>
          <w:bdr w:val="none" w:sz="0" w:space="0" w:color="auto" w:frame="1"/>
        </w:rPr>
        <w:t>  </w:t>
      </w:r>
    </w:p>
    <w:p w14:paraId="55B367FF" w14:textId="77777777" w:rsidR="00FD5749" w:rsidRDefault="00FD5749">
      <w:pPr>
        <w:pStyle w:val="alt"/>
        <w:numPr>
          <w:ilvl w:val="0"/>
          <w:numId w:val="40"/>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System.out.println(a);  </w:t>
      </w:r>
    </w:p>
    <w:p w14:paraId="5EA97F85" w14:textId="77777777" w:rsidR="00FD5749" w:rsidRDefault="00FD5749">
      <w:pPr>
        <w:numPr>
          <w:ilvl w:val="0"/>
          <w:numId w:val="40"/>
        </w:numPr>
        <w:spacing w:after="0" w:line="375" w:lineRule="atLeast"/>
        <w:jc w:val="both"/>
        <w:rPr>
          <w:rFonts w:ascii="inter-regular" w:hAnsi="inter-regular"/>
          <w:color w:val="000000"/>
        </w:rPr>
      </w:pPr>
      <w:r>
        <w:rPr>
          <w:rFonts w:ascii="inter-regular" w:hAnsi="inter-regular"/>
          <w:color w:val="000000"/>
          <w:bdr w:val="none" w:sz="0" w:space="0" w:color="auto" w:frame="1"/>
        </w:rPr>
        <w:t>System.out.println(b);  </w:t>
      </w:r>
    </w:p>
    <w:p w14:paraId="278E0203" w14:textId="77777777" w:rsidR="00FD5749" w:rsidRDefault="00FD5749">
      <w:pPr>
        <w:pStyle w:val="alt"/>
        <w:numPr>
          <w:ilvl w:val="0"/>
          <w:numId w:val="40"/>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w:t>
      </w:r>
    </w:p>
    <w:p w14:paraId="0DEFE7C3" w14:textId="77777777" w:rsidR="00FD5749" w:rsidRDefault="00FD5749" w:rsidP="00FD5749">
      <w:pPr>
        <w:pStyle w:val="NormalWeb"/>
        <w:shd w:val="clear" w:color="auto" w:fill="FFFFFF"/>
        <w:jc w:val="both"/>
        <w:rPr>
          <w:rFonts w:ascii="inter-regular" w:hAnsi="inter-regular"/>
          <w:color w:val="333333"/>
        </w:rPr>
      </w:pPr>
      <w:r>
        <w:rPr>
          <w:rStyle w:val="Strong"/>
          <w:rFonts w:ascii="Segoe UI" w:hAnsi="Segoe UI" w:cs="Segoe UI"/>
          <w:color w:val="333333"/>
        </w:rPr>
        <w:t>Output:</w:t>
      </w:r>
    </w:p>
    <w:p w14:paraId="479ADFEF" w14:textId="77777777" w:rsidR="00FD5749" w:rsidRDefault="00FD5749" w:rsidP="00FD5749">
      <w:pPr>
        <w:pStyle w:val="HTMLPreformatted"/>
        <w:shd w:val="clear" w:color="auto" w:fill="EEEEEE"/>
        <w:jc w:val="both"/>
        <w:rPr>
          <w:color w:val="535559"/>
        </w:rPr>
      </w:pPr>
      <w:r>
        <w:rPr>
          <w:color w:val="535559"/>
        </w:rPr>
        <w:t>14</w:t>
      </w:r>
    </w:p>
    <w:p w14:paraId="1B8DA13A" w14:textId="77777777" w:rsidR="00FD5749" w:rsidRDefault="00FD5749" w:rsidP="00FD5749">
      <w:pPr>
        <w:pStyle w:val="HTMLPreformatted"/>
        <w:shd w:val="clear" w:color="auto" w:fill="EEEEEE"/>
        <w:jc w:val="both"/>
        <w:rPr>
          <w:color w:val="535559"/>
        </w:rPr>
      </w:pPr>
      <w:r>
        <w:rPr>
          <w:color w:val="535559"/>
        </w:rPr>
        <w:t>16</w:t>
      </w:r>
    </w:p>
    <w:p w14:paraId="236EF9E6" w14:textId="77777777" w:rsidR="00FD5749" w:rsidRDefault="00FD5749" w:rsidP="00FD5749">
      <w:pPr>
        <w:pStyle w:val="Heading3"/>
        <w:shd w:val="clear" w:color="auto" w:fill="FFFFFF"/>
        <w:spacing w:line="312" w:lineRule="atLeast"/>
        <w:jc w:val="both"/>
        <w:rPr>
          <w:rFonts w:ascii="Helvetica" w:hAnsi="Helvetica"/>
          <w:color w:val="610B4B"/>
          <w:sz w:val="32"/>
          <w:szCs w:val="32"/>
        </w:rPr>
      </w:pPr>
      <w:r>
        <w:rPr>
          <w:rFonts w:ascii="Helvetica" w:hAnsi="Helvetica"/>
          <w:b/>
          <w:bCs/>
          <w:color w:val="610B4B"/>
          <w:sz w:val="32"/>
          <w:szCs w:val="32"/>
        </w:rPr>
        <w:t>Java Assignment Operator Example</w:t>
      </w:r>
    </w:p>
    <w:p w14:paraId="7375BF7F" w14:textId="77777777" w:rsidR="00FD5749" w:rsidRDefault="00FD5749">
      <w:pPr>
        <w:pStyle w:val="alt"/>
        <w:numPr>
          <w:ilvl w:val="0"/>
          <w:numId w:val="41"/>
        </w:numPr>
        <w:spacing w:before="0" w:beforeAutospacing="0" w:after="0" w:afterAutospacing="0" w:line="375" w:lineRule="atLeast"/>
        <w:jc w:val="both"/>
        <w:rPr>
          <w:rFonts w:ascii="inter-regular" w:hAnsi="inter-regular"/>
          <w:color w:val="000000"/>
        </w:rPr>
      </w:pPr>
      <w:r>
        <w:rPr>
          <w:rStyle w:val="keyword"/>
          <w:rFonts w:ascii="inter-regular" w:hAnsi="inter-regular"/>
          <w:b/>
          <w:bCs/>
          <w:color w:val="006699"/>
          <w:bdr w:val="none" w:sz="0" w:space="0" w:color="auto" w:frame="1"/>
        </w:rPr>
        <w:t>public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class</w:t>
      </w:r>
      <w:r>
        <w:rPr>
          <w:rFonts w:ascii="inter-regular" w:hAnsi="inter-regular"/>
          <w:color w:val="000000"/>
          <w:bdr w:val="none" w:sz="0" w:space="0" w:color="auto" w:frame="1"/>
        </w:rPr>
        <w:t> OperatorExample{  </w:t>
      </w:r>
    </w:p>
    <w:p w14:paraId="07406E44" w14:textId="77777777" w:rsidR="00FD5749" w:rsidRDefault="00FD5749">
      <w:pPr>
        <w:numPr>
          <w:ilvl w:val="0"/>
          <w:numId w:val="41"/>
        </w:numPr>
        <w:spacing w:after="0" w:line="375" w:lineRule="atLeast"/>
        <w:jc w:val="both"/>
        <w:rPr>
          <w:rFonts w:ascii="inter-regular" w:hAnsi="inter-regular"/>
          <w:color w:val="000000"/>
        </w:rPr>
      </w:pPr>
      <w:r>
        <w:rPr>
          <w:rStyle w:val="keyword"/>
          <w:rFonts w:ascii="inter-regular" w:hAnsi="inter-regular"/>
          <w:b/>
          <w:bCs/>
          <w:color w:val="006699"/>
          <w:bdr w:val="none" w:sz="0" w:space="0" w:color="auto" w:frame="1"/>
        </w:rPr>
        <w:t>public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static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void</w:t>
      </w:r>
      <w:r>
        <w:rPr>
          <w:rFonts w:ascii="inter-regular" w:hAnsi="inter-regular"/>
          <w:color w:val="000000"/>
          <w:bdr w:val="none" w:sz="0" w:space="0" w:color="auto" w:frame="1"/>
        </w:rPr>
        <w:t> main(String[] args){  </w:t>
      </w:r>
    </w:p>
    <w:p w14:paraId="4DD2D562" w14:textId="77777777" w:rsidR="00FD5749" w:rsidRDefault="00FD5749">
      <w:pPr>
        <w:pStyle w:val="alt"/>
        <w:numPr>
          <w:ilvl w:val="0"/>
          <w:numId w:val="41"/>
        </w:numPr>
        <w:spacing w:before="0" w:beforeAutospacing="0" w:after="0" w:afterAutospacing="0" w:line="375" w:lineRule="atLeast"/>
        <w:jc w:val="both"/>
        <w:rPr>
          <w:rFonts w:ascii="inter-regular" w:hAnsi="inter-regular"/>
          <w:color w:val="000000"/>
        </w:rPr>
      </w:pPr>
      <w:r>
        <w:rPr>
          <w:rStyle w:val="keyword"/>
          <w:rFonts w:ascii="inter-regular" w:hAnsi="inter-regular"/>
          <w:b/>
          <w:bCs/>
          <w:color w:val="006699"/>
          <w:bdr w:val="none" w:sz="0" w:space="0" w:color="auto" w:frame="1"/>
        </w:rPr>
        <w:t>int</w:t>
      </w:r>
      <w:r>
        <w:rPr>
          <w:rFonts w:ascii="inter-regular" w:hAnsi="inter-regular"/>
          <w:color w:val="000000"/>
          <w:bdr w:val="none" w:sz="0" w:space="0" w:color="auto" w:frame="1"/>
        </w:rPr>
        <w:t> a=</w:t>
      </w:r>
      <w:r>
        <w:rPr>
          <w:rStyle w:val="number"/>
          <w:rFonts w:ascii="inter-regular" w:hAnsi="inter-regular"/>
          <w:color w:val="C00000"/>
          <w:bdr w:val="none" w:sz="0" w:space="0" w:color="auto" w:frame="1"/>
        </w:rPr>
        <w:t>10</w:t>
      </w:r>
      <w:r>
        <w:rPr>
          <w:rFonts w:ascii="inter-regular" w:hAnsi="inter-regular"/>
          <w:color w:val="000000"/>
          <w:bdr w:val="none" w:sz="0" w:space="0" w:color="auto" w:frame="1"/>
        </w:rPr>
        <w:t>;  </w:t>
      </w:r>
    </w:p>
    <w:p w14:paraId="2C50F0A9" w14:textId="77777777" w:rsidR="00FD5749" w:rsidRDefault="00FD5749">
      <w:pPr>
        <w:numPr>
          <w:ilvl w:val="0"/>
          <w:numId w:val="41"/>
        </w:numPr>
        <w:spacing w:after="0" w:line="375" w:lineRule="atLeast"/>
        <w:jc w:val="both"/>
        <w:rPr>
          <w:rFonts w:ascii="inter-regular" w:hAnsi="inter-regular"/>
          <w:color w:val="000000"/>
        </w:rPr>
      </w:pPr>
      <w:r>
        <w:rPr>
          <w:rFonts w:ascii="inter-regular" w:hAnsi="inter-regular"/>
          <w:color w:val="000000"/>
          <w:bdr w:val="none" w:sz="0" w:space="0" w:color="auto" w:frame="1"/>
        </w:rPr>
        <w:t>a+=</w:t>
      </w:r>
      <w:r>
        <w:rPr>
          <w:rStyle w:val="number"/>
          <w:rFonts w:ascii="inter-regular" w:hAnsi="inter-regular"/>
          <w:color w:val="C00000"/>
          <w:bdr w:val="none" w:sz="0" w:space="0" w:color="auto" w:frame="1"/>
        </w:rPr>
        <w:t>3</w:t>
      </w:r>
      <w:r>
        <w:rPr>
          <w:rFonts w:ascii="inter-regular" w:hAnsi="inter-regular"/>
          <w:color w:val="000000"/>
          <w:bdr w:val="none" w:sz="0" w:space="0" w:color="auto" w:frame="1"/>
        </w:rPr>
        <w:t>;</w:t>
      </w:r>
      <w:r>
        <w:rPr>
          <w:rStyle w:val="comment"/>
          <w:rFonts w:ascii="inter-regular" w:hAnsi="inter-regular"/>
          <w:color w:val="008200"/>
          <w:bdr w:val="none" w:sz="0" w:space="0" w:color="auto" w:frame="1"/>
        </w:rPr>
        <w:t>//10+3</w:t>
      </w:r>
      <w:r>
        <w:rPr>
          <w:rFonts w:ascii="inter-regular" w:hAnsi="inter-regular"/>
          <w:color w:val="000000"/>
          <w:bdr w:val="none" w:sz="0" w:space="0" w:color="auto" w:frame="1"/>
        </w:rPr>
        <w:t>  </w:t>
      </w:r>
    </w:p>
    <w:p w14:paraId="382D57FD" w14:textId="77777777" w:rsidR="00FD5749" w:rsidRDefault="00FD5749">
      <w:pPr>
        <w:pStyle w:val="alt"/>
        <w:numPr>
          <w:ilvl w:val="0"/>
          <w:numId w:val="41"/>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System.out.println(a);  </w:t>
      </w:r>
    </w:p>
    <w:p w14:paraId="3E956186" w14:textId="77777777" w:rsidR="00FD5749" w:rsidRDefault="00FD5749">
      <w:pPr>
        <w:numPr>
          <w:ilvl w:val="0"/>
          <w:numId w:val="41"/>
        </w:numPr>
        <w:spacing w:after="0" w:line="375" w:lineRule="atLeast"/>
        <w:jc w:val="both"/>
        <w:rPr>
          <w:rFonts w:ascii="inter-regular" w:hAnsi="inter-regular"/>
          <w:color w:val="000000"/>
        </w:rPr>
      </w:pPr>
      <w:r>
        <w:rPr>
          <w:rFonts w:ascii="inter-regular" w:hAnsi="inter-regular"/>
          <w:color w:val="000000"/>
          <w:bdr w:val="none" w:sz="0" w:space="0" w:color="auto" w:frame="1"/>
        </w:rPr>
        <w:t>a-=</w:t>
      </w:r>
      <w:r>
        <w:rPr>
          <w:rStyle w:val="number"/>
          <w:rFonts w:ascii="inter-regular" w:hAnsi="inter-regular"/>
          <w:color w:val="C00000"/>
          <w:bdr w:val="none" w:sz="0" w:space="0" w:color="auto" w:frame="1"/>
        </w:rPr>
        <w:t>4</w:t>
      </w:r>
      <w:r>
        <w:rPr>
          <w:rFonts w:ascii="inter-regular" w:hAnsi="inter-regular"/>
          <w:color w:val="000000"/>
          <w:bdr w:val="none" w:sz="0" w:space="0" w:color="auto" w:frame="1"/>
        </w:rPr>
        <w:t>;</w:t>
      </w:r>
      <w:r>
        <w:rPr>
          <w:rStyle w:val="comment"/>
          <w:rFonts w:ascii="inter-regular" w:hAnsi="inter-regular"/>
          <w:color w:val="008200"/>
          <w:bdr w:val="none" w:sz="0" w:space="0" w:color="auto" w:frame="1"/>
        </w:rPr>
        <w:t>//13-4</w:t>
      </w:r>
      <w:r>
        <w:rPr>
          <w:rFonts w:ascii="inter-regular" w:hAnsi="inter-regular"/>
          <w:color w:val="000000"/>
          <w:bdr w:val="none" w:sz="0" w:space="0" w:color="auto" w:frame="1"/>
        </w:rPr>
        <w:t>  </w:t>
      </w:r>
    </w:p>
    <w:p w14:paraId="03CB18A4" w14:textId="77777777" w:rsidR="00FD5749" w:rsidRDefault="00FD5749">
      <w:pPr>
        <w:pStyle w:val="alt"/>
        <w:numPr>
          <w:ilvl w:val="0"/>
          <w:numId w:val="41"/>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System.out.println(a);  </w:t>
      </w:r>
    </w:p>
    <w:p w14:paraId="217CFF95" w14:textId="77777777" w:rsidR="00FD5749" w:rsidRDefault="00FD5749">
      <w:pPr>
        <w:numPr>
          <w:ilvl w:val="0"/>
          <w:numId w:val="41"/>
        </w:numPr>
        <w:spacing w:after="0" w:line="375" w:lineRule="atLeast"/>
        <w:jc w:val="both"/>
        <w:rPr>
          <w:rFonts w:ascii="inter-regular" w:hAnsi="inter-regular"/>
          <w:color w:val="000000"/>
        </w:rPr>
      </w:pPr>
      <w:r>
        <w:rPr>
          <w:rFonts w:ascii="inter-regular" w:hAnsi="inter-regular"/>
          <w:color w:val="000000"/>
          <w:bdr w:val="none" w:sz="0" w:space="0" w:color="auto" w:frame="1"/>
        </w:rPr>
        <w:t>a*=</w:t>
      </w:r>
      <w:r>
        <w:rPr>
          <w:rStyle w:val="number"/>
          <w:rFonts w:ascii="inter-regular" w:hAnsi="inter-regular"/>
          <w:color w:val="C00000"/>
          <w:bdr w:val="none" w:sz="0" w:space="0" w:color="auto" w:frame="1"/>
        </w:rPr>
        <w:t>2</w:t>
      </w:r>
      <w:r>
        <w:rPr>
          <w:rFonts w:ascii="inter-regular" w:hAnsi="inter-regular"/>
          <w:color w:val="000000"/>
          <w:bdr w:val="none" w:sz="0" w:space="0" w:color="auto" w:frame="1"/>
        </w:rPr>
        <w:t>;</w:t>
      </w:r>
      <w:r>
        <w:rPr>
          <w:rStyle w:val="comment"/>
          <w:rFonts w:ascii="inter-regular" w:hAnsi="inter-regular"/>
          <w:color w:val="008200"/>
          <w:bdr w:val="none" w:sz="0" w:space="0" w:color="auto" w:frame="1"/>
        </w:rPr>
        <w:t>//9*2</w:t>
      </w:r>
      <w:r>
        <w:rPr>
          <w:rFonts w:ascii="inter-regular" w:hAnsi="inter-regular"/>
          <w:color w:val="000000"/>
          <w:bdr w:val="none" w:sz="0" w:space="0" w:color="auto" w:frame="1"/>
        </w:rPr>
        <w:t>  </w:t>
      </w:r>
    </w:p>
    <w:p w14:paraId="5365ACDA" w14:textId="77777777" w:rsidR="00FD5749" w:rsidRDefault="00FD5749">
      <w:pPr>
        <w:pStyle w:val="alt"/>
        <w:numPr>
          <w:ilvl w:val="0"/>
          <w:numId w:val="41"/>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System.out.println(a);  </w:t>
      </w:r>
    </w:p>
    <w:p w14:paraId="7EA50A19" w14:textId="77777777" w:rsidR="00FD5749" w:rsidRDefault="00FD5749">
      <w:pPr>
        <w:numPr>
          <w:ilvl w:val="0"/>
          <w:numId w:val="41"/>
        </w:numPr>
        <w:spacing w:after="0" w:line="375" w:lineRule="atLeast"/>
        <w:jc w:val="both"/>
        <w:rPr>
          <w:rFonts w:ascii="inter-regular" w:hAnsi="inter-regular"/>
          <w:color w:val="000000"/>
        </w:rPr>
      </w:pPr>
      <w:r>
        <w:rPr>
          <w:rFonts w:ascii="inter-regular" w:hAnsi="inter-regular"/>
          <w:color w:val="000000"/>
          <w:bdr w:val="none" w:sz="0" w:space="0" w:color="auto" w:frame="1"/>
        </w:rPr>
        <w:t>a/=</w:t>
      </w:r>
      <w:r>
        <w:rPr>
          <w:rStyle w:val="number"/>
          <w:rFonts w:ascii="inter-regular" w:hAnsi="inter-regular"/>
          <w:color w:val="C00000"/>
          <w:bdr w:val="none" w:sz="0" w:space="0" w:color="auto" w:frame="1"/>
        </w:rPr>
        <w:t>2</w:t>
      </w:r>
      <w:r>
        <w:rPr>
          <w:rFonts w:ascii="inter-regular" w:hAnsi="inter-regular"/>
          <w:color w:val="000000"/>
          <w:bdr w:val="none" w:sz="0" w:space="0" w:color="auto" w:frame="1"/>
        </w:rPr>
        <w:t>;</w:t>
      </w:r>
      <w:r>
        <w:rPr>
          <w:rStyle w:val="comment"/>
          <w:rFonts w:ascii="inter-regular" w:hAnsi="inter-regular"/>
          <w:color w:val="008200"/>
          <w:bdr w:val="none" w:sz="0" w:space="0" w:color="auto" w:frame="1"/>
        </w:rPr>
        <w:t>//18/2</w:t>
      </w:r>
      <w:r>
        <w:rPr>
          <w:rFonts w:ascii="inter-regular" w:hAnsi="inter-regular"/>
          <w:color w:val="000000"/>
          <w:bdr w:val="none" w:sz="0" w:space="0" w:color="auto" w:frame="1"/>
        </w:rPr>
        <w:t>  </w:t>
      </w:r>
    </w:p>
    <w:p w14:paraId="1C81584C" w14:textId="77777777" w:rsidR="00FD5749" w:rsidRDefault="00FD5749">
      <w:pPr>
        <w:pStyle w:val="alt"/>
        <w:numPr>
          <w:ilvl w:val="0"/>
          <w:numId w:val="41"/>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System.out.println(a);  </w:t>
      </w:r>
    </w:p>
    <w:p w14:paraId="29250ECA" w14:textId="77777777" w:rsidR="00FD5749" w:rsidRDefault="00FD5749">
      <w:pPr>
        <w:numPr>
          <w:ilvl w:val="0"/>
          <w:numId w:val="41"/>
        </w:numPr>
        <w:spacing w:after="0" w:line="375" w:lineRule="atLeast"/>
        <w:jc w:val="both"/>
        <w:rPr>
          <w:rFonts w:ascii="inter-regular" w:hAnsi="inter-regular"/>
          <w:color w:val="000000"/>
        </w:rPr>
      </w:pPr>
      <w:r>
        <w:rPr>
          <w:rFonts w:ascii="inter-regular" w:hAnsi="inter-regular"/>
          <w:color w:val="000000"/>
          <w:bdr w:val="none" w:sz="0" w:space="0" w:color="auto" w:frame="1"/>
        </w:rPr>
        <w:t>}}  </w:t>
      </w:r>
    </w:p>
    <w:p w14:paraId="0DB5112F" w14:textId="77777777" w:rsidR="00FD5749" w:rsidRDefault="00FD5749" w:rsidP="00FD5749">
      <w:pPr>
        <w:pStyle w:val="NormalWeb"/>
        <w:shd w:val="clear" w:color="auto" w:fill="FFFFFF"/>
        <w:jc w:val="both"/>
        <w:rPr>
          <w:rFonts w:ascii="inter-regular" w:hAnsi="inter-regular"/>
          <w:color w:val="333333"/>
        </w:rPr>
      </w:pPr>
      <w:r>
        <w:rPr>
          <w:rStyle w:val="Strong"/>
          <w:rFonts w:ascii="Segoe UI" w:hAnsi="Segoe UI" w:cs="Segoe UI"/>
          <w:color w:val="333333"/>
        </w:rPr>
        <w:t>Output:</w:t>
      </w:r>
    </w:p>
    <w:p w14:paraId="7660FB95" w14:textId="77777777" w:rsidR="00FD5749" w:rsidRDefault="00FD5749" w:rsidP="00FD5749">
      <w:pPr>
        <w:pStyle w:val="HTMLPreformatted"/>
        <w:shd w:val="clear" w:color="auto" w:fill="EEEEEE"/>
        <w:jc w:val="both"/>
        <w:rPr>
          <w:color w:val="535559"/>
        </w:rPr>
      </w:pPr>
      <w:r>
        <w:rPr>
          <w:color w:val="535559"/>
        </w:rPr>
        <w:t>13</w:t>
      </w:r>
    </w:p>
    <w:p w14:paraId="01A07639" w14:textId="77777777" w:rsidR="00FD5749" w:rsidRDefault="00FD5749" w:rsidP="00FD5749">
      <w:pPr>
        <w:pStyle w:val="HTMLPreformatted"/>
        <w:shd w:val="clear" w:color="auto" w:fill="EEEEEE"/>
        <w:jc w:val="both"/>
        <w:rPr>
          <w:color w:val="535559"/>
        </w:rPr>
      </w:pPr>
      <w:r>
        <w:rPr>
          <w:color w:val="535559"/>
        </w:rPr>
        <w:t>9</w:t>
      </w:r>
    </w:p>
    <w:p w14:paraId="03E41C30" w14:textId="77777777" w:rsidR="00FD5749" w:rsidRDefault="00FD5749" w:rsidP="00FD5749">
      <w:pPr>
        <w:pStyle w:val="HTMLPreformatted"/>
        <w:shd w:val="clear" w:color="auto" w:fill="EEEEEE"/>
        <w:jc w:val="both"/>
        <w:rPr>
          <w:color w:val="535559"/>
        </w:rPr>
      </w:pPr>
      <w:r>
        <w:rPr>
          <w:color w:val="535559"/>
        </w:rPr>
        <w:t>18</w:t>
      </w:r>
    </w:p>
    <w:p w14:paraId="611A08BF" w14:textId="77777777" w:rsidR="00FD5749" w:rsidRDefault="00FD5749" w:rsidP="00FD5749">
      <w:pPr>
        <w:pStyle w:val="HTMLPreformatted"/>
        <w:shd w:val="clear" w:color="auto" w:fill="EEEEEE"/>
        <w:jc w:val="both"/>
        <w:rPr>
          <w:color w:val="535559"/>
        </w:rPr>
      </w:pPr>
      <w:r>
        <w:rPr>
          <w:color w:val="535559"/>
        </w:rPr>
        <w:lastRenderedPageBreak/>
        <w:t>9</w:t>
      </w:r>
    </w:p>
    <w:p w14:paraId="3ECE6C46" w14:textId="77777777" w:rsidR="00FD5749" w:rsidRDefault="00FD5749" w:rsidP="00FD5749">
      <w:pPr>
        <w:pStyle w:val="Heading3"/>
        <w:shd w:val="clear" w:color="auto" w:fill="FFFFFF"/>
        <w:spacing w:line="312" w:lineRule="atLeast"/>
        <w:jc w:val="both"/>
        <w:rPr>
          <w:rFonts w:ascii="Helvetica" w:hAnsi="Helvetica"/>
          <w:color w:val="610B4B"/>
          <w:sz w:val="32"/>
          <w:szCs w:val="32"/>
        </w:rPr>
      </w:pPr>
      <w:r>
        <w:rPr>
          <w:rFonts w:ascii="Helvetica" w:hAnsi="Helvetica"/>
          <w:b/>
          <w:bCs/>
          <w:color w:val="610B4B"/>
          <w:sz w:val="32"/>
          <w:szCs w:val="32"/>
        </w:rPr>
        <w:t>Java Assignment Operator Example: Adding short</w:t>
      </w:r>
    </w:p>
    <w:p w14:paraId="101C8EB4" w14:textId="77777777" w:rsidR="00FD5749" w:rsidRDefault="00FD5749">
      <w:pPr>
        <w:pStyle w:val="alt"/>
        <w:numPr>
          <w:ilvl w:val="0"/>
          <w:numId w:val="42"/>
        </w:numPr>
        <w:spacing w:before="0" w:beforeAutospacing="0" w:after="0" w:afterAutospacing="0" w:line="375" w:lineRule="atLeast"/>
        <w:jc w:val="both"/>
        <w:rPr>
          <w:rFonts w:ascii="inter-regular" w:hAnsi="inter-regular"/>
          <w:color w:val="000000"/>
        </w:rPr>
      </w:pPr>
      <w:r>
        <w:rPr>
          <w:rStyle w:val="keyword"/>
          <w:rFonts w:ascii="inter-regular" w:hAnsi="inter-regular"/>
          <w:b/>
          <w:bCs/>
          <w:color w:val="006699"/>
          <w:bdr w:val="none" w:sz="0" w:space="0" w:color="auto" w:frame="1"/>
        </w:rPr>
        <w:t>public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class</w:t>
      </w:r>
      <w:r>
        <w:rPr>
          <w:rFonts w:ascii="inter-regular" w:hAnsi="inter-regular"/>
          <w:color w:val="000000"/>
          <w:bdr w:val="none" w:sz="0" w:space="0" w:color="auto" w:frame="1"/>
        </w:rPr>
        <w:t> OperatorExample{  </w:t>
      </w:r>
    </w:p>
    <w:p w14:paraId="329B37A1" w14:textId="77777777" w:rsidR="00FD5749" w:rsidRDefault="00FD5749">
      <w:pPr>
        <w:numPr>
          <w:ilvl w:val="0"/>
          <w:numId w:val="42"/>
        </w:numPr>
        <w:spacing w:after="0" w:line="375" w:lineRule="atLeast"/>
        <w:jc w:val="both"/>
        <w:rPr>
          <w:rFonts w:ascii="inter-regular" w:hAnsi="inter-regular"/>
          <w:color w:val="000000"/>
        </w:rPr>
      </w:pPr>
      <w:r>
        <w:rPr>
          <w:rStyle w:val="keyword"/>
          <w:rFonts w:ascii="inter-regular" w:hAnsi="inter-regular"/>
          <w:b/>
          <w:bCs/>
          <w:color w:val="006699"/>
          <w:bdr w:val="none" w:sz="0" w:space="0" w:color="auto" w:frame="1"/>
        </w:rPr>
        <w:t>public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static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void</w:t>
      </w:r>
      <w:r>
        <w:rPr>
          <w:rFonts w:ascii="inter-regular" w:hAnsi="inter-regular"/>
          <w:color w:val="000000"/>
          <w:bdr w:val="none" w:sz="0" w:space="0" w:color="auto" w:frame="1"/>
        </w:rPr>
        <w:t> main(String args[]){  </w:t>
      </w:r>
    </w:p>
    <w:p w14:paraId="07B1E3B9" w14:textId="77777777" w:rsidR="00FD5749" w:rsidRDefault="00FD5749">
      <w:pPr>
        <w:pStyle w:val="alt"/>
        <w:numPr>
          <w:ilvl w:val="0"/>
          <w:numId w:val="42"/>
        </w:numPr>
        <w:spacing w:before="0" w:beforeAutospacing="0" w:after="0" w:afterAutospacing="0" w:line="375" w:lineRule="atLeast"/>
        <w:jc w:val="both"/>
        <w:rPr>
          <w:rFonts w:ascii="inter-regular" w:hAnsi="inter-regular"/>
          <w:color w:val="000000"/>
        </w:rPr>
      </w:pPr>
      <w:r>
        <w:rPr>
          <w:rStyle w:val="keyword"/>
          <w:rFonts w:ascii="inter-regular" w:hAnsi="inter-regular"/>
          <w:b/>
          <w:bCs/>
          <w:color w:val="006699"/>
          <w:bdr w:val="none" w:sz="0" w:space="0" w:color="auto" w:frame="1"/>
        </w:rPr>
        <w:t>short</w:t>
      </w:r>
      <w:r>
        <w:rPr>
          <w:rFonts w:ascii="inter-regular" w:hAnsi="inter-regular"/>
          <w:color w:val="000000"/>
          <w:bdr w:val="none" w:sz="0" w:space="0" w:color="auto" w:frame="1"/>
        </w:rPr>
        <w:t> a=</w:t>
      </w:r>
      <w:r>
        <w:rPr>
          <w:rStyle w:val="number"/>
          <w:rFonts w:ascii="inter-regular" w:hAnsi="inter-regular"/>
          <w:color w:val="C00000"/>
          <w:bdr w:val="none" w:sz="0" w:space="0" w:color="auto" w:frame="1"/>
        </w:rPr>
        <w:t>10</w:t>
      </w:r>
      <w:r>
        <w:rPr>
          <w:rFonts w:ascii="inter-regular" w:hAnsi="inter-regular"/>
          <w:color w:val="000000"/>
          <w:bdr w:val="none" w:sz="0" w:space="0" w:color="auto" w:frame="1"/>
        </w:rPr>
        <w:t>;  </w:t>
      </w:r>
    </w:p>
    <w:p w14:paraId="4E79E794" w14:textId="77777777" w:rsidR="00FD5749" w:rsidRDefault="00FD5749">
      <w:pPr>
        <w:numPr>
          <w:ilvl w:val="0"/>
          <w:numId w:val="42"/>
        </w:numPr>
        <w:spacing w:after="0" w:line="375" w:lineRule="atLeast"/>
        <w:jc w:val="both"/>
        <w:rPr>
          <w:rFonts w:ascii="inter-regular" w:hAnsi="inter-regular"/>
          <w:color w:val="000000"/>
        </w:rPr>
      </w:pPr>
      <w:r>
        <w:rPr>
          <w:rStyle w:val="keyword"/>
          <w:rFonts w:ascii="inter-regular" w:hAnsi="inter-regular"/>
          <w:b/>
          <w:bCs/>
          <w:color w:val="006699"/>
          <w:bdr w:val="none" w:sz="0" w:space="0" w:color="auto" w:frame="1"/>
        </w:rPr>
        <w:t>short</w:t>
      </w:r>
      <w:r>
        <w:rPr>
          <w:rFonts w:ascii="inter-regular" w:hAnsi="inter-regular"/>
          <w:color w:val="000000"/>
          <w:bdr w:val="none" w:sz="0" w:space="0" w:color="auto" w:frame="1"/>
        </w:rPr>
        <w:t> b=</w:t>
      </w:r>
      <w:r>
        <w:rPr>
          <w:rStyle w:val="number"/>
          <w:rFonts w:ascii="inter-regular" w:hAnsi="inter-regular"/>
          <w:color w:val="C00000"/>
          <w:bdr w:val="none" w:sz="0" w:space="0" w:color="auto" w:frame="1"/>
        </w:rPr>
        <w:t>10</w:t>
      </w:r>
      <w:r>
        <w:rPr>
          <w:rFonts w:ascii="inter-regular" w:hAnsi="inter-regular"/>
          <w:color w:val="000000"/>
          <w:bdr w:val="none" w:sz="0" w:space="0" w:color="auto" w:frame="1"/>
        </w:rPr>
        <w:t>;  </w:t>
      </w:r>
    </w:p>
    <w:p w14:paraId="35B5FB86" w14:textId="77777777" w:rsidR="00FD5749" w:rsidRDefault="00FD5749">
      <w:pPr>
        <w:pStyle w:val="alt"/>
        <w:numPr>
          <w:ilvl w:val="0"/>
          <w:numId w:val="42"/>
        </w:numPr>
        <w:spacing w:before="0" w:beforeAutospacing="0" w:after="0" w:afterAutospacing="0" w:line="375" w:lineRule="atLeast"/>
        <w:jc w:val="both"/>
        <w:rPr>
          <w:rFonts w:ascii="inter-regular" w:hAnsi="inter-regular"/>
          <w:color w:val="000000"/>
        </w:rPr>
      </w:pPr>
      <w:r>
        <w:rPr>
          <w:rStyle w:val="comment"/>
          <w:rFonts w:ascii="inter-regular" w:hAnsi="inter-regular"/>
          <w:color w:val="008200"/>
          <w:bdr w:val="none" w:sz="0" w:space="0" w:color="auto" w:frame="1"/>
        </w:rPr>
        <w:t>//a+=b;//a=a+b internally so fine</w:t>
      </w:r>
      <w:r>
        <w:rPr>
          <w:rFonts w:ascii="inter-regular" w:hAnsi="inter-regular"/>
          <w:color w:val="000000"/>
          <w:bdr w:val="none" w:sz="0" w:space="0" w:color="auto" w:frame="1"/>
        </w:rPr>
        <w:t>  </w:t>
      </w:r>
    </w:p>
    <w:p w14:paraId="217F0698" w14:textId="77777777" w:rsidR="00FD5749" w:rsidRDefault="00FD5749">
      <w:pPr>
        <w:numPr>
          <w:ilvl w:val="0"/>
          <w:numId w:val="42"/>
        </w:numPr>
        <w:spacing w:after="0" w:line="375" w:lineRule="atLeast"/>
        <w:jc w:val="both"/>
        <w:rPr>
          <w:rFonts w:ascii="inter-regular" w:hAnsi="inter-regular"/>
          <w:color w:val="000000"/>
        </w:rPr>
      </w:pPr>
      <w:r>
        <w:rPr>
          <w:rFonts w:ascii="inter-regular" w:hAnsi="inter-regular"/>
          <w:color w:val="000000"/>
          <w:bdr w:val="none" w:sz="0" w:space="0" w:color="auto" w:frame="1"/>
        </w:rPr>
        <w:t>a=a+b;</w:t>
      </w:r>
      <w:r>
        <w:rPr>
          <w:rStyle w:val="comment"/>
          <w:rFonts w:ascii="inter-regular" w:hAnsi="inter-regular"/>
          <w:color w:val="008200"/>
          <w:bdr w:val="none" w:sz="0" w:space="0" w:color="auto" w:frame="1"/>
        </w:rPr>
        <w:t>//Compile time error because 10+10=20 now int</w:t>
      </w:r>
      <w:r>
        <w:rPr>
          <w:rFonts w:ascii="inter-regular" w:hAnsi="inter-regular"/>
          <w:color w:val="000000"/>
          <w:bdr w:val="none" w:sz="0" w:space="0" w:color="auto" w:frame="1"/>
        </w:rPr>
        <w:t>  </w:t>
      </w:r>
    </w:p>
    <w:p w14:paraId="212CB090" w14:textId="77777777" w:rsidR="00FD5749" w:rsidRDefault="00FD5749">
      <w:pPr>
        <w:pStyle w:val="alt"/>
        <w:numPr>
          <w:ilvl w:val="0"/>
          <w:numId w:val="42"/>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System.out.println(a);  </w:t>
      </w:r>
    </w:p>
    <w:p w14:paraId="4A7E58C2" w14:textId="77777777" w:rsidR="00FD5749" w:rsidRDefault="00FD5749">
      <w:pPr>
        <w:numPr>
          <w:ilvl w:val="0"/>
          <w:numId w:val="42"/>
        </w:numPr>
        <w:spacing w:after="0" w:line="375" w:lineRule="atLeast"/>
        <w:jc w:val="both"/>
        <w:rPr>
          <w:rFonts w:ascii="inter-regular" w:hAnsi="inter-regular"/>
          <w:color w:val="000000"/>
        </w:rPr>
      </w:pPr>
      <w:r>
        <w:rPr>
          <w:rFonts w:ascii="inter-regular" w:hAnsi="inter-regular"/>
          <w:color w:val="000000"/>
          <w:bdr w:val="none" w:sz="0" w:space="0" w:color="auto" w:frame="1"/>
        </w:rPr>
        <w:t>}}  </w:t>
      </w:r>
    </w:p>
    <w:p w14:paraId="6C1FD926" w14:textId="77777777" w:rsidR="00FD5749" w:rsidRDefault="00FD5749" w:rsidP="00FD5749">
      <w:pPr>
        <w:pStyle w:val="NormalWeb"/>
        <w:shd w:val="clear" w:color="auto" w:fill="FFFFFF"/>
        <w:jc w:val="both"/>
        <w:rPr>
          <w:rFonts w:ascii="inter-regular" w:hAnsi="inter-regular"/>
          <w:color w:val="333333"/>
        </w:rPr>
      </w:pPr>
      <w:r>
        <w:rPr>
          <w:rStyle w:val="Strong"/>
          <w:rFonts w:ascii="Segoe UI" w:hAnsi="Segoe UI" w:cs="Segoe UI"/>
          <w:color w:val="333333"/>
        </w:rPr>
        <w:t>Output:</w:t>
      </w:r>
    </w:p>
    <w:p w14:paraId="1CDA7C5F" w14:textId="77777777" w:rsidR="00FD5749" w:rsidRDefault="00FD5749" w:rsidP="00FD5749">
      <w:pPr>
        <w:pStyle w:val="HTMLPreformatted"/>
        <w:shd w:val="clear" w:color="auto" w:fill="EEEEEE"/>
        <w:jc w:val="both"/>
        <w:rPr>
          <w:color w:val="535559"/>
        </w:rPr>
      </w:pPr>
      <w:r>
        <w:rPr>
          <w:color w:val="535559"/>
        </w:rPr>
        <w:t>Compile time error</w:t>
      </w:r>
    </w:p>
    <w:p w14:paraId="04E1FBD7" w14:textId="77777777" w:rsidR="00FD5749" w:rsidRDefault="00FD5749" w:rsidP="00FD5749">
      <w:pPr>
        <w:pStyle w:val="NormalWeb"/>
        <w:shd w:val="clear" w:color="auto" w:fill="FFFFFF"/>
        <w:jc w:val="both"/>
        <w:rPr>
          <w:rFonts w:ascii="inter-regular" w:hAnsi="inter-regular"/>
          <w:color w:val="333333"/>
        </w:rPr>
      </w:pPr>
      <w:r>
        <w:rPr>
          <w:rFonts w:ascii="inter-regular" w:hAnsi="inter-regular"/>
          <w:color w:val="333333"/>
        </w:rPr>
        <w:t>After type cast:</w:t>
      </w:r>
    </w:p>
    <w:p w14:paraId="6C872AD7" w14:textId="77777777" w:rsidR="00FD5749" w:rsidRDefault="00FD5749">
      <w:pPr>
        <w:pStyle w:val="alt"/>
        <w:numPr>
          <w:ilvl w:val="0"/>
          <w:numId w:val="43"/>
        </w:numPr>
        <w:spacing w:before="0" w:beforeAutospacing="0" w:after="0" w:afterAutospacing="0" w:line="375" w:lineRule="atLeast"/>
        <w:jc w:val="both"/>
        <w:rPr>
          <w:rFonts w:ascii="inter-regular" w:hAnsi="inter-regular"/>
          <w:color w:val="000000"/>
        </w:rPr>
      </w:pPr>
      <w:r>
        <w:rPr>
          <w:rStyle w:val="keyword"/>
          <w:rFonts w:ascii="inter-regular" w:hAnsi="inter-regular"/>
          <w:b/>
          <w:bCs/>
          <w:color w:val="006699"/>
          <w:bdr w:val="none" w:sz="0" w:space="0" w:color="auto" w:frame="1"/>
        </w:rPr>
        <w:t>public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class</w:t>
      </w:r>
      <w:r>
        <w:rPr>
          <w:rFonts w:ascii="inter-regular" w:hAnsi="inter-regular"/>
          <w:color w:val="000000"/>
          <w:bdr w:val="none" w:sz="0" w:space="0" w:color="auto" w:frame="1"/>
        </w:rPr>
        <w:t> OperatorExample{  </w:t>
      </w:r>
    </w:p>
    <w:p w14:paraId="18835BBD" w14:textId="77777777" w:rsidR="00FD5749" w:rsidRDefault="00FD5749">
      <w:pPr>
        <w:numPr>
          <w:ilvl w:val="0"/>
          <w:numId w:val="43"/>
        </w:numPr>
        <w:spacing w:after="0" w:line="375" w:lineRule="atLeast"/>
        <w:jc w:val="both"/>
        <w:rPr>
          <w:rFonts w:ascii="inter-regular" w:hAnsi="inter-regular"/>
          <w:color w:val="000000"/>
        </w:rPr>
      </w:pPr>
      <w:r>
        <w:rPr>
          <w:rStyle w:val="keyword"/>
          <w:rFonts w:ascii="inter-regular" w:hAnsi="inter-regular"/>
          <w:b/>
          <w:bCs/>
          <w:color w:val="006699"/>
          <w:bdr w:val="none" w:sz="0" w:space="0" w:color="auto" w:frame="1"/>
        </w:rPr>
        <w:t>public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static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void</w:t>
      </w:r>
      <w:r>
        <w:rPr>
          <w:rFonts w:ascii="inter-regular" w:hAnsi="inter-regular"/>
          <w:color w:val="000000"/>
          <w:bdr w:val="none" w:sz="0" w:space="0" w:color="auto" w:frame="1"/>
        </w:rPr>
        <w:t> main(String args[]){  </w:t>
      </w:r>
    </w:p>
    <w:p w14:paraId="02632F37" w14:textId="77777777" w:rsidR="00FD5749" w:rsidRDefault="00FD5749">
      <w:pPr>
        <w:pStyle w:val="alt"/>
        <w:numPr>
          <w:ilvl w:val="0"/>
          <w:numId w:val="43"/>
        </w:numPr>
        <w:spacing w:before="0" w:beforeAutospacing="0" w:after="0" w:afterAutospacing="0" w:line="375" w:lineRule="atLeast"/>
        <w:jc w:val="both"/>
        <w:rPr>
          <w:rFonts w:ascii="inter-regular" w:hAnsi="inter-regular"/>
          <w:color w:val="000000"/>
        </w:rPr>
      </w:pPr>
      <w:r>
        <w:rPr>
          <w:rStyle w:val="keyword"/>
          <w:rFonts w:ascii="inter-regular" w:hAnsi="inter-regular"/>
          <w:b/>
          <w:bCs/>
          <w:color w:val="006699"/>
          <w:bdr w:val="none" w:sz="0" w:space="0" w:color="auto" w:frame="1"/>
        </w:rPr>
        <w:t>short</w:t>
      </w:r>
      <w:r>
        <w:rPr>
          <w:rFonts w:ascii="inter-regular" w:hAnsi="inter-regular"/>
          <w:color w:val="000000"/>
          <w:bdr w:val="none" w:sz="0" w:space="0" w:color="auto" w:frame="1"/>
        </w:rPr>
        <w:t> a=</w:t>
      </w:r>
      <w:r>
        <w:rPr>
          <w:rStyle w:val="number"/>
          <w:rFonts w:ascii="inter-regular" w:hAnsi="inter-regular"/>
          <w:color w:val="C00000"/>
          <w:bdr w:val="none" w:sz="0" w:space="0" w:color="auto" w:frame="1"/>
        </w:rPr>
        <w:t>10</w:t>
      </w:r>
      <w:r>
        <w:rPr>
          <w:rFonts w:ascii="inter-regular" w:hAnsi="inter-regular"/>
          <w:color w:val="000000"/>
          <w:bdr w:val="none" w:sz="0" w:space="0" w:color="auto" w:frame="1"/>
        </w:rPr>
        <w:t>;  </w:t>
      </w:r>
    </w:p>
    <w:p w14:paraId="32170462" w14:textId="77777777" w:rsidR="00FD5749" w:rsidRDefault="00FD5749">
      <w:pPr>
        <w:numPr>
          <w:ilvl w:val="0"/>
          <w:numId w:val="43"/>
        </w:numPr>
        <w:spacing w:after="0" w:line="375" w:lineRule="atLeast"/>
        <w:jc w:val="both"/>
        <w:rPr>
          <w:rFonts w:ascii="inter-regular" w:hAnsi="inter-regular"/>
          <w:color w:val="000000"/>
        </w:rPr>
      </w:pPr>
      <w:r>
        <w:rPr>
          <w:rStyle w:val="keyword"/>
          <w:rFonts w:ascii="inter-regular" w:hAnsi="inter-regular"/>
          <w:b/>
          <w:bCs/>
          <w:color w:val="006699"/>
          <w:bdr w:val="none" w:sz="0" w:space="0" w:color="auto" w:frame="1"/>
        </w:rPr>
        <w:t>short</w:t>
      </w:r>
      <w:r>
        <w:rPr>
          <w:rFonts w:ascii="inter-regular" w:hAnsi="inter-regular"/>
          <w:color w:val="000000"/>
          <w:bdr w:val="none" w:sz="0" w:space="0" w:color="auto" w:frame="1"/>
        </w:rPr>
        <w:t> b=</w:t>
      </w:r>
      <w:r>
        <w:rPr>
          <w:rStyle w:val="number"/>
          <w:rFonts w:ascii="inter-regular" w:hAnsi="inter-regular"/>
          <w:color w:val="C00000"/>
          <w:bdr w:val="none" w:sz="0" w:space="0" w:color="auto" w:frame="1"/>
        </w:rPr>
        <w:t>10</w:t>
      </w:r>
      <w:r>
        <w:rPr>
          <w:rFonts w:ascii="inter-regular" w:hAnsi="inter-regular"/>
          <w:color w:val="000000"/>
          <w:bdr w:val="none" w:sz="0" w:space="0" w:color="auto" w:frame="1"/>
        </w:rPr>
        <w:t>;  </w:t>
      </w:r>
    </w:p>
    <w:p w14:paraId="380FEE4F" w14:textId="77777777" w:rsidR="00FD5749" w:rsidRDefault="00FD5749">
      <w:pPr>
        <w:pStyle w:val="alt"/>
        <w:numPr>
          <w:ilvl w:val="0"/>
          <w:numId w:val="43"/>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a=(</w:t>
      </w:r>
      <w:r>
        <w:rPr>
          <w:rStyle w:val="keyword"/>
          <w:rFonts w:ascii="inter-regular" w:hAnsi="inter-regular"/>
          <w:b/>
          <w:bCs/>
          <w:color w:val="006699"/>
          <w:bdr w:val="none" w:sz="0" w:space="0" w:color="auto" w:frame="1"/>
        </w:rPr>
        <w:t>short</w:t>
      </w:r>
      <w:r>
        <w:rPr>
          <w:rFonts w:ascii="inter-regular" w:hAnsi="inter-regular"/>
          <w:color w:val="000000"/>
          <w:bdr w:val="none" w:sz="0" w:space="0" w:color="auto" w:frame="1"/>
        </w:rPr>
        <w:t>)(a+b);</w:t>
      </w:r>
      <w:r>
        <w:rPr>
          <w:rStyle w:val="comment"/>
          <w:rFonts w:ascii="inter-regular" w:hAnsi="inter-regular"/>
          <w:color w:val="008200"/>
          <w:bdr w:val="none" w:sz="0" w:space="0" w:color="auto" w:frame="1"/>
        </w:rPr>
        <w:t>//20 which is int now converted to short</w:t>
      </w:r>
      <w:r>
        <w:rPr>
          <w:rFonts w:ascii="inter-regular" w:hAnsi="inter-regular"/>
          <w:color w:val="000000"/>
          <w:bdr w:val="none" w:sz="0" w:space="0" w:color="auto" w:frame="1"/>
        </w:rPr>
        <w:t>  </w:t>
      </w:r>
    </w:p>
    <w:p w14:paraId="56361AD9" w14:textId="77777777" w:rsidR="00FD5749" w:rsidRDefault="00FD5749">
      <w:pPr>
        <w:numPr>
          <w:ilvl w:val="0"/>
          <w:numId w:val="43"/>
        </w:numPr>
        <w:spacing w:after="0" w:line="375" w:lineRule="atLeast"/>
        <w:jc w:val="both"/>
        <w:rPr>
          <w:rFonts w:ascii="inter-regular" w:hAnsi="inter-regular"/>
          <w:color w:val="000000"/>
        </w:rPr>
      </w:pPr>
      <w:r>
        <w:rPr>
          <w:rFonts w:ascii="inter-regular" w:hAnsi="inter-regular"/>
          <w:color w:val="000000"/>
          <w:bdr w:val="none" w:sz="0" w:space="0" w:color="auto" w:frame="1"/>
        </w:rPr>
        <w:t>System.out.println(a);  </w:t>
      </w:r>
    </w:p>
    <w:p w14:paraId="74B0E1FA" w14:textId="77777777" w:rsidR="00FD5749" w:rsidRDefault="00FD5749">
      <w:pPr>
        <w:pStyle w:val="alt"/>
        <w:numPr>
          <w:ilvl w:val="0"/>
          <w:numId w:val="43"/>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w:t>
      </w:r>
    </w:p>
    <w:p w14:paraId="40DA2A48" w14:textId="77777777" w:rsidR="00FD5749" w:rsidRDefault="00FD5749" w:rsidP="00FD5749">
      <w:pPr>
        <w:pStyle w:val="NormalWeb"/>
        <w:shd w:val="clear" w:color="auto" w:fill="FFFFFF"/>
        <w:jc w:val="both"/>
        <w:rPr>
          <w:rFonts w:ascii="inter-regular" w:hAnsi="inter-regular"/>
          <w:color w:val="333333"/>
        </w:rPr>
      </w:pPr>
      <w:r>
        <w:rPr>
          <w:rStyle w:val="Strong"/>
          <w:rFonts w:ascii="Segoe UI" w:hAnsi="Segoe UI" w:cs="Segoe UI"/>
          <w:color w:val="333333"/>
        </w:rPr>
        <w:t>Output:</w:t>
      </w:r>
    </w:p>
    <w:p w14:paraId="0C94ECBE" w14:textId="77777777" w:rsidR="00FD5749" w:rsidRDefault="00FD5749" w:rsidP="00FD5749">
      <w:pPr>
        <w:pStyle w:val="HTMLPreformatted"/>
        <w:shd w:val="clear" w:color="auto" w:fill="EEEEEE"/>
        <w:jc w:val="both"/>
        <w:rPr>
          <w:color w:val="535559"/>
        </w:rPr>
      </w:pPr>
      <w:r>
        <w:rPr>
          <w:color w:val="535559"/>
        </w:rPr>
        <w:t>20</w:t>
      </w:r>
    </w:p>
    <w:p w14:paraId="484AEDAB" w14:textId="77777777" w:rsidR="004814A6" w:rsidRDefault="004814A6" w:rsidP="00EA08C6">
      <w:pPr>
        <w:rPr>
          <w:sz w:val="32"/>
          <w:szCs w:val="32"/>
        </w:rPr>
      </w:pPr>
    </w:p>
    <w:p w14:paraId="7D8C9F3F" w14:textId="77777777" w:rsidR="004814A6" w:rsidRDefault="004814A6" w:rsidP="00EA08C6">
      <w:pPr>
        <w:rPr>
          <w:sz w:val="32"/>
          <w:szCs w:val="32"/>
        </w:rPr>
      </w:pPr>
    </w:p>
    <w:p w14:paraId="16C623D5" w14:textId="77777777" w:rsidR="004814A6" w:rsidRDefault="004814A6" w:rsidP="00EA08C6">
      <w:pPr>
        <w:rPr>
          <w:sz w:val="32"/>
          <w:szCs w:val="32"/>
        </w:rPr>
      </w:pPr>
    </w:p>
    <w:p w14:paraId="4A59643E" w14:textId="77777777" w:rsidR="004814A6" w:rsidRDefault="004814A6" w:rsidP="00EA08C6">
      <w:pPr>
        <w:rPr>
          <w:sz w:val="32"/>
          <w:szCs w:val="32"/>
        </w:rPr>
      </w:pPr>
    </w:p>
    <w:p w14:paraId="62676B66" w14:textId="77777777" w:rsidR="004814A6" w:rsidRDefault="004814A6" w:rsidP="00EA08C6">
      <w:pPr>
        <w:rPr>
          <w:sz w:val="32"/>
          <w:szCs w:val="32"/>
        </w:rPr>
      </w:pPr>
    </w:p>
    <w:p w14:paraId="34900FD5" w14:textId="77777777" w:rsidR="00D96281" w:rsidRDefault="00D96281" w:rsidP="00D96281">
      <w:pPr>
        <w:shd w:val="clear" w:color="auto" w:fill="000000"/>
        <w:textAlignment w:val="top"/>
        <w:rPr>
          <w:rFonts w:ascii="Roboto" w:hAnsi="Roboto"/>
          <w:color w:val="FFFFFF"/>
          <w:sz w:val="21"/>
          <w:szCs w:val="21"/>
          <w:lang w:val="en"/>
        </w:rPr>
      </w:pPr>
    </w:p>
    <w:p w14:paraId="15BC27D0" w14:textId="77777777" w:rsidR="00D96281" w:rsidRDefault="00D96281" w:rsidP="00D96281">
      <w:pPr>
        <w:rPr>
          <w:rFonts w:ascii="Times New Roman" w:hAnsi="Times New Roman"/>
        </w:rPr>
      </w:pPr>
      <w:r>
        <w:rPr>
          <w:noProof/>
        </w:rPr>
        <w:lastRenderedPageBreak/>
        <w:drawing>
          <wp:inline distT="0" distB="0" distL="0" distR="0" wp14:anchorId="401FAF69" wp14:editId="1A991CB3">
            <wp:extent cx="5731510" cy="4514850"/>
            <wp:effectExtent l="0" t="0" r="0" b="0"/>
            <wp:docPr id="5337983" name="Picture 2" descr="Loops in Ja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Loops in Java"/>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4514850"/>
                    </a:xfrm>
                    <a:prstGeom prst="rect">
                      <a:avLst/>
                    </a:prstGeom>
                    <a:noFill/>
                    <a:ln>
                      <a:noFill/>
                    </a:ln>
                  </pic:spPr>
                </pic:pic>
              </a:graphicData>
            </a:graphic>
          </wp:inline>
        </w:drawing>
      </w:r>
    </w:p>
    <w:p w14:paraId="6E500A56" w14:textId="77777777" w:rsidR="00D96281" w:rsidRDefault="00D96281">
      <w:pPr>
        <w:numPr>
          <w:ilvl w:val="0"/>
          <w:numId w:val="13"/>
        </w:numPr>
        <w:shd w:val="clear" w:color="auto" w:fill="FFFFFF"/>
        <w:spacing w:before="60" w:after="100" w:afterAutospacing="1" w:line="375" w:lineRule="atLeast"/>
        <w:jc w:val="both"/>
        <w:rPr>
          <w:rFonts w:ascii="inter-regular" w:hAnsi="inter-regular"/>
          <w:color w:val="000000"/>
        </w:rPr>
      </w:pPr>
      <w:r>
        <w:rPr>
          <w:rFonts w:ascii="inter-regular" w:hAnsi="inter-regular"/>
          <w:color w:val="000000"/>
        </w:rPr>
        <w:t>Simple for Loop</w:t>
      </w:r>
    </w:p>
    <w:p w14:paraId="0FA972CA" w14:textId="77777777" w:rsidR="00D96281" w:rsidRDefault="00D96281">
      <w:pPr>
        <w:numPr>
          <w:ilvl w:val="0"/>
          <w:numId w:val="13"/>
        </w:numPr>
        <w:shd w:val="clear" w:color="auto" w:fill="FFFFFF"/>
        <w:spacing w:before="60" w:after="100" w:afterAutospacing="1" w:line="375" w:lineRule="atLeast"/>
        <w:jc w:val="both"/>
        <w:rPr>
          <w:rFonts w:ascii="inter-regular" w:hAnsi="inter-regular"/>
          <w:color w:val="000000"/>
        </w:rPr>
      </w:pPr>
      <w:hyperlink r:id="rId18" w:history="1">
        <w:r>
          <w:rPr>
            <w:rStyle w:val="Hyperlink"/>
            <w:rFonts w:ascii="inter-regular" w:hAnsi="inter-regular"/>
            <w:color w:val="008000"/>
          </w:rPr>
          <w:t>For-each</w:t>
        </w:r>
      </w:hyperlink>
      <w:r>
        <w:rPr>
          <w:rFonts w:ascii="inter-regular" w:hAnsi="inter-regular"/>
          <w:color w:val="000000"/>
        </w:rPr>
        <w:t> or Enhanced for Loop</w:t>
      </w:r>
    </w:p>
    <w:p w14:paraId="72A5786F" w14:textId="77777777" w:rsidR="00D96281" w:rsidRDefault="00D96281">
      <w:pPr>
        <w:numPr>
          <w:ilvl w:val="0"/>
          <w:numId w:val="13"/>
        </w:numPr>
        <w:shd w:val="clear" w:color="auto" w:fill="FFFFFF"/>
        <w:spacing w:before="60" w:after="100" w:afterAutospacing="1" w:line="375" w:lineRule="atLeast"/>
        <w:jc w:val="both"/>
        <w:rPr>
          <w:rFonts w:ascii="inter-regular" w:hAnsi="inter-regular"/>
          <w:color w:val="000000"/>
        </w:rPr>
      </w:pPr>
      <w:r>
        <w:rPr>
          <w:rFonts w:ascii="inter-regular" w:hAnsi="inter-regular"/>
          <w:color w:val="000000"/>
        </w:rPr>
        <w:t>Labeled for Loop</w:t>
      </w:r>
    </w:p>
    <w:p w14:paraId="510A3E59" w14:textId="77777777" w:rsidR="00D96281" w:rsidRDefault="00D96281" w:rsidP="00D96281">
      <w:pPr>
        <w:pStyle w:val="Heading2"/>
        <w:shd w:val="clear" w:color="auto" w:fill="FFFFFF"/>
        <w:spacing w:line="312" w:lineRule="atLeast"/>
        <w:jc w:val="both"/>
        <w:rPr>
          <w:rFonts w:ascii="Helvetica" w:hAnsi="Helvetica"/>
          <w:b w:val="0"/>
          <w:bCs w:val="0"/>
          <w:color w:val="610B38"/>
          <w:sz w:val="38"/>
          <w:szCs w:val="38"/>
        </w:rPr>
      </w:pPr>
      <w:r>
        <w:rPr>
          <w:rFonts w:ascii="Helvetica" w:hAnsi="Helvetica"/>
          <w:b w:val="0"/>
          <w:bCs w:val="0"/>
          <w:color w:val="610B38"/>
          <w:sz w:val="38"/>
          <w:szCs w:val="38"/>
        </w:rPr>
        <w:t>Java Simple for Loop</w:t>
      </w:r>
    </w:p>
    <w:p w14:paraId="1106B846" w14:textId="77777777" w:rsidR="00D96281" w:rsidRDefault="00D96281" w:rsidP="00D96281">
      <w:pPr>
        <w:pStyle w:val="NormalWeb"/>
        <w:shd w:val="clear" w:color="auto" w:fill="FFFFFF"/>
        <w:jc w:val="both"/>
        <w:rPr>
          <w:rFonts w:ascii="inter-regular" w:hAnsi="inter-regular"/>
          <w:color w:val="333333"/>
        </w:rPr>
      </w:pPr>
      <w:r>
        <w:rPr>
          <w:rFonts w:ascii="inter-regular" w:hAnsi="inter-regular"/>
          <w:color w:val="333333"/>
        </w:rPr>
        <w:t>A simple for loop is the same as </w:t>
      </w:r>
      <w:hyperlink r:id="rId19" w:history="1">
        <w:r>
          <w:rPr>
            <w:rStyle w:val="Hyperlink"/>
            <w:rFonts w:ascii="inter-regular" w:hAnsi="inter-regular"/>
            <w:color w:val="008000"/>
          </w:rPr>
          <w:t>C</w:t>
        </w:r>
      </w:hyperlink>
      <w:r>
        <w:rPr>
          <w:rFonts w:ascii="inter-regular" w:hAnsi="inter-regular"/>
          <w:color w:val="333333"/>
        </w:rPr>
        <w:t>/</w:t>
      </w:r>
      <w:hyperlink r:id="rId20" w:history="1">
        <w:r>
          <w:rPr>
            <w:rStyle w:val="Hyperlink"/>
            <w:rFonts w:ascii="inter-regular" w:hAnsi="inter-regular"/>
            <w:color w:val="008000"/>
          </w:rPr>
          <w:t>C++</w:t>
        </w:r>
      </w:hyperlink>
      <w:r>
        <w:rPr>
          <w:rFonts w:ascii="inter-regular" w:hAnsi="inter-regular"/>
          <w:color w:val="333333"/>
        </w:rPr>
        <w:t>. We can initialize the </w:t>
      </w:r>
      <w:hyperlink r:id="rId21" w:history="1">
        <w:r>
          <w:rPr>
            <w:rStyle w:val="Hyperlink"/>
            <w:rFonts w:ascii="inter-regular" w:hAnsi="inter-regular"/>
            <w:color w:val="008000"/>
          </w:rPr>
          <w:t>variable</w:t>
        </w:r>
      </w:hyperlink>
      <w:r>
        <w:rPr>
          <w:rFonts w:ascii="inter-regular" w:hAnsi="inter-regular"/>
          <w:color w:val="333333"/>
        </w:rPr>
        <w:t>, check condition and increment/decrement value. It consists of four parts:</w:t>
      </w:r>
    </w:p>
    <w:p w14:paraId="49D80409" w14:textId="77777777" w:rsidR="00D96281" w:rsidRDefault="00D96281">
      <w:pPr>
        <w:numPr>
          <w:ilvl w:val="0"/>
          <w:numId w:val="14"/>
        </w:numPr>
        <w:shd w:val="clear" w:color="auto" w:fill="FFFFFF"/>
        <w:spacing w:before="60" w:after="100" w:afterAutospacing="1" w:line="375" w:lineRule="atLeast"/>
        <w:jc w:val="both"/>
        <w:rPr>
          <w:rFonts w:ascii="inter-regular" w:hAnsi="inter-regular"/>
          <w:color w:val="000000"/>
        </w:rPr>
      </w:pPr>
      <w:r>
        <w:rPr>
          <w:rStyle w:val="Strong"/>
          <w:rFonts w:ascii="Segoe UI" w:hAnsi="Segoe UI" w:cs="Segoe UI"/>
          <w:color w:val="000000"/>
        </w:rPr>
        <w:t>Initialization</w:t>
      </w:r>
      <w:r>
        <w:rPr>
          <w:rFonts w:ascii="inter-regular" w:hAnsi="inter-regular"/>
          <w:color w:val="000000"/>
        </w:rPr>
        <w:t>: It is the initial condition which is executed once when the loop starts. Here, we can initialize the variable, or we can use an already initialized variable. It is an optional condition.</w:t>
      </w:r>
    </w:p>
    <w:p w14:paraId="7F1FA65B" w14:textId="77777777" w:rsidR="00D96281" w:rsidRDefault="00D96281">
      <w:pPr>
        <w:numPr>
          <w:ilvl w:val="0"/>
          <w:numId w:val="14"/>
        </w:numPr>
        <w:shd w:val="clear" w:color="auto" w:fill="FFFFFF"/>
        <w:spacing w:before="60" w:after="100" w:afterAutospacing="1" w:line="375" w:lineRule="atLeast"/>
        <w:jc w:val="both"/>
        <w:rPr>
          <w:rFonts w:ascii="inter-regular" w:hAnsi="inter-regular"/>
          <w:color w:val="000000"/>
        </w:rPr>
      </w:pPr>
      <w:r>
        <w:rPr>
          <w:rStyle w:val="Strong"/>
          <w:rFonts w:ascii="Segoe UI" w:hAnsi="Segoe UI" w:cs="Segoe UI"/>
          <w:color w:val="000000"/>
        </w:rPr>
        <w:t>Condition</w:t>
      </w:r>
      <w:r>
        <w:rPr>
          <w:rFonts w:ascii="inter-regular" w:hAnsi="inter-regular"/>
          <w:color w:val="000000"/>
        </w:rPr>
        <w:t>: It is the second condition which is executed each time to test the condition of the loop. It continues execution until the condition is false. It must return boolean value either true or false. It is an optional condition.</w:t>
      </w:r>
    </w:p>
    <w:p w14:paraId="7C3DF022" w14:textId="77777777" w:rsidR="00D96281" w:rsidRDefault="00D96281">
      <w:pPr>
        <w:numPr>
          <w:ilvl w:val="0"/>
          <w:numId w:val="14"/>
        </w:numPr>
        <w:shd w:val="clear" w:color="auto" w:fill="FFFFFF"/>
        <w:spacing w:before="60" w:after="100" w:afterAutospacing="1" w:line="375" w:lineRule="atLeast"/>
        <w:jc w:val="both"/>
        <w:rPr>
          <w:rFonts w:ascii="inter-regular" w:hAnsi="inter-regular"/>
          <w:color w:val="000000"/>
        </w:rPr>
      </w:pPr>
      <w:r>
        <w:rPr>
          <w:rStyle w:val="Strong"/>
          <w:rFonts w:ascii="Segoe UI" w:hAnsi="Segoe UI" w:cs="Segoe UI"/>
          <w:color w:val="000000"/>
        </w:rPr>
        <w:t>Increment/Decrement</w:t>
      </w:r>
      <w:r>
        <w:rPr>
          <w:rFonts w:ascii="inter-regular" w:hAnsi="inter-regular"/>
          <w:color w:val="000000"/>
        </w:rPr>
        <w:t>: It increments or decrements the variable value. It is an optional condition.</w:t>
      </w:r>
    </w:p>
    <w:p w14:paraId="6F324AF3" w14:textId="77777777" w:rsidR="00D96281" w:rsidRDefault="00D96281">
      <w:pPr>
        <w:numPr>
          <w:ilvl w:val="0"/>
          <w:numId w:val="14"/>
        </w:numPr>
        <w:shd w:val="clear" w:color="auto" w:fill="FFFFFF"/>
        <w:spacing w:before="60" w:after="100" w:afterAutospacing="1" w:line="375" w:lineRule="atLeast"/>
        <w:jc w:val="both"/>
        <w:rPr>
          <w:rFonts w:ascii="inter-regular" w:hAnsi="inter-regular"/>
          <w:color w:val="000000"/>
        </w:rPr>
      </w:pPr>
      <w:r>
        <w:rPr>
          <w:rStyle w:val="Strong"/>
          <w:rFonts w:ascii="Segoe UI" w:hAnsi="Segoe UI" w:cs="Segoe UI"/>
          <w:color w:val="000000"/>
        </w:rPr>
        <w:lastRenderedPageBreak/>
        <w:t>Statement</w:t>
      </w:r>
      <w:r>
        <w:rPr>
          <w:rFonts w:ascii="inter-regular" w:hAnsi="inter-regular"/>
          <w:color w:val="000000"/>
        </w:rPr>
        <w:t>: The statement of the loop is executed each time until the second condition is false.</w:t>
      </w:r>
    </w:p>
    <w:p w14:paraId="77723D31" w14:textId="77777777" w:rsidR="00D96281" w:rsidRDefault="00D96281" w:rsidP="00D96281">
      <w:pPr>
        <w:pStyle w:val="NormalWeb"/>
        <w:shd w:val="clear" w:color="auto" w:fill="FFFFFF"/>
        <w:jc w:val="both"/>
        <w:rPr>
          <w:rFonts w:ascii="inter-regular" w:hAnsi="inter-regular"/>
          <w:color w:val="333333"/>
        </w:rPr>
      </w:pPr>
      <w:r>
        <w:rPr>
          <w:rStyle w:val="Strong"/>
          <w:rFonts w:ascii="Segoe UI" w:hAnsi="Segoe UI" w:cs="Segoe UI"/>
          <w:color w:val="333333"/>
        </w:rPr>
        <w:t>Syntax:</w:t>
      </w:r>
    </w:p>
    <w:p w14:paraId="74A276CF" w14:textId="77777777" w:rsidR="00D96281" w:rsidRDefault="00D96281">
      <w:pPr>
        <w:pStyle w:val="alt"/>
        <w:numPr>
          <w:ilvl w:val="0"/>
          <w:numId w:val="15"/>
        </w:numPr>
        <w:spacing w:before="0" w:beforeAutospacing="0" w:after="0" w:afterAutospacing="0" w:line="375" w:lineRule="atLeast"/>
        <w:jc w:val="both"/>
        <w:rPr>
          <w:rFonts w:ascii="inter-regular" w:hAnsi="inter-regular"/>
          <w:color w:val="000000"/>
        </w:rPr>
      </w:pPr>
      <w:r>
        <w:rPr>
          <w:rStyle w:val="keyword"/>
          <w:rFonts w:ascii="inter-regular" w:hAnsi="inter-regular"/>
          <w:b/>
          <w:bCs/>
          <w:color w:val="006699"/>
          <w:bdr w:val="none" w:sz="0" w:space="0" w:color="auto" w:frame="1"/>
        </w:rPr>
        <w:t>for</w:t>
      </w:r>
      <w:r>
        <w:rPr>
          <w:rFonts w:ascii="inter-regular" w:hAnsi="inter-regular"/>
          <w:color w:val="000000"/>
          <w:bdr w:val="none" w:sz="0" w:space="0" w:color="auto" w:frame="1"/>
        </w:rPr>
        <w:t>(initialization; condition; increment/decrement){    </w:t>
      </w:r>
    </w:p>
    <w:p w14:paraId="17B4E6B3" w14:textId="77777777" w:rsidR="00D96281" w:rsidRDefault="00D96281">
      <w:pPr>
        <w:numPr>
          <w:ilvl w:val="0"/>
          <w:numId w:val="15"/>
        </w:numPr>
        <w:spacing w:after="0" w:line="375" w:lineRule="atLeast"/>
        <w:jc w:val="both"/>
        <w:rPr>
          <w:rFonts w:ascii="inter-regular" w:hAnsi="inter-regular"/>
          <w:color w:val="000000"/>
        </w:rPr>
      </w:pPr>
      <w:r>
        <w:rPr>
          <w:rStyle w:val="comment"/>
          <w:rFonts w:ascii="inter-regular" w:hAnsi="inter-regular"/>
          <w:color w:val="008200"/>
          <w:bdr w:val="none" w:sz="0" w:space="0" w:color="auto" w:frame="1"/>
        </w:rPr>
        <w:t>//statement or code to be executed  </w:t>
      </w:r>
      <w:r>
        <w:rPr>
          <w:rFonts w:ascii="inter-regular" w:hAnsi="inter-regular"/>
          <w:color w:val="000000"/>
          <w:bdr w:val="none" w:sz="0" w:space="0" w:color="auto" w:frame="1"/>
        </w:rPr>
        <w:t>  </w:t>
      </w:r>
    </w:p>
    <w:p w14:paraId="1203327A" w14:textId="77777777" w:rsidR="00D96281" w:rsidRDefault="00D96281">
      <w:pPr>
        <w:pStyle w:val="alt"/>
        <w:numPr>
          <w:ilvl w:val="0"/>
          <w:numId w:val="15"/>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w:t>
      </w:r>
    </w:p>
    <w:p w14:paraId="1FB436CF" w14:textId="77777777" w:rsidR="00D96281" w:rsidRDefault="00D96281" w:rsidP="00D96281">
      <w:pPr>
        <w:pStyle w:val="NormalWeb"/>
        <w:shd w:val="clear" w:color="auto" w:fill="FFFFFF"/>
        <w:jc w:val="both"/>
        <w:rPr>
          <w:rFonts w:ascii="inter-regular" w:hAnsi="inter-regular"/>
          <w:color w:val="333333"/>
        </w:rPr>
      </w:pPr>
      <w:r>
        <w:rPr>
          <w:rStyle w:val="Strong"/>
          <w:rFonts w:ascii="Segoe UI" w:hAnsi="Segoe UI" w:cs="Segoe UI"/>
          <w:color w:val="333333"/>
        </w:rPr>
        <w:t>Flowchart:</w:t>
      </w:r>
    </w:p>
    <w:p w14:paraId="5FA7576C" w14:textId="77777777" w:rsidR="00D96281" w:rsidRDefault="00D96281" w:rsidP="00D96281">
      <w:pPr>
        <w:rPr>
          <w:rFonts w:ascii="Times New Roman" w:hAnsi="Times New Roman"/>
        </w:rPr>
      </w:pPr>
      <w:r>
        <w:rPr>
          <w:noProof/>
        </w:rPr>
        <w:drawing>
          <wp:inline distT="0" distB="0" distL="0" distR="0" wp14:anchorId="7EEEB26D" wp14:editId="263FF0AB">
            <wp:extent cx="3889375" cy="5237480"/>
            <wp:effectExtent l="0" t="0" r="0" b="1270"/>
            <wp:docPr id="1275354560" name="Picture 1" descr="for loop in java 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for loop in java flowchart"/>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889375" cy="5237480"/>
                    </a:xfrm>
                    <a:prstGeom prst="rect">
                      <a:avLst/>
                    </a:prstGeom>
                    <a:noFill/>
                    <a:ln>
                      <a:noFill/>
                    </a:ln>
                  </pic:spPr>
                </pic:pic>
              </a:graphicData>
            </a:graphic>
          </wp:inline>
        </w:drawing>
      </w:r>
    </w:p>
    <w:p w14:paraId="31D1BB3A" w14:textId="77777777" w:rsidR="00D96281" w:rsidRDefault="00D96281" w:rsidP="00D96281">
      <w:pPr>
        <w:pStyle w:val="NormalWeb"/>
        <w:shd w:val="clear" w:color="auto" w:fill="FFFFFF"/>
        <w:jc w:val="both"/>
        <w:rPr>
          <w:rFonts w:ascii="inter-regular" w:hAnsi="inter-regular"/>
          <w:color w:val="333333"/>
        </w:rPr>
      </w:pPr>
      <w:r>
        <w:rPr>
          <w:rStyle w:val="Strong"/>
          <w:rFonts w:ascii="Segoe UI" w:hAnsi="Segoe UI" w:cs="Segoe UI"/>
          <w:color w:val="333333"/>
        </w:rPr>
        <w:t>Example:</w:t>
      </w:r>
    </w:p>
    <w:p w14:paraId="5608769D" w14:textId="77777777" w:rsidR="00D96281" w:rsidRDefault="00D96281" w:rsidP="00D96281">
      <w:pPr>
        <w:pStyle w:val="NormalWeb"/>
        <w:shd w:val="clear" w:color="auto" w:fill="FFFFFF"/>
        <w:jc w:val="both"/>
        <w:rPr>
          <w:rFonts w:ascii="inter-regular" w:hAnsi="inter-regular"/>
          <w:color w:val="333333"/>
        </w:rPr>
      </w:pPr>
      <w:r>
        <w:rPr>
          <w:rStyle w:val="Strong"/>
          <w:rFonts w:ascii="Segoe UI" w:hAnsi="Segoe UI" w:cs="Segoe UI"/>
          <w:color w:val="333333"/>
        </w:rPr>
        <w:t>ForExample.java</w:t>
      </w:r>
    </w:p>
    <w:p w14:paraId="1DBB3702" w14:textId="77777777" w:rsidR="00D96281" w:rsidRDefault="00D96281">
      <w:pPr>
        <w:pStyle w:val="alt"/>
        <w:numPr>
          <w:ilvl w:val="0"/>
          <w:numId w:val="16"/>
        </w:numPr>
        <w:spacing w:before="0" w:beforeAutospacing="0" w:after="0" w:afterAutospacing="0" w:line="375" w:lineRule="atLeast"/>
        <w:jc w:val="both"/>
        <w:rPr>
          <w:rFonts w:ascii="inter-regular" w:hAnsi="inter-regular"/>
          <w:color w:val="000000"/>
        </w:rPr>
      </w:pPr>
      <w:r>
        <w:rPr>
          <w:rStyle w:val="comment"/>
          <w:rFonts w:ascii="inter-regular" w:hAnsi="inter-regular"/>
          <w:color w:val="008200"/>
          <w:bdr w:val="none" w:sz="0" w:space="0" w:color="auto" w:frame="1"/>
        </w:rPr>
        <w:t>//Java Program to demonstrate the example of for loop</w:t>
      </w:r>
      <w:r>
        <w:rPr>
          <w:rFonts w:ascii="inter-regular" w:hAnsi="inter-regular"/>
          <w:color w:val="000000"/>
          <w:bdr w:val="none" w:sz="0" w:space="0" w:color="auto" w:frame="1"/>
        </w:rPr>
        <w:t>  </w:t>
      </w:r>
    </w:p>
    <w:p w14:paraId="323A16A1" w14:textId="77777777" w:rsidR="00D96281" w:rsidRDefault="00D96281">
      <w:pPr>
        <w:numPr>
          <w:ilvl w:val="0"/>
          <w:numId w:val="16"/>
        </w:numPr>
        <w:spacing w:after="0" w:line="375" w:lineRule="atLeast"/>
        <w:jc w:val="both"/>
        <w:rPr>
          <w:rFonts w:ascii="inter-regular" w:hAnsi="inter-regular"/>
          <w:color w:val="000000"/>
        </w:rPr>
      </w:pPr>
      <w:r>
        <w:rPr>
          <w:rStyle w:val="comment"/>
          <w:rFonts w:ascii="inter-regular" w:hAnsi="inter-regular"/>
          <w:color w:val="008200"/>
          <w:bdr w:val="none" w:sz="0" w:space="0" w:color="auto" w:frame="1"/>
        </w:rPr>
        <w:lastRenderedPageBreak/>
        <w:t>//which prints table of 1</w:t>
      </w:r>
      <w:r>
        <w:rPr>
          <w:rFonts w:ascii="inter-regular" w:hAnsi="inter-regular"/>
          <w:color w:val="000000"/>
          <w:bdr w:val="none" w:sz="0" w:space="0" w:color="auto" w:frame="1"/>
        </w:rPr>
        <w:t>  </w:t>
      </w:r>
    </w:p>
    <w:p w14:paraId="7982DC3A" w14:textId="77777777" w:rsidR="00D96281" w:rsidRDefault="00D96281">
      <w:pPr>
        <w:pStyle w:val="alt"/>
        <w:numPr>
          <w:ilvl w:val="0"/>
          <w:numId w:val="16"/>
        </w:numPr>
        <w:spacing w:before="0" w:beforeAutospacing="0" w:after="0" w:afterAutospacing="0" w:line="375" w:lineRule="atLeast"/>
        <w:jc w:val="both"/>
        <w:rPr>
          <w:rFonts w:ascii="inter-regular" w:hAnsi="inter-regular"/>
          <w:color w:val="000000"/>
        </w:rPr>
      </w:pPr>
      <w:r>
        <w:rPr>
          <w:rStyle w:val="keyword"/>
          <w:rFonts w:ascii="inter-regular" w:hAnsi="inter-regular"/>
          <w:b/>
          <w:bCs/>
          <w:color w:val="006699"/>
          <w:bdr w:val="none" w:sz="0" w:space="0" w:color="auto" w:frame="1"/>
        </w:rPr>
        <w:t>public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class</w:t>
      </w:r>
      <w:r>
        <w:rPr>
          <w:rFonts w:ascii="inter-regular" w:hAnsi="inter-regular"/>
          <w:color w:val="000000"/>
          <w:bdr w:val="none" w:sz="0" w:space="0" w:color="auto" w:frame="1"/>
        </w:rPr>
        <w:t> ForExample {  </w:t>
      </w:r>
    </w:p>
    <w:p w14:paraId="2C4790B0" w14:textId="77777777" w:rsidR="00D96281" w:rsidRDefault="00D96281">
      <w:pPr>
        <w:numPr>
          <w:ilvl w:val="0"/>
          <w:numId w:val="16"/>
        </w:numPr>
        <w:spacing w:after="0" w:line="375" w:lineRule="atLeast"/>
        <w:jc w:val="both"/>
        <w:rPr>
          <w:rFonts w:ascii="inter-regular" w:hAnsi="inter-regular"/>
          <w:color w:val="000000"/>
        </w:rPr>
      </w:pPr>
      <w:r>
        <w:rPr>
          <w:rStyle w:val="keyword"/>
          <w:rFonts w:ascii="inter-regular" w:hAnsi="inter-regular"/>
          <w:b/>
          <w:bCs/>
          <w:color w:val="006699"/>
          <w:bdr w:val="none" w:sz="0" w:space="0" w:color="auto" w:frame="1"/>
        </w:rPr>
        <w:t>public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static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void</w:t>
      </w:r>
      <w:r>
        <w:rPr>
          <w:rFonts w:ascii="inter-regular" w:hAnsi="inter-regular"/>
          <w:color w:val="000000"/>
          <w:bdr w:val="none" w:sz="0" w:space="0" w:color="auto" w:frame="1"/>
        </w:rPr>
        <w:t> main(String[] args) {  </w:t>
      </w:r>
    </w:p>
    <w:p w14:paraId="50866DE7" w14:textId="77777777" w:rsidR="00D96281" w:rsidRDefault="00D96281">
      <w:pPr>
        <w:pStyle w:val="alt"/>
        <w:numPr>
          <w:ilvl w:val="0"/>
          <w:numId w:val="16"/>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w:t>
      </w:r>
      <w:r>
        <w:rPr>
          <w:rStyle w:val="comment"/>
          <w:rFonts w:ascii="inter-regular" w:hAnsi="inter-regular"/>
          <w:color w:val="008200"/>
          <w:bdr w:val="none" w:sz="0" w:space="0" w:color="auto" w:frame="1"/>
        </w:rPr>
        <w:t>//Code of Java for loop</w:t>
      </w:r>
      <w:r>
        <w:rPr>
          <w:rFonts w:ascii="inter-regular" w:hAnsi="inter-regular"/>
          <w:color w:val="000000"/>
          <w:bdr w:val="none" w:sz="0" w:space="0" w:color="auto" w:frame="1"/>
        </w:rPr>
        <w:t>  </w:t>
      </w:r>
    </w:p>
    <w:p w14:paraId="50331913" w14:textId="77777777" w:rsidR="00D96281" w:rsidRDefault="00D96281">
      <w:pPr>
        <w:numPr>
          <w:ilvl w:val="0"/>
          <w:numId w:val="16"/>
        </w:numPr>
        <w:spacing w:after="0" w:line="375" w:lineRule="atLeast"/>
        <w:jc w:val="both"/>
        <w:rPr>
          <w:rFonts w:ascii="inter-regular" w:hAnsi="inter-regular"/>
          <w:color w:val="000000"/>
        </w:rPr>
      </w:pP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for</w:t>
      </w:r>
      <w:r>
        <w:rPr>
          <w:rFonts w:ascii="inter-regular" w:hAnsi="inter-regular"/>
          <w:color w:val="000000"/>
          <w:bdr w:val="none" w:sz="0" w:space="0" w:color="auto" w:frame="1"/>
        </w:rPr>
        <w:t>(</w:t>
      </w:r>
      <w:r>
        <w:rPr>
          <w:rStyle w:val="keyword"/>
          <w:rFonts w:ascii="inter-regular" w:hAnsi="inter-regular"/>
          <w:b/>
          <w:bCs/>
          <w:color w:val="006699"/>
          <w:bdr w:val="none" w:sz="0" w:space="0" w:color="auto" w:frame="1"/>
        </w:rPr>
        <w:t>int</w:t>
      </w:r>
      <w:r>
        <w:rPr>
          <w:rFonts w:ascii="inter-regular" w:hAnsi="inter-regular"/>
          <w:color w:val="000000"/>
          <w:bdr w:val="none" w:sz="0" w:space="0" w:color="auto" w:frame="1"/>
        </w:rPr>
        <w:t> i=</w:t>
      </w:r>
      <w:r>
        <w:rPr>
          <w:rStyle w:val="number"/>
          <w:rFonts w:ascii="inter-regular" w:hAnsi="inter-regular"/>
          <w:color w:val="C00000"/>
          <w:bdr w:val="none" w:sz="0" w:space="0" w:color="auto" w:frame="1"/>
        </w:rPr>
        <w:t>1</w:t>
      </w:r>
      <w:r>
        <w:rPr>
          <w:rFonts w:ascii="inter-regular" w:hAnsi="inter-regular"/>
          <w:color w:val="000000"/>
          <w:bdr w:val="none" w:sz="0" w:space="0" w:color="auto" w:frame="1"/>
        </w:rPr>
        <w:t>;i&lt;=</w:t>
      </w:r>
      <w:r>
        <w:rPr>
          <w:rStyle w:val="number"/>
          <w:rFonts w:ascii="inter-regular" w:hAnsi="inter-regular"/>
          <w:color w:val="C00000"/>
          <w:bdr w:val="none" w:sz="0" w:space="0" w:color="auto" w:frame="1"/>
        </w:rPr>
        <w:t>10</w:t>
      </w:r>
      <w:r>
        <w:rPr>
          <w:rFonts w:ascii="inter-regular" w:hAnsi="inter-regular"/>
          <w:color w:val="000000"/>
          <w:bdr w:val="none" w:sz="0" w:space="0" w:color="auto" w:frame="1"/>
        </w:rPr>
        <w:t>;i++){  </w:t>
      </w:r>
    </w:p>
    <w:p w14:paraId="5355C5CB" w14:textId="77777777" w:rsidR="00D96281" w:rsidRDefault="00D96281">
      <w:pPr>
        <w:pStyle w:val="alt"/>
        <w:numPr>
          <w:ilvl w:val="0"/>
          <w:numId w:val="16"/>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System.out.println(i);  </w:t>
      </w:r>
    </w:p>
    <w:p w14:paraId="1C91D90F" w14:textId="77777777" w:rsidR="00D96281" w:rsidRDefault="00D96281">
      <w:pPr>
        <w:numPr>
          <w:ilvl w:val="0"/>
          <w:numId w:val="16"/>
        </w:numPr>
        <w:spacing w:after="0" w:line="375" w:lineRule="atLeast"/>
        <w:jc w:val="both"/>
        <w:rPr>
          <w:rFonts w:ascii="inter-regular" w:hAnsi="inter-regular"/>
          <w:color w:val="000000"/>
        </w:rPr>
      </w:pPr>
      <w:r>
        <w:rPr>
          <w:rFonts w:ascii="inter-regular" w:hAnsi="inter-regular"/>
          <w:color w:val="000000"/>
          <w:bdr w:val="none" w:sz="0" w:space="0" w:color="auto" w:frame="1"/>
        </w:rPr>
        <w:t>    }  </w:t>
      </w:r>
    </w:p>
    <w:p w14:paraId="2240E5E6" w14:textId="77777777" w:rsidR="00D96281" w:rsidRDefault="00D96281">
      <w:pPr>
        <w:pStyle w:val="alt"/>
        <w:numPr>
          <w:ilvl w:val="0"/>
          <w:numId w:val="16"/>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w:t>
      </w:r>
    </w:p>
    <w:p w14:paraId="2EC06D0A" w14:textId="77777777" w:rsidR="00D96281" w:rsidRDefault="00D96281">
      <w:pPr>
        <w:numPr>
          <w:ilvl w:val="0"/>
          <w:numId w:val="16"/>
        </w:numPr>
        <w:spacing w:after="0" w:line="375" w:lineRule="atLeast"/>
        <w:jc w:val="both"/>
        <w:rPr>
          <w:rFonts w:ascii="inter-regular" w:hAnsi="inter-regular"/>
          <w:color w:val="000000"/>
        </w:rPr>
      </w:pPr>
      <w:r>
        <w:rPr>
          <w:rFonts w:ascii="inter-regular" w:hAnsi="inter-regular"/>
          <w:color w:val="000000"/>
          <w:bdr w:val="none" w:sz="0" w:space="0" w:color="auto" w:frame="1"/>
        </w:rPr>
        <w:t>}  </w:t>
      </w:r>
    </w:p>
    <w:p w14:paraId="2723F339" w14:textId="77777777" w:rsidR="00D96281" w:rsidRDefault="00D96281" w:rsidP="00D96281">
      <w:pPr>
        <w:spacing w:line="240" w:lineRule="auto"/>
        <w:rPr>
          <w:rFonts w:ascii="Times New Roman" w:hAnsi="Times New Roman"/>
        </w:rPr>
      </w:pPr>
      <w:hyperlink r:id="rId23" w:tgtFrame="_blank" w:history="1">
        <w:r>
          <w:rPr>
            <w:rStyle w:val="Hyperlink"/>
            <w:rFonts w:ascii="Verdana" w:hAnsi="Verdana"/>
            <w:b/>
            <w:bCs/>
            <w:color w:val="FFFFFF"/>
            <w:sz w:val="20"/>
            <w:szCs w:val="20"/>
            <w:shd w:val="clear" w:color="auto" w:fill="4CAF50"/>
          </w:rPr>
          <w:t>Test it Now</w:t>
        </w:r>
      </w:hyperlink>
    </w:p>
    <w:p w14:paraId="29369C56" w14:textId="77777777" w:rsidR="00D96281" w:rsidRDefault="00D96281" w:rsidP="00D96281">
      <w:pPr>
        <w:pStyle w:val="NormalWeb"/>
        <w:shd w:val="clear" w:color="auto" w:fill="FFFFFF"/>
        <w:jc w:val="both"/>
        <w:rPr>
          <w:rFonts w:ascii="inter-regular" w:hAnsi="inter-regular"/>
          <w:color w:val="333333"/>
        </w:rPr>
      </w:pPr>
      <w:r>
        <w:rPr>
          <w:rStyle w:val="Strong"/>
          <w:rFonts w:ascii="Segoe UI" w:hAnsi="Segoe UI" w:cs="Segoe UI"/>
          <w:color w:val="333333"/>
        </w:rPr>
        <w:t>Output:</w:t>
      </w:r>
    </w:p>
    <w:p w14:paraId="2F1865C9" w14:textId="77777777" w:rsidR="00D96281" w:rsidRDefault="00D96281" w:rsidP="00D96281">
      <w:pPr>
        <w:pStyle w:val="HTMLPreformatted"/>
        <w:shd w:val="clear" w:color="auto" w:fill="EEEEEE"/>
        <w:jc w:val="both"/>
        <w:rPr>
          <w:color w:val="535559"/>
        </w:rPr>
      </w:pPr>
      <w:r>
        <w:rPr>
          <w:color w:val="535559"/>
        </w:rPr>
        <w:t>1</w:t>
      </w:r>
    </w:p>
    <w:p w14:paraId="5605A1FD" w14:textId="77777777" w:rsidR="00D96281" w:rsidRDefault="00D96281" w:rsidP="00D96281">
      <w:pPr>
        <w:pStyle w:val="HTMLPreformatted"/>
        <w:shd w:val="clear" w:color="auto" w:fill="EEEEEE"/>
        <w:jc w:val="both"/>
        <w:rPr>
          <w:color w:val="535559"/>
        </w:rPr>
      </w:pPr>
      <w:r>
        <w:rPr>
          <w:color w:val="535559"/>
        </w:rPr>
        <w:t>2</w:t>
      </w:r>
    </w:p>
    <w:p w14:paraId="31245C2D" w14:textId="77777777" w:rsidR="00D96281" w:rsidRDefault="00D96281" w:rsidP="00D96281">
      <w:pPr>
        <w:pStyle w:val="HTMLPreformatted"/>
        <w:shd w:val="clear" w:color="auto" w:fill="EEEEEE"/>
        <w:jc w:val="both"/>
        <w:rPr>
          <w:color w:val="535559"/>
        </w:rPr>
      </w:pPr>
      <w:r>
        <w:rPr>
          <w:color w:val="535559"/>
        </w:rPr>
        <w:t>3</w:t>
      </w:r>
    </w:p>
    <w:p w14:paraId="5AF0E816" w14:textId="77777777" w:rsidR="00D96281" w:rsidRDefault="00D96281" w:rsidP="00D96281">
      <w:pPr>
        <w:pStyle w:val="HTMLPreformatted"/>
        <w:shd w:val="clear" w:color="auto" w:fill="EEEEEE"/>
        <w:jc w:val="both"/>
        <w:rPr>
          <w:color w:val="535559"/>
        </w:rPr>
      </w:pPr>
      <w:r>
        <w:rPr>
          <w:color w:val="535559"/>
        </w:rPr>
        <w:t>4</w:t>
      </w:r>
    </w:p>
    <w:p w14:paraId="6704879B" w14:textId="77777777" w:rsidR="00D96281" w:rsidRDefault="00D96281" w:rsidP="00D96281">
      <w:pPr>
        <w:pStyle w:val="HTMLPreformatted"/>
        <w:shd w:val="clear" w:color="auto" w:fill="EEEEEE"/>
        <w:jc w:val="both"/>
        <w:rPr>
          <w:color w:val="535559"/>
        </w:rPr>
      </w:pPr>
      <w:r>
        <w:rPr>
          <w:color w:val="535559"/>
        </w:rPr>
        <w:t>5</w:t>
      </w:r>
    </w:p>
    <w:p w14:paraId="33D32990" w14:textId="77777777" w:rsidR="00D96281" w:rsidRDefault="00D96281" w:rsidP="00D96281">
      <w:pPr>
        <w:pStyle w:val="HTMLPreformatted"/>
        <w:shd w:val="clear" w:color="auto" w:fill="EEEEEE"/>
        <w:jc w:val="both"/>
        <w:rPr>
          <w:color w:val="535559"/>
        </w:rPr>
      </w:pPr>
      <w:r>
        <w:rPr>
          <w:color w:val="535559"/>
        </w:rPr>
        <w:t>6</w:t>
      </w:r>
    </w:p>
    <w:p w14:paraId="46EE5480" w14:textId="77777777" w:rsidR="00D96281" w:rsidRDefault="00D96281" w:rsidP="00D96281">
      <w:pPr>
        <w:pStyle w:val="HTMLPreformatted"/>
        <w:shd w:val="clear" w:color="auto" w:fill="EEEEEE"/>
        <w:jc w:val="both"/>
        <w:rPr>
          <w:color w:val="535559"/>
        </w:rPr>
      </w:pPr>
      <w:r>
        <w:rPr>
          <w:color w:val="535559"/>
        </w:rPr>
        <w:t>7</w:t>
      </w:r>
    </w:p>
    <w:p w14:paraId="402C8E83" w14:textId="77777777" w:rsidR="00D96281" w:rsidRDefault="00D96281" w:rsidP="00D96281">
      <w:pPr>
        <w:pStyle w:val="HTMLPreformatted"/>
        <w:shd w:val="clear" w:color="auto" w:fill="EEEEEE"/>
        <w:jc w:val="both"/>
        <w:rPr>
          <w:color w:val="535559"/>
        </w:rPr>
      </w:pPr>
      <w:r>
        <w:rPr>
          <w:color w:val="535559"/>
        </w:rPr>
        <w:t>8</w:t>
      </w:r>
    </w:p>
    <w:p w14:paraId="08641388" w14:textId="77777777" w:rsidR="00D96281" w:rsidRDefault="00D96281" w:rsidP="00D96281">
      <w:pPr>
        <w:pStyle w:val="HTMLPreformatted"/>
        <w:shd w:val="clear" w:color="auto" w:fill="EEEEEE"/>
        <w:jc w:val="both"/>
        <w:rPr>
          <w:color w:val="535559"/>
        </w:rPr>
      </w:pPr>
      <w:r>
        <w:rPr>
          <w:color w:val="535559"/>
        </w:rPr>
        <w:t>9</w:t>
      </w:r>
    </w:p>
    <w:p w14:paraId="024DF704" w14:textId="77777777" w:rsidR="00D96281" w:rsidRDefault="00D96281" w:rsidP="00D96281">
      <w:pPr>
        <w:pStyle w:val="HTMLPreformatted"/>
        <w:shd w:val="clear" w:color="auto" w:fill="EEEEEE"/>
        <w:jc w:val="both"/>
        <w:rPr>
          <w:color w:val="535559"/>
        </w:rPr>
      </w:pPr>
      <w:r>
        <w:rPr>
          <w:color w:val="535559"/>
        </w:rPr>
        <w:t>10</w:t>
      </w:r>
    </w:p>
    <w:p w14:paraId="040A072F" w14:textId="77777777" w:rsidR="00D96281" w:rsidRDefault="00D96281" w:rsidP="00D96281">
      <w:pPr>
        <w:pStyle w:val="Heading2"/>
        <w:shd w:val="clear" w:color="auto" w:fill="FFFFFF"/>
        <w:spacing w:line="312" w:lineRule="atLeast"/>
        <w:jc w:val="both"/>
        <w:rPr>
          <w:rFonts w:ascii="Helvetica" w:hAnsi="Helvetica"/>
          <w:b w:val="0"/>
          <w:bCs w:val="0"/>
          <w:color w:val="610B38"/>
          <w:sz w:val="38"/>
          <w:szCs w:val="38"/>
        </w:rPr>
      </w:pPr>
      <w:r>
        <w:rPr>
          <w:rFonts w:ascii="Helvetica" w:hAnsi="Helvetica"/>
          <w:b w:val="0"/>
          <w:bCs w:val="0"/>
          <w:color w:val="610B38"/>
          <w:sz w:val="38"/>
          <w:szCs w:val="38"/>
        </w:rPr>
        <w:t>Java Nested for Loop</w:t>
      </w:r>
    </w:p>
    <w:p w14:paraId="0FC2486F" w14:textId="77777777" w:rsidR="00D96281" w:rsidRDefault="00D96281" w:rsidP="00D96281">
      <w:pPr>
        <w:pStyle w:val="NormalWeb"/>
        <w:shd w:val="clear" w:color="auto" w:fill="FFFFFF"/>
        <w:jc w:val="both"/>
        <w:rPr>
          <w:rFonts w:ascii="inter-regular" w:hAnsi="inter-regular"/>
          <w:color w:val="333333"/>
        </w:rPr>
      </w:pPr>
      <w:r>
        <w:rPr>
          <w:rFonts w:ascii="inter-regular" w:hAnsi="inter-regular"/>
          <w:color w:val="333333"/>
        </w:rPr>
        <w:t>If we have a for loop inside the another loop, it is known as nested for loop. The inner loop executes completely whenever outer loop executes.</w:t>
      </w:r>
    </w:p>
    <w:p w14:paraId="2B6170D4" w14:textId="77777777" w:rsidR="00D96281" w:rsidRDefault="00D96281" w:rsidP="00D96281">
      <w:pPr>
        <w:pStyle w:val="NormalWeb"/>
        <w:shd w:val="clear" w:color="auto" w:fill="FFFFFF"/>
        <w:jc w:val="both"/>
        <w:rPr>
          <w:rFonts w:ascii="inter-regular" w:hAnsi="inter-regular"/>
          <w:color w:val="333333"/>
        </w:rPr>
      </w:pPr>
      <w:r>
        <w:rPr>
          <w:rStyle w:val="Strong"/>
          <w:rFonts w:ascii="Segoe UI" w:hAnsi="Segoe UI" w:cs="Segoe UI"/>
          <w:color w:val="333333"/>
        </w:rPr>
        <w:t>Example:</w:t>
      </w:r>
    </w:p>
    <w:p w14:paraId="54324D8B" w14:textId="77777777" w:rsidR="00D96281" w:rsidRDefault="00D96281" w:rsidP="00D96281">
      <w:pPr>
        <w:pStyle w:val="NormalWeb"/>
        <w:shd w:val="clear" w:color="auto" w:fill="FFFFFF"/>
        <w:jc w:val="both"/>
        <w:rPr>
          <w:rFonts w:ascii="inter-regular" w:hAnsi="inter-regular"/>
          <w:color w:val="333333"/>
        </w:rPr>
      </w:pPr>
      <w:r>
        <w:rPr>
          <w:rStyle w:val="Strong"/>
          <w:rFonts w:ascii="Segoe UI" w:hAnsi="Segoe UI" w:cs="Segoe UI"/>
          <w:color w:val="333333"/>
        </w:rPr>
        <w:t>NestedForExample.java</w:t>
      </w:r>
    </w:p>
    <w:p w14:paraId="28D5AB7F" w14:textId="77777777" w:rsidR="00D96281" w:rsidRDefault="00D96281">
      <w:pPr>
        <w:pStyle w:val="alt"/>
        <w:numPr>
          <w:ilvl w:val="0"/>
          <w:numId w:val="17"/>
        </w:numPr>
        <w:spacing w:before="0" w:beforeAutospacing="0" w:after="0" w:afterAutospacing="0" w:line="375" w:lineRule="atLeast"/>
        <w:jc w:val="both"/>
        <w:rPr>
          <w:rFonts w:ascii="inter-regular" w:hAnsi="inter-regular"/>
          <w:color w:val="000000"/>
        </w:rPr>
      </w:pPr>
      <w:r>
        <w:rPr>
          <w:rStyle w:val="keyword"/>
          <w:rFonts w:ascii="inter-regular" w:hAnsi="inter-regular"/>
          <w:b/>
          <w:bCs/>
          <w:color w:val="006699"/>
          <w:bdr w:val="none" w:sz="0" w:space="0" w:color="auto" w:frame="1"/>
        </w:rPr>
        <w:t>public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class</w:t>
      </w:r>
      <w:r>
        <w:rPr>
          <w:rFonts w:ascii="inter-regular" w:hAnsi="inter-regular"/>
          <w:color w:val="000000"/>
          <w:bdr w:val="none" w:sz="0" w:space="0" w:color="auto" w:frame="1"/>
        </w:rPr>
        <w:t> NestedForExample {  </w:t>
      </w:r>
    </w:p>
    <w:p w14:paraId="2820E8C7" w14:textId="77777777" w:rsidR="00D96281" w:rsidRDefault="00D96281">
      <w:pPr>
        <w:numPr>
          <w:ilvl w:val="0"/>
          <w:numId w:val="17"/>
        </w:numPr>
        <w:spacing w:after="0" w:line="375" w:lineRule="atLeast"/>
        <w:jc w:val="both"/>
        <w:rPr>
          <w:rFonts w:ascii="inter-regular" w:hAnsi="inter-regular"/>
          <w:color w:val="000000"/>
        </w:rPr>
      </w:pPr>
      <w:r>
        <w:rPr>
          <w:rStyle w:val="keyword"/>
          <w:rFonts w:ascii="inter-regular" w:hAnsi="inter-regular"/>
          <w:b/>
          <w:bCs/>
          <w:color w:val="006699"/>
          <w:bdr w:val="none" w:sz="0" w:space="0" w:color="auto" w:frame="1"/>
        </w:rPr>
        <w:t>public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static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void</w:t>
      </w:r>
      <w:r>
        <w:rPr>
          <w:rFonts w:ascii="inter-regular" w:hAnsi="inter-regular"/>
          <w:color w:val="000000"/>
          <w:bdr w:val="none" w:sz="0" w:space="0" w:color="auto" w:frame="1"/>
        </w:rPr>
        <w:t> main(String[] args) {  </w:t>
      </w:r>
    </w:p>
    <w:p w14:paraId="118ED244" w14:textId="77777777" w:rsidR="00D96281" w:rsidRDefault="00D96281">
      <w:pPr>
        <w:pStyle w:val="alt"/>
        <w:numPr>
          <w:ilvl w:val="0"/>
          <w:numId w:val="17"/>
        </w:numPr>
        <w:spacing w:before="0" w:beforeAutospacing="0" w:after="0" w:afterAutospacing="0" w:line="375" w:lineRule="atLeast"/>
        <w:jc w:val="both"/>
        <w:rPr>
          <w:rFonts w:ascii="inter-regular" w:hAnsi="inter-regular"/>
          <w:color w:val="000000"/>
        </w:rPr>
      </w:pPr>
      <w:r>
        <w:rPr>
          <w:rStyle w:val="comment"/>
          <w:rFonts w:ascii="inter-regular" w:hAnsi="inter-regular"/>
          <w:color w:val="008200"/>
          <w:bdr w:val="none" w:sz="0" w:space="0" w:color="auto" w:frame="1"/>
        </w:rPr>
        <w:t>//loop of i</w:t>
      </w:r>
      <w:r>
        <w:rPr>
          <w:rFonts w:ascii="inter-regular" w:hAnsi="inter-regular"/>
          <w:color w:val="000000"/>
          <w:bdr w:val="none" w:sz="0" w:space="0" w:color="auto" w:frame="1"/>
        </w:rPr>
        <w:t>  </w:t>
      </w:r>
    </w:p>
    <w:p w14:paraId="2F25487B" w14:textId="77777777" w:rsidR="00D96281" w:rsidRDefault="00D96281">
      <w:pPr>
        <w:numPr>
          <w:ilvl w:val="0"/>
          <w:numId w:val="17"/>
        </w:numPr>
        <w:spacing w:after="0" w:line="375" w:lineRule="atLeast"/>
        <w:jc w:val="both"/>
        <w:rPr>
          <w:rFonts w:ascii="inter-regular" w:hAnsi="inter-regular"/>
          <w:color w:val="000000"/>
        </w:rPr>
      </w:pPr>
      <w:r>
        <w:rPr>
          <w:rStyle w:val="keyword"/>
          <w:rFonts w:ascii="inter-regular" w:hAnsi="inter-regular"/>
          <w:b/>
          <w:bCs/>
          <w:color w:val="006699"/>
          <w:bdr w:val="none" w:sz="0" w:space="0" w:color="auto" w:frame="1"/>
        </w:rPr>
        <w:t>for</w:t>
      </w:r>
      <w:r>
        <w:rPr>
          <w:rFonts w:ascii="inter-regular" w:hAnsi="inter-regular"/>
          <w:color w:val="000000"/>
          <w:bdr w:val="none" w:sz="0" w:space="0" w:color="auto" w:frame="1"/>
        </w:rPr>
        <w:t>(</w:t>
      </w:r>
      <w:r>
        <w:rPr>
          <w:rStyle w:val="keyword"/>
          <w:rFonts w:ascii="inter-regular" w:hAnsi="inter-regular"/>
          <w:b/>
          <w:bCs/>
          <w:color w:val="006699"/>
          <w:bdr w:val="none" w:sz="0" w:space="0" w:color="auto" w:frame="1"/>
        </w:rPr>
        <w:t>int</w:t>
      </w:r>
      <w:r>
        <w:rPr>
          <w:rFonts w:ascii="inter-regular" w:hAnsi="inter-regular"/>
          <w:color w:val="000000"/>
          <w:bdr w:val="none" w:sz="0" w:space="0" w:color="auto" w:frame="1"/>
        </w:rPr>
        <w:t> i=</w:t>
      </w:r>
      <w:r>
        <w:rPr>
          <w:rStyle w:val="number"/>
          <w:rFonts w:ascii="inter-regular" w:hAnsi="inter-regular"/>
          <w:color w:val="C00000"/>
          <w:bdr w:val="none" w:sz="0" w:space="0" w:color="auto" w:frame="1"/>
        </w:rPr>
        <w:t>1</w:t>
      </w:r>
      <w:r>
        <w:rPr>
          <w:rFonts w:ascii="inter-regular" w:hAnsi="inter-regular"/>
          <w:color w:val="000000"/>
          <w:bdr w:val="none" w:sz="0" w:space="0" w:color="auto" w:frame="1"/>
        </w:rPr>
        <w:t>;i&lt;=</w:t>
      </w:r>
      <w:r>
        <w:rPr>
          <w:rStyle w:val="number"/>
          <w:rFonts w:ascii="inter-regular" w:hAnsi="inter-regular"/>
          <w:color w:val="C00000"/>
          <w:bdr w:val="none" w:sz="0" w:space="0" w:color="auto" w:frame="1"/>
        </w:rPr>
        <w:t>3</w:t>
      </w:r>
      <w:r>
        <w:rPr>
          <w:rFonts w:ascii="inter-regular" w:hAnsi="inter-regular"/>
          <w:color w:val="000000"/>
          <w:bdr w:val="none" w:sz="0" w:space="0" w:color="auto" w:frame="1"/>
        </w:rPr>
        <w:t>;i++){  </w:t>
      </w:r>
    </w:p>
    <w:p w14:paraId="445A5EFD" w14:textId="77777777" w:rsidR="00D96281" w:rsidRDefault="00D96281">
      <w:pPr>
        <w:pStyle w:val="alt"/>
        <w:numPr>
          <w:ilvl w:val="0"/>
          <w:numId w:val="17"/>
        </w:numPr>
        <w:spacing w:before="0" w:beforeAutospacing="0" w:after="0" w:afterAutospacing="0" w:line="375" w:lineRule="atLeast"/>
        <w:jc w:val="both"/>
        <w:rPr>
          <w:rFonts w:ascii="inter-regular" w:hAnsi="inter-regular"/>
          <w:color w:val="000000"/>
        </w:rPr>
      </w:pPr>
      <w:r>
        <w:rPr>
          <w:rStyle w:val="comment"/>
          <w:rFonts w:ascii="inter-regular" w:hAnsi="inter-regular"/>
          <w:color w:val="008200"/>
          <w:bdr w:val="none" w:sz="0" w:space="0" w:color="auto" w:frame="1"/>
        </w:rPr>
        <w:t>//loop of j</w:t>
      </w:r>
      <w:r>
        <w:rPr>
          <w:rFonts w:ascii="inter-regular" w:hAnsi="inter-regular"/>
          <w:color w:val="000000"/>
          <w:bdr w:val="none" w:sz="0" w:space="0" w:color="auto" w:frame="1"/>
        </w:rPr>
        <w:t>  </w:t>
      </w:r>
    </w:p>
    <w:p w14:paraId="59FAF49D" w14:textId="77777777" w:rsidR="00D96281" w:rsidRDefault="00D96281">
      <w:pPr>
        <w:numPr>
          <w:ilvl w:val="0"/>
          <w:numId w:val="17"/>
        </w:numPr>
        <w:spacing w:after="0" w:line="375" w:lineRule="atLeast"/>
        <w:jc w:val="both"/>
        <w:rPr>
          <w:rFonts w:ascii="inter-regular" w:hAnsi="inter-regular"/>
          <w:color w:val="000000"/>
        </w:rPr>
      </w:pPr>
      <w:r>
        <w:rPr>
          <w:rStyle w:val="keyword"/>
          <w:rFonts w:ascii="inter-regular" w:hAnsi="inter-regular"/>
          <w:b/>
          <w:bCs/>
          <w:color w:val="006699"/>
          <w:bdr w:val="none" w:sz="0" w:space="0" w:color="auto" w:frame="1"/>
        </w:rPr>
        <w:t>for</w:t>
      </w:r>
      <w:r>
        <w:rPr>
          <w:rFonts w:ascii="inter-regular" w:hAnsi="inter-regular"/>
          <w:color w:val="000000"/>
          <w:bdr w:val="none" w:sz="0" w:space="0" w:color="auto" w:frame="1"/>
        </w:rPr>
        <w:t>(</w:t>
      </w:r>
      <w:r>
        <w:rPr>
          <w:rStyle w:val="keyword"/>
          <w:rFonts w:ascii="inter-regular" w:hAnsi="inter-regular"/>
          <w:b/>
          <w:bCs/>
          <w:color w:val="006699"/>
          <w:bdr w:val="none" w:sz="0" w:space="0" w:color="auto" w:frame="1"/>
        </w:rPr>
        <w:t>int</w:t>
      </w:r>
      <w:r>
        <w:rPr>
          <w:rFonts w:ascii="inter-regular" w:hAnsi="inter-regular"/>
          <w:color w:val="000000"/>
          <w:bdr w:val="none" w:sz="0" w:space="0" w:color="auto" w:frame="1"/>
        </w:rPr>
        <w:t> j=</w:t>
      </w:r>
      <w:r>
        <w:rPr>
          <w:rStyle w:val="number"/>
          <w:rFonts w:ascii="inter-regular" w:hAnsi="inter-regular"/>
          <w:color w:val="C00000"/>
          <w:bdr w:val="none" w:sz="0" w:space="0" w:color="auto" w:frame="1"/>
        </w:rPr>
        <w:t>1</w:t>
      </w:r>
      <w:r>
        <w:rPr>
          <w:rFonts w:ascii="inter-regular" w:hAnsi="inter-regular"/>
          <w:color w:val="000000"/>
          <w:bdr w:val="none" w:sz="0" w:space="0" w:color="auto" w:frame="1"/>
        </w:rPr>
        <w:t>;j&lt;=</w:t>
      </w:r>
      <w:r>
        <w:rPr>
          <w:rStyle w:val="number"/>
          <w:rFonts w:ascii="inter-regular" w:hAnsi="inter-regular"/>
          <w:color w:val="C00000"/>
          <w:bdr w:val="none" w:sz="0" w:space="0" w:color="auto" w:frame="1"/>
        </w:rPr>
        <w:t>3</w:t>
      </w:r>
      <w:r>
        <w:rPr>
          <w:rFonts w:ascii="inter-regular" w:hAnsi="inter-regular"/>
          <w:color w:val="000000"/>
          <w:bdr w:val="none" w:sz="0" w:space="0" w:color="auto" w:frame="1"/>
        </w:rPr>
        <w:t>;j++){  </w:t>
      </w:r>
    </w:p>
    <w:p w14:paraId="0B8709AC" w14:textId="77777777" w:rsidR="00D96281" w:rsidRDefault="00D96281">
      <w:pPr>
        <w:pStyle w:val="alt"/>
        <w:numPr>
          <w:ilvl w:val="0"/>
          <w:numId w:val="17"/>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System.out.println(i+</w:t>
      </w:r>
      <w:r>
        <w:rPr>
          <w:rStyle w:val="string"/>
          <w:rFonts w:ascii="inter-regular" w:hAnsi="inter-regular"/>
          <w:color w:val="0000FF"/>
          <w:bdr w:val="none" w:sz="0" w:space="0" w:color="auto" w:frame="1"/>
        </w:rPr>
        <w:t>" "</w:t>
      </w:r>
      <w:r>
        <w:rPr>
          <w:rFonts w:ascii="inter-regular" w:hAnsi="inter-regular"/>
          <w:color w:val="000000"/>
          <w:bdr w:val="none" w:sz="0" w:space="0" w:color="auto" w:frame="1"/>
        </w:rPr>
        <w:t>+j);  </w:t>
      </w:r>
    </w:p>
    <w:p w14:paraId="568ACEC5" w14:textId="77777777" w:rsidR="00D96281" w:rsidRDefault="00D96281">
      <w:pPr>
        <w:numPr>
          <w:ilvl w:val="0"/>
          <w:numId w:val="17"/>
        </w:numPr>
        <w:spacing w:after="0" w:line="375" w:lineRule="atLeast"/>
        <w:jc w:val="both"/>
        <w:rPr>
          <w:rFonts w:ascii="inter-regular" w:hAnsi="inter-regular"/>
          <w:color w:val="000000"/>
        </w:rPr>
      </w:pPr>
      <w:r>
        <w:rPr>
          <w:rFonts w:ascii="inter-regular" w:hAnsi="inter-regular"/>
          <w:color w:val="000000"/>
          <w:bdr w:val="none" w:sz="0" w:space="0" w:color="auto" w:frame="1"/>
        </w:rPr>
        <w:t>}</w:t>
      </w:r>
      <w:r>
        <w:rPr>
          <w:rStyle w:val="comment"/>
          <w:rFonts w:ascii="inter-regular" w:hAnsi="inter-regular"/>
          <w:color w:val="008200"/>
          <w:bdr w:val="none" w:sz="0" w:space="0" w:color="auto" w:frame="1"/>
        </w:rPr>
        <w:t>//end of i</w:t>
      </w:r>
      <w:r>
        <w:rPr>
          <w:rFonts w:ascii="inter-regular" w:hAnsi="inter-regular"/>
          <w:color w:val="000000"/>
          <w:bdr w:val="none" w:sz="0" w:space="0" w:color="auto" w:frame="1"/>
        </w:rPr>
        <w:t>  </w:t>
      </w:r>
    </w:p>
    <w:p w14:paraId="262B39C1" w14:textId="77777777" w:rsidR="00D96281" w:rsidRDefault="00D96281">
      <w:pPr>
        <w:pStyle w:val="alt"/>
        <w:numPr>
          <w:ilvl w:val="0"/>
          <w:numId w:val="17"/>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w:t>
      </w:r>
      <w:r>
        <w:rPr>
          <w:rStyle w:val="comment"/>
          <w:rFonts w:ascii="inter-regular" w:hAnsi="inter-regular"/>
          <w:color w:val="008200"/>
          <w:bdr w:val="none" w:sz="0" w:space="0" w:color="auto" w:frame="1"/>
        </w:rPr>
        <w:t>//end of j</w:t>
      </w:r>
      <w:r>
        <w:rPr>
          <w:rFonts w:ascii="inter-regular" w:hAnsi="inter-regular"/>
          <w:color w:val="000000"/>
          <w:bdr w:val="none" w:sz="0" w:space="0" w:color="auto" w:frame="1"/>
        </w:rPr>
        <w:t>  </w:t>
      </w:r>
    </w:p>
    <w:p w14:paraId="635360F3" w14:textId="77777777" w:rsidR="00D96281" w:rsidRDefault="00D96281">
      <w:pPr>
        <w:numPr>
          <w:ilvl w:val="0"/>
          <w:numId w:val="17"/>
        </w:numPr>
        <w:spacing w:after="0" w:line="375" w:lineRule="atLeast"/>
        <w:jc w:val="both"/>
        <w:rPr>
          <w:rFonts w:ascii="inter-regular" w:hAnsi="inter-regular"/>
          <w:color w:val="000000"/>
        </w:rPr>
      </w:pPr>
      <w:r>
        <w:rPr>
          <w:rFonts w:ascii="inter-regular" w:hAnsi="inter-regular"/>
          <w:color w:val="000000"/>
          <w:bdr w:val="none" w:sz="0" w:space="0" w:color="auto" w:frame="1"/>
        </w:rPr>
        <w:t>}  </w:t>
      </w:r>
    </w:p>
    <w:p w14:paraId="10BB4131" w14:textId="77777777" w:rsidR="00D96281" w:rsidRDefault="00D96281">
      <w:pPr>
        <w:pStyle w:val="alt"/>
        <w:numPr>
          <w:ilvl w:val="0"/>
          <w:numId w:val="17"/>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w:t>
      </w:r>
    </w:p>
    <w:p w14:paraId="7AC0B263" w14:textId="77777777" w:rsidR="00D96281" w:rsidRDefault="00D96281" w:rsidP="00D96281">
      <w:pPr>
        <w:pStyle w:val="NormalWeb"/>
        <w:shd w:val="clear" w:color="auto" w:fill="FFFFFF"/>
        <w:jc w:val="both"/>
        <w:rPr>
          <w:rFonts w:ascii="inter-regular" w:hAnsi="inter-regular"/>
          <w:color w:val="333333"/>
        </w:rPr>
      </w:pPr>
      <w:r>
        <w:rPr>
          <w:rStyle w:val="Strong"/>
          <w:rFonts w:ascii="Segoe UI" w:hAnsi="Segoe UI" w:cs="Segoe UI"/>
          <w:color w:val="333333"/>
        </w:rPr>
        <w:lastRenderedPageBreak/>
        <w:t>Output:</w:t>
      </w:r>
    </w:p>
    <w:p w14:paraId="4D888C01" w14:textId="77777777" w:rsidR="00D96281" w:rsidRDefault="00D96281" w:rsidP="00D96281">
      <w:pPr>
        <w:pStyle w:val="HTMLPreformatted"/>
        <w:shd w:val="clear" w:color="auto" w:fill="EEEEEE"/>
        <w:jc w:val="both"/>
        <w:rPr>
          <w:color w:val="535559"/>
        </w:rPr>
      </w:pPr>
      <w:r>
        <w:rPr>
          <w:color w:val="535559"/>
        </w:rPr>
        <w:t>1 1</w:t>
      </w:r>
    </w:p>
    <w:p w14:paraId="0A6FEEF0" w14:textId="77777777" w:rsidR="00D96281" w:rsidRDefault="00D96281" w:rsidP="00D96281">
      <w:pPr>
        <w:pStyle w:val="HTMLPreformatted"/>
        <w:shd w:val="clear" w:color="auto" w:fill="EEEEEE"/>
        <w:jc w:val="both"/>
        <w:rPr>
          <w:color w:val="535559"/>
        </w:rPr>
      </w:pPr>
      <w:r>
        <w:rPr>
          <w:color w:val="535559"/>
        </w:rPr>
        <w:t>1 2</w:t>
      </w:r>
    </w:p>
    <w:p w14:paraId="032E283C" w14:textId="77777777" w:rsidR="00D96281" w:rsidRDefault="00D96281" w:rsidP="00D96281">
      <w:pPr>
        <w:pStyle w:val="HTMLPreformatted"/>
        <w:shd w:val="clear" w:color="auto" w:fill="EEEEEE"/>
        <w:jc w:val="both"/>
        <w:rPr>
          <w:color w:val="535559"/>
        </w:rPr>
      </w:pPr>
      <w:r>
        <w:rPr>
          <w:color w:val="535559"/>
        </w:rPr>
        <w:t>1 3</w:t>
      </w:r>
    </w:p>
    <w:p w14:paraId="1CCA3E5F" w14:textId="77777777" w:rsidR="00D96281" w:rsidRDefault="00D96281" w:rsidP="00D96281">
      <w:pPr>
        <w:pStyle w:val="HTMLPreformatted"/>
        <w:shd w:val="clear" w:color="auto" w:fill="EEEEEE"/>
        <w:jc w:val="both"/>
        <w:rPr>
          <w:color w:val="535559"/>
        </w:rPr>
      </w:pPr>
      <w:r>
        <w:rPr>
          <w:color w:val="535559"/>
        </w:rPr>
        <w:t>2 1</w:t>
      </w:r>
    </w:p>
    <w:p w14:paraId="15C77B50" w14:textId="77777777" w:rsidR="00D96281" w:rsidRDefault="00D96281" w:rsidP="00D96281">
      <w:pPr>
        <w:pStyle w:val="HTMLPreformatted"/>
        <w:shd w:val="clear" w:color="auto" w:fill="EEEEEE"/>
        <w:jc w:val="both"/>
        <w:rPr>
          <w:color w:val="535559"/>
        </w:rPr>
      </w:pPr>
      <w:r>
        <w:rPr>
          <w:color w:val="535559"/>
        </w:rPr>
        <w:t>2 2</w:t>
      </w:r>
    </w:p>
    <w:p w14:paraId="20D26A68" w14:textId="77777777" w:rsidR="00D96281" w:rsidRDefault="00D96281" w:rsidP="00D96281">
      <w:pPr>
        <w:pStyle w:val="HTMLPreformatted"/>
        <w:shd w:val="clear" w:color="auto" w:fill="EEEEEE"/>
        <w:jc w:val="both"/>
        <w:rPr>
          <w:color w:val="535559"/>
        </w:rPr>
      </w:pPr>
      <w:r>
        <w:rPr>
          <w:color w:val="535559"/>
        </w:rPr>
        <w:t>2 3</w:t>
      </w:r>
    </w:p>
    <w:p w14:paraId="4348D00D" w14:textId="77777777" w:rsidR="00D96281" w:rsidRDefault="00D96281" w:rsidP="00D96281">
      <w:pPr>
        <w:pStyle w:val="HTMLPreformatted"/>
        <w:shd w:val="clear" w:color="auto" w:fill="EEEEEE"/>
        <w:jc w:val="both"/>
        <w:rPr>
          <w:color w:val="535559"/>
        </w:rPr>
      </w:pPr>
      <w:r>
        <w:rPr>
          <w:color w:val="535559"/>
        </w:rPr>
        <w:t>3 1</w:t>
      </w:r>
    </w:p>
    <w:p w14:paraId="5B626C5F" w14:textId="77777777" w:rsidR="00D96281" w:rsidRDefault="00D96281" w:rsidP="00D96281">
      <w:pPr>
        <w:pStyle w:val="HTMLPreformatted"/>
        <w:shd w:val="clear" w:color="auto" w:fill="EEEEEE"/>
        <w:jc w:val="both"/>
        <w:rPr>
          <w:color w:val="535559"/>
        </w:rPr>
      </w:pPr>
      <w:r>
        <w:rPr>
          <w:color w:val="535559"/>
        </w:rPr>
        <w:t>3 2</w:t>
      </w:r>
    </w:p>
    <w:p w14:paraId="69E456B2" w14:textId="77777777" w:rsidR="00D96281" w:rsidRDefault="00D96281" w:rsidP="00D96281">
      <w:pPr>
        <w:pStyle w:val="HTMLPreformatted"/>
        <w:shd w:val="clear" w:color="auto" w:fill="EEEEEE"/>
        <w:jc w:val="both"/>
        <w:rPr>
          <w:color w:val="535559"/>
        </w:rPr>
      </w:pPr>
      <w:r>
        <w:rPr>
          <w:color w:val="535559"/>
        </w:rPr>
        <w:t>3 3</w:t>
      </w:r>
    </w:p>
    <w:p w14:paraId="77DED0DD" w14:textId="77777777" w:rsidR="00D96281" w:rsidRDefault="00D96281" w:rsidP="00D96281">
      <w:pPr>
        <w:pStyle w:val="NormalWeb"/>
        <w:shd w:val="clear" w:color="auto" w:fill="FFFFFF"/>
        <w:jc w:val="both"/>
        <w:rPr>
          <w:rFonts w:ascii="inter-regular" w:hAnsi="inter-regular"/>
          <w:color w:val="333333"/>
        </w:rPr>
      </w:pPr>
      <w:r>
        <w:rPr>
          <w:rStyle w:val="Strong"/>
          <w:rFonts w:ascii="Segoe UI" w:hAnsi="Segoe UI" w:cs="Segoe UI"/>
          <w:color w:val="333333"/>
        </w:rPr>
        <w:t>Pyramid Example 1:</w:t>
      </w:r>
    </w:p>
    <w:p w14:paraId="39FFA532" w14:textId="77777777" w:rsidR="00D96281" w:rsidRDefault="00D96281" w:rsidP="00D96281">
      <w:pPr>
        <w:pStyle w:val="NormalWeb"/>
        <w:shd w:val="clear" w:color="auto" w:fill="FFFFFF"/>
        <w:jc w:val="both"/>
        <w:rPr>
          <w:rFonts w:ascii="inter-regular" w:hAnsi="inter-regular"/>
          <w:color w:val="333333"/>
        </w:rPr>
      </w:pPr>
      <w:r>
        <w:rPr>
          <w:rStyle w:val="Strong"/>
          <w:rFonts w:ascii="Segoe UI" w:hAnsi="Segoe UI" w:cs="Segoe UI"/>
          <w:color w:val="333333"/>
        </w:rPr>
        <w:t>PyramidExample.java</w:t>
      </w:r>
    </w:p>
    <w:p w14:paraId="1F715332" w14:textId="77777777" w:rsidR="00D96281" w:rsidRDefault="00D96281">
      <w:pPr>
        <w:pStyle w:val="alt"/>
        <w:numPr>
          <w:ilvl w:val="0"/>
          <w:numId w:val="18"/>
        </w:numPr>
        <w:spacing w:before="0" w:beforeAutospacing="0" w:after="0" w:afterAutospacing="0" w:line="375" w:lineRule="atLeast"/>
        <w:jc w:val="both"/>
        <w:rPr>
          <w:rFonts w:ascii="inter-regular" w:hAnsi="inter-regular"/>
          <w:color w:val="000000"/>
        </w:rPr>
      </w:pPr>
      <w:r>
        <w:rPr>
          <w:rStyle w:val="keyword"/>
          <w:rFonts w:ascii="inter-regular" w:hAnsi="inter-regular"/>
          <w:b/>
          <w:bCs/>
          <w:color w:val="006699"/>
          <w:bdr w:val="none" w:sz="0" w:space="0" w:color="auto" w:frame="1"/>
        </w:rPr>
        <w:t>public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class</w:t>
      </w:r>
      <w:r>
        <w:rPr>
          <w:rFonts w:ascii="inter-regular" w:hAnsi="inter-regular"/>
          <w:color w:val="000000"/>
          <w:bdr w:val="none" w:sz="0" w:space="0" w:color="auto" w:frame="1"/>
        </w:rPr>
        <w:t> PyramidExample {  </w:t>
      </w:r>
    </w:p>
    <w:p w14:paraId="59916B72" w14:textId="77777777" w:rsidR="00D96281" w:rsidRDefault="00D96281">
      <w:pPr>
        <w:numPr>
          <w:ilvl w:val="0"/>
          <w:numId w:val="18"/>
        </w:numPr>
        <w:spacing w:after="0" w:line="375" w:lineRule="atLeast"/>
        <w:jc w:val="both"/>
        <w:rPr>
          <w:rFonts w:ascii="inter-regular" w:hAnsi="inter-regular"/>
          <w:color w:val="000000"/>
        </w:rPr>
      </w:pPr>
      <w:r>
        <w:rPr>
          <w:rStyle w:val="keyword"/>
          <w:rFonts w:ascii="inter-regular" w:hAnsi="inter-regular"/>
          <w:b/>
          <w:bCs/>
          <w:color w:val="006699"/>
          <w:bdr w:val="none" w:sz="0" w:space="0" w:color="auto" w:frame="1"/>
        </w:rPr>
        <w:t>public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static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void</w:t>
      </w:r>
      <w:r>
        <w:rPr>
          <w:rFonts w:ascii="inter-regular" w:hAnsi="inter-regular"/>
          <w:color w:val="000000"/>
          <w:bdr w:val="none" w:sz="0" w:space="0" w:color="auto" w:frame="1"/>
        </w:rPr>
        <w:t> main(String[] args) {  </w:t>
      </w:r>
    </w:p>
    <w:p w14:paraId="3AD3DCCA" w14:textId="77777777" w:rsidR="00D96281" w:rsidRDefault="00D96281">
      <w:pPr>
        <w:pStyle w:val="alt"/>
        <w:numPr>
          <w:ilvl w:val="0"/>
          <w:numId w:val="18"/>
        </w:numPr>
        <w:spacing w:before="0" w:beforeAutospacing="0" w:after="0" w:afterAutospacing="0" w:line="375" w:lineRule="atLeast"/>
        <w:jc w:val="both"/>
        <w:rPr>
          <w:rFonts w:ascii="inter-regular" w:hAnsi="inter-regular"/>
          <w:color w:val="000000"/>
        </w:rPr>
      </w:pPr>
      <w:r>
        <w:rPr>
          <w:rStyle w:val="keyword"/>
          <w:rFonts w:ascii="inter-regular" w:hAnsi="inter-regular"/>
          <w:b/>
          <w:bCs/>
          <w:color w:val="006699"/>
          <w:bdr w:val="none" w:sz="0" w:space="0" w:color="auto" w:frame="1"/>
        </w:rPr>
        <w:t>for</w:t>
      </w:r>
      <w:r>
        <w:rPr>
          <w:rFonts w:ascii="inter-regular" w:hAnsi="inter-regular"/>
          <w:color w:val="000000"/>
          <w:bdr w:val="none" w:sz="0" w:space="0" w:color="auto" w:frame="1"/>
        </w:rPr>
        <w:t>(</w:t>
      </w:r>
      <w:r>
        <w:rPr>
          <w:rStyle w:val="keyword"/>
          <w:rFonts w:ascii="inter-regular" w:hAnsi="inter-regular"/>
          <w:b/>
          <w:bCs/>
          <w:color w:val="006699"/>
          <w:bdr w:val="none" w:sz="0" w:space="0" w:color="auto" w:frame="1"/>
        </w:rPr>
        <w:t>int</w:t>
      </w:r>
      <w:r>
        <w:rPr>
          <w:rFonts w:ascii="inter-regular" w:hAnsi="inter-regular"/>
          <w:color w:val="000000"/>
          <w:bdr w:val="none" w:sz="0" w:space="0" w:color="auto" w:frame="1"/>
        </w:rPr>
        <w:t> i=</w:t>
      </w:r>
      <w:r>
        <w:rPr>
          <w:rStyle w:val="number"/>
          <w:rFonts w:ascii="inter-regular" w:hAnsi="inter-regular"/>
          <w:color w:val="C00000"/>
          <w:bdr w:val="none" w:sz="0" w:space="0" w:color="auto" w:frame="1"/>
        </w:rPr>
        <w:t>1</w:t>
      </w:r>
      <w:r>
        <w:rPr>
          <w:rFonts w:ascii="inter-regular" w:hAnsi="inter-regular"/>
          <w:color w:val="000000"/>
          <w:bdr w:val="none" w:sz="0" w:space="0" w:color="auto" w:frame="1"/>
        </w:rPr>
        <w:t>;i&lt;=</w:t>
      </w:r>
      <w:r>
        <w:rPr>
          <w:rStyle w:val="number"/>
          <w:rFonts w:ascii="inter-regular" w:hAnsi="inter-regular"/>
          <w:color w:val="C00000"/>
          <w:bdr w:val="none" w:sz="0" w:space="0" w:color="auto" w:frame="1"/>
        </w:rPr>
        <w:t>5</w:t>
      </w:r>
      <w:r>
        <w:rPr>
          <w:rFonts w:ascii="inter-regular" w:hAnsi="inter-regular"/>
          <w:color w:val="000000"/>
          <w:bdr w:val="none" w:sz="0" w:space="0" w:color="auto" w:frame="1"/>
        </w:rPr>
        <w:t>;i++){  </w:t>
      </w:r>
    </w:p>
    <w:p w14:paraId="6CCA0C32" w14:textId="77777777" w:rsidR="00D96281" w:rsidRDefault="00D96281">
      <w:pPr>
        <w:numPr>
          <w:ilvl w:val="0"/>
          <w:numId w:val="18"/>
        </w:numPr>
        <w:spacing w:after="0" w:line="375" w:lineRule="atLeast"/>
        <w:jc w:val="both"/>
        <w:rPr>
          <w:rFonts w:ascii="inter-regular" w:hAnsi="inter-regular"/>
          <w:color w:val="000000"/>
        </w:rPr>
      </w:pPr>
      <w:r>
        <w:rPr>
          <w:rStyle w:val="keyword"/>
          <w:rFonts w:ascii="inter-regular" w:hAnsi="inter-regular"/>
          <w:b/>
          <w:bCs/>
          <w:color w:val="006699"/>
          <w:bdr w:val="none" w:sz="0" w:space="0" w:color="auto" w:frame="1"/>
        </w:rPr>
        <w:t>for</w:t>
      </w:r>
      <w:r>
        <w:rPr>
          <w:rFonts w:ascii="inter-regular" w:hAnsi="inter-regular"/>
          <w:color w:val="000000"/>
          <w:bdr w:val="none" w:sz="0" w:space="0" w:color="auto" w:frame="1"/>
        </w:rPr>
        <w:t>(</w:t>
      </w:r>
      <w:r>
        <w:rPr>
          <w:rStyle w:val="keyword"/>
          <w:rFonts w:ascii="inter-regular" w:hAnsi="inter-regular"/>
          <w:b/>
          <w:bCs/>
          <w:color w:val="006699"/>
          <w:bdr w:val="none" w:sz="0" w:space="0" w:color="auto" w:frame="1"/>
        </w:rPr>
        <w:t>int</w:t>
      </w:r>
      <w:r>
        <w:rPr>
          <w:rFonts w:ascii="inter-regular" w:hAnsi="inter-regular"/>
          <w:color w:val="000000"/>
          <w:bdr w:val="none" w:sz="0" w:space="0" w:color="auto" w:frame="1"/>
        </w:rPr>
        <w:t> j=</w:t>
      </w:r>
      <w:r>
        <w:rPr>
          <w:rStyle w:val="number"/>
          <w:rFonts w:ascii="inter-regular" w:hAnsi="inter-regular"/>
          <w:color w:val="C00000"/>
          <w:bdr w:val="none" w:sz="0" w:space="0" w:color="auto" w:frame="1"/>
        </w:rPr>
        <w:t>1</w:t>
      </w:r>
      <w:r>
        <w:rPr>
          <w:rFonts w:ascii="inter-regular" w:hAnsi="inter-regular"/>
          <w:color w:val="000000"/>
          <w:bdr w:val="none" w:sz="0" w:space="0" w:color="auto" w:frame="1"/>
        </w:rPr>
        <w:t>;j&lt;=i;j++){  </w:t>
      </w:r>
    </w:p>
    <w:p w14:paraId="1E42B9B3" w14:textId="77777777" w:rsidR="00D96281" w:rsidRDefault="00D96281">
      <w:pPr>
        <w:pStyle w:val="alt"/>
        <w:numPr>
          <w:ilvl w:val="0"/>
          <w:numId w:val="18"/>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System.out.print(</w:t>
      </w:r>
      <w:r>
        <w:rPr>
          <w:rStyle w:val="string"/>
          <w:rFonts w:ascii="inter-regular" w:hAnsi="inter-regular"/>
          <w:color w:val="0000FF"/>
          <w:bdr w:val="none" w:sz="0" w:space="0" w:color="auto" w:frame="1"/>
        </w:rPr>
        <w:t>"* "</w:t>
      </w:r>
      <w:r>
        <w:rPr>
          <w:rFonts w:ascii="inter-regular" w:hAnsi="inter-regular"/>
          <w:color w:val="000000"/>
          <w:bdr w:val="none" w:sz="0" w:space="0" w:color="auto" w:frame="1"/>
        </w:rPr>
        <w:t>);  </w:t>
      </w:r>
    </w:p>
    <w:p w14:paraId="00DAD249" w14:textId="77777777" w:rsidR="00D96281" w:rsidRDefault="00D96281">
      <w:pPr>
        <w:numPr>
          <w:ilvl w:val="0"/>
          <w:numId w:val="18"/>
        </w:numPr>
        <w:spacing w:after="0" w:line="375" w:lineRule="atLeast"/>
        <w:jc w:val="both"/>
        <w:rPr>
          <w:rFonts w:ascii="inter-regular" w:hAnsi="inter-regular"/>
          <w:color w:val="000000"/>
        </w:rPr>
      </w:pPr>
      <w:r>
        <w:rPr>
          <w:rFonts w:ascii="inter-regular" w:hAnsi="inter-regular"/>
          <w:color w:val="000000"/>
          <w:bdr w:val="none" w:sz="0" w:space="0" w:color="auto" w:frame="1"/>
        </w:rPr>
        <w:t>}  </w:t>
      </w:r>
    </w:p>
    <w:p w14:paraId="65C1EE38" w14:textId="77777777" w:rsidR="00D96281" w:rsidRDefault="00D96281">
      <w:pPr>
        <w:pStyle w:val="alt"/>
        <w:numPr>
          <w:ilvl w:val="0"/>
          <w:numId w:val="18"/>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System.out.println();</w:t>
      </w:r>
      <w:r>
        <w:rPr>
          <w:rStyle w:val="comment"/>
          <w:rFonts w:ascii="inter-regular" w:hAnsi="inter-regular"/>
          <w:color w:val="008200"/>
          <w:bdr w:val="none" w:sz="0" w:space="0" w:color="auto" w:frame="1"/>
        </w:rPr>
        <w:t>//new line</w:t>
      </w:r>
      <w:r>
        <w:rPr>
          <w:rFonts w:ascii="inter-regular" w:hAnsi="inter-regular"/>
          <w:color w:val="000000"/>
          <w:bdr w:val="none" w:sz="0" w:space="0" w:color="auto" w:frame="1"/>
        </w:rPr>
        <w:t>  </w:t>
      </w:r>
    </w:p>
    <w:p w14:paraId="5BDCC0EC" w14:textId="77777777" w:rsidR="00D96281" w:rsidRDefault="00D96281">
      <w:pPr>
        <w:numPr>
          <w:ilvl w:val="0"/>
          <w:numId w:val="18"/>
        </w:numPr>
        <w:spacing w:after="0" w:line="375" w:lineRule="atLeast"/>
        <w:jc w:val="both"/>
        <w:rPr>
          <w:rFonts w:ascii="inter-regular" w:hAnsi="inter-regular"/>
          <w:color w:val="000000"/>
        </w:rPr>
      </w:pPr>
      <w:r>
        <w:rPr>
          <w:rFonts w:ascii="inter-regular" w:hAnsi="inter-regular"/>
          <w:color w:val="000000"/>
          <w:bdr w:val="none" w:sz="0" w:space="0" w:color="auto" w:frame="1"/>
        </w:rPr>
        <w:t>}  </w:t>
      </w:r>
    </w:p>
    <w:p w14:paraId="3EE1F63A" w14:textId="77777777" w:rsidR="00D96281" w:rsidRDefault="00D96281">
      <w:pPr>
        <w:pStyle w:val="alt"/>
        <w:numPr>
          <w:ilvl w:val="0"/>
          <w:numId w:val="18"/>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w:t>
      </w:r>
    </w:p>
    <w:p w14:paraId="7DAFD666" w14:textId="77777777" w:rsidR="00D96281" w:rsidRDefault="00D96281">
      <w:pPr>
        <w:numPr>
          <w:ilvl w:val="0"/>
          <w:numId w:val="18"/>
        </w:numPr>
        <w:spacing w:after="0" w:line="375" w:lineRule="atLeast"/>
        <w:jc w:val="both"/>
        <w:rPr>
          <w:rFonts w:ascii="inter-regular" w:hAnsi="inter-regular"/>
          <w:color w:val="000000"/>
        </w:rPr>
      </w:pPr>
      <w:r>
        <w:rPr>
          <w:rFonts w:ascii="inter-regular" w:hAnsi="inter-regular"/>
          <w:color w:val="000000"/>
          <w:bdr w:val="none" w:sz="0" w:space="0" w:color="auto" w:frame="1"/>
        </w:rPr>
        <w:t>}  </w:t>
      </w:r>
    </w:p>
    <w:p w14:paraId="5DC10442" w14:textId="77777777" w:rsidR="00D96281" w:rsidRDefault="00D96281" w:rsidP="00D96281">
      <w:pPr>
        <w:pStyle w:val="NormalWeb"/>
        <w:shd w:val="clear" w:color="auto" w:fill="FFFFFF"/>
        <w:jc w:val="both"/>
        <w:rPr>
          <w:rFonts w:ascii="inter-regular" w:hAnsi="inter-regular"/>
          <w:color w:val="333333"/>
        </w:rPr>
      </w:pPr>
      <w:r>
        <w:rPr>
          <w:rStyle w:val="Strong"/>
          <w:rFonts w:ascii="Segoe UI" w:hAnsi="Segoe UI" w:cs="Segoe UI"/>
          <w:color w:val="333333"/>
        </w:rPr>
        <w:t>Output:</w:t>
      </w:r>
    </w:p>
    <w:p w14:paraId="50CD45E5" w14:textId="77777777" w:rsidR="00D96281" w:rsidRDefault="00D96281" w:rsidP="00D96281">
      <w:pPr>
        <w:pStyle w:val="HTMLPreformatted"/>
        <w:shd w:val="clear" w:color="auto" w:fill="EEEEEE"/>
        <w:jc w:val="both"/>
        <w:rPr>
          <w:color w:val="535559"/>
        </w:rPr>
      </w:pPr>
      <w:r>
        <w:rPr>
          <w:color w:val="535559"/>
        </w:rPr>
        <w:t xml:space="preserve">* </w:t>
      </w:r>
    </w:p>
    <w:p w14:paraId="6DFF4DF0" w14:textId="77777777" w:rsidR="00D96281" w:rsidRDefault="00D96281" w:rsidP="00D96281">
      <w:pPr>
        <w:pStyle w:val="HTMLPreformatted"/>
        <w:shd w:val="clear" w:color="auto" w:fill="EEEEEE"/>
        <w:jc w:val="both"/>
        <w:rPr>
          <w:color w:val="535559"/>
        </w:rPr>
      </w:pPr>
      <w:r>
        <w:rPr>
          <w:color w:val="535559"/>
        </w:rPr>
        <w:t xml:space="preserve">* * </w:t>
      </w:r>
    </w:p>
    <w:p w14:paraId="765DD1AB" w14:textId="77777777" w:rsidR="00D96281" w:rsidRDefault="00D96281" w:rsidP="00D96281">
      <w:pPr>
        <w:pStyle w:val="HTMLPreformatted"/>
        <w:shd w:val="clear" w:color="auto" w:fill="EEEEEE"/>
        <w:jc w:val="both"/>
        <w:rPr>
          <w:color w:val="535559"/>
        </w:rPr>
      </w:pPr>
      <w:r>
        <w:rPr>
          <w:color w:val="535559"/>
        </w:rPr>
        <w:t xml:space="preserve">* * * </w:t>
      </w:r>
    </w:p>
    <w:p w14:paraId="0841731A" w14:textId="77777777" w:rsidR="00D96281" w:rsidRDefault="00D96281" w:rsidP="00D96281">
      <w:pPr>
        <w:pStyle w:val="HTMLPreformatted"/>
        <w:shd w:val="clear" w:color="auto" w:fill="EEEEEE"/>
        <w:jc w:val="both"/>
        <w:rPr>
          <w:color w:val="535559"/>
        </w:rPr>
      </w:pPr>
      <w:r>
        <w:rPr>
          <w:color w:val="535559"/>
        </w:rPr>
        <w:t xml:space="preserve">* * * * </w:t>
      </w:r>
    </w:p>
    <w:p w14:paraId="51E9682A" w14:textId="77777777" w:rsidR="00D96281" w:rsidRDefault="00D96281" w:rsidP="00D96281">
      <w:pPr>
        <w:pStyle w:val="HTMLPreformatted"/>
        <w:shd w:val="clear" w:color="auto" w:fill="EEEEEE"/>
        <w:jc w:val="both"/>
        <w:rPr>
          <w:color w:val="535559"/>
        </w:rPr>
      </w:pPr>
      <w:r>
        <w:rPr>
          <w:color w:val="535559"/>
        </w:rPr>
        <w:t xml:space="preserve">* * * * * </w:t>
      </w:r>
    </w:p>
    <w:p w14:paraId="024DE42F" w14:textId="77777777" w:rsidR="00D96281" w:rsidRDefault="00D96281" w:rsidP="00D96281">
      <w:pPr>
        <w:pStyle w:val="NormalWeb"/>
        <w:shd w:val="clear" w:color="auto" w:fill="FFFFFF"/>
        <w:jc w:val="both"/>
        <w:rPr>
          <w:rFonts w:ascii="inter-regular" w:hAnsi="inter-regular"/>
          <w:color w:val="333333"/>
        </w:rPr>
      </w:pPr>
      <w:r>
        <w:rPr>
          <w:rStyle w:val="Strong"/>
          <w:rFonts w:ascii="Segoe UI" w:hAnsi="Segoe UI" w:cs="Segoe UI"/>
          <w:color w:val="333333"/>
        </w:rPr>
        <w:t>Pyramid Example 2:</w:t>
      </w:r>
    </w:p>
    <w:p w14:paraId="01379926" w14:textId="77777777" w:rsidR="00D96281" w:rsidRDefault="00D96281" w:rsidP="00D96281">
      <w:pPr>
        <w:pStyle w:val="NormalWeb"/>
        <w:shd w:val="clear" w:color="auto" w:fill="FFFFFF"/>
        <w:jc w:val="both"/>
        <w:rPr>
          <w:rFonts w:ascii="inter-regular" w:hAnsi="inter-regular"/>
          <w:color w:val="333333"/>
        </w:rPr>
      </w:pPr>
      <w:r>
        <w:rPr>
          <w:rStyle w:val="Strong"/>
          <w:rFonts w:ascii="Segoe UI" w:hAnsi="Segoe UI" w:cs="Segoe UI"/>
          <w:color w:val="333333"/>
        </w:rPr>
        <w:t>PyramidExample2.java</w:t>
      </w:r>
    </w:p>
    <w:p w14:paraId="4CFAF184" w14:textId="77777777" w:rsidR="00D96281" w:rsidRDefault="00D96281">
      <w:pPr>
        <w:pStyle w:val="alt"/>
        <w:numPr>
          <w:ilvl w:val="0"/>
          <w:numId w:val="19"/>
        </w:numPr>
        <w:spacing w:before="0" w:beforeAutospacing="0" w:after="0" w:afterAutospacing="0" w:line="375" w:lineRule="atLeast"/>
        <w:jc w:val="both"/>
        <w:rPr>
          <w:rFonts w:ascii="inter-regular" w:hAnsi="inter-regular"/>
          <w:color w:val="000000"/>
        </w:rPr>
      </w:pPr>
      <w:r>
        <w:rPr>
          <w:rStyle w:val="keyword"/>
          <w:rFonts w:ascii="inter-regular" w:hAnsi="inter-regular"/>
          <w:b/>
          <w:bCs/>
          <w:color w:val="006699"/>
          <w:bdr w:val="none" w:sz="0" w:space="0" w:color="auto" w:frame="1"/>
        </w:rPr>
        <w:t>public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class</w:t>
      </w:r>
      <w:r>
        <w:rPr>
          <w:rFonts w:ascii="inter-regular" w:hAnsi="inter-regular"/>
          <w:color w:val="000000"/>
          <w:bdr w:val="none" w:sz="0" w:space="0" w:color="auto" w:frame="1"/>
        </w:rPr>
        <w:t> PyramidExample2 {  </w:t>
      </w:r>
    </w:p>
    <w:p w14:paraId="521033F5" w14:textId="77777777" w:rsidR="00D96281" w:rsidRDefault="00D96281">
      <w:pPr>
        <w:numPr>
          <w:ilvl w:val="0"/>
          <w:numId w:val="19"/>
        </w:numPr>
        <w:spacing w:after="0" w:line="375" w:lineRule="atLeast"/>
        <w:jc w:val="both"/>
        <w:rPr>
          <w:rFonts w:ascii="inter-regular" w:hAnsi="inter-regular"/>
          <w:color w:val="000000"/>
        </w:rPr>
      </w:pPr>
      <w:r>
        <w:rPr>
          <w:rStyle w:val="keyword"/>
          <w:rFonts w:ascii="inter-regular" w:hAnsi="inter-regular"/>
          <w:b/>
          <w:bCs/>
          <w:color w:val="006699"/>
          <w:bdr w:val="none" w:sz="0" w:space="0" w:color="auto" w:frame="1"/>
        </w:rPr>
        <w:t>public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static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void</w:t>
      </w:r>
      <w:r>
        <w:rPr>
          <w:rFonts w:ascii="inter-regular" w:hAnsi="inter-regular"/>
          <w:color w:val="000000"/>
          <w:bdr w:val="none" w:sz="0" w:space="0" w:color="auto" w:frame="1"/>
        </w:rPr>
        <w:t> main(String[] args) {  </w:t>
      </w:r>
    </w:p>
    <w:p w14:paraId="52A61106" w14:textId="77777777" w:rsidR="00D96281" w:rsidRDefault="00D96281">
      <w:pPr>
        <w:pStyle w:val="alt"/>
        <w:numPr>
          <w:ilvl w:val="0"/>
          <w:numId w:val="19"/>
        </w:numPr>
        <w:spacing w:before="0" w:beforeAutospacing="0" w:after="0" w:afterAutospacing="0" w:line="375" w:lineRule="atLeast"/>
        <w:jc w:val="both"/>
        <w:rPr>
          <w:rFonts w:ascii="inter-regular" w:hAnsi="inter-regular"/>
          <w:color w:val="000000"/>
        </w:rPr>
      </w:pPr>
      <w:r>
        <w:rPr>
          <w:rStyle w:val="keyword"/>
          <w:rFonts w:ascii="inter-regular" w:hAnsi="inter-regular"/>
          <w:b/>
          <w:bCs/>
          <w:color w:val="006699"/>
          <w:bdr w:val="none" w:sz="0" w:space="0" w:color="auto" w:frame="1"/>
        </w:rPr>
        <w:t>int</w:t>
      </w:r>
      <w:r>
        <w:rPr>
          <w:rFonts w:ascii="inter-regular" w:hAnsi="inter-regular"/>
          <w:color w:val="000000"/>
          <w:bdr w:val="none" w:sz="0" w:space="0" w:color="auto" w:frame="1"/>
        </w:rPr>
        <w:t> term=</w:t>
      </w:r>
      <w:r>
        <w:rPr>
          <w:rStyle w:val="number"/>
          <w:rFonts w:ascii="inter-regular" w:hAnsi="inter-regular"/>
          <w:color w:val="C00000"/>
          <w:bdr w:val="none" w:sz="0" w:space="0" w:color="auto" w:frame="1"/>
        </w:rPr>
        <w:t>6</w:t>
      </w:r>
      <w:r>
        <w:rPr>
          <w:rFonts w:ascii="inter-regular" w:hAnsi="inter-regular"/>
          <w:color w:val="000000"/>
          <w:bdr w:val="none" w:sz="0" w:space="0" w:color="auto" w:frame="1"/>
        </w:rPr>
        <w:t>;  </w:t>
      </w:r>
    </w:p>
    <w:p w14:paraId="47E7F6E9" w14:textId="77777777" w:rsidR="00D96281" w:rsidRDefault="00D96281">
      <w:pPr>
        <w:numPr>
          <w:ilvl w:val="0"/>
          <w:numId w:val="19"/>
        </w:numPr>
        <w:spacing w:after="0" w:line="375" w:lineRule="atLeast"/>
        <w:jc w:val="both"/>
        <w:rPr>
          <w:rFonts w:ascii="inter-regular" w:hAnsi="inter-regular"/>
          <w:color w:val="000000"/>
        </w:rPr>
      </w:pPr>
      <w:r>
        <w:rPr>
          <w:rStyle w:val="keyword"/>
          <w:rFonts w:ascii="inter-regular" w:hAnsi="inter-regular"/>
          <w:b/>
          <w:bCs/>
          <w:color w:val="006699"/>
          <w:bdr w:val="none" w:sz="0" w:space="0" w:color="auto" w:frame="1"/>
        </w:rPr>
        <w:t>for</w:t>
      </w:r>
      <w:r>
        <w:rPr>
          <w:rFonts w:ascii="inter-regular" w:hAnsi="inter-regular"/>
          <w:color w:val="000000"/>
          <w:bdr w:val="none" w:sz="0" w:space="0" w:color="auto" w:frame="1"/>
        </w:rPr>
        <w:t>(</w:t>
      </w:r>
      <w:r>
        <w:rPr>
          <w:rStyle w:val="keyword"/>
          <w:rFonts w:ascii="inter-regular" w:hAnsi="inter-regular"/>
          <w:b/>
          <w:bCs/>
          <w:color w:val="006699"/>
          <w:bdr w:val="none" w:sz="0" w:space="0" w:color="auto" w:frame="1"/>
        </w:rPr>
        <w:t>int</w:t>
      </w:r>
      <w:r>
        <w:rPr>
          <w:rFonts w:ascii="inter-regular" w:hAnsi="inter-regular"/>
          <w:color w:val="000000"/>
          <w:bdr w:val="none" w:sz="0" w:space="0" w:color="auto" w:frame="1"/>
        </w:rPr>
        <w:t> i=</w:t>
      </w:r>
      <w:r>
        <w:rPr>
          <w:rStyle w:val="number"/>
          <w:rFonts w:ascii="inter-regular" w:hAnsi="inter-regular"/>
          <w:color w:val="C00000"/>
          <w:bdr w:val="none" w:sz="0" w:space="0" w:color="auto" w:frame="1"/>
        </w:rPr>
        <w:t>1</w:t>
      </w:r>
      <w:r>
        <w:rPr>
          <w:rFonts w:ascii="inter-regular" w:hAnsi="inter-regular"/>
          <w:color w:val="000000"/>
          <w:bdr w:val="none" w:sz="0" w:space="0" w:color="auto" w:frame="1"/>
        </w:rPr>
        <w:t>;i&lt;=term;i++){  </w:t>
      </w:r>
    </w:p>
    <w:p w14:paraId="28F8196B" w14:textId="77777777" w:rsidR="00D96281" w:rsidRDefault="00D96281">
      <w:pPr>
        <w:pStyle w:val="alt"/>
        <w:numPr>
          <w:ilvl w:val="0"/>
          <w:numId w:val="19"/>
        </w:numPr>
        <w:spacing w:before="0" w:beforeAutospacing="0" w:after="0" w:afterAutospacing="0" w:line="375" w:lineRule="atLeast"/>
        <w:jc w:val="both"/>
        <w:rPr>
          <w:rFonts w:ascii="inter-regular" w:hAnsi="inter-regular"/>
          <w:color w:val="000000"/>
        </w:rPr>
      </w:pPr>
      <w:r>
        <w:rPr>
          <w:rStyle w:val="keyword"/>
          <w:rFonts w:ascii="inter-regular" w:hAnsi="inter-regular"/>
          <w:b/>
          <w:bCs/>
          <w:color w:val="006699"/>
          <w:bdr w:val="none" w:sz="0" w:space="0" w:color="auto" w:frame="1"/>
        </w:rPr>
        <w:t>for</w:t>
      </w:r>
      <w:r>
        <w:rPr>
          <w:rFonts w:ascii="inter-regular" w:hAnsi="inter-regular"/>
          <w:color w:val="000000"/>
          <w:bdr w:val="none" w:sz="0" w:space="0" w:color="auto" w:frame="1"/>
        </w:rPr>
        <w:t>(</w:t>
      </w:r>
      <w:r>
        <w:rPr>
          <w:rStyle w:val="keyword"/>
          <w:rFonts w:ascii="inter-regular" w:hAnsi="inter-regular"/>
          <w:b/>
          <w:bCs/>
          <w:color w:val="006699"/>
          <w:bdr w:val="none" w:sz="0" w:space="0" w:color="auto" w:frame="1"/>
        </w:rPr>
        <w:t>int</w:t>
      </w:r>
      <w:r>
        <w:rPr>
          <w:rFonts w:ascii="inter-regular" w:hAnsi="inter-regular"/>
          <w:color w:val="000000"/>
          <w:bdr w:val="none" w:sz="0" w:space="0" w:color="auto" w:frame="1"/>
        </w:rPr>
        <w:t> j=term;j&gt;=i;j--){  </w:t>
      </w:r>
    </w:p>
    <w:p w14:paraId="50F3F05E" w14:textId="77777777" w:rsidR="00D96281" w:rsidRDefault="00D96281">
      <w:pPr>
        <w:numPr>
          <w:ilvl w:val="0"/>
          <w:numId w:val="19"/>
        </w:numPr>
        <w:spacing w:after="0" w:line="375" w:lineRule="atLeast"/>
        <w:jc w:val="both"/>
        <w:rPr>
          <w:rFonts w:ascii="inter-regular" w:hAnsi="inter-regular"/>
          <w:color w:val="000000"/>
        </w:rPr>
      </w:pPr>
      <w:r>
        <w:rPr>
          <w:rFonts w:ascii="inter-regular" w:hAnsi="inter-regular"/>
          <w:color w:val="000000"/>
          <w:bdr w:val="none" w:sz="0" w:space="0" w:color="auto" w:frame="1"/>
        </w:rPr>
        <w:t>        System.out.print(</w:t>
      </w:r>
      <w:r>
        <w:rPr>
          <w:rStyle w:val="string"/>
          <w:rFonts w:ascii="inter-regular" w:hAnsi="inter-regular"/>
          <w:color w:val="0000FF"/>
          <w:bdr w:val="none" w:sz="0" w:space="0" w:color="auto" w:frame="1"/>
        </w:rPr>
        <w:t>"* "</w:t>
      </w:r>
      <w:r>
        <w:rPr>
          <w:rFonts w:ascii="inter-regular" w:hAnsi="inter-regular"/>
          <w:color w:val="000000"/>
          <w:bdr w:val="none" w:sz="0" w:space="0" w:color="auto" w:frame="1"/>
        </w:rPr>
        <w:t>);  </w:t>
      </w:r>
    </w:p>
    <w:p w14:paraId="39591F77" w14:textId="77777777" w:rsidR="00D96281" w:rsidRDefault="00D96281">
      <w:pPr>
        <w:pStyle w:val="alt"/>
        <w:numPr>
          <w:ilvl w:val="0"/>
          <w:numId w:val="19"/>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lastRenderedPageBreak/>
        <w:t>}  </w:t>
      </w:r>
    </w:p>
    <w:p w14:paraId="2B18DF7D" w14:textId="77777777" w:rsidR="00D96281" w:rsidRDefault="00D96281">
      <w:pPr>
        <w:numPr>
          <w:ilvl w:val="0"/>
          <w:numId w:val="19"/>
        </w:numPr>
        <w:spacing w:after="0" w:line="375" w:lineRule="atLeast"/>
        <w:jc w:val="both"/>
        <w:rPr>
          <w:rFonts w:ascii="inter-regular" w:hAnsi="inter-regular"/>
          <w:color w:val="000000"/>
        </w:rPr>
      </w:pPr>
      <w:r>
        <w:rPr>
          <w:rFonts w:ascii="inter-regular" w:hAnsi="inter-regular"/>
          <w:color w:val="000000"/>
          <w:bdr w:val="none" w:sz="0" w:space="0" w:color="auto" w:frame="1"/>
        </w:rPr>
        <w:t>System.out.println();</w:t>
      </w:r>
      <w:r>
        <w:rPr>
          <w:rStyle w:val="comment"/>
          <w:rFonts w:ascii="inter-regular" w:hAnsi="inter-regular"/>
          <w:color w:val="008200"/>
          <w:bdr w:val="none" w:sz="0" w:space="0" w:color="auto" w:frame="1"/>
        </w:rPr>
        <w:t>//new line</w:t>
      </w:r>
      <w:r>
        <w:rPr>
          <w:rFonts w:ascii="inter-regular" w:hAnsi="inter-regular"/>
          <w:color w:val="000000"/>
          <w:bdr w:val="none" w:sz="0" w:space="0" w:color="auto" w:frame="1"/>
        </w:rPr>
        <w:t>  </w:t>
      </w:r>
    </w:p>
    <w:p w14:paraId="74428E48" w14:textId="77777777" w:rsidR="00D96281" w:rsidRDefault="00D96281">
      <w:pPr>
        <w:pStyle w:val="alt"/>
        <w:numPr>
          <w:ilvl w:val="0"/>
          <w:numId w:val="19"/>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w:t>
      </w:r>
    </w:p>
    <w:p w14:paraId="3859521F" w14:textId="77777777" w:rsidR="00D96281" w:rsidRDefault="00D96281">
      <w:pPr>
        <w:numPr>
          <w:ilvl w:val="0"/>
          <w:numId w:val="19"/>
        </w:numPr>
        <w:spacing w:after="0" w:line="375" w:lineRule="atLeast"/>
        <w:jc w:val="both"/>
        <w:rPr>
          <w:rFonts w:ascii="inter-regular" w:hAnsi="inter-regular"/>
          <w:color w:val="000000"/>
        </w:rPr>
      </w:pPr>
      <w:r>
        <w:rPr>
          <w:rFonts w:ascii="inter-regular" w:hAnsi="inter-regular"/>
          <w:color w:val="000000"/>
          <w:bdr w:val="none" w:sz="0" w:space="0" w:color="auto" w:frame="1"/>
        </w:rPr>
        <w:t>}  </w:t>
      </w:r>
    </w:p>
    <w:p w14:paraId="55B053BD" w14:textId="77777777" w:rsidR="00D96281" w:rsidRDefault="00D96281">
      <w:pPr>
        <w:pStyle w:val="alt"/>
        <w:numPr>
          <w:ilvl w:val="0"/>
          <w:numId w:val="19"/>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w:t>
      </w:r>
    </w:p>
    <w:p w14:paraId="688969C0" w14:textId="77777777" w:rsidR="00D96281" w:rsidRDefault="00D96281" w:rsidP="00D96281">
      <w:pPr>
        <w:pStyle w:val="NormalWeb"/>
        <w:shd w:val="clear" w:color="auto" w:fill="FFFFFF"/>
        <w:jc w:val="both"/>
        <w:rPr>
          <w:rFonts w:ascii="inter-regular" w:hAnsi="inter-regular"/>
          <w:color w:val="333333"/>
        </w:rPr>
      </w:pPr>
      <w:r>
        <w:rPr>
          <w:rStyle w:val="Strong"/>
          <w:rFonts w:ascii="Segoe UI" w:hAnsi="Segoe UI" w:cs="Segoe UI"/>
          <w:color w:val="333333"/>
        </w:rPr>
        <w:t>Output:</w:t>
      </w:r>
    </w:p>
    <w:p w14:paraId="7AAAE0C2" w14:textId="77777777" w:rsidR="00D96281" w:rsidRDefault="00D96281" w:rsidP="00D96281">
      <w:pPr>
        <w:pStyle w:val="HTMLPreformatted"/>
        <w:shd w:val="clear" w:color="auto" w:fill="EEEEEE"/>
        <w:jc w:val="both"/>
        <w:rPr>
          <w:color w:val="535559"/>
        </w:rPr>
      </w:pPr>
      <w:r>
        <w:rPr>
          <w:color w:val="535559"/>
        </w:rPr>
        <w:t xml:space="preserve">* * * * * * </w:t>
      </w:r>
    </w:p>
    <w:p w14:paraId="087D75E8" w14:textId="77777777" w:rsidR="00D96281" w:rsidRDefault="00D96281" w:rsidP="00D96281">
      <w:pPr>
        <w:pStyle w:val="HTMLPreformatted"/>
        <w:shd w:val="clear" w:color="auto" w:fill="EEEEEE"/>
        <w:jc w:val="both"/>
        <w:rPr>
          <w:color w:val="535559"/>
        </w:rPr>
      </w:pPr>
      <w:r>
        <w:rPr>
          <w:color w:val="535559"/>
        </w:rPr>
        <w:t xml:space="preserve">* * * * * </w:t>
      </w:r>
    </w:p>
    <w:p w14:paraId="5020E979" w14:textId="77777777" w:rsidR="00D96281" w:rsidRDefault="00D96281" w:rsidP="00D96281">
      <w:pPr>
        <w:pStyle w:val="HTMLPreformatted"/>
        <w:shd w:val="clear" w:color="auto" w:fill="EEEEEE"/>
        <w:jc w:val="both"/>
        <w:rPr>
          <w:color w:val="535559"/>
        </w:rPr>
      </w:pPr>
      <w:r>
        <w:rPr>
          <w:color w:val="535559"/>
        </w:rPr>
        <w:t xml:space="preserve">* * * * </w:t>
      </w:r>
    </w:p>
    <w:p w14:paraId="19A99689" w14:textId="77777777" w:rsidR="00D96281" w:rsidRDefault="00D96281" w:rsidP="00D96281">
      <w:pPr>
        <w:pStyle w:val="HTMLPreformatted"/>
        <w:shd w:val="clear" w:color="auto" w:fill="EEEEEE"/>
        <w:jc w:val="both"/>
        <w:rPr>
          <w:color w:val="535559"/>
        </w:rPr>
      </w:pPr>
      <w:r>
        <w:rPr>
          <w:color w:val="535559"/>
        </w:rPr>
        <w:t xml:space="preserve">* * * </w:t>
      </w:r>
    </w:p>
    <w:p w14:paraId="1A00B580" w14:textId="77777777" w:rsidR="00D96281" w:rsidRDefault="00D96281" w:rsidP="00D96281">
      <w:pPr>
        <w:pStyle w:val="HTMLPreformatted"/>
        <w:shd w:val="clear" w:color="auto" w:fill="EEEEEE"/>
        <w:jc w:val="both"/>
        <w:rPr>
          <w:color w:val="535559"/>
        </w:rPr>
      </w:pPr>
      <w:r>
        <w:rPr>
          <w:color w:val="535559"/>
        </w:rPr>
        <w:t xml:space="preserve">* * </w:t>
      </w:r>
    </w:p>
    <w:p w14:paraId="283FBE07" w14:textId="77777777" w:rsidR="00D96281" w:rsidRDefault="00D96281" w:rsidP="00D96281">
      <w:pPr>
        <w:pStyle w:val="HTMLPreformatted"/>
        <w:shd w:val="clear" w:color="auto" w:fill="EEEEEE"/>
        <w:jc w:val="both"/>
        <w:rPr>
          <w:color w:val="535559"/>
        </w:rPr>
      </w:pPr>
      <w:r>
        <w:rPr>
          <w:color w:val="535559"/>
        </w:rPr>
        <w:t xml:space="preserve">*  </w:t>
      </w:r>
    </w:p>
    <w:p w14:paraId="3069D3CF" w14:textId="77777777" w:rsidR="00D96281" w:rsidRDefault="00D96281" w:rsidP="00D96281">
      <w:pPr>
        <w:pStyle w:val="Heading2"/>
        <w:shd w:val="clear" w:color="auto" w:fill="FFFFFF"/>
        <w:spacing w:line="312" w:lineRule="atLeast"/>
        <w:jc w:val="both"/>
        <w:rPr>
          <w:rFonts w:ascii="Helvetica" w:hAnsi="Helvetica"/>
          <w:b w:val="0"/>
          <w:bCs w:val="0"/>
          <w:color w:val="610B38"/>
          <w:sz w:val="38"/>
          <w:szCs w:val="38"/>
        </w:rPr>
      </w:pPr>
      <w:r>
        <w:rPr>
          <w:rFonts w:ascii="Helvetica" w:hAnsi="Helvetica"/>
          <w:b w:val="0"/>
          <w:bCs w:val="0"/>
          <w:color w:val="610B38"/>
          <w:sz w:val="38"/>
          <w:szCs w:val="38"/>
        </w:rPr>
        <w:t>Java for-each Loop</w:t>
      </w:r>
    </w:p>
    <w:p w14:paraId="66EF67B1" w14:textId="77777777" w:rsidR="00D96281" w:rsidRDefault="00D96281" w:rsidP="00D96281">
      <w:pPr>
        <w:pStyle w:val="NormalWeb"/>
        <w:shd w:val="clear" w:color="auto" w:fill="FFFFFF"/>
        <w:jc w:val="both"/>
        <w:rPr>
          <w:rFonts w:ascii="inter-regular" w:hAnsi="inter-regular"/>
          <w:color w:val="333333"/>
        </w:rPr>
      </w:pPr>
      <w:r>
        <w:rPr>
          <w:rFonts w:ascii="inter-regular" w:hAnsi="inter-regular"/>
          <w:color w:val="333333"/>
        </w:rPr>
        <w:t>The for-each loop is used to traverse array or collection in Java. It is easier to use than simple for loop because we don't need to increment value and use subscript notation.</w:t>
      </w:r>
    </w:p>
    <w:p w14:paraId="0969D3AF" w14:textId="77777777" w:rsidR="00D96281" w:rsidRDefault="00D96281" w:rsidP="00D96281">
      <w:pPr>
        <w:pStyle w:val="NormalWeb"/>
        <w:shd w:val="clear" w:color="auto" w:fill="FFFFFF"/>
        <w:jc w:val="both"/>
        <w:rPr>
          <w:rFonts w:ascii="inter-regular" w:hAnsi="inter-regular"/>
          <w:color w:val="333333"/>
        </w:rPr>
      </w:pPr>
      <w:r>
        <w:rPr>
          <w:rFonts w:ascii="inter-regular" w:hAnsi="inter-regular"/>
          <w:color w:val="333333"/>
        </w:rPr>
        <w:t>It works on the basis of elements and not the index. It returns element one by one in the defined variable.</w:t>
      </w:r>
    </w:p>
    <w:p w14:paraId="3BEAA702" w14:textId="77777777" w:rsidR="00D96281" w:rsidRDefault="00D96281" w:rsidP="00D96281">
      <w:pPr>
        <w:pStyle w:val="NormalWeb"/>
        <w:shd w:val="clear" w:color="auto" w:fill="FFFFFF"/>
        <w:jc w:val="both"/>
        <w:rPr>
          <w:rFonts w:ascii="inter-regular" w:hAnsi="inter-regular"/>
          <w:color w:val="333333"/>
        </w:rPr>
      </w:pPr>
      <w:r>
        <w:rPr>
          <w:rStyle w:val="Strong"/>
          <w:rFonts w:ascii="Segoe UI" w:hAnsi="Segoe UI" w:cs="Segoe UI"/>
          <w:color w:val="333333"/>
        </w:rPr>
        <w:t>Syntax:</w:t>
      </w:r>
    </w:p>
    <w:p w14:paraId="3415C7AD" w14:textId="77777777" w:rsidR="00D96281" w:rsidRDefault="00D96281">
      <w:pPr>
        <w:pStyle w:val="alt"/>
        <w:numPr>
          <w:ilvl w:val="0"/>
          <w:numId w:val="20"/>
        </w:numPr>
        <w:spacing w:before="0" w:beforeAutospacing="0" w:after="0" w:afterAutospacing="0" w:line="375" w:lineRule="atLeast"/>
        <w:jc w:val="both"/>
        <w:rPr>
          <w:rFonts w:ascii="inter-regular" w:hAnsi="inter-regular"/>
          <w:color w:val="000000"/>
        </w:rPr>
      </w:pPr>
      <w:r>
        <w:rPr>
          <w:rStyle w:val="keyword"/>
          <w:rFonts w:ascii="inter-regular" w:hAnsi="inter-regular"/>
          <w:b/>
          <w:bCs/>
          <w:color w:val="006699"/>
          <w:bdr w:val="none" w:sz="0" w:space="0" w:color="auto" w:frame="1"/>
        </w:rPr>
        <w:t>for</w:t>
      </w:r>
      <w:r>
        <w:rPr>
          <w:rFonts w:ascii="inter-regular" w:hAnsi="inter-regular"/>
          <w:color w:val="000000"/>
          <w:bdr w:val="none" w:sz="0" w:space="0" w:color="auto" w:frame="1"/>
        </w:rPr>
        <w:t>(data_type variable : array_name){    </w:t>
      </w:r>
    </w:p>
    <w:p w14:paraId="429A0A6B" w14:textId="77777777" w:rsidR="00D96281" w:rsidRDefault="00D96281">
      <w:pPr>
        <w:numPr>
          <w:ilvl w:val="0"/>
          <w:numId w:val="20"/>
        </w:numPr>
        <w:spacing w:after="0" w:line="375" w:lineRule="atLeast"/>
        <w:jc w:val="both"/>
        <w:rPr>
          <w:rFonts w:ascii="inter-regular" w:hAnsi="inter-regular"/>
          <w:color w:val="000000"/>
        </w:rPr>
      </w:pPr>
      <w:r>
        <w:rPr>
          <w:rStyle w:val="comment"/>
          <w:rFonts w:ascii="inter-regular" w:hAnsi="inter-regular"/>
          <w:color w:val="008200"/>
          <w:bdr w:val="none" w:sz="0" w:space="0" w:color="auto" w:frame="1"/>
        </w:rPr>
        <w:t>//code to be executed  </w:t>
      </w:r>
      <w:r>
        <w:rPr>
          <w:rFonts w:ascii="inter-regular" w:hAnsi="inter-regular"/>
          <w:color w:val="000000"/>
          <w:bdr w:val="none" w:sz="0" w:space="0" w:color="auto" w:frame="1"/>
        </w:rPr>
        <w:t>  </w:t>
      </w:r>
    </w:p>
    <w:p w14:paraId="2A8E8B28" w14:textId="77777777" w:rsidR="00D96281" w:rsidRDefault="00D96281">
      <w:pPr>
        <w:pStyle w:val="alt"/>
        <w:numPr>
          <w:ilvl w:val="0"/>
          <w:numId w:val="20"/>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w:t>
      </w:r>
    </w:p>
    <w:p w14:paraId="397D40AB" w14:textId="77777777" w:rsidR="00D96281" w:rsidRDefault="00D96281" w:rsidP="00D96281">
      <w:pPr>
        <w:pStyle w:val="NormalWeb"/>
        <w:shd w:val="clear" w:color="auto" w:fill="FFFFFF"/>
        <w:jc w:val="both"/>
        <w:rPr>
          <w:rFonts w:ascii="inter-regular" w:hAnsi="inter-regular"/>
          <w:color w:val="333333"/>
        </w:rPr>
      </w:pPr>
      <w:r>
        <w:rPr>
          <w:rStyle w:val="Strong"/>
          <w:rFonts w:ascii="Segoe UI" w:hAnsi="Segoe UI" w:cs="Segoe UI"/>
          <w:color w:val="333333"/>
        </w:rPr>
        <w:t>Example:</w:t>
      </w:r>
    </w:p>
    <w:p w14:paraId="1526B05F" w14:textId="77777777" w:rsidR="00D96281" w:rsidRDefault="00D96281" w:rsidP="00D96281">
      <w:pPr>
        <w:pStyle w:val="NormalWeb"/>
        <w:shd w:val="clear" w:color="auto" w:fill="FFFFFF"/>
        <w:jc w:val="both"/>
        <w:rPr>
          <w:rFonts w:ascii="inter-regular" w:hAnsi="inter-regular"/>
          <w:color w:val="333333"/>
        </w:rPr>
      </w:pPr>
      <w:r>
        <w:rPr>
          <w:rStyle w:val="Strong"/>
          <w:rFonts w:ascii="Segoe UI" w:hAnsi="Segoe UI" w:cs="Segoe UI"/>
          <w:color w:val="333333"/>
        </w:rPr>
        <w:t>ForEachExample.java</w:t>
      </w:r>
    </w:p>
    <w:p w14:paraId="0848F499" w14:textId="77777777" w:rsidR="00D96281" w:rsidRDefault="00D96281">
      <w:pPr>
        <w:pStyle w:val="alt"/>
        <w:numPr>
          <w:ilvl w:val="0"/>
          <w:numId w:val="21"/>
        </w:numPr>
        <w:spacing w:before="0" w:beforeAutospacing="0" w:after="0" w:afterAutospacing="0" w:line="375" w:lineRule="atLeast"/>
        <w:jc w:val="both"/>
        <w:rPr>
          <w:rFonts w:ascii="inter-regular" w:hAnsi="inter-regular"/>
          <w:color w:val="000000"/>
        </w:rPr>
      </w:pPr>
      <w:r>
        <w:rPr>
          <w:rStyle w:val="comment"/>
          <w:rFonts w:ascii="inter-regular" w:hAnsi="inter-regular"/>
          <w:color w:val="008200"/>
          <w:bdr w:val="none" w:sz="0" w:space="0" w:color="auto" w:frame="1"/>
        </w:rPr>
        <w:t>//Java For-each loop example which prints the</w:t>
      </w:r>
      <w:r>
        <w:rPr>
          <w:rFonts w:ascii="inter-regular" w:hAnsi="inter-regular"/>
          <w:color w:val="000000"/>
          <w:bdr w:val="none" w:sz="0" w:space="0" w:color="auto" w:frame="1"/>
        </w:rPr>
        <w:t>  </w:t>
      </w:r>
    </w:p>
    <w:p w14:paraId="71DC3B04" w14:textId="77777777" w:rsidR="00D96281" w:rsidRDefault="00D96281">
      <w:pPr>
        <w:numPr>
          <w:ilvl w:val="0"/>
          <w:numId w:val="21"/>
        </w:numPr>
        <w:spacing w:after="0" w:line="375" w:lineRule="atLeast"/>
        <w:jc w:val="both"/>
        <w:rPr>
          <w:rFonts w:ascii="inter-regular" w:hAnsi="inter-regular"/>
          <w:color w:val="000000"/>
        </w:rPr>
      </w:pPr>
      <w:r>
        <w:rPr>
          <w:rStyle w:val="comment"/>
          <w:rFonts w:ascii="inter-regular" w:hAnsi="inter-regular"/>
          <w:color w:val="008200"/>
          <w:bdr w:val="none" w:sz="0" w:space="0" w:color="auto" w:frame="1"/>
        </w:rPr>
        <w:t>//elements of the array</w:t>
      </w:r>
      <w:r>
        <w:rPr>
          <w:rFonts w:ascii="inter-regular" w:hAnsi="inter-regular"/>
          <w:color w:val="000000"/>
          <w:bdr w:val="none" w:sz="0" w:space="0" w:color="auto" w:frame="1"/>
        </w:rPr>
        <w:t>  </w:t>
      </w:r>
    </w:p>
    <w:p w14:paraId="28D0F374" w14:textId="77777777" w:rsidR="00D96281" w:rsidRDefault="00D96281">
      <w:pPr>
        <w:pStyle w:val="alt"/>
        <w:numPr>
          <w:ilvl w:val="0"/>
          <w:numId w:val="21"/>
        </w:numPr>
        <w:spacing w:before="0" w:beforeAutospacing="0" w:after="0" w:afterAutospacing="0" w:line="375" w:lineRule="atLeast"/>
        <w:jc w:val="both"/>
        <w:rPr>
          <w:rFonts w:ascii="inter-regular" w:hAnsi="inter-regular"/>
          <w:color w:val="000000"/>
        </w:rPr>
      </w:pPr>
      <w:r>
        <w:rPr>
          <w:rStyle w:val="keyword"/>
          <w:rFonts w:ascii="inter-regular" w:hAnsi="inter-regular"/>
          <w:b/>
          <w:bCs/>
          <w:color w:val="006699"/>
          <w:bdr w:val="none" w:sz="0" w:space="0" w:color="auto" w:frame="1"/>
        </w:rPr>
        <w:t>public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class</w:t>
      </w:r>
      <w:r>
        <w:rPr>
          <w:rFonts w:ascii="inter-regular" w:hAnsi="inter-regular"/>
          <w:color w:val="000000"/>
          <w:bdr w:val="none" w:sz="0" w:space="0" w:color="auto" w:frame="1"/>
        </w:rPr>
        <w:t> ForEachExample {  </w:t>
      </w:r>
    </w:p>
    <w:p w14:paraId="73186B4D" w14:textId="77777777" w:rsidR="00D96281" w:rsidRDefault="00D96281">
      <w:pPr>
        <w:numPr>
          <w:ilvl w:val="0"/>
          <w:numId w:val="21"/>
        </w:numPr>
        <w:spacing w:after="0" w:line="375" w:lineRule="atLeast"/>
        <w:jc w:val="both"/>
        <w:rPr>
          <w:rFonts w:ascii="inter-regular" w:hAnsi="inter-regular"/>
          <w:color w:val="000000"/>
        </w:rPr>
      </w:pPr>
      <w:r>
        <w:rPr>
          <w:rStyle w:val="keyword"/>
          <w:rFonts w:ascii="inter-regular" w:hAnsi="inter-regular"/>
          <w:b/>
          <w:bCs/>
          <w:color w:val="006699"/>
          <w:bdr w:val="none" w:sz="0" w:space="0" w:color="auto" w:frame="1"/>
        </w:rPr>
        <w:t>public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static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void</w:t>
      </w:r>
      <w:r>
        <w:rPr>
          <w:rFonts w:ascii="inter-regular" w:hAnsi="inter-regular"/>
          <w:color w:val="000000"/>
          <w:bdr w:val="none" w:sz="0" w:space="0" w:color="auto" w:frame="1"/>
        </w:rPr>
        <w:t> main(String[] args) {  </w:t>
      </w:r>
    </w:p>
    <w:p w14:paraId="0AD951BA" w14:textId="77777777" w:rsidR="00D96281" w:rsidRDefault="00D96281">
      <w:pPr>
        <w:pStyle w:val="alt"/>
        <w:numPr>
          <w:ilvl w:val="0"/>
          <w:numId w:val="21"/>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w:t>
      </w:r>
      <w:r>
        <w:rPr>
          <w:rStyle w:val="comment"/>
          <w:rFonts w:ascii="inter-regular" w:hAnsi="inter-regular"/>
          <w:color w:val="008200"/>
          <w:bdr w:val="none" w:sz="0" w:space="0" w:color="auto" w:frame="1"/>
        </w:rPr>
        <w:t>//Declaring an array</w:t>
      </w:r>
      <w:r>
        <w:rPr>
          <w:rFonts w:ascii="inter-regular" w:hAnsi="inter-regular"/>
          <w:color w:val="000000"/>
          <w:bdr w:val="none" w:sz="0" w:space="0" w:color="auto" w:frame="1"/>
        </w:rPr>
        <w:t>  </w:t>
      </w:r>
    </w:p>
    <w:p w14:paraId="4E20FDA6" w14:textId="77777777" w:rsidR="00D96281" w:rsidRDefault="00D96281">
      <w:pPr>
        <w:numPr>
          <w:ilvl w:val="0"/>
          <w:numId w:val="21"/>
        </w:numPr>
        <w:spacing w:after="0" w:line="375" w:lineRule="atLeast"/>
        <w:jc w:val="both"/>
        <w:rPr>
          <w:rFonts w:ascii="inter-regular" w:hAnsi="inter-regular"/>
          <w:color w:val="000000"/>
        </w:rPr>
      </w:pP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int</w:t>
      </w:r>
      <w:r>
        <w:rPr>
          <w:rFonts w:ascii="inter-regular" w:hAnsi="inter-regular"/>
          <w:color w:val="000000"/>
          <w:bdr w:val="none" w:sz="0" w:space="0" w:color="auto" w:frame="1"/>
        </w:rPr>
        <w:t> arr[]={</w:t>
      </w:r>
      <w:r>
        <w:rPr>
          <w:rStyle w:val="number"/>
          <w:rFonts w:ascii="inter-regular" w:hAnsi="inter-regular"/>
          <w:color w:val="C00000"/>
          <w:bdr w:val="none" w:sz="0" w:space="0" w:color="auto" w:frame="1"/>
        </w:rPr>
        <w:t>12</w:t>
      </w:r>
      <w:r>
        <w:rPr>
          <w:rFonts w:ascii="inter-regular" w:hAnsi="inter-regular"/>
          <w:color w:val="000000"/>
          <w:bdr w:val="none" w:sz="0" w:space="0" w:color="auto" w:frame="1"/>
        </w:rPr>
        <w:t>,</w:t>
      </w:r>
      <w:r>
        <w:rPr>
          <w:rStyle w:val="number"/>
          <w:rFonts w:ascii="inter-regular" w:hAnsi="inter-regular"/>
          <w:color w:val="C00000"/>
          <w:bdr w:val="none" w:sz="0" w:space="0" w:color="auto" w:frame="1"/>
        </w:rPr>
        <w:t>23</w:t>
      </w:r>
      <w:r>
        <w:rPr>
          <w:rFonts w:ascii="inter-regular" w:hAnsi="inter-regular"/>
          <w:color w:val="000000"/>
          <w:bdr w:val="none" w:sz="0" w:space="0" w:color="auto" w:frame="1"/>
        </w:rPr>
        <w:t>,</w:t>
      </w:r>
      <w:r>
        <w:rPr>
          <w:rStyle w:val="number"/>
          <w:rFonts w:ascii="inter-regular" w:hAnsi="inter-regular"/>
          <w:color w:val="C00000"/>
          <w:bdr w:val="none" w:sz="0" w:space="0" w:color="auto" w:frame="1"/>
        </w:rPr>
        <w:t>44</w:t>
      </w:r>
      <w:r>
        <w:rPr>
          <w:rFonts w:ascii="inter-regular" w:hAnsi="inter-regular"/>
          <w:color w:val="000000"/>
          <w:bdr w:val="none" w:sz="0" w:space="0" w:color="auto" w:frame="1"/>
        </w:rPr>
        <w:t>,</w:t>
      </w:r>
      <w:r>
        <w:rPr>
          <w:rStyle w:val="number"/>
          <w:rFonts w:ascii="inter-regular" w:hAnsi="inter-regular"/>
          <w:color w:val="C00000"/>
          <w:bdr w:val="none" w:sz="0" w:space="0" w:color="auto" w:frame="1"/>
        </w:rPr>
        <w:t>56</w:t>
      </w:r>
      <w:r>
        <w:rPr>
          <w:rFonts w:ascii="inter-regular" w:hAnsi="inter-regular"/>
          <w:color w:val="000000"/>
          <w:bdr w:val="none" w:sz="0" w:space="0" w:color="auto" w:frame="1"/>
        </w:rPr>
        <w:t>,</w:t>
      </w:r>
      <w:r>
        <w:rPr>
          <w:rStyle w:val="number"/>
          <w:rFonts w:ascii="inter-regular" w:hAnsi="inter-regular"/>
          <w:color w:val="C00000"/>
          <w:bdr w:val="none" w:sz="0" w:space="0" w:color="auto" w:frame="1"/>
        </w:rPr>
        <w:t>78</w:t>
      </w:r>
      <w:r>
        <w:rPr>
          <w:rFonts w:ascii="inter-regular" w:hAnsi="inter-regular"/>
          <w:color w:val="000000"/>
          <w:bdr w:val="none" w:sz="0" w:space="0" w:color="auto" w:frame="1"/>
        </w:rPr>
        <w:t>};  </w:t>
      </w:r>
    </w:p>
    <w:p w14:paraId="62AFA22B" w14:textId="77777777" w:rsidR="00D96281" w:rsidRDefault="00D96281">
      <w:pPr>
        <w:pStyle w:val="alt"/>
        <w:numPr>
          <w:ilvl w:val="0"/>
          <w:numId w:val="21"/>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w:t>
      </w:r>
      <w:r>
        <w:rPr>
          <w:rStyle w:val="comment"/>
          <w:rFonts w:ascii="inter-regular" w:hAnsi="inter-regular"/>
          <w:color w:val="008200"/>
          <w:bdr w:val="none" w:sz="0" w:space="0" w:color="auto" w:frame="1"/>
        </w:rPr>
        <w:t>//Printing array using for-each loop</w:t>
      </w:r>
      <w:r>
        <w:rPr>
          <w:rFonts w:ascii="inter-regular" w:hAnsi="inter-regular"/>
          <w:color w:val="000000"/>
          <w:bdr w:val="none" w:sz="0" w:space="0" w:color="auto" w:frame="1"/>
        </w:rPr>
        <w:t>  </w:t>
      </w:r>
    </w:p>
    <w:p w14:paraId="06ED35CC" w14:textId="77777777" w:rsidR="00D96281" w:rsidRDefault="00D96281">
      <w:pPr>
        <w:numPr>
          <w:ilvl w:val="0"/>
          <w:numId w:val="21"/>
        </w:numPr>
        <w:spacing w:after="0" w:line="375" w:lineRule="atLeast"/>
        <w:jc w:val="both"/>
        <w:rPr>
          <w:rFonts w:ascii="inter-regular" w:hAnsi="inter-regular"/>
          <w:color w:val="000000"/>
        </w:rPr>
      </w:pP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for</w:t>
      </w:r>
      <w:r>
        <w:rPr>
          <w:rFonts w:ascii="inter-regular" w:hAnsi="inter-regular"/>
          <w:color w:val="000000"/>
          <w:bdr w:val="none" w:sz="0" w:space="0" w:color="auto" w:frame="1"/>
        </w:rPr>
        <w:t>(</w:t>
      </w:r>
      <w:r>
        <w:rPr>
          <w:rStyle w:val="keyword"/>
          <w:rFonts w:ascii="inter-regular" w:hAnsi="inter-regular"/>
          <w:b/>
          <w:bCs/>
          <w:color w:val="006699"/>
          <w:bdr w:val="none" w:sz="0" w:space="0" w:color="auto" w:frame="1"/>
        </w:rPr>
        <w:t>int</w:t>
      </w:r>
      <w:r>
        <w:rPr>
          <w:rFonts w:ascii="inter-regular" w:hAnsi="inter-regular"/>
          <w:color w:val="000000"/>
          <w:bdr w:val="none" w:sz="0" w:space="0" w:color="auto" w:frame="1"/>
        </w:rPr>
        <w:t> i:arr){  </w:t>
      </w:r>
    </w:p>
    <w:p w14:paraId="55359558" w14:textId="77777777" w:rsidR="00D96281" w:rsidRDefault="00D96281">
      <w:pPr>
        <w:pStyle w:val="alt"/>
        <w:numPr>
          <w:ilvl w:val="0"/>
          <w:numId w:val="21"/>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System.out.println(i);  </w:t>
      </w:r>
    </w:p>
    <w:p w14:paraId="03AF40B1" w14:textId="77777777" w:rsidR="00D96281" w:rsidRDefault="00D96281">
      <w:pPr>
        <w:numPr>
          <w:ilvl w:val="0"/>
          <w:numId w:val="21"/>
        </w:numPr>
        <w:spacing w:after="0" w:line="375" w:lineRule="atLeast"/>
        <w:jc w:val="both"/>
        <w:rPr>
          <w:rFonts w:ascii="inter-regular" w:hAnsi="inter-regular"/>
          <w:color w:val="000000"/>
        </w:rPr>
      </w:pPr>
      <w:r>
        <w:rPr>
          <w:rFonts w:ascii="inter-regular" w:hAnsi="inter-regular"/>
          <w:color w:val="000000"/>
          <w:bdr w:val="none" w:sz="0" w:space="0" w:color="auto" w:frame="1"/>
        </w:rPr>
        <w:t>    }  </w:t>
      </w:r>
    </w:p>
    <w:p w14:paraId="7551731B" w14:textId="77777777" w:rsidR="00D96281" w:rsidRDefault="00D96281">
      <w:pPr>
        <w:pStyle w:val="alt"/>
        <w:numPr>
          <w:ilvl w:val="0"/>
          <w:numId w:val="21"/>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lastRenderedPageBreak/>
        <w:t>}  </w:t>
      </w:r>
    </w:p>
    <w:p w14:paraId="50B9C479" w14:textId="77777777" w:rsidR="00D96281" w:rsidRDefault="00D96281">
      <w:pPr>
        <w:numPr>
          <w:ilvl w:val="0"/>
          <w:numId w:val="21"/>
        </w:numPr>
        <w:spacing w:after="0" w:line="375" w:lineRule="atLeast"/>
        <w:jc w:val="both"/>
        <w:rPr>
          <w:rFonts w:ascii="inter-regular" w:hAnsi="inter-regular"/>
          <w:color w:val="000000"/>
        </w:rPr>
      </w:pPr>
      <w:r>
        <w:rPr>
          <w:rFonts w:ascii="inter-regular" w:hAnsi="inter-regular"/>
          <w:color w:val="000000"/>
          <w:bdr w:val="none" w:sz="0" w:space="0" w:color="auto" w:frame="1"/>
        </w:rPr>
        <w:t>}  </w:t>
      </w:r>
    </w:p>
    <w:p w14:paraId="01B344EE" w14:textId="77777777" w:rsidR="00D96281" w:rsidRDefault="00D96281" w:rsidP="00D96281">
      <w:pPr>
        <w:spacing w:line="240" w:lineRule="auto"/>
        <w:rPr>
          <w:rFonts w:ascii="Times New Roman" w:hAnsi="Times New Roman"/>
        </w:rPr>
      </w:pPr>
      <w:hyperlink r:id="rId24" w:tgtFrame="_blank" w:history="1">
        <w:r>
          <w:rPr>
            <w:rStyle w:val="Hyperlink"/>
            <w:rFonts w:ascii="Verdana" w:hAnsi="Verdana"/>
            <w:b/>
            <w:bCs/>
            <w:color w:val="FFFFFF"/>
            <w:sz w:val="20"/>
            <w:szCs w:val="20"/>
            <w:shd w:val="clear" w:color="auto" w:fill="4CAF50"/>
          </w:rPr>
          <w:t>Test it Now</w:t>
        </w:r>
      </w:hyperlink>
    </w:p>
    <w:p w14:paraId="5568124F" w14:textId="77777777" w:rsidR="00D96281" w:rsidRDefault="00D96281" w:rsidP="00D96281">
      <w:pPr>
        <w:pStyle w:val="NormalWeb"/>
        <w:shd w:val="clear" w:color="auto" w:fill="FFFFFF"/>
        <w:jc w:val="both"/>
        <w:rPr>
          <w:rFonts w:ascii="inter-regular" w:hAnsi="inter-regular"/>
          <w:color w:val="333333"/>
        </w:rPr>
      </w:pPr>
      <w:r>
        <w:rPr>
          <w:rStyle w:val="Strong"/>
          <w:rFonts w:ascii="Segoe UI" w:hAnsi="Segoe UI" w:cs="Segoe UI"/>
          <w:color w:val="333333"/>
        </w:rPr>
        <w:t>Output:</w:t>
      </w:r>
    </w:p>
    <w:p w14:paraId="14935538" w14:textId="77777777" w:rsidR="00D96281" w:rsidRDefault="00D96281" w:rsidP="00D96281">
      <w:pPr>
        <w:pStyle w:val="HTMLPreformatted"/>
        <w:shd w:val="clear" w:color="auto" w:fill="EEEEEE"/>
        <w:jc w:val="both"/>
        <w:rPr>
          <w:color w:val="535559"/>
        </w:rPr>
      </w:pPr>
      <w:r>
        <w:rPr>
          <w:color w:val="535559"/>
        </w:rPr>
        <w:t>12</w:t>
      </w:r>
    </w:p>
    <w:p w14:paraId="7338FAC4" w14:textId="77777777" w:rsidR="00D96281" w:rsidRDefault="00D96281" w:rsidP="00D96281">
      <w:pPr>
        <w:pStyle w:val="HTMLPreformatted"/>
        <w:shd w:val="clear" w:color="auto" w:fill="EEEEEE"/>
        <w:jc w:val="both"/>
        <w:rPr>
          <w:color w:val="535559"/>
        </w:rPr>
      </w:pPr>
      <w:r>
        <w:rPr>
          <w:color w:val="535559"/>
        </w:rPr>
        <w:t>23</w:t>
      </w:r>
    </w:p>
    <w:p w14:paraId="6BF91E99" w14:textId="77777777" w:rsidR="00D96281" w:rsidRDefault="00D96281" w:rsidP="00D96281">
      <w:pPr>
        <w:pStyle w:val="HTMLPreformatted"/>
        <w:shd w:val="clear" w:color="auto" w:fill="EEEEEE"/>
        <w:jc w:val="both"/>
        <w:rPr>
          <w:color w:val="535559"/>
        </w:rPr>
      </w:pPr>
      <w:r>
        <w:rPr>
          <w:color w:val="535559"/>
        </w:rPr>
        <w:t>44</w:t>
      </w:r>
    </w:p>
    <w:p w14:paraId="4F17B4EA" w14:textId="77777777" w:rsidR="00D96281" w:rsidRDefault="00D96281" w:rsidP="00D96281">
      <w:pPr>
        <w:pStyle w:val="HTMLPreformatted"/>
        <w:shd w:val="clear" w:color="auto" w:fill="EEEEEE"/>
        <w:jc w:val="both"/>
        <w:rPr>
          <w:color w:val="535559"/>
        </w:rPr>
      </w:pPr>
      <w:r>
        <w:rPr>
          <w:color w:val="535559"/>
        </w:rPr>
        <w:t>56</w:t>
      </w:r>
    </w:p>
    <w:p w14:paraId="5B844D0C" w14:textId="77777777" w:rsidR="00D96281" w:rsidRDefault="00D96281" w:rsidP="00D96281">
      <w:pPr>
        <w:pStyle w:val="HTMLPreformatted"/>
        <w:shd w:val="clear" w:color="auto" w:fill="EEEEEE"/>
        <w:jc w:val="both"/>
        <w:rPr>
          <w:color w:val="535559"/>
        </w:rPr>
      </w:pPr>
      <w:r>
        <w:rPr>
          <w:color w:val="535559"/>
        </w:rPr>
        <w:t>78</w:t>
      </w:r>
    </w:p>
    <w:p w14:paraId="7D8CAF9B" w14:textId="77777777" w:rsidR="00D96281" w:rsidRDefault="00D96281" w:rsidP="00D96281">
      <w:pPr>
        <w:pStyle w:val="Heading2"/>
        <w:shd w:val="clear" w:color="auto" w:fill="FFFFFF"/>
        <w:spacing w:line="312" w:lineRule="atLeast"/>
        <w:jc w:val="both"/>
        <w:rPr>
          <w:rFonts w:ascii="Helvetica" w:hAnsi="Helvetica"/>
          <w:b w:val="0"/>
          <w:bCs w:val="0"/>
          <w:color w:val="610B38"/>
          <w:sz w:val="38"/>
          <w:szCs w:val="38"/>
        </w:rPr>
      </w:pPr>
      <w:r>
        <w:rPr>
          <w:rFonts w:ascii="Helvetica" w:hAnsi="Helvetica"/>
          <w:b w:val="0"/>
          <w:bCs w:val="0"/>
          <w:color w:val="610B38"/>
          <w:sz w:val="38"/>
          <w:szCs w:val="38"/>
        </w:rPr>
        <w:t>Java Labeled For Loop</w:t>
      </w:r>
    </w:p>
    <w:p w14:paraId="1939BCE1" w14:textId="77777777" w:rsidR="00D96281" w:rsidRDefault="00D96281" w:rsidP="00D96281">
      <w:pPr>
        <w:pStyle w:val="NormalWeb"/>
        <w:shd w:val="clear" w:color="auto" w:fill="FFFFFF"/>
        <w:jc w:val="both"/>
        <w:rPr>
          <w:rFonts w:ascii="inter-regular" w:hAnsi="inter-regular"/>
          <w:color w:val="333333"/>
        </w:rPr>
      </w:pPr>
      <w:r>
        <w:rPr>
          <w:rFonts w:ascii="inter-regular" w:hAnsi="inter-regular"/>
          <w:color w:val="333333"/>
        </w:rPr>
        <w:t>We can have a name of each Java for loop. To do so, we use label before the for loop. It is useful while using the nested for loop as we can break/continue specific for loop.</w:t>
      </w:r>
    </w:p>
    <w:p w14:paraId="570FC90C" w14:textId="77777777" w:rsidR="00D96281" w:rsidRDefault="00D96281" w:rsidP="00D96281">
      <w:pPr>
        <w:pStyle w:val="Heading4"/>
        <w:pBdr>
          <w:left w:val="single" w:sz="18" w:space="30" w:color="FFA500"/>
        </w:pBdr>
        <w:shd w:val="clear" w:color="auto" w:fill="FAEBD7"/>
        <w:jc w:val="both"/>
        <w:rPr>
          <w:rFonts w:ascii="Arial" w:hAnsi="Arial" w:cs="Arial"/>
          <w:b w:val="0"/>
          <w:bCs w:val="0"/>
          <w:color w:val="333333"/>
          <w:sz w:val="23"/>
          <w:szCs w:val="23"/>
        </w:rPr>
      </w:pPr>
      <w:r>
        <w:rPr>
          <w:rFonts w:ascii="Arial" w:hAnsi="Arial" w:cs="Arial"/>
          <w:b w:val="0"/>
          <w:bCs w:val="0"/>
          <w:color w:val="333333"/>
          <w:sz w:val="23"/>
          <w:szCs w:val="23"/>
        </w:rPr>
        <w:t>Note: The break and continue keywords breaks or continues the innermost for loop respectively.</w:t>
      </w:r>
    </w:p>
    <w:p w14:paraId="13A0ABE0" w14:textId="77777777" w:rsidR="00D96281" w:rsidRDefault="00D96281" w:rsidP="00D96281">
      <w:pPr>
        <w:pStyle w:val="NormalWeb"/>
        <w:shd w:val="clear" w:color="auto" w:fill="FFFFFF"/>
        <w:jc w:val="both"/>
        <w:rPr>
          <w:rFonts w:ascii="inter-regular" w:hAnsi="inter-regular"/>
          <w:color w:val="333333"/>
        </w:rPr>
      </w:pPr>
      <w:r>
        <w:rPr>
          <w:rStyle w:val="Strong"/>
          <w:rFonts w:ascii="Segoe UI" w:hAnsi="Segoe UI" w:cs="Segoe UI"/>
          <w:color w:val="333333"/>
        </w:rPr>
        <w:t>Syntax:</w:t>
      </w:r>
    </w:p>
    <w:p w14:paraId="15EE740A" w14:textId="77777777" w:rsidR="00D96281" w:rsidRDefault="00D96281">
      <w:pPr>
        <w:pStyle w:val="alt"/>
        <w:numPr>
          <w:ilvl w:val="0"/>
          <w:numId w:val="22"/>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labelname:    </w:t>
      </w:r>
    </w:p>
    <w:p w14:paraId="77E657EE" w14:textId="77777777" w:rsidR="00D96281" w:rsidRDefault="00D96281">
      <w:pPr>
        <w:numPr>
          <w:ilvl w:val="0"/>
          <w:numId w:val="22"/>
        </w:numPr>
        <w:spacing w:after="0" w:line="375" w:lineRule="atLeast"/>
        <w:jc w:val="both"/>
        <w:rPr>
          <w:rFonts w:ascii="inter-regular" w:hAnsi="inter-regular"/>
          <w:color w:val="000000"/>
        </w:rPr>
      </w:pPr>
      <w:r>
        <w:rPr>
          <w:rStyle w:val="keyword"/>
          <w:rFonts w:ascii="inter-regular" w:hAnsi="inter-regular"/>
          <w:b/>
          <w:bCs/>
          <w:color w:val="006699"/>
          <w:bdr w:val="none" w:sz="0" w:space="0" w:color="auto" w:frame="1"/>
        </w:rPr>
        <w:t>for</w:t>
      </w:r>
      <w:r>
        <w:rPr>
          <w:rFonts w:ascii="inter-regular" w:hAnsi="inter-regular"/>
          <w:color w:val="000000"/>
          <w:bdr w:val="none" w:sz="0" w:space="0" w:color="auto" w:frame="1"/>
        </w:rPr>
        <w:t>(initialization; condition; increment/decrement){    </w:t>
      </w:r>
    </w:p>
    <w:p w14:paraId="5AC83D6B" w14:textId="77777777" w:rsidR="00D96281" w:rsidRDefault="00D96281">
      <w:pPr>
        <w:pStyle w:val="alt"/>
        <w:numPr>
          <w:ilvl w:val="0"/>
          <w:numId w:val="22"/>
        </w:numPr>
        <w:spacing w:before="0" w:beforeAutospacing="0" w:after="0" w:afterAutospacing="0" w:line="375" w:lineRule="atLeast"/>
        <w:jc w:val="both"/>
        <w:rPr>
          <w:rFonts w:ascii="inter-regular" w:hAnsi="inter-regular"/>
          <w:color w:val="000000"/>
        </w:rPr>
      </w:pPr>
      <w:r>
        <w:rPr>
          <w:rStyle w:val="comment"/>
          <w:rFonts w:ascii="inter-regular" w:hAnsi="inter-regular"/>
          <w:color w:val="008200"/>
          <w:bdr w:val="none" w:sz="0" w:space="0" w:color="auto" w:frame="1"/>
        </w:rPr>
        <w:t>//code to be executed  </w:t>
      </w:r>
      <w:r>
        <w:rPr>
          <w:rFonts w:ascii="inter-regular" w:hAnsi="inter-regular"/>
          <w:color w:val="000000"/>
          <w:bdr w:val="none" w:sz="0" w:space="0" w:color="auto" w:frame="1"/>
        </w:rPr>
        <w:t>  </w:t>
      </w:r>
    </w:p>
    <w:p w14:paraId="4EE92ABB" w14:textId="77777777" w:rsidR="00D96281" w:rsidRDefault="00D96281">
      <w:pPr>
        <w:numPr>
          <w:ilvl w:val="0"/>
          <w:numId w:val="22"/>
        </w:numPr>
        <w:spacing w:after="0" w:line="375" w:lineRule="atLeast"/>
        <w:jc w:val="both"/>
        <w:rPr>
          <w:rFonts w:ascii="inter-regular" w:hAnsi="inter-regular"/>
          <w:color w:val="000000"/>
        </w:rPr>
      </w:pPr>
      <w:r>
        <w:rPr>
          <w:rFonts w:ascii="inter-regular" w:hAnsi="inter-regular"/>
          <w:color w:val="000000"/>
          <w:bdr w:val="none" w:sz="0" w:space="0" w:color="auto" w:frame="1"/>
        </w:rPr>
        <w:t>}    </w:t>
      </w:r>
    </w:p>
    <w:p w14:paraId="6219213F" w14:textId="77777777" w:rsidR="00D96281" w:rsidRDefault="00D96281" w:rsidP="00D96281">
      <w:pPr>
        <w:pStyle w:val="NormalWeb"/>
        <w:shd w:val="clear" w:color="auto" w:fill="FFFFFF"/>
        <w:jc w:val="both"/>
        <w:rPr>
          <w:rFonts w:ascii="inter-regular" w:hAnsi="inter-regular"/>
          <w:color w:val="333333"/>
        </w:rPr>
      </w:pPr>
      <w:r>
        <w:rPr>
          <w:rStyle w:val="Strong"/>
          <w:rFonts w:ascii="Segoe UI" w:hAnsi="Segoe UI" w:cs="Segoe UI"/>
          <w:color w:val="333333"/>
        </w:rPr>
        <w:t>Example:</w:t>
      </w:r>
    </w:p>
    <w:p w14:paraId="791D5B81" w14:textId="77777777" w:rsidR="00D96281" w:rsidRDefault="00D96281" w:rsidP="00D96281">
      <w:pPr>
        <w:pStyle w:val="NormalWeb"/>
        <w:shd w:val="clear" w:color="auto" w:fill="FFFFFF"/>
        <w:jc w:val="both"/>
        <w:rPr>
          <w:rFonts w:ascii="inter-regular" w:hAnsi="inter-regular"/>
          <w:color w:val="333333"/>
        </w:rPr>
      </w:pPr>
      <w:r>
        <w:rPr>
          <w:rStyle w:val="Strong"/>
          <w:rFonts w:ascii="Segoe UI" w:hAnsi="Segoe UI" w:cs="Segoe UI"/>
          <w:color w:val="333333"/>
        </w:rPr>
        <w:t>LabeledForExample.java</w:t>
      </w:r>
    </w:p>
    <w:p w14:paraId="764C5A19" w14:textId="77777777" w:rsidR="00D96281" w:rsidRDefault="00D96281">
      <w:pPr>
        <w:pStyle w:val="alt"/>
        <w:numPr>
          <w:ilvl w:val="0"/>
          <w:numId w:val="23"/>
        </w:numPr>
        <w:spacing w:before="0" w:beforeAutospacing="0" w:after="0" w:afterAutospacing="0" w:line="375" w:lineRule="atLeast"/>
        <w:jc w:val="both"/>
        <w:rPr>
          <w:rFonts w:ascii="inter-regular" w:hAnsi="inter-regular"/>
          <w:color w:val="000000"/>
        </w:rPr>
      </w:pPr>
      <w:r>
        <w:rPr>
          <w:rStyle w:val="comment"/>
          <w:rFonts w:ascii="inter-regular" w:hAnsi="inter-regular"/>
          <w:color w:val="008200"/>
          <w:bdr w:val="none" w:sz="0" w:space="0" w:color="auto" w:frame="1"/>
        </w:rPr>
        <w:t>//A Java program to demonstrate the use of labeled for loop</w:t>
      </w:r>
      <w:r>
        <w:rPr>
          <w:rFonts w:ascii="inter-regular" w:hAnsi="inter-regular"/>
          <w:color w:val="000000"/>
          <w:bdr w:val="none" w:sz="0" w:space="0" w:color="auto" w:frame="1"/>
        </w:rPr>
        <w:t>  </w:t>
      </w:r>
    </w:p>
    <w:p w14:paraId="6A296332" w14:textId="77777777" w:rsidR="00D96281" w:rsidRDefault="00D96281">
      <w:pPr>
        <w:numPr>
          <w:ilvl w:val="0"/>
          <w:numId w:val="23"/>
        </w:numPr>
        <w:spacing w:after="0" w:line="375" w:lineRule="atLeast"/>
        <w:jc w:val="both"/>
        <w:rPr>
          <w:rFonts w:ascii="inter-regular" w:hAnsi="inter-regular"/>
          <w:color w:val="000000"/>
        </w:rPr>
      </w:pPr>
      <w:r>
        <w:rPr>
          <w:rStyle w:val="keyword"/>
          <w:rFonts w:ascii="inter-regular" w:hAnsi="inter-regular"/>
          <w:b/>
          <w:bCs/>
          <w:color w:val="006699"/>
          <w:bdr w:val="none" w:sz="0" w:space="0" w:color="auto" w:frame="1"/>
        </w:rPr>
        <w:t>public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class</w:t>
      </w:r>
      <w:r>
        <w:rPr>
          <w:rFonts w:ascii="inter-regular" w:hAnsi="inter-regular"/>
          <w:color w:val="000000"/>
          <w:bdr w:val="none" w:sz="0" w:space="0" w:color="auto" w:frame="1"/>
        </w:rPr>
        <w:t> LabeledForExample {  </w:t>
      </w:r>
    </w:p>
    <w:p w14:paraId="50CF6794" w14:textId="77777777" w:rsidR="00D96281" w:rsidRDefault="00D96281">
      <w:pPr>
        <w:pStyle w:val="alt"/>
        <w:numPr>
          <w:ilvl w:val="0"/>
          <w:numId w:val="23"/>
        </w:numPr>
        <w:spacing w:before="0" w:beforeAutospacing="0" w:after="0" w:afterAutospacing="0" w:line="375" w:lineRule="atLeast"/>
        <w:jc w:val="both"/>
        <w:rPr>
          <w:rFonts w:ascii="inter-regular" w:hAnsi="inter-regular"/>
          <w:color w:val="000000"/>
        </w:rPr>
      </w:pPr>
      <w:r>
        <w:rPr>
          <w:rStyle w:val="keyword"/>
          <w:rFonts w:ascii="inter-regular" w:hAnsi="inter-regular"/>
          <w:b/>
          <w:bCs/>
          <w:color w:val="006699"/>
          <w:bdr w:val="none" w:sz="0" w:space="0" w:color="auto" w:frame="1"/>
        </w:rPr>
        <w:t>public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static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void</w:t>
      </w:r>
      <w:r>
        <w:rPr>
          <w:rFonts w:ascii="inter-regular" w:hAnsi="inter-regular"/>
          <w:color w:val="000000"/>
          <w:bdr w:val="none" w:sz="0" w:space="0" w:color="auto" w:frame="1"/>
        </w:rPr>
        <w:t> main(String[] args) {  </w:t>
      </w:r>
    </w:p>
    <w:p w14:paraId="3FC5809E" w14:textId="77777777" w:rsidR="00D96281" w:rsidRDefault="00D96281">
      <w:pPr>
        <w:numPr>
          <w:ilvl w:val="0"/>
          <w:numId w:val="23"/>
        </w:numPr>
        <w:spacing w:after="0" w:line="375" w:lineRule="atLeast"/>
        <w:jc w:val="both"/>
        <w:rPr>
          <w:rFonts w:ascii="inter-regular" w:hAnsi="inter-regular"/>
          <w:color w:val="000000"/>
        </w:rPr>
      </w:pPr>
      <w:r>
        <w:rPr>
          <w:rFonts w:ascii="inter-regular" w:hAnsi="inter-regular"/>
          <w:color w:val="000000"/>
          <w:bdr w:val="none" w:sz="0" w:space="0" w:color="auto" w:frame="1"/>
        </w:rPr>
        <w:t>    </w:t>
      </w:r>
      <w:r>
        <w:rPr>
          <w:rStyle w:val="comment"/>
          <w:rFonts w:ascii="inter-regular" w:hAnsi="inter-regular"/>
          <w:color w:val="008200"/>
          <w:bdr w:val="none" w:sz="0" w:space="0" w:color="auto" w:frame="1"/>
        </w:rPr>
        <w:t>//Using Label for outer and for loop</w:t>
      </w:r>
      <w:r>
        <w:rPr>
          <w:rFonts w:ascii="inter-regular" w:hAnsi="inter-regular"/>
          <w:color w:val="000000"/>
          <w:bdr w:val="none" w:sz="0" w:space="0" w:color="auto" w:frame="1"/>
        </w:rPr>
        <w:t>  </w:t>
      </w:r>
    </w:p>
    <w:p w14:paraId="16E3FDCD" w14:textId="77777777" w:rsidR="00D96281" w:rsidRDefault="00D96281">
      <w:pPr>
        <w:pStyle w:val="alt"/>
        <w:numPr>
          <w:ilvl w:val="0"/>
          <w:numId w:val="23"/>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aa:  </w:t>
      </w:r>
    </w:p>
    <w:p w14:paraId="438C5121" w14:textId="77777777" w:rsidR="00D96281" w:rsidRDefault="00D96281">
      <w:pPr>
        <w:numPr>
          <w:ilvl w:val="0"/>
          <w:numId w:val="23"/>
        </w:numPr>
        <w:spacing w:after="0" w:line="375" w:lineRule="atLeast"/>
        <w:jc w:val="both"/>
        <w:rPr>
          <w:rFonts w:ascii="inter-regular" w:hAnsi="inter-regular"/>
          <w:color w:val="000000"/>
        </w:rPr>
      </w:pP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for</w:t>
      </w:r>
      <w:r>
        <w:rPr>
          <w:rFonts w:ascii="inter-regular" w:hAnsi="inter-regular"/>
          <w:color w:val="000000"/>
          <w:bdr w:val="none" w:sz="0" w:space="0" w:color="auto" w:frame="1"/>
        </w:rPr>
        <w:t>(</w:t>
      </w:r>
      <w:r>
        <w:rPr>
          <w:rStyle w:val="keyword"/>
          <w:rFonts w:ascii="inter-regular" w:hAnsi="inter-regular"/>
          <w:b/>
          <w:bCs/>
          <w:color w:val="006699"/>
          <w:bdr w:val="none" w:sz="0" w:space="0" w:color="auto" w:frame="1"/>
        </w:rPr>
        <w:t>int</w:t>
      </w:r>
      <w:r>
        <w:rPr>
          <w:rFonts w:ascii="inter-regular" w:hAnsi="inter-regular"/>
          <w:color w:val="000000"/>
          <w:bdr w:val="none" w:sz="0" w:space="0" w:color="auto" w:frame="1"/>
        </w:rPr>
        <w:t> i=</w:t>
      </w:r>
      <w:r>
        <w:rPr>
          <w:rStyle w:val="number"/>
          <w:rFonts w:ascii="inter-regular" w:hAnsi="inter-regular"/>
          <w:color w:val="C00000"/>
          <w:bdr w:val="none" w:sz="0" w:space="0" w:color="auto" w:frame="1"/>
        </w:rPr>
        <w:t>1</w:t>
      </w:r>
      <w:r>
        <w:rPr>
          <w:rFonts w:ascii="inter-regular" w:hAnsi="inter-regular"/>
          <w:color w:val="000000"/>
          <w:bdr w:val="none" w:sz="0" w:space="0" w:color="auto" w:frame="1"/>
        </w:rPr>
        <w:t>;i&lt;=</w:t>
      </w:r>
      <w:r>
        <w:rPr>
          <w:rStyle w:val="number"/>
          <w:rFonts w:ascii="inter-regular" w:hAnsi="inter-regular"/>
          <w:color w:val="C00000"/>
          <w:bdr w:val="none" w:sz="0" w:space="0" w:color="auto" w:frame="1"/>
        </w:rPr>
        <w:t>3</w:t>
      </w:r>
      <w:r>
        <w:rPr>
          <w:rFonts w:ascii="inter-regular" w:hAnsi="inter-regular"/>
          <w:color w:val="000000"/>
          <w:bdr w:val="none" w:sz="0" w:space="0" w:color="auto" w:frame="1"/>
        </w:rPr>
        <w:t>;i++){  </w:t>
      </w:r>
    </w:p>
    <w:p w14:paraId="7911268B" w14:textId="77777777" w:rsidR="00D96281" w:rsidRDefault="00D96281">
      <w:pPr>
        <w:pStyle w:val="alt"/>
        <w:numPr>
          <w:ilvl w:val="0"/>
          <w:numId w:val="23"/>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bb:  </w:t>
      </w:r>
    </w:p>
    <w:p w14:paraId="22008E3F" w14:textId="77777777" w:rsidR="00D96281" w:rsidRDefault="00D96281">
      <w:pPr>
        <w:numPr>
          <w:ilvl w:val="0"/>
          <w:numId w:val="23"/>
        </w:numPr>
        <w:spacing w:after="0" w:line="375" w:lineRule="atLeast"/>
        <w:jc w:val="both"/>
        <w:rPr>
          <w:rFonts w:ascii="inter-regular" w:hAnsi="inter-regular"/>
          <w:color w:val="000000"/>
        </w:rPr>
      </w:pP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for</w:t>
      </w:r>
      <w:r>
        <w:rPr>
          <w:rFonts w:ascii="inter-regular" w:hAnsi="inter-regular"/>
          <w:color w:val="000000"/>
          <w:bdr w:val="none" w:sz="0" w:space="0" w:color="auto" w:frame="1"/>
        </w:rPr>
        <w:t>(</w:t>
      </w:r>
      <w:r>
        <w:rPr>
          <w:rStyle w:val="keyword"/>
          <w:rFonts w:ascii="inter-regular" w:hAnsi="inter-regular"/>
          <w:b/>
          <w:bCs/>
          <w:color w:val="006699"/>
          <w:bdr w:val="none" w:sz="0" w:space="0" w:color="auto" w:frame="1"/>
        </w:rPr>
        <w:t>int</w:t>
      </w:r>
      <w:r>
        <w:rPr>
          <w:rFonts w:ascii="inter-regular" w:hAnsi="inter-regular"/>
          <w:color w:val="000000"/>
          <w:bdr w:val="none" w:sz="0" w:space="0" w:color="auto" w:frame="1"/>
        </w:rPr>
        <w:t> j=</w:t>
      </w:r>
      <w:r>
        <w:rPr>
          <w:rStyle w:val="number"/>
          <w:rFonts w:ascii="inter-regular" w:hAnsi="inter-regular"/>
          <w:color w:val="C00000"/>
          <w:bdr w:val="none" w:sz="0" w:space="0" w:color="auto" w:frame="1"/>
        </w:rPr>
        <w:t>1</w:t>
      </w:r>
      <w:r>
        <w:rPr>
          <w:rFonts w:ascii="inter-regular" w:hAnsi="inter-regular"/>
          <w:color w:val="000000"/>
          <w:bdr w:val="none" w:sz="0" w:space="0" w:color="auto" w:frame="1"/>
        </w:rPr>
        <w:t>;j&lt;=</w:t>
      </w:r>
      <w:r>
        <w:rPr>
          <w:rStyle w:val="number"/>
          <w:rFonts w:ascii="inter-regular" w:hAnsi="inter-regular"/>
          <w:color w:val="C00000"/>
          <w:bdr w:val="none" w:sz="0" w:space="0" w:color="auto" w:frame="1"/>
        </w:rPr>
        <w:t>3</w:t>
      </w:r>
      <w:r>
        <w:rPr>
          <w:rFonts w:ascii="inter-regular" w:hAnsi="inter-regular"/>
          <w:color w:val="000000"/>
          <w:bdr w:val="none" w:sz="0" w:space="0" w:color="auto" w:frame="1"/>
        </w:rPr>
        <w:t>;j++){  </w:t>
      </w:r>
    </w:p>
    <w:p w14:paraId="0A5DC229" w14:textId="77777777" w:rsidR="00D96281" w:rsidRDefault="00D96281">
      <w:pPr>
        <w:pStyle w:val="alt"/>
        <w:numPr>
          <w:ilvl w:val="0"/>
          <w:numId w:val="23"/>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if</w:t>
      </w:r>
      <w:r>
        <w:rPr>
          <w:rFonts w:ascii="inter-regular" w:hAnsi="inter-regular"/>
          <w:color w:val="000000"/>
          <w:bdr w:val="none" w:sz="0" w:space="0" w:color="auto" w:frame="1"/>
        </w:rPr>
        <w:t>(i==</w:t>
      </w:r>
      <w:r>
        <w:rPr>
          <w:rStyle w:val="number"/>
          <w:rFonts w:ascii="inter-regular" w:hAnsi="inter-regular"/>
          <w:color w:val="C00000"/>
          <w:bdr w:val="none" w:sz="0" w:space="0" w:color="auto" w:frame="1"/>
        </w:rPr>
        <w:t>2</w:t>
      </w:r>
      <w:r>
        <w:rPr>
          <w:rFonts w:ascii="inter-regular" w:hAnsi="inter-regular"/>
          <w:color w:val="000000"/>
          <w:bdr w:val="none" w:sz="0" w:space="0" w:color="auto" w:frame="1"/>
        </w:rPr>
        <w:t>&amp;&amp;j==</w:t>
      </w:r>
      <w:r>
        <w:rPr>
          <w:rStyle w:val="number"/>
          <w:rFonts w:ascii="inter-regular" w:hAnsi="inter-regular"/>
          <w:color w:val="C00000"/>
          <w:bdr w:val="none" w:sz="0" w:space="0" w:color="auto" w:frame="1"/>
        </w:rPr>
        <w:t>2</w:t>
      </w:r>
      <w:r>
        <w:rPr>
          <w:rFonts w:ascii="inter-regular" w:hAnsi="inter-regular"/>
          <w:color w:val="000000"/>
          <w:bdr w:val="none" w:sz="0" w:space="0" w:color="auto" w:frame="1"/>
        </w:rPr>
        <w:t>){  </w:t>
      </w:r>
    </w:p>
    <w:p w14:paraId="49EE4602" w14:textId="77777777" w:rsidR="00D96281" w:rsidRDefault="00D96281">
      <w:pPr>
        <w:numPr>
          <w:ilvl w:val="0"/>
          <w:numId w:val="23"/>
        </w:numPr>
        <w:spacing w:after="0" w:line="375" w:lineRule="atLeast"/>
        <w:jc w:val="both"/>
        <w:rPr>
          <w:rFonts w:ascii="inter-regular" w:hAnsi="inter-regular"/>
          <w:color w:val="000000"/>
        </w:rPr>
      </w:pP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break</w:t>
      </w:r>
      <w:r>
        <w:rPr>
          <w:rFonts w:ascii="inter-regular" w:hAnsi="inter-regular"/>
          <w:color w:val="000000"/>
          <w:bdr w:val="none" w:sz="0" w:space="0" w:color="auto" w:frame="1"/>
        </w:rPr>
        <w:t> aa;  </w:t>
      </w:r>
    </w:p>
    <w:p w14:paraId="55008D85" w14:textId="77777777" w:rsidR="00D96281" w:rsidRDefault="00D96281">
      <w:pPr>
        <w:pStyle w:val="alt"/>
        <w:numPr>
          <w:ilvl w:val="0"/>
          <w:numId w:val="23"/>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  </w:t>
      </w:r>
    </w:p>
    <w:p w14:paraId="11421C82" w14:textId="77777777" w:rsidR="00D96281" w:rsidRDefault="00D96281">
      <w:pPr>
        <w:numPr>
          <w:ilvl w:val="0"/>
          <w:numId w:val="23"/>
        </w:numPr>
        <w:spacing w:after="0" w:line="375" w:lineRule="atLeast"/>
        <w:jc w:val="both"/>
        <w:rPr>
          <w:rFonts w:ascii="inter-regular" w:hAnsi="inter-regular"/>
          <w:color w:val="000000"/>
        </w:rPr>
      </w:pPr>
      <w:r>
        <w:rPr>
          <w:rFonts w:ascii="inter-regular" w:hAnsi="inter-regular"/>
          <w:color w:val="000000"/>
          <w:bdr w:val="none" w:sz="0" w:space="0" w:color="auto" w:frame="1"/>
        </w:rPr>
        <w:t>                    System.out.println(i+</w:t>
      </w:r>
      <w:r>
        <w:rPr>
          <w:rStyle w:val="string"/>
          <w:rFonts w:ascii="inter-regular" w:hAnsi="inter-regular"/>
          <w:color w:val="0000FF"/>
          <w:bdr w:val="none" w:sz="0" w:space="0" w:color="auto" w:frame="1"/>
        </w:rPr>
        <w:t>" "</w:t>
      </w:r>
      <w:r>
        <w:rPr>
          <w:rFonts w:ascii="inter-regular" w:hAnsi="inter-regular"/>
          <w:color w:val="000000"/>
          <w:bdr w:val="none" w:sz="0" w:space="0" w:color="auto" w:frame="1"/>
        </w:rPr>
        <w:t>+j);  </w:t>
      </w:r>
    </w:p>
    <w:p w14:paraId="304C5E00" w14:textId="77777777" w:rsidR="00D96281" w:rsidRDefault="00D96281">
      <w:pPr>
        <w:pStyle w:val="alt"/>
        <w:numPr>
          <w:ilvl w:val="0"/>
          <w:numId w:val="23"/>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lastRenderedPageBreak/>
        <w:t>                }  </w:t>
      </w:r>
    </w:p>
    <w:p w14:paraId="7CBEF75E" w14:textId="77777777" w:rsidR="00D96281" w:rsidRDefault="00D96281">
      <w:pPr>
        <w:numPr>
          <w:ilvl w:val="0"/>
          <w:numId w:val="23"/>
        </w:numPr>
        <w:spacing w:after="0" w:line="375" w:lineRule="atLeast"/>
        <w:jc w:val="both"/>
        <w:rPr>
          <w:rFonts w:ascii="inter-regular" w:hAnsi="inter-regular"/>
          <w:color w:val="000000"/>
        </w:rPr>
      </w:pPr>
      <w:r>
        <w:rPr>
          <w:rFonts w:ascii="inter-regular" w:hAnsi="inter-regular"/>
          <w:color w:val="000000"/>
          <w:bdr w:val="none" w:sz="0" w:space="0" w:color="auto" w:frame="1"/>
        </w:rPr>
        <w:t>        }  </w:t>
      </w:r>
    </w:p>
    <w:p w14:paraId="4524DB64" w14:textId="77777777" w:rsidR="00D96281" w:rsidRDefault="00D96281">
      <w:pPr>
        <w:pStyle w:val="alt"/>
        <w:numPr>
          <w:ilvl w:val="0"/>
          <w:numId w:val="23"/>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w:t>
      </w:r>
    </w:p>
    <w:p w14:paraId="32016A1D" w14:textId="77777777" w:rsidR="00D96281" w:rsidRDefault="00D96281">
      <w:pPr>
        <w:numPr>
          <w:ilvl w:val="0"/>
          <w:numId w:val="23"/>
        </w:numPr>
        <w:spacing w:after="0" w:line="375" w:lineRule="atLeast"/>
        <w:jc w:val="both"/>
        <w:rPr>
          <w:rFonts w:ascii="inter-regular" w:hAnsi="inter-regular"/>
          <w:color w:val="000000"/>
        </w:rPr>
      </w:pPr>
      <w:r>
        <w:rPr>
          <w:rFonts w:ascii="inter-regular" w:hAnsi="inter-regular"/>
          <w:color w:val="000000"/>
          <w:bdr w:val="none" w:sz="0" w:space="0" w:color="auto" w:frame="1"/>
        </w:rPr>
        <w:t>}  </w:t>
      </w:r>
    </w:p>
    <w:p w14:paraId="7B50ABC1" w14:textId="77777777" w:rsidR="00D96281" w:rsidRDefault="00D96281" w:rsidP="00D96281">
      <w:pPr>
        <w:pStyle w:val="NormalWeb"/>
        <w:shd w:val="clear" w:color="auto" w:fill="FFFFFF"/>
        <w:jc w:val="both"/>
        <w:rPr>
          <w:rFonts w:ascii="inter-regular" w:hAnsi="inter-regular"/>
          <w:color w:val="333333"/>
        </w:rPr>
      </w:pPr>
      <w:r>
        <w:rPr>
          <w:rStyle w:val="Strong"/>
          <w:rFonts w:ascii="Segoe UI" w:hAnsi="Segoe UI" w:cs="Segoe UI"/>
          <w:color w:val="333333"/>
        </w:rPr>
        <w:t>Output:</w:t>
      </w:r>
    </w:p>
    <w:p w14:paraId="60DA076B" w14:textId="77777777" w:rsidR="00D96281" w:rsidRDefault="00D96281" w:rsidP="00D96281">
      <w:pPr>
        <w:pStyle w:val="HTMLPreformatted"/>
        <w:shd w:val="clear" w:color="auto" w:fill="EEEEEE"/>
        <w:jc w:val="both"/>
        <w:rPr>
          <w:color w:val="535559"/>
        </w:rPr>
      </w:pPr>
      <w:r>
        <w:rPr>
          <w:color w:val="535559"/>
        </w:rPr>
        <w:t>1 1</w:t>
      </w:r>
    </w:p>
    <w:p w14:paraId="275B7AE6" w14:textId="77777777" w:rsidR="00D96281" w:rsidRDefault="00D96281" w:rsidP="00D96281">
      <w:pPr>
        <w:pStyle w:val="HTMLPreformatted"/>
        <w:shd w:val="clear" w:color="auto" w:fill="EEEEEE"/>
        <w:jc w:val="both"/>
        <w:rPr>
          <w:color w:val="535559"/>
        </w:rPr>
      </w:pPr>
      <w:r>
        <w:rPr>
          <w:color w:val="535559"/>
        </w:rPr>
        <w:t>1 2</w:t>
      </w:r>
    </w:p>
    <w:p w14:paraId="7B869A06" w14:textId="77777777" w:rsidR="00D96281" w:rsidRDefault="00D96281" w:rsidP="00D96281">
      <w:pPr>
        <w:pStyle w:val="HTMLPreformatted"/>
        <w:shd w:val="clear" w:color="auto" w:fill="EEEEEE"/>
        <w:jc w:val="both"/>
        <w:rPr>
          <w:color w:val="535559"/>
        </w:rPr>
      </w:pPr>
      <w:r>
        <w:rPr>
          <w:color w:val="535559"/>
        </w:rPr>
        <w:t>1 3</w:t>
      </w:r>
    </w:p>
    <w:p w14:paraId="75CFDB87" w14:textId="77777777" w:rsidR="00D96281" w:rsidRDefault="00D96281" w:rsidP="00D96281">
      <w:pPr>
        <w:pStyle w:val="HTMLPreformatted"/>
        <w:shd w:val="clear" w:color="auto" w:fill="EEEEEE"/>
        <w:jc w:val="both"/>
        <w:rPr>
          <w:color w:val="535559"/>
        </w:rPr>
      </w:pPr>
      <w:r>
        <w:rPr>
          <w:color w:val="535559"/>
        </w:rPr>
        <w:t>2 1</w:t>
      </w:r>
    </w:p>
    <w:p w14:paraId="4225B3EB" w14:textId="77777777" w:rsidR="00D96281" w:rsidRDefault="00D96281" w:rsidP="00D96281">
      <w:pPr>
        <w:pStyle w:val="NormalWeb"/>
        <w:shd w:val="clear" w:color="auto" w:fill="FFFFFF"/>
        <w:jc w:val="both"/>
        <w:rPr>
          <w:rFonts w:ascii="inter-regular" w:hAnsi="inter-regular"/>
          <w:color w:val="333333"/>
        </w:rPr>
      </w:pPr>
      <w:r>
        <w:rPr>
          <w:rFonts w:ascii="inter-regular" w:hAnsi="inter-regular"/>
          <w:color w:val="333333"/>
        </w:rPr>
        <w:t>If you use </w:t>
      </w:r>
      <w:r>
        <w:rPr>
          <w:rStyle w:val="Strong"/>
          <w:rFonts w:ascii="Segoe UI" w:hAnsi="Segoe UI" w:cs="Segoe UI"/>
          <w:color w:val="333333"/>
        </w:rPr>
        <w:t>break bb;</w:t>
      </w:r>
      <w:r>
        <w:rPr>
          <w:rFonts w:ascii="inter-regular" w:hAnsi="inter-regular"/>
          <w:color w:val="333333"/>
        </w:rPr>
        <w:t>, it will break inner loop only which is the default behaviour of any loop.</w:t>
      </w:r>
    </w:p>
    <w:p w14:paraId="3B740B2C" w14:textId="77777777" w:rsidR="00D96281" w:rsidRDefault="00D96281" w:rsidP="00D96281">
      <w:pPr>
        <w:pStyle w:val="NormalWeb"/>
        <w:shd w:val="clear" w:color="auto" w:fill="FFFFFF"/>
        <w:jc w:val="both"/>
        <w:rPr>
          <w:rFonts w:ascii="inter-regular" w:hAnsi="inter-regular"/>
          <w:color w:val="333333"/>
        </w:rPr>
      </w:pPr>
      <w:r>
        <w:rPr>
          <w:rStyle w:val="Strong"/>
          <w:rFonts w:ascii="Segoe UI" w:hAnsi="Segoe UI" w:cs="Segoe UI"/>
          <w:color w:val="333333"/>
        </w:rPr>
        <w:t>LabeledForExample2.java</w:t>
      </w:r>
    </w:p>
    <w:p w14:paraId="6DDD77CA" w14:textId="77777777" w:rsidR="00D96281" w:rsidRDefault="00D96281">
      <w:pPr>
        <w:pStyle w:val="alt"/>
        <w:numPr>
          <w:ilvl w:val="0"/>
          <w:numId w:val="24"/>
        </w:numPr>
        <w:spacing w:before="0" w:beforeAutospacing="0" w:after="0" w:afterAutospacing="0" w:line="375" w:lineRule="atLeast"/>
        <w:jc w:val="both"/>
        <w:rPr>
          <w:rFonts w:ascii="inter-regular" w:hAnsi="inter-regular"/>
          <w:color w:val="000000"/>
        </w:rPr>
      </w:pPr>
      <w:r>
        <w:rPr>
          <w:rStyle w:val="keyword"/>
          <w:rFonts w:ascii="inter-regular" w:hAnsi="inter-regular"/>
          <w:b/>
          <w:bCs/>
          <w:color w:val="006699"/>
          <w:bdr w:val="none" w:sz="0" w:space="0" w:color="auto" w:frame="1"/>
        </w:rPr>
        <w:t>public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class</w:t>
      </w:r>
      <w:r>
        <w:rPr>
          <w:rFonts w:ascii="inter-regular" w:hAnsi="inter-regular"/>
          <w:color w:val="000000"/>
          <w:bdr w:val="none" w:sz="0" w:space="0" w:color="auto" w:frame="1"/>
        </w:rPr>
        <w:t> LabeledForExample2 {  </w:t>
      </w:r>
    </w:p>
    <w:p w14:paraId="6449744C" w14:textId="77777777" w:rsidR="00D96281" w:rsidRDefault="00D96281">
      <w:pPr>
        <w:numPr>
          <w:ilvl w:val="0"/>
          <w:numId w:val="24"/>
        </w:numPr>
        <w:spacing w:after="0" w:line="375" w:lineRule="atLeast"/>
        <w:jc w:val="both"/>
        <w:rPr>
          <w:rFonts w:ascii="inter-regular" w:hAnsi="inter-regular"/>
          <w:color w:val="000000"/>
        </w:rPr>
      </w:pPr>
      <w:r>
        <w:rPr>
          <w:rStyle w:val="keyword"/>
          <w:rFonts w:ascii="inter-regular" w:hAnsi="inter-regular"/>
          <w:b/>
          <w:bCs/>
          <w:color w:val="006699"/>
          <w:bdr w:val="none" w:sz="0" w:space="0" w:color="auto" w:frame="1"/>
        </w:rPr>
        <w:t>public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static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void</w:t>
      </w:r>
      <w:r>
        <w:rPr>
          <w:rFonts w:ascii="inter-regular" w:hAnsi="inter-regular"/>
          <w:color w:val="000000"/>
          <w:bdr w:val="none" w:sz="0" w:space="0" w:color="auto" w:frame="1"/>
        </w:rPr>
        <w:t> main(String[] args) {  </w:t>
      </w:r>
    </w:p>
    <w:p w14:paraId="70FF6172" w14:textId="77777777" w:rsidR="00D96281" w:rsidRDefault="00D96281">
      <w:pPr>
        <w:pStyle w:val="alt"/>
        <w:numPr>
          <w:ilvl w:val="0"/>
          <w:numId w:val="24"/>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aa:  </w:t>
      </w:r>
    </w:p>
    <w:p w14:paraId="104A4A74" w14:textId="77777777" w:rsidR="00D96281" w:rsidRDefault="00D96281">
      <w:pPr>
        <w:numPr>
          <w:ilvl w:val="0"/>
          <w:numId w:val="24"/>
        </w:numPr>
        <w:spacing w:after="0" w:line="375" w:lineRule="atLeast"/>
        <w:jc w:val="both"/>
        <w:rPr>
          <w:rFonts w:ascii="inter-regular" w:hAnsi="inter-regular"/>
          <w:color w:val="000000"/>
        </w:rPr>
      </w:pP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for</w:t>
      </w:r>
      <w:r>
        <w:rPr>
          <w:rFonts w:ascii="inter-regular" w:hAnsi="inter-regular"/>
          <w:color w:val="000000"/>
          <w:bdr w:val="none" w:sz="0" w:space="0" w:color="auto" w:frame="1"/>
        </w:rPr>
        <w:t>(</w:t>
      </w:r>
      <w:r>
        <w:rPr>
          <w:rStyle w:val="keyword"/>
          <w:rFonts w:ascii="inter-regular" w:hAnsi="inter-regular"/>
          <w:b/>
          <w:bCs/>
          <w:color w:val="006699"/>
          <w:bdr w:val="none" w:sz="0" w:space="0" w:color="auto" w:frame="1"/>
        </w:rPr>
        <w:t>int</w:t>
      </w:r>
      <w:r>
        <w:rPr>
          <w:rFonts w:ascii="inter-regular" w:hAnsi="inter-regular"/>
          <w:color w:val="000000"/>
          <w:bdr w:val="none" w:sz="0" w:space="0" w:color="auto" w:frame="1"/>
        </w:rPr>
        <w:t> i=</w:t>
      </w:r>
      <w:r>
        <w:rPr>
          <w:rStyle w:val="number"/>
          <w:rFonts w:ascii="inter-regular" w:hAnsi="inter-regular"/>
          <w:color w:val="C00000"/>
          <w:bdr w:val="none" w:sz="0" w:space="0" w:color="auto" w:frame="1"/>
        </w:rPr>
        <w:t>1</w:t>
      </w:r>
      <w:r>
        <w:rPr>
          <w:rFonts w:ascii="inter-regular" w:hAnsi="inter-regular"/>
          <w:color w:val="000000"/>
          <w:bdr w:val="none" w:sz="0" w:space="0" w:color="auto" w:frame="1"/>
        </w:rPr>
        <w:t>;i&lt;=</w:t>
      </w:r>
      <w:r>
        <w:rPr>
          <w:rStyle w:val="number"/>
          <w:rFonts w:ascii="inter-regular" w:hAnsi="inter-regular"/>
          <w:color w:val="C00000"/>
          <w:bdr w:val="none" w:sz="0" w:space="0" w:color="auto" w:frame="1"/>
        </w:rPr>
        <w:t>3</w:t>
      </w:r>
      <w:r>
        <w:rPr>
          <w:rFonts w:ascii="inter-regular" w:hAnsi="inter-regular"/>
          <w:color w:val="000000"/>
          <w:bdr w:val="none" w:sz="0" w:space="0" w:color="auto" w:frame="1"/>
        </w:rPr>
        <w:t>;i++){  </w:t>
      </w:r>
    </w:p>
    <w:p w14:paraId="0D16F752" w14:textId="77777777" w:rsidR="00D96281" w:rsidRDefault="00D96281">
      <w:pPr>
        <w:pStyle w:val="alt"/>
        <w:numPr>
          <w:ilvl w:val="0"/>
          <w:numId w:val="24"/>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bb:  </w:t>
      </w:r>
    </w:p>
    <w:p w14:paraId="451ABA96" w14:textId="77777777" w:rsidR="00D96281" w:rsidRDefault="00D96281">
      <w:pPr>
        <w:numPr>
          <w:ilvl w:val="0"/>
          <w:numId w:val="24"/>
        </w:numPr>
        <w:spacing w:after="0" w:line="375" w:lineRule="atLeast"/>
        <w:jc w:val="both"/>
        <w:rPr>
          <w:rFonts w:ascii="inter-regular" w:hAnsi="inter-regular"/>
          <w:color w:val="000000"/>
        </w:rPr>
      </w:pP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for</w:t>
      </w:r>
      <w:r>
        <w:rPr>
          <w:rFonts w:ascii="inter-regular" w:hAnsi="inter-regular"/>
          <w:color w:val="000000"/>
          <w:bdr w:val="none" w:sz="0" w:space="0" w:color="auto" w:frame="1"/>
        </w:rPr>
        <w:t>(</w:t>
      </w:r>
      <w:r>
        <w:rPr>
          <w:rStyle w:val="keyword"/>
          <w:rFonts w:ascii="inter-regular" w:hAnsi="inter-regular"/>
          <w:b/>
          <w:bCs/>
          <w:color w:val="006699"/>
          <w:bdr w:val="none" w:sz="0" w:space="0" w:color="auto" w:frame="1"/>
        </w:rPr>
        <w:t>int</w:t>
      </w:r>
      <w:r>
        <w:rPr>
          <w:rFonts w:ascii="inter-regular" w:hAnsi="inter-regular"/>
          <w:color w:val="000000"/>
          <w:bdr w:val="none" w:sz="0" w:space="0" w:color="auto" w:frame="1"/>
        </w:rPr>
        <w:t> j=</w:t>
      </w:r>
      <w:r>
        <w:rPr>
          <w:rStyle w:val="number"/>
          <w:rFonts w:ascii="inter-regular" w:hAnsi="inter-regular"/>
          <w:color w:val="C00000"/>
          <w:bdr w:val="none" w:sz="0" w:space="0" w:color="auto" w:frame="1"/>
        </w:rPr>
        <w:t>1</w:t>
      </w:r>
      <w:r>
        <w:rPr>
          <w:rFonts w:ascii="inter-regular" w:hAnsi="inter-regular"/>
          <w:color w:val="000000"/>
          <w:bdr w:val="none" w:sz="0" w:space="0" w:color="auto" w:frame="1"/>
        </w:rPr>
        <w:t>;j&lt;=</w:t>
      </w:r>
      <w:r>
        <w:rPr>
          <w:rStyle w:val="number"/>
          <w:rFonts w:ascii="inter-regular" w:hAnsi="inter-regular"/>
          <w:color w:val="C00000"/>
          <w:bdr w:val="none" w:sz="0" w:space="0" w:color="auto" w:frame="1"/>
        </w:rPr>
        <w:t>3</w:t>
      </w:r>
      <w:r>
        <w:rPr>
          <w:rFonts w:ascii="inter-regular" w:hAnsi="inter-regular"/>
          <w:color w:val="000000"/>
          <w:bdr w:val="none" w:sz="0" w:space="0" w:color="auto" w:frame="1"/>
        </w:rPr>
        <w:t>;j++){  </w:t>
      </w:r>
    </w:p>
    <w:p w14:paraId="2D74F65E" w14:textId="77777777" w:rsidR="00D96281" w:rsidRDefault="00D96281">
      <w:pPr>
        <w:pStyle w:val="alt"/>
        <w:numPr>
          <w:ilvl w:val="0"/>
          <w:numId w:val="24"/>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if</w:t>
      </w:r>
      <w:r>
        <w:rPr>
          <w:rFonts w:ascii="inter-regular" w:hAnsi="inter-regular"/>
          <w:color w:val="000000"/>
          <w:bdr w:val="none" w:sz="0" w:space="0" w:color="auto" w:frame="1"/>
        </w:rPr>
        <w:t>(i==</w:t>
      </w:r>
      <w:r>
        <w:rPr>
          <w:rStyle w:val="number"/>
          <w:rFonts w:ascii="inter-regular" w:hAnsi="inter-regular"/>
          <w:color w:val="C00000"/>
          <w:bdr w:val="none" w:sz="0" w:space="0" w:color="auto" w:frame="1"/>
        </w:rPr>
        <w:t>2</w:t>
      </w:r>
      <w:r>
        <w:rPr>
          <w:rFonts w:ascii="inter-regular" w:hAnsi="inter-regular"/>
          <w:color w:val="000000"/>
          <w:bdr w:val="none" w:sz="0" w:space="0" w:color="auto" w:frame="1"/>
        </w:rPr>
        <w:t>&amp;&amp;j==</w:t>
      </w:r>
      <w:r>
        <w:rPr>
          <w:rStyle w:val="number"/>
          <w:rFonts w:ascii="inter-regular" w:hAnsi="inter-regular"/>
          <w:color w:val="C00000"/>
          <w:bdr w:val="none" w:sz="0" w:space="0" w:color="auto" w:frame="1"/>
        </w:rPr>
        <w:t>2</w:t>
      </w:r>
      <w:r>
        <w:rPr>
          <w:rFonts w:ascii="inter-regular" w:hAnsi="inter-regular"/>
          <w:color w:val="000000"/>
          <w:bdr w:val="none" w:sz="0" w:space="0" w:color="auto" w:frame="1"/>
        </w:rPr>
        <w:t>){  </w:t>
      </w:r>
    </w:p>
    <w:p w14:paraId="7B1C40DF" w14:textId="77777777" w:rsidR="00D96281" w:rsidRDefault="00D96281">
      <w:pPr>
        <w:numPr>
          <w:ilvl w:val="0"/>
          <w:numId w:val="24"/>
        </w:numPr>
        <w:spacing w:after="0" w:line="375" w:lineRule="atLeast"/>
        <w:jc w:val="both"/>
        <w:rPr>
          <w:rFonts w:ascii="inter-regular" w:hAnsi="inter-regular"/>
          <w:color w:val="000000"/>
        </w:rPr>
      </w:pP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break</w:t>
      </w:r>
      <w:r>
        <w:rPr>
          <w:rFonts w:ascii="inter-regular" w:hAnsi="inter-regular"/>
          <w:color w:val="000000"/>
          <w:bdr w:val="none" w:sz="0" w:space="0" w:color="auto" w:frame="1"/>
        </w:rPr>
        <w:t> bb;  </w:t>
      </w:r>
    </w:p>
    <w:p w14:paraId="05F1AB38" w14:textId="77777777" w:rsidR="00D96281" w:rsidRDefault="00D96281">
      <w:pPr>
        <w:pStyle w:val="alt"/>
        <w:numPr>
          <w:ilvl w:val="0"/>
          <w:numId w:val="24"/>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  </w:t>
      </w:r>
    </w:p>
    <w:p w14:paraId="23422EBB" w14:textId="77777777" w:rsidR="00D96281" w:rsidRDefault="00D96281">
      <w:pPr>
        <w:numPr>
          <w:ilvl w:val="0"/>
          <w:numId w:val="24"/>
        </w:numPr>
        <w:spacing w:after="0" w:line="375" w:lineRule="atLeast"/>
        <w:jc w:val="both"/>
        <w:rPr>
          <w:rFonts w:ascii="inter-regular" w:hAnsi="inter-regular"/>
          <w:color w:val="000000"/>
        </w:rPr>
      </w:pPr>
      <w:r>
        <w:rPr>
          <w:rFonts w:ascii="inter-regular" w:hAnsi="inter-regular"/>
          <w:color w:val="000000"/>
          <w:bdr w:val="none" w:sz="0" w:space="0" w:color="auto" w:frame="1"/>
        </w:rPr>
        <w:t>                    System.out.println(i+</w:t>
      </w:r>
      <w:r>
        <w:rPr>
          <w:rStyle w:val="string"/>
          <w:rFonts w:ascii="inter-regular" w:hAnsi="inter-regular"/>
          <w:color w:val="0000FF"/>
          <w:bdr w:val="none" w:sz="0" w:space="0" w:color="auto" w:frame="1"/>
        </w:rPr>
        <w:t>" "</w:t>
      </w:r>
      <w:r>
        <w:rPr>
          <w:rFonts w:ascii="inter-regular" w:hAnsi="inter-regular"/>
          <w:color w:val="000000"/>
          <w:bdr w:val="none" w:sz="0" w:space="0" w:color="auto" w:frame="1"/>
        </w:rPr>
        <w:t>+j);  </w:t>
      </w:r>
    </w:p>
    <w:p w14:paraId="3D0775EE" w14:textId="77777777" w:rsidR="00D96281" w:rsidRDefault="00D96281">
      <w:pPr>
        <w:pStyle w:val="alt"/>
        <w:numPr>
          <w:ilvl w:val="0"/>
          <w:numId w:val="24"/>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  </w:t>
      </w:r>
    </w:p>
    <w:p w14:paraId="6243F590" w14:textId="77777777" w:rsidR="00D96281" w:rsidRDefault="00D96281">
      <w:pPr>
        <w:numPr>
          <w:ilvl w:val="0"/>
          <w:numId w:val="24"/>
        </w:numPr>
        <w:spacing w:after="0" w:line="375" w:lineRule="atLeast"/>
        <w:jc w:val="both"/>
        <w:rPr>
          <w:rFonts w:ascii="inter-regular" w:hAnsi="inter-regular"/>
          <w:color w:val="000000"/>
        </w:rPr>
      </w:pPr>
      <w:r>
        <w:rPr>
          <w:rFonts w:ascii="inter-regular" w:hAnsi="inter-regular"/>
          <w:color w:val="000000"/>
          <w:bdr w:val="none" w:sz="0" w:space="0" w:color="auto" w:frame="1"/>
        </w:rPr>
        <w:t>        }  </w:t>
      </w:r>
    </w:p>
    <w:p w14:paraId="643087CD" w14:textId="77777777" w:rsidR="00D96281" w:rsidRDefault="00D96281">
      <w:pPr>
        <w:pStyle w:val="alt"/>
        <w:numPr>
          <w:ilvl w:val="0"/>
          <w:numId w:val="24"/>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w:t>
      </w:r>
    </w:p>
    <w:p w14:paraId="34D6B24B" w14:textId="77777777" w:rsidR="00D96281" w:rsidRDefault="00D96281">
      <w:pPr>
        <w:numPr>
          <w:ilvl w:val="0"/>
          <w:numId w:val="24"/>
        </w:numPr>
        <w:spacing w:after="0" w:line="375" w:lineRule="atLeast"/>
        <w:jc w:val="both"/>
        <w:rPr>
          <w:rFonts w:ascii="inter-regular" w:hAnsi="inter-regular"/>
          <w:color w:val="000000"/>
        </w:rPr>
      </w:pPr>
      <w:r>
        <w:rPr>
          <w:rFonts w:ascii="inter-regular" w:hAnsi="inter-regular"/>
          <w:color w:val="000000"/>
          <w:bdr w:val="none" w:sz="0" w:space="0" w:color="auto" w:frame="1"/>
        </w:rPr>
        <w:t>}  </w:t>
      </w:r>
    </w:p>
    <w:p w14:paraId="2B82B386" w14:textId="77777777" w:rsidR="00EA08C6" w:rsidRPr="00EA08C6" w:rsidRDefault="00EA08C6" w:rsidP="00EA08C6">
      <w:pPr>
        <w:rPr>
          <w:sz w:val="32"/>
          <w:szCs w:val="32"/>
        </w:rPr>
      </w:pPr>
    </w:p>
    <w:p w14:paraId="502DF212" w14:textId="77777777" w:rsidR="00F16232" w:rsidRDefault="00444AFA" w:rsidP="0027496C">
      <w:pPr>
        <w:rPr>
          <w:b/>
          <w:bCs/>
          <w:sz w:val="32"/>
          <w:szCs w:val="32"/>
        </w:rPr>
      </w:pPr>
      <w:r>
        <w:rPr>
          <w:b/>
          <w:bCs/>
          <w:sz w:val="32"/>
          <w:szCs w:val="32"/>
        </w:rPr>
        <w:t>Java While Loop</w:t>
      </w:r>
    </w:p>
    <w:p w14:paraId="0DAC86F1" w14:textId="77777777" w:rsidR="00444AFA" w:rsidRDefault="00444AFA" w:rsidP="0027496C">
      <w:pPr>
        <w:rPr>
          <w:b/>
          <w:bCs/>
          <w:sz w:val="32"/>
          <w:szCs w:val="32"/>
        </w:rPr>
      </w:pPr>
    </w:p>
    <w:p w14:paraId="2EC17C55" w14:textId="77777777" w:rsidR="00444AFA" w:rsidRDefault="00444AFA" w:rsidP="00444AFA">
      <w:pPr>
        <w:pStyle w:val="NormalWeb"/>
        <w:shd w:val="clear" w:color="auto" w:fill="FFFFFF"/>
        <w:jc w:val="both"/>
        <w:rPr>
          <w:rFonts w:ascii="inter-regular" w:hAnsi="inter-regular"/>
          <w:color w:val="333333"/>
        </w:rPr>
      </w:pPr>
      <w:r>
        <w:rPr>
          <w:rFonts w:ascii="inter-regular" w:hAnsi="inter-regular"/>
          <w:color w:val="333333"/>
        </w:rPr>
        <w:t>The </w:t>
      </w:r>
      <w:hyperlink r:id="rId25" w:history="1">
        <w:r>
          <w:rPr>
            <w:rStyle w:val="Hyperlink"/>
            <w:rFonts w:ascii="inter-regular" w:hAnsi="inter-regular"/>
            <w:color w:val="008000"/>
          </w:rPr>
          <w:t>Java</w:t>
        </w:r>
      </w:hyperlink>
      <w:r>
        <w:rPr>
          <w:rFonts w:ascii="inter-regular" w:hAnsi="inter-regular"/>
          <w:color w:val="333333"/>
        </w:rPr>
        <w:t> </w:t>
      </w:r>
      <w:r>
        <w:rPr>
          <w:rStyle w:val="Emphasis"/>
          <w:rFonts w:ascii="inter-regular" w:hAnsi="inter-regular"/>
          <w:color w:val="333333"/>
        </w:rPr>
        <w:t>while loop</w:t>
      </w:r>
      <w:r>
        <w:rPr>
          <w:rFonts w:ascii="inter-regular" w:hAnsi="inter-regular"/>
          <w:color w:val="333333"/>
        </w:rPr>
        <w:t> is used to iterate a part of the </w:t>
      </w:r>
      <w:hyperlink r:id="rId26" w:history="1">
        <w:r>
          <w:rPr>
            <w:rStyle w:val="Hyperlink"/>
            <w:rFonts w:ascii="inter-regular" w:hAnsi="inter-regular"/>
            <w:color w:val="008000"/>
          </w:rPr>
          <w:t>program</w:t>
        </w:r>
      </w:hyperlink>
      <w:r>
        <w:rPr>
          <w:rFonts w:ascii="inter-regular" w:hAnsi="inter-regular"/>
          <w:color w:val="333333"/>
        </w:rPr>
        <w:t> repeatedly until the specified Boolean condition is true. As soon as the Boolean condition becomes false, the loop automatically stops.</w:t>
      </w:r>
    </w:p>
    <w:p w14:paraId="4FCB85DF" w14:textId="77777777" w:rsidR="00444AFA" w:rsidRDefault="00444AFA" w:rsidP="00444AFA">
      <w:pPr>
        <w:pStyle w:val="NormalWeb"/>
        <w:shd w:val="clear" w:color="auto" w:fill="FFFFFF"/>
        <w:jc w:val="both"/>
        <w:rPr>
          <w:rFonts w:ascii="inter-regular" w:hAnsi="inter-regular"/>
          <w:color w:val="333333"/>
        </w:rPr>
      </w:pPr>
      <w:r>
        <w:rPr>
          <w:rFonts w:ascii="inter-regular" w:hAnsi="inter-regular"/>
          <w:color w:val="333333"/>
        </w:rPr>
        <w:t>The while loop is considered as a repeating if statement. If the number of iteration is not fixed, it is recommended to use the while </w:t>
      </w:r>
      <w:hyperlink r:id="rId27" w:history="1">
        <w:r>
          <w:rPr>
            <w:rStyle w:val="Hyperlink"/>
            <w:rFonts w:ascii="inter-regular" w:hAnsi="inter-regular"/>
            <w:color w:val="008000"/>
          </w:rPr>
          <w:t>loop</w:t>
        </w:r>
      </w:hyperlink>
      <w:r>
        <w:rPr>
          <w:rFonts w:ascii="inter-regular" w:hAnsi="inter-regular"/>
          <w:color w:val="333333"/>
        </w:rPr>
        <w:t>.</w:t>
      </w:r>
    </w:p>
    <w:p w14:paraId="4DDB904E" w14:textId="77777777" w:rsidR="00444AFA" w:rsidRDefault="00444AFA" w:rsidP="00444AFA">
      <w:pPr>
        <w:pStyle w:val="NormalWeb"/>
        <w:shd w:val="clear" w:color="auto" w:fill="FFFFFF"/>
        <w:jc w:val="both"/>
        <w:rPr>
          <w:rFonts w:ascii="inter-regular" w:hAnsi="inter-regular"/>
          <w:color w:val="333333"/>
        </w:rPr>
      </w:pPr>
      <w:r>
        <w:rPr>
          <w:rStyle w:val="Strong"/>
          <w:rFonts w:ascii="Segoe UI" w:hAnsi="Segoe UI" w:cs="Segoe UI"/>
          <w:color w:val="333333"/>
        </w:rPr>
        <w:lastRenderedPageBreak/>
        <w:t>Syntax:</w:t>
      </w:r>
    </w:p>
    <w:p w14:paraId="7B3BE76F" w14:textId="77777777" w:rsidR="00444AFA" w:rsidRDefault="00444AFA">
      <w:pPr>
        <w:pStyle w:val="alt"/>
        <w:numPr>
          <w:ilvl w:val="0"/>
          <w:numId w:val="44"/>
        </w:numPr>
        <w:spacing w:before="0" w:beforeAutospacing="0" w:after="0" w:afterAutospacing="0" w:line="375" w:lineRule="atLeast"/>
        <w:jc w:val="both"/>
        <w:rPr>
          <w:rFonts w:ascii="inter-regular" w:hAnsi="inter-regular"/>
          <w:color w:val="000000"/>
        </w:rPr>
      </w:pPr>
      <w:r>
        <w:rPr>
          <w:rStyle w:val="keyword"/>
          <w:rFonts w:ascii="inter-regular" w:hAnsi="inter-regular"/>
          <w:b/>
          <w:bCs/>
          <w:color w:val="006699"/>
          <w:bdr w:val="none" w:sz="0" w:space="0" w:color="auto" w:frame="1"/>
        </w:rPr>
        <w:t>while</w:t>
      </w:r>
      <w:r>
        <w:rPr>
          <w:rFonts w:ascii="inter-regular" w:hAnsi="inter-regular"/>
          <w:color w:val="000000"/>
          <w:bdr w:val="none" w:sz="0" w:space="0" w:color="auto" w:frame="1"/>
        </w:rPr>
        <w:t> (condition){    </w:t>
      </w:r>
    </w:p>
    <w:p w14:paraId="442A8B21" w14:textId="77777777" w:rsidR="00444AFA" w:rsidRDefault="00444AFA">
      <w:pPr>
        <w:numPr>
          <w:ilvl w:val="0"/>
          <w:numId w:val="44"/>
        </w:numPr>
        <w:spacing w:after="0" w:line="375" w:lineRule="atLeast"/>
        <w:jc w:val="both"/>
        <w:rPr>
          <w:rFonts w:ascii="inter-regular" w:hAnsi="inter-regular"/>
          <w:color w:val="000000"/>
        </w:rPr>
      </w:pPr>
      <w:r>
        <w:rPr>
          <w:rStyle w:val="comment"/>
          <w:rFonts w:ascii="inter-regular" w:hAnsi="inter-regular"/>
          <w:color w:val="008200"/>
          <w:bdr w:val="none" w:sz="0" w:space="0" w:color="auto" w:frame="1"/>
        </w:rPr>
        <w:t>//code to be executed </w:t>
      </w:r>
      <w:r>
        <w:rPr>
          <w:rFonts w:ascii="inter-regular" w:hAnsi="inter-regular"/>
          <w:color w:val="000000"/>
          <w:bdr w:val="none" w:sz="0" w:space="0" w:color="auto" w:frame="1"/>
        </w:rPr>
        <w:t>  </w:t>
      </w:r>
    </w:p>
    <w:p w14:paraId="2F2849EE" w14:textId="77777777" w:rsidR="00444AFA" w:rsidRDefault="00444AFA">
      <w:pPr>
        <w:pStyle w:val="alt"/>
        <w:numPr>
          <w:ilvl w:val="0"/>
          <w:numId w:val="44"/>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I ncrement / decrement statement  </w:t>
      </w:r>
    </w:p>
    <w:p w14:paraId="37A8FA3D" w14:textId="77777777" w:rsidR="00444AFA" w:rsidRDefault="00444AFA">
      <w:pPr>
        <w:numPr>
          <w:ilvl w:val="0"/>
          <w:numId w:val="44"/>
        </w:numPr>
        <w:spacing w:after="0" w:line="375" w:lineRule="atLeast"/>
        <w:jc w:val="both"/>
        <w:rPr>
          <w:rFonts w:ascii="inter-regular" w:hAnsi="inter-regular"/>
          <w:color w:val="000000"/>
        </w:rPr>
      </w:pPr>
      <w:r>
        <w:rPr>
          <w:rFonts w:ascii="inter-regular" w:hAnsi="inter-regular"/>
          <w:color w:val="000000"/>
          <w:bdr w:val="none" w:sz="0" w:space="0" w:color="auto" w:frame="1"/>
        </w:rPr>
        <w:t>}    </w:t>
      </w:r>
    </w:p>
    <w:p w14:paraId="6894DAA3" w14:textId="77777777" w:rsidR="00444AFA" w:rsidRDefault="00444AFA" w:rsidP="00444AFA">
      <w:pPr>
        <w:pStyle w:val="NormalWeb"/>
        <w:shd w:val="clear" w:color="auto" w:fill="FFFFFF"/>
        <w:jc w:val="both"/>
        <w:rPr>
          <w:rFonts w:ascii="inter-regular" w:hAnsi="inter-regular"/>
          <w:color w:val="333333"/>
        </w:rPr>
      </w:pPr>
      <w:r>
        <w:rPr>
          <w:rStyle w:val="Strong"/>
          <w:rFonts w:ascii="Segoe UI" w:hAnsi="Segoe UI" w:cs="Segoe UI"/>
          <w:color w:val="333333"/>
        </w:rPr>
        <w:t>The different parts of do-while loop:</w:t>
      </w:r>
    </w:p>
    <w:p w14:paraId="31948F4F" w14:textId="77777777" w:rsidR="00444AFA" w:rsidRDefault="00444AFA" w:rsidP="00444AFA">
      <w:pPr>
        <w:pStyle w:val="NormalWeb"/>
        <w:shd w:val="clear" w:color="auto" w:fill="FFFFFF"/>
        <w:jc w:val="both"/>
        <w:rPr>
          <w:rFonts w:ascii="inter-regular" w:hAnsi="inter-regular"/>
          <w:color w:val="333333"/>
        </w:rPr>
      </w:pPr>
      <w:r>
        <w:rPr>
          <w:rFonts w:ascii="inter-regular" w:hAnsi="inter-regular"/>
          <w:color w:val="333333"/>
        </w:rPr>
        <w:t>1. Condition: It is an expression which is tested. If the condition is true, the loop body is executed and control goes to update expression. When the condition becomes false, we exit the while loop.</w:t>
      </w:r>
    </w:p>
    <w:p w14:paraId="2B4A9959" w14:textId="77777777" w:rsidR="00444AFA" w:rsidRDefault="00444AFA" w:rsidP="00444AFA">
      <w:pPr>
        <w:pStyle w:val="NormalWeb"/>
        <w:shd w:val="clear" w:color="auto" w:fill="FFFFFF"/>
        <w:jc w:val="both"/>
        <w:rPr>
          <w:rFonts w:ascii="inter-regular" w:hAnsi="inter-regular"/>
          <w:color w:val="333333"/>
        </w:rPr>
      </w:pPr>
      <w:r>
        <w:rPr>
          <w:rStyle w:val="Strong"/>
          <w:rFonts w:ascii="Segoe UI" w:hAnsi="Segoe UI" w:cs="Segoe UI"/>
          <w:color w:val="333333"/>
        </w:rPr>
        <w:t>Example</w:t>
      </w:r>
      <w:r>
        <w:rPr>
          <w:rFonts w:ascii="inter-regular" w:hAnsi="inter-regular"/>
          <w:color w:val="333333"/>
        </w:rPr>
        <w:t>:</w:t>
      </w:r>
    </w:p>
    <w:p w14:paraId="67E9C864" w14:textId="77777777" w:rsidR="00444AFA" w:rsidRDefault="00444AFA" w:rsidP="00444AFA">
      <w:pPr>
        <w:pStyle w:val="NormalWeb"/>
        <w:shd w:val="clear" w:color="auto" w:fill="FFFFFF"/>
        <w:jc w:val="both"/>
        <w:rPr>
          <w:rFonts w:ascii="inter-regular" w:hAnsi="inter-regular"/>
          <w:color w:val="333333"/>
        </w:rPr>
      </w:pPr>
      <w:r>
        <w:rPr>
          <w:rFonts w:ascii="inter-regular" w:hAnsi="inter-regular"/>
          <w:color w:val="333333"/>
        </w:rPr>
        <w:t>i &lt;=100</w:t>
      </w:r>
    </w:p>
    <w:p w14:paraId="0EB99519" w14:textId="77777777" w:rsidR="00444AFA" w:rsidRDefault="00444AFA" w:rsidP="00444AFA">
      <w:pPr>
        <w:pStyle w:val="NormalWeb"/>
        <w:shd w:val="clear" w:color="auto" w:fill="FFFFFF"/>
        <w:jc w:val="both"/>
        <w:rPr>
          <w:rFonts w:ascii="inter-regular" w:hAnsi="inter-regular"/>
          <w:color w:val="333333"/>
        </w:rPr>
      </w:pPr>
      <w:r>
        <w:rPr>
          <w:rFonts w:ascii="inter-regular" w:hAnsi="inter-regular"/>
          <w:color w:val="333333"/>
        </w:rPr>
        <w:t>2. Update expression: Every time the loop body is executed, this expression increments or decrements loop variable.</w:t>
      </w:r>
    </w:p>
    <w:p w14:paraId="0099A1B9" w14:textId="77777777" w:rsidR="00444AFA" w:rsidRDefault="00444AFA" w:rsidP="00444AFA">
      <w:pPr>
        <w:pStyle w:val="NormalWeb"/>
        <w:shd w:val="clear" w:color="auto" w:fill="FFFFFF"/>
        <w:jc w:val="both"/>
        <w:rPr>
          <w:rFonts w:ascii="inter-regular" w:hAnsi="inter-regular"/>
          <w:color w:val="333333"/>
        </w:rPr>
      </w:pPr>
      <w:r>
        <w:rPr>
          <w:rStyle w:val="Strong"/>
          <w:rFonts w:ascii="Segoe UI" w:hAnsi="Segoe UI" w:cs="Segoe UI"/>
          <w:color w:val="333333"/>
        </w:rPr>
        <w:t>Example:</w:t>
      </w:r>
    </w:p>
    <w:p w14:paraId="20DDEE2E" w14:textId="77777777" w:rsidR="00444AFA" w:rsidRDefault="00444AFA" w:rsidP="00444AFA">
      <w:pPr>
        <w:pStyle w:val="NormalWeb"/>
        <w:shd w:val="clear" w:color="auto" w:fill="FFFFFF"/>
        <w:jc w:val="both"/>
        <w:rPr>
          <w:rFonts w:ascii="inter-regular" w:hAnsi="inter-regular"/>
          <w:color w:val="333333"/>
        </w:rPr>
      </w:pPr>
      <w:r>
        <w:rPr>
          <w:rStyle w:val="Strong"/>
          <w:rFonts w:ascii="Segoe UI" w:hAnsi="Segoe UI" w:cs="Segoe UI"/>
          <w:color w:val="333333"/>
        </w:rPr>
        <w:t>i++;</w:t>
      </w:r>
    </w:p>
    <w:p w14:paraId="7D07287C" w14:textId="77777777" w:rsidR="00444AFA" w:rsidRDefault="00444AFA" w:rsidP="00444AFA">
      <w:pPr>
        <w:pStyle w:val="NormalWeb"/>
        <w:shd w:val="clear" w:color="auto" w:fill="FFFFFF"/>
        <w:jc w:val="both"/>
        <w:rPr>
          <w:rFonts w:ascii="inter-regular" w:hAnsi="inter-regular"/>
          <w:color w:val="333333"/>
        </w:rPr>
      </w:pPr>
      <w:r>
        <w:rPr>
          <w:rStyle w:val="Strong"/>
          <w:rFonts w:ascii="Segoe UI" w:hAnsi="Segoe UI" w:cs="Segoe UI"/>
          <w:color w:val="333333"/>
        </w:rPr>
        <w:t>Flowchart of Java While Loop</w:t>
      </w:r>
    </w:p>
    <w:p w14:paraId="16A91738" w14:textId="77777777" w:rsidR="00444AFA" w:rsidRDefault="00444AFA" w:rsidP="00444AFA">
      <w:pPr>
        <w:pStyle w:val="NormalWeb"/>
        <w:shd w:val="clear" w:color="auto" w:fill="FFFFFF"/>
        <w:jc w:val="both"/>
        <w:rPr>
          <w:rFonts w:ascii="inter-regular" w:hAnsi="inter-regular"/>
          <w:color w:val="333333"/>
        </w:rPr>
      </w:pPr>
      <w:r>
        <w:rPr>
          <w:rFonts w:ascii="inter-regular" w:hAnsi="inter-regular"/>
          <w:color w:val="333333"/>
        </w:rPr>
        <w:t>Here, the important thing about while loop is that, sometimes it may not even execute. If the condition to be tested results into false, the loop body is skipped and first statement after the while loop will be executed.</w:t>
      </w:r>
    </w:p>
    <w:p w14:paraId="6FEC8C71" w14:textId="77777777" w:rsidR="00444AFA" w:rsidRDefault="00444AFA" w:rsidP="00444AFA">
      <w:pPr>
        <w:rPr>
          <w:rFonts w:ascii="Times New Roman" w:hAnsi="Times New Roman"/>
        </w:rPr>
      </w:pPr>
      <w:r>
        <w:rPr>
          <w:noProof/>
        </w:rPr>
        <w:lastRenderedPageBreak/>
        <w:drawing>
          <wp:inline distT="0" distB="0" distL="0" distR="0" wp14:anchorId="7E008757" wp14:editId="75550FC9">
            <wp:extent cx="4201795" cy="4288155"/>
            <wp:effectExtent l="0" t="0" r="0" b="0"/>
            <wp:docPr id="1552609387" name="Picture 3" descr="flowchart of java while lo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flowchart of java while loop"/>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201795" cy="4288155"/>
                    </a:xfrm>
                    <a:prstGeom prst="rect">
                      <a:avLst/>
                    </a:prstGeom>
                    <a:noFill/>
                    <a:ln>
                      <a:noFill/>
                    </a:ln>
                  </pic:spPr>
                </pic:pic>
              </a:graphicData>
            </a:graphic>
          </wp:inline>
        </w:drawing>
      </w:r>
    </w:p>
    <w:p w14:paraId="60D4C7BB" w14:textId="77777777" w:rsidR="00444AFA" w:rsidRDefault="00444AFA" w:rsidP="00444AFA">
      <w:pPr>
        <w:pStyle w:val="NormalWeb"/>
        <w:shd w:val="clear" w:color="auto" w:fill="FFFFFF"/>
        <w:jc w:val="both"/>
        <w:rPr>
          <w:rFonts w:ascii="inter-regular" w:hAnsi="inter-regular"/>
          <w:color w:val="333333"/>
        </w:rPr>
      </w:pPr>
      <w:r>
        <w:rPr>
          <w:rStyle w:val="Strong"/>
          <w:rFonts w:ascii="Segoe UI" w:hAnsi="Segoe UI" w:cs="Segoe UI"/>
          <w:color w:val="333333"/>
        </w:rPr>
        <w:t>Example:</w:t>
      </w:r>
    </w:p>
    <w:p w14:paraId="5DFF345D" w14:textId="77777777" w:rsidR="00444AFA" w:rsidRDefault="00444AFA" w:rsidP="00444AFA">
      <w:pPr>
        <w:pStyle w:val="NormalWeb"/>
        <w:shd w:val="clear" w:color="auto" w:fill="FFFFFF"/>
        <w:jc w:val="both"/>
        <w:rPr>
          <w:rFonts w:ascii="inter-regular" w:hAnsi="inter-regular"/>
          <w:color w:val="333333"/>
        </w:rPr>
      </w:pPr>
      <w:r>
        <w:rPr>
          <w:rFonts w:ascii="inter-regular" w:hAnsi="inter-regular"/>
          <w:color w:val="333333"/>
        </w:rPr>
        <w:t>In the below example, we print integer values from 1 to 10. Unlike the for loop, we separately need to initialize and increment the variable used in the condition (here, i). Otherwise, the loop will execute infinitely.</w:t>
      </w:r>
    </w:p>
    <w:p w14:paraId="2288AF0D" w14:textId="77777777" w:rsidR="00444AFA" w:rsidRDefault="00444AFA" w:rsidP="00444AFA">
      <w:pPr>
        <w:pStyle w:val="NormalWeb"/>
        <w:shd w:val="clear" w:color="auto" w:fill="FFFFFF"/>
        <w:jc w:val="both"/>
        <w:rPr>
          <w:rFonts w:ascii="inter-regular" w:hAnsi="inter-regular"/>
          <w:color w:val="333333"/>
        </w:rPr>
      </w:pPr>
      <w:r>
        <w:rPr>
          <w:rStyle w:val="Strong"/>
          <w:rFonts w:ascii="Segoe UI" w:hAnsi="Segoe UI" w:cs="Segoe UI"/>
          <w:color w:val="333333"/>
        </w:rPr>
        <w:t>WhileExample.java</w:t>
      </w:r>
    </w:p>
    <w:p w14:paraId="70B04256" w14:textId="77777777" w:rsidR="00444AFA" w:rsidRDefault="00444AFA">
      <w:pPr>
        <w:pStyle w:val="alt"/>
        <w:numPr>
          <w:ilvl w:val="0"/>
          <w:numId w:val="45"/>
        </w:numPr>
        <w:spacing w:before="0" w:beforeAutospacing="0" w:after="0" w:afterAutospacing="0" w:line="375" w:lineRule="atLeast"/>
        <w:jc w:val="both"/>
        <w:rPr>
          <w:rFonts w:ascii="inter-regular" w:hAnsi="inter-regular"/>
          <w:color w:val="000000"/>
        </w:rPr>
      </w:pPr>
      <w:r>
        <w:rPr>
          <w:rStyle w:val="keyword"/>
          <w:rFonts w:ascii="inter-regular" w:hAnsi="inter-regular"/>
          <w:b/>
          <w:bCs/>
          <w:color w:val="006699"/>
          <w:bdr w:val="none" w:sz="0" w:space="0" w:color="auto" w:frame="1"/>
        </w:rPr>
        <w:t>public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class</w:t>
      </w:r>
      <w:r>
        <w:rPr>
          <w:rFonts w:ascii="inter-regular" w:hAnsi="inter-regular"/>
          <w:color w:val="000000"/>
          <w:bdr w:val="none" w:sz="0" w:space="0" w:color="auto" w:frame="1"/>
        </w:rPr>
        <w:t> WhileExample {  </w:t>
      </w:r>
    </w:p>
    <w:p w14:paraId="34EDDB6C" w14:textId="77777777" w:rsidR="00444AFA" w:rsidRDefault="00444AFA">
      <w:pPr>
        <w:numPr>
          <w:ilvl w:val="0"/>
          <w:numId w:val="45"/>
        </w:numPr>
        <w:spacing w:after="0" w:line="375" w:lineRule="atLeast"/>
        <w:jc w:val="both"/>
        <w:rPr>
          <w:rFonts w:ascii="inter-regular" w:hAnsi="inter-regular"/>
          <w:color w:val="000000"/>
        </w:rPr>
      </w:pPr>
      <w:r>
        <w:rPr>
          <w:rStyle w:val="keyword"/>
          <w:rFonts w:ascii="inter-regular" w:hAnsi="inter-regular"/>
          <w:b/>
          <w:bCs/>
          <w:color w:val="006699"/>
          <w:bdr w:val="none" w:sz="0" w:space="0" w:color="auto" w:frame="1"/>
        </w:rPr>
        <w:t>public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static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void</w:t>
      </w:r>
      <w:r>
        <w:rPr>
          <w:rFonts w:ascii="inter-regular" w:hAnsi="inter-regular"/>
          <w:color w:val="000000"/>
          <w:bdr w:val="none" w:sz="0" w:space="0" w:color="auto" w:frame="1"/>
        </w:rPr>
        <w:t> main(String[] args) {  </w:t>
      </w:r>
    </w:p>
    <w:p w14:paraId="24079394" w14:textId="77777777" w:rsidR="00444AFA" w:rsidRDefault="00444AFA">
      <w:pPr>
        <w:pStyle w:val="alt"/>
        <w:numPr>
          <w:ilvl w:val="0"/>
          <w:numId w:val="45"/>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int</w:t>
      </w:r>
      <w:r>
        <w:rPr>
          <w:rFonts w:ascii="inter-regular" w:hAnsi="inter-regular"/>
          <w:color w:val="000000"/>
          <w:bdr w:val="none" w:sz="0" w:space="0" w:color="auto" w:frame="1"/>
        </w:rPr>
        <w:t> i=</w:t>
      </w:r>
      <w:r>
        <w:rPr>
          <w:rStyle w:val="number"/>
          <w:rFonts w:ascii="inter-regular" w:hAnsi="inter-regular"/>
          <w:color w:val="C00000"/>
          <w:bdr w:val="none" w:sz="0" w:space="0" w:color="auto" w:frame="1"/>
        </w:rPr>
        <w:t>1</w:t>
      </w:r>
      <w:r>
        <w:rPr>
          <w:rFonts w:ascii="inter-regular" w:hAnsi="inter-regular"/>
          <w:color w:val="000000"/>
          <w:bdr w:val="none" w:sz="0" w:space="0" w:color="auto" w:frame="1"/>
        </w:rPr>
        <w:t>;  </w:t>
      </w:r>
    </w:p>
    <w:p w14:paraId="51B56A55" w14:textId="77777777" w:rsidR="00444AFA" w:rsidRDefault="00444AFA">
      <w:pPr>
        <w:numPr>
          <w:ilvl w:val="0"/>
          <w:numId w:val="45"/>
        </w:numPr>
        <w:spacing w:after="0" w:line="375" w:lineRule="atLeast"/>
        <w:jc w:val="both"/>
        <w:rPr>
          <w:rFonts w:ascii="inter-regular" w:hAnsi="inter-regular"/>
          <w:color w:val="000000"/>
        </w:rPr>
      </w:pP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while</w:t>
      </w:r>
      <w:r>
        <w:rPr>
          <w:rFonts w:ascii="inter-regular" w:hAnsi="inter-regular"/>
          <w:color w:val="000000"/>
          <w:bdr w:val="none" w:sz="0" w:space="0" w:color="auto" w:frame="1"/>
        </w:rPr>
        <w:t>(i&lt;=</w:t>
      </w:r>
      <w:r>
        <w:rPr>
          <w:rStyle w:val="number"/>
          <w:rFonts w:ascii="inter-regular" w:hAnsi="inter-regular"/>
          <w:color w:val="C00000"/>
          <w:bdr w:val="none" w:sz="0" w:space="0" w:color="auto" w:frame="1"/>
        </w:rPr>
        <w:t>10</w:t>
      </w:r>
      <w:r>
        <w:rPr>
          <w:rFonts w:ascii="inter-regular" w:hAnsi="inter-regular"/>
          <w:color w:val="000000"/>
          <w:bdr w:val="none" w:sz="0" w:space="0" w:color="auto" w:frame="1"/>
        </w:rPr>
        <w:t>){  </w:t>
      </w:r>
    </w:p>
    <w:p w14:paraId="37BD295A" w14:textId="77777777" w:rsidR="00444AFA" w:rsidRDefault="00444AFA">
      <w:pPr>
        <w:pStyle w:val="alt"/>
        <w:numPr>
          <w:ilvl w:val="0"/>
          <w:numId w:val="45"/>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System.out.println(i);  </w:t>
      </w:r>
    </w:p>
    <w:p w14:paraId="6EE83FCD" w14:textId="77777777" w:rsidR="00444AFA" w:rsidRDefault="00444AFA">
      <w:pPr>
        <w:numPr>
          <w:ilvl w:val="0"/>
          <w:numId w:val="45"/>
        </w:numPr>
        <w:spacing w:after="0" w:line="375" w:lineRule="atLeast"/>
        <w:jc w:val="both"/>
        <w:rPr>
          <w:rFonts w:ascii="inter-regular" w:hAnsi="inter-regular"/>
          <w:color w:val="000000"/>
        </w:rPr>
      </w:pPr>
      <w:r>
        <w:rPr>
          <w:rFonts w:ascii="inter-regular" w:hAnsi="inter-regular"/>
          <w:color w:val="000000"/>
          <w:bdr w:val="none" w:sz="0" w:space="0" w:color="auto" w:frame="1"/>
        </w:rPr>
        <w:t>    i++;  </w:t>
      </w:r>
    </w:p>
    <w:p w14:paraId="5EE4A111" w14:textId="77777777" w:rsidR="00444AFA" w:rsidRDefault="00444AFA">
      <w:pPr>
        <w:pStyle w:val="alt"/>
        <w:numPr>
          <w:ilvl w:val="0"/>
          <w:numId w:val="45"/>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  </w:t>
      </w:r>
    </w:p>
    <w:p w14:paraId="04040449" w14:textId="77777777" w:rsidR="00444AFA" w:rsidRDefault="00444AFA">
      <w:pPr>
        <w:numPr>
          <w:ilvl w:val="0"/>
          <w:numId w:val="45"/>
        </w:numPr>
        <w:spacing w:after="0" w:line="375" w:lineRule="atLeast"/>
        <w:jc w:val="both"/>
        <w:rPr>
          <w:rFonts w:ascii="inter-regular" w:hAnsi="inter-regular"/>
          <w:color w:val="000000"/>
        </w:rPr>
      </w:pPr>
      <w:r>
        <w:rPr>
          <w:rFonts w:ascii="inter-regular" w:hAnsi="inter-regular"/>
          <w:color w:val="000000"/>
          <w:bdr w:val="none" w:sz="0" w:space="0" w:color="auto" w:frame="1"/>
        </w:rPr>
        <w:t>}  </w:t>
      </w:r>
    </w:p>
    <w:p w14:paraId="292528B5" w14:textId="77777777" w:rsidR="00444AFA" w:rsidRDefault="00444AFA">
      <w:pPr>
        <w:pStyle w:val="alt"/>
        <w:numPr>
          <w:ilvl w:val="0"/>
          <w:numId w:val="45"/>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w:t>
      </w:r>
    </w:p>
    <w:p w14:paraId="11976679" w14:textId="77777777" w:rsidR="00444AFA" w:rsidRDefault="00444AFA" w:rsidP="00444AFA">
      <w:pPr>
        <w:rPr>
          <w:rFonts w:ascii="Times New Roman" w:hAnsi="Times New Roman"/>
        </w:rPr>
      </w:pPr>
      <w:hyperlink r:id="rId29" w:tgtFrame="_blank" w:history="1">
        <w:r>
          <w:rPr>
            <w:rStyle w:val="Hyperlink"/>
            <w:rFonts w:ascii="Verdana" w:hAnsi="Verdana"/>
            <w:b/>
            <w:bCs/>
            <w:color w:val="FFFFFF"/>
            <w:sz w:val="20"/>
            <w:szCs w:val="20"/>
            <w:shd w:val="clear" w:color="auto" w:fill="4CAF50"/>
          </w:rPr>
          <w:t>Test it Now</w:t>
        </w:r>
      </w:hyperlink>
    </w:p>
    <w:p w14:paraId="7842E4B4" w14:textId="77777777" w:rsidR="00444AFA" w:rsidRDefault="00444AFA" w:rsidP="00444AFA">
      <w:pPr>
        <w:pStyle w:val="NormalWeb"/>
        <w:shd w:val="clear" w:color="auto" w:fill="FFFFFF"/>
        <w:jc w:val="both"/>
        <w:rPr>
          <w:rFonts w:ascii="inter-regular" w:hAnsi="inter-regular"/>
          <w:color w:val="333333"/>
        </w:rPr>
      </w:pPr>
      <w:r>
        <w:rPr>
          <w:rStyle w:val="Strong"/>
          <w:rFonts w:ascii="Segoe UI" w:hAnsi="Segoe UI" w:cs="Segoe UI"/>
          <w:color w:val="333333"/>
        </w:rPr>
        <w:t>Output:</w:t>
      </w:r>
    </w:p>
    <w:p w14:paraId="394CC8CC" w14:textId="77777777" w:rsidR="00444AFA" w:rsidRDefault="00444AFA" w:rsidP="00444AFA">
      <w:pPr>
        <w:pStyle w:val="HTMLPreformatted"/>
        <w:shd w:val="clear" w:color="auto" w:fill="EEEEEE"/>
        <w:jc w:val="both"/>
        <w:rPr>
          <w:color w:val="535559"/>
        </w:rPr>
      </w:pPr>
      <w:r>
        <w:rPr>
          <w:color w:val="535559"/>
        </w:rPr>
        <w:lastRenderedPageBreak/>
        <w:t>1</w:t>
      </w:r>
    </w:p>
    <w:p w14:paraId="51C01A3E" w14:textId="77777777" w:rsidR="00444AFA" w:rsidRDefault="00444AFA" w:rsidP="00444AFA">
      <w:pPr>
        <w:pStyle w:val="HTMLPreformatted"/>
        <w:shd w:val="clear" w:color="auto" w:fill="EEEEEE"/>
        <w:jc w:val="both"/>
        <w:rPr>
          <w:color w:val="535559"/>
        </w:rPr>
      </w:pPr>
      <w:r>
        <w:rPr>
          <w:color w:val="535559"/>
        </w:rPr>
        <w:t>2</w:t>
      </w:r>
    </w:p>
    <w:p w14:paraId="51BB9816" w14:textId="77777777" w:rsidR="00444AFA" w:rsidRDefault="00444AFA" w:rsidP="00444AFA">
      <w:pPr>
        <w:pStyle w:val="HTMLPreformatted"/>
        <w:shd w:val="clear" w:color="auto" w:fill="EEEEEE"/>
        <w:jc w:val="both"/>
        <w:rPr>
          <w:color w:val="535559"/>
        </w:rPr>
      </w:pPr>
      <w:r>
        <w:rPr>
          <w:color w:val="535559"/>
        </w:rPr>
        <w:t>3</w:t>
      </w:r>
    </w:p>
    <w:p w14:paraId="24C65C7C" w14:textId="77777777" w:rsidR="00444AFA" w:rsidRDefault="00444AFA" w:rsidP="00444AFA">
      <w:pPr>
        <w:pStyle w:val="HTMLPreformatted"/>
        <w:shd w:val="clear" w:color="auto" w:fill="EEEEEE"/>
        <w:jc w:val="both"/>
        <w:rPr>
          <w:color w:val="535559"/>
        </w:rPr>
      </w:pPr>
      <w:r>
        <w:rPr>
          <w:color w:val="535559"/>
        </w:rPr>
        <w:t>4</w:t>
      </w:r>
    </w:p>
    <w:p w14:paraId="68D6C860" w14:textId="77777777" w:rsidR="00444AFA" w:rsidRDefault="00444AFA" w:rsidP="00444AFA">
      <w:pPr>
        <w:pStyle w:val="HTMLPreformatted"/>
        <w:shd w:val="clear" w:color="auto" w:fill="EEEEEE"/>
        <w:jc w:val="both"/>
        <w:rPr>
          <w:color w:val="535559"/>
        </w:rPr>
      </w:pPr>
      <w:r>
        <w:rPr>
          <w:color w:val="535559"/>
        </w:rPr>
        <w:t>5</w:t>
      </w:r>
    </w:p>
    <w:p w14:paraId="12D20815" w14:textId="77777777" w:rsidR="00444AFA" w:rsidRDefault="00444AFA" w:rsidP="00444AFA">
      <w:pPr>
        <w:pStyle w:val="HTMLPreformatted"/>
        <w:shd w:val="clear" w:color="auto" w:fill="EEEEEE"/>
        <w:jc w:val="both"/>
        <w:rPr>
          <w:color w:val="535559"/>
        </w:rPr>
      </w:pPr>
      <w:r>
        <w:rPr>
          <w:color w:val="535559"/>
        </w:rPr>
        <w:t>6</w:t>
      </w:r>
    </w:p>
    <w:p w14:paraId="1E8CD51D" w14:textId="77777777" w:rsidR="00444AFA" w:rsidRDefault="00444AFA" w:rsidP="00444AFA">
      <w:pPr>
        <w:pStyle w:val="HTMLPreformatted"/>
        <w:shd w:val="clear" w:color="auto" w:fill="EEEEEE"/>
        <w:jc w:val="both"/>
        <w:rPr>
          <w:color w:val="535559"/>
        </w:rPr>
      </w:pPr>
      <w:r>
        <w:rPr>
          <w:color w:val="535559"/>
        </w:rPr>
        <w:t>7</w:t>
      </w:r>
    </w:p>
    <w:p w14:paraId="1BD877F4" w14:textId="77777777" w:rsidR="00444AFA" w:rsidRDefault="00444AFA" w:rsidP="00444AFA">
      <w:pPr>
        <w:pStyle w:val="HTMLPreformatted"/>
        <w:shd w:val="clear" w:color="auto" w:fill="EEEEEE"/>
        <w:jc w:val="both"/>
        <w:rPr>
          <w:color w:val="535559"/>
        </w:rPr>
      </w:pPr>
      <w:r>
        <w:rPr>
          <w:color w:val="535559"/>
        </w:rPr>
        <w:t>8</w:t>
      </w:r>
    </w:p>
    <w:p w14:paraId="5A7E8AE1" w14:textId="77777777" w:rsidR="00444AFA" w:rsidRDefault="00444AFA" w:rsidP="00444AFA">
      <w:pPr>
        <w:pStyle w:val="HTMLPreformatted"/>
        <w:shd w:val="clear" w:color="auto" w:fill="EEEEEE"/>
        <w:jc w:val="both"/>
        <w:rPr>
          <w:color w:val="535559"/>
        </w:rPr>
      </w:pPr>
      <w:r>
        <w:rPr>
          <w:color w:val="535559"/>
        </w:rPr>
        <w:t>9</w:t>
      </w:r>
    </w:p>
    <w:p w14:paraId="43A2BF44" w14:textId="77777777" w:rsidR="00444AFA" w:rsidRDefault="00444AFA" w:rsidP="00444AFA">
      <w:pPr>
        <w:pStyle w:val="HTMLPreformatted"/>
        <w:shd w:val="clear" w:color="auto" w:fill="EEEEEE"/>
        <w:jc w:val="both"/>
        <w:rPr>
          <w:color w:val="535559"/>
        </w:rPr>
      </w:pPr>
      <w:r>
        <w:rPr>
          <w:color w:val="535559"/>
        </w:rPr>
        <w:t>10</w:t>
      </w:r>
    </w:p>
    <w:p w14:paraId="55907243" w14:textId="77777777" w:rsidR="00444AFA" w:rsidRDefault="00444AFA" w:rsidP="00444AFA">
      <w:pPr>
        <w:pStyle w:val="Heading2"/>
        <w:shd w:val="clear" w:color="auto" w:fill="FFFFFF"/>
        <w:spacing w:line="312" w:lineRule="atLeast"/>
        <w:jc w:val="both"/>
        <w:rPr>
          <w:rFonts w:ascii="Helvetica" w:hAnsi="Helvetica"/>
          <w:b w:val="0"/>
          <w:bCs w:val="0"/>
          <w:color w:val="610B38"/>
          <w:sz w:val="38"/>
          <w:szCs w:val="38"/>
        </w:rPr>
      </w:pPr>
      <w:r>
        <w:rPr>
          <w:rFonts w:ascii="Helvetica" w:hAnsi="Helvetica"/>
          <w:b w:val="0"/>
          <w:bCs w:val="0"/>
          <w:color w:val="610B38"/>
          <w:sz w:val="38"/>
          <w:szCs w:val="38"/>
        </w:rPr>
        <w:t>Java Infinitive While Loop</w:t>
      </w:r>
    </w:p>
    <w:p w14:paraId="217C5706" w14:textId="77777777" w:rsidR="00444AFA" w:rsidRDefault="00444AFA" w:rsidP="00444AFA">
      <w:pPr>
        <w:pStyle w:val="NormalWeb"/>
        <w:shd w:val="clear" w:color="auto" w:fill="FFFFFF"/>
        <w:jc w:val="both"/>
        <w:rPr>
          <w:rFonts w:ascii="inter-regular" w:hAnsi="inter-regular"/>
          <w:color w:val="333333"/>
        </w:rPr>
      </w:pPr>
      <w:r>
        <w:rPr>
          <w:rFonts w:ascii="inter-regular" w:hAnsi="inter-regular"/>
          <w:color w:val="333333"/>
        </w:rPr>
        <w:t>If you pass </w:t>
      </w:r>
      <w:r>
        <w:rPr>
          <w:rStyle w:val="Strong"/>
          <w:rFonts w:ascii="Segoe UI" w:hAnsi="Segoe UI" w:cs="Segoe UI"/>
          <w:color w:val="333333"/>
        </w:rPr>
        <w:t>true</w:t>
      </w:r>
      <w:r>
        <w:rPr>
          <w:rFonts w:ascii="inter-regular" w:hAnsi="inter-regular"/>
          <w:color w:val="333333"/>
        </w:rPr>
        <w:t> in the while loop, it will be infinitive while loop.</w:t>
      </w:r>
    </w:p>
    <w:p w14:paraId="3A233D1F" w14:textId="77777777" w:rsidR="00444AFA" w:rsidRDefault="00444AFA" w:rsidP="00444AFA">
      <w:pPr>
        <w:pStyle w:val="NormalWeb"/>
        <w:shd w:val="clear" w:color="auto" w:fill="FFFFFF"/>
        <w:jc w:val="both"/>
        <w:rPr>
          <w:rFonts w:ascii="inter-regular" w:hAnsi="inter-regular"/>
          <w:color w:val="333333"/>
        </w:rPr>
      </w:pPr>
      <w:r>
        <w:rPr>
          <w:rStyle w:val="Strong"/>
          <w:rFonts w:ascii="Segoe UI" w:hAnsi="Segoe UI" w:cs="Segoe UI"/>
          <w:color w:val="333333"/>
        </w:rPr>
        <w:t>Syntax:</w:t>
      </w:r>
    </w:p>
    <w:p w14:paraId="74ECB416" w14:textId="77777777" w:rsidR="00444AFA" w:rsidRDefault="00444AFA">
      <w:pPr>
        <w:pStyle w:val="alt"/>
        <w:numPr>
          <w:ilvl w:val="0"/>
          <w:numId w:val="46"/>
        </w:numPr>
        <w:spacing w:before="0" w:beforeAutospacing="0" w:after="0" w:afterAutospacing="0" w:line="375" w:lineRule="atLeast"/>
        <w:jc w:val="both"/>
        <w:rPr>
          <w:rFonts w:ascii="inter-regular" w:hAnsi="inter-regular"/>
          <w:color w:val="000000"/>
        </w:rPr>
      </w:pPr>
      <w:r>
        <w:rPr>
          <w:rStyle w:val="keyword"/>
          <w:rFonts w:ascii="inter-regular" w:hAnsi="inter-regular"/>
          <w:b/>
          <w:bCs/>
          <w:color w:val="006699"/>
          <w:bdr w:val="none" w:sz="0" w:space="0" w:color="auto" w:frame="1"/>
        </w:rPr>
        <w:t>while</w:t>
      </w:r>
      <w:r>
        <w:rPr>
          <w:rFonts w:ascii="inter-regular" w:hAnsi="inter-regular"/>
          <w:color w:val="000000"/>
          <w:bdr w:val="none" w:sz="0" w:space="0" w:color="auto" w:frame="1"/>
        </w:rPr>
        <w:t>(</w:t>
      </w:r>
      <w:r>
        <w:rPr>
          <w:rStyle w:val="keyword"/>
          <w:rFonts w:ascii="inter-regular" w:hAnsi="inter-regular"/>
          <w:b/>
          <w:bCs/>
          <w:color w:val="006699"/>
          <w:bdr w:val="none" w:sz="0" w:space="0" w:color="auto" w:frame="1"/>
        </w:rPr>
        <w:t>true</w:t>
      </w:r>
      <w:r>
        <w:rPr>
          <w:rFonts w:ascii="inter-regular" w:hAnsi="inter-regular"/>
          <w:color w:val="000000"/>
          <w:bdr w:val="none" w:sz="0" w:space="0" w:color="auto" w:frame="1"/>
        </w:rPr>
        <w:t>){  </w:t>
      </w:r>
    </w:p>
    <w:p w14:paraId="37C5AA6D" w14:textId="77777777" w:rsidR="00444AFA" w:rsidRDefault="00444AFA">
      <w:pPr>
        <w:numPr>
          <w:ilvl w:val="0"/>
          <w:numId w:val="46"/>
        </w:numPr>
        <w:spacing w:after="0" w:line="375" w:lineRule="atLeast"/>
        <w:jc w:val="both"/>
        <w:rPr>
          <w:rFonts w:ascii="inter-regular" w:hAnsi="inter-regular"/>
          <w:color w:val="000000"/>
        </w:rPr>
      </w:pPr>
      <w:r>
        <w:rPr>
          <w:rStyle w:val="comment"/>
          <w:rFonts w:ascii="inter-regular" w:hAnsi="inter-regular"/>
          <w:color w:val="008200"/>
          <w:bdr w:val="none" w:sz="0" w:space="0" w:color="auto" w:frame="1"/>
        </w:rPr>
        <w:t>//code to be executed</w:t>
      </w:r>
      <w:r>
        <w:rPr>
          <w:rFonts w:ascii="inter-regular" w:hAnsi="inter-regular"/>
          <w:color w:val="000000"/>
          <w:bdr w:val="none" w:sz="0" w:space="0" w:color="auto" w:frame="1"/>
        </w:rPr>
        <w:t>  </w:t>
      </w:r>
    </w:p>
    <w:p w14:paraId="3527E9F2" w14:textId="77777777" w:rsidR="00444AFA" w:rsidRDefault="00444AFA">
      <w:pPr>
        <w:pStyle w:val="alt"/>
        <w:numPr>
          <w:ilvl w:val="0"/>
          <w:numId w:val="46"/>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w:t>
      </w:r>
    </w:p>
    <w:p w14:paraId="5746B44A" w14:textId="77777777" w:rsidR="00444AFA" w:rsidRDefault="00444AFA" w:rsidP="00444AFA">
      <w:pPr>
        <w:pStyle w:val="NormalWeb"/>
        <w:shd w:val="clear" w:color="auto" w:fill="FFFFFF"/>
        <w:jc w:val="both"/>
        <w:rPr>
          <w:rFonts w:ascii="inter-regular" w:hAnsi="inter-regular"/>
          <w:color w:val="333333"/>
        </w:rPr>
      </w:pPr>
      <w:r>
        <w:rPr>
          <w:rStyle w:val="Strong"/>
          <w:rFonts w:ascii="Segoe UI" w:hAnsi="Segoe UI" w:cs="Segoe UI"/>
          <w:color w:val="333333"/>
        </w:rPr>
        <w:t>Example:</w:t>
      </w:r>
    </w:p>
    <w:p w14:paraId="4E7F70BF" w14:textId="77777777" w:rsidR="00444AFA" w:rsidRDefault="00444AFA" w:rsidP="00444AFA">
      <w:pPr>
        <w:pStyle w:val="NormalWeb"/>
        <w:shd w:val="clear" w:color="auto" w:fill="FFFFFF"/>
        <w:jc w:val="both"/>
        <w:rPr>
          <w:rFonts w:ascii="inter-regular" w:hAnsi="inter-regular"/>
          <w:color w:val="333333"/>
        </w:rPr>
      </w:pPr>
      <w:r>
        <w:rPr>
          <w:rStyle w:val="Strong"/>
          <w:rFonts w:ascii="Segoe UI" w:hAnsi="Segoe UI" w:cs="Segoe UI"/>
          <w:color w:val="333333"/>
        </w:rPr>
        <w:t>WhileExample2.java</w:t>
      </w:r>
    </w:p>
    <w:p w14:paraId="0A151E84" w14:textId="77777777" w:rsidR="00444AFA" w:rsidRDefault="00444AFA">
      <w:pPr>
        <w:pStyle w:val="alt"/>
        <w:numPr>
          <w:ilvl w:val="0"/>
          <w:numId w:val="47"/>
        </w:numPr>
        <w:spacing w:before="0" w:beforeAutospacing="0" w:after="0" w:afterAutospacing="0" w:line="375" w:lineRule="atLeast"/>
        <w:jc w:val="both"/>
        <w:rPr>
          <w:rFonts w:ascii="inter-regular" w:hAnsi="inter-regular"/>
          <w:color w:val="000000"/>
        </w:rPr>
      </w:pPr>
      <w:r>
        <w:rPr>
          <w:rStyle w:val="keyword"/>
          <w:rFonts w:ascii="inter-regular" w:hAnsi="inter-regular"/>
          <w:b/>
          <w:bCs/>
          <w:color w:val="006699"/>
          <w:bdr w:val="none" w:sz="0" w:space="0" w:color="auto" w:frame="1"/>
        </w:rPr>
        <w:t>public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class</w:t>
      </w:r>
      <w:r>
        <w:rPr>
          <w:rFonts w:ascii="inter-regular" w:hAnsi="inter-regular"/>
          <w:color w:val="000000"/>
          <w:bdr w:val="none" w:sz="0" w:space="0" w:color="auto" w:frame="1"/>
        </w:rPr>
        <w:t> WhileExample2 {    </w:t>
      </w:r>
    </w:p>
    <w:p w14:paraId="67405A3C" w14:textId="77777777" w:rsidR="00444AFA" w:rsidRDefault="00444AFA">
      <w:pPr>
        <w:numPr>
          <w:ilvl w:val="0"/>
          <w:numId w:val="47"/>
        </w:numPr>
        <w:spacing w:after="0" w:line="375" w:lineRule="atLeast"/>
        <w:jc w:val="both"/>
        <w:rPr>
          <w:rFonts w:ascii="inter-regular" w:hAnsi="inter-regular"/>
          <w:color w:val="000000"/>
        </w:rPr>
      </w:pPr>
      <w:r>
        <w:rPr>
          <w:rStyle w:val="keyword"/>
          <w:rFonts w:ascii="inter-regular" w:hAnsi="inter-regular"/>
          <w:b/>
          <w:bCs/>
          <w:color w:val="006699"/>
          <w:bdr w:val="none" w:sz="0" w:space="0" w:color="auto" w:frame="1"/>
        </w:rPr>
        <w:t>public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static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void</w:t>
      </w:r>
      <w:r>
        <w:rPr>
          <w:rFonts w:ascii="inter-regular" w:hAnsi="inter-regular"/>
          <w:color w:val="000000"/>
          <w:bdr w:val="none" w:sz="0" w:space="0" w:color="auto" w:frame="1"/>
        </w:rPr>
        <w:t> main(String[] args) {   </w:t>
      </w:r>
    </w:p>
    <w:p w14:paraId="2AD2970D" w14:textId="77777777" w:rsidR="00444AFA" w:rsidRDefault="00444AFA">
      <w:pPr>
        <w:pStyle w:val="alt"/>
        <w:numPr>
          <w:ilvl w:val="0"/>
          <w:numId w:val="47"/>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w:t>
      </w:r>
      <w:r>
        <w:rPr>
          <w:rStyle w:val="comment"/>
          <w:rFonts w:ascii="inter-regular" w:hAnsi="inter-regular"/>
          <w:color w:val="008200"/>
          <w:bdr w:val="none" w:sz="0" w:space="0" w:color="auto" w:frame="1"/>
        </w:rPr>
        <w:t>// setting the infinite while loop by passing true to the condition</w:t>
      </w:r>
      <w:r>
        <w:rPr>
          <w:rFonts w:ascii="inter-regular" w:hAnsi="inter-regular"/>
          <w:color w:val="000000"/>
          <w:bdr w:val="none" w:sz="0" w:space="0" w:color="auto" w:frame="1"/>
        </w:rPr>
        <w:t>  </w:t>
      </w:r>
    </w:p>
    <w:p w14:paraId="6BF98CBC" w14:textId="77777777" w:rsidR="00444AFA" w:rsidRDefault="00444AFA">
      <w:pPr>
        <w:numPr>
          <w:ilvl w:val="0"/>
          <w:numId w:val="47"/>
        </w:numPr>
        <w:spacing w:after="0" w:line="375" w:lineRule="atLeast"/>
        <w:jc w:val="both"/>
        <w:rPr>
          <w:rFonts w:ascii="inter-regular" w:hAnsi="inter-regular"/>
          <w:color w:val="000000"/>
        </w:rPr>
      </w:pP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while</w:t>
      </w:r>
      <w:r>
        <w:rPr>
          <w:rFonts w:ascii="inter-regular" w:hAnsi="inter-regular"/>
          <w:color w:val="000000"/>
          <w:bdr w:val="none" w:sz="0" w:space="0" w:color="auto" w:frame="1"/>
        </w:rPr>
        <w:t>(</w:t>
      </w:r>
      <w:r>
        <w:rPr>
          <w:rStyle w:val="keyword"/>
          <w:rFonts w:ascii="inter-regular" w:hAnsi="inter-regular"/>
          <w:b/>
          <w:bCs/>
          <w:color w:val="006699"/>
          <w:bdr w:val="none" w:sz="0" w:space="0" w:color="auto" w:frame="1"/>
        </w:rPr>
        <w:t>true</w:t>
      </w:r>
      <w:r>
        <w:rPr>
          <w:rFonts w:ascii="inter-regular" w:hAnsi="inter-regular"/>
          <w:color w:val="000000"/>
          <w:bdr w:val="none" w:sz="0" w:space="0" w:color="auto" w:frame="1"/>
        </w:rPr>
        <w:t>){    </w:t>
      </w:r>
    </w:p>
    <w:p w14:paraId="5F98FF48" w14:textId="77777777" w:rsidR="00444AFA" w:rsidRDefault="00444AFA">
      <w:pPr>
        <w:pStyle w:val="alt"/>
        <w:numPr>
          <w:ilvl w:val="0"/>
          <w:numId w:val="47"/>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System.out.println(</w:t>
      </w:r>
      <w:r>
        <w:rPr>
          <w:rStyle w:val="string"/>
          <w:rFonts w:ascii="inter-regular" w:hAnsi="inter-regular"/>
          <w:color w:val="0000FF"/>
          <w:bdr w:val="none" w:sz="0" w:space="0" w:color="auto" w:frame="1"/>
        </w:rPr>
        <w:t>"infinitive while loop"</w:t>
      </w:r>
      <w:r>
        <w:rPr>
          <w:rFonts w:ascii="inter-regular" w:hAnsi="inter-regular"/>
          <w:color w:val="000000"/>
          <w:bdr w:val="none" w:sz="0" w:space="0" w:color="auto" w:frame="1"/>
        </w:rPr>
        <w:t>);    </w:t>
      </w:r>
    </w:p>
    <w:p w14:paraId="0B865815" w14:textId="77777777" w:rsidR="00444AFA" w:rsidRDefault="00444AFA">
      <w:pPr>
        <w:numPr>
          <w:ilvl w:val="0"/>
          <w:numId w:val="47"/>
        </w:numPr>
        <w:spacing w:after="0" w:line="375" w:lineRule="atLeast"/>
        <w:jc w:val="both"/>
        <w:rPr>
          <w:rFonts w:ascii="inter-regular" w:hAnsi="inter-regular"/>
          <w:color w:val="000000"/>
        </w:rPr>
      </w:pPr>
      <w:r>
        <w:rPr>
          <w:rFonts w:ascii="inter-regular" w:hAnsi="inter-regular"/>
          <w:color w:val="000000"/>
          <w:bdr w:val="none" w:sz="0" w:space="0" w:color="auto" w:frame="1"/>
        </w:rPr>
        <w:t>    }    </w:t>
      </w:r>
    </w:p>
    <w:p w14:paraId="3BEDD8D3" w14:textId="77777777" w:rsidR="00444AFA" w:rsidRDefault="00444AFA">
      <w:pPr>
        <w:pStyle w:val="alt"/>
        <w:numPr>
          <w:ilvl w:val="0"/>
          <w:numId w:val="47"/>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w:t>
      </w:r>
    </w:p>
    <w:p w14:paraId="2EA3DD29" w14:textId="77777777" w:rsidR="00444AFA" w:rsidRDefault="00444AFA">
      <w:pPr>
        <w:numPr>
          <w:ilvl w:val="0"/>
          <w:numId w:val="47"/>
        </w:numPr>
        <w:spacing w:after="0" w:line="375" w:lineRule="atLeast"/>
        <w:jc w:val="both"/>
        <w:rPr>
          <w:rFonts w:ascii="inter-regular" w:hAnsi="inter-regular"/>
          <w:color w:val="000000"/>
        </w:rPr>
      </w:pPr>
      <w:r>
        <w:rPr>
          <w:rFonts w:ascii="inter-regular" w:hAnsi="inter-regular"/>
          <w:color w:val="000000"/>
          <w:bdr w:val="none" w:sz="0" w:space="0" w:color="auto" w:frame="1"/>
        </w:rPr>
        <w:t>}    </w:t>
      </w:r>
    </w:p>
    <w:p w14:paraId="5F6844CF" w14:textId="77777777" w:rsidR="00444AFA" w:rsidRDefault="00444AFA" w:rsidP="00444AFA">
      <w:pPr>
        <w:pStyle w:val="NormalWeb"/>
        <w:shd w:val="clear" w:color="auto" w:fill="FFFFFF"/>
        <w:jc w:val="both"/>
        <w:rPr>
          <w:rFonts w:ascii="inter-regular" w:hAnsi="inter-regular"/>
          <w:color w:val="333333"/>
        </w:rPr>
      </w:pPr>
      <w:r>
        <w:rPr>
          <w:rStyle w:val="Strong"/>
          <w:rFonts w:ascii="Segoe UI" w:hAnsi="Segoe UI" w:cs="Segoe UI"/>
          <w:color w:val="333333"/>
        </w:rPr>
        <w:t>Output:</w:t>
      </w:r>
    </w:p>
    <w:p w14:paraId="3E24AE03" w14:textId="77777777" w:rsidR="00444AFA" w:rsidRDefault="00444AFA" w:rsidP="00444AFA">
      <w:pPr>
        <w:pStyle w:val="HTMLPreformatted"/>
        <w:shd w:val="clear" w:color="auto" w:fill="EEEEEE"/>
        <w:jc w:val="both"/>
        <w:rPr>
          <w:color w:val="535559"/>
        </w:rPr>
      </w:pPr>
      <w:r>
        <w:rPr>
          <w:color w:val="535559"/>
        </w:rPr>
        <w:t>infinitive while loop</w:t>
      </w:r>
    </w:p>
    <w:p w14:paraId="203489C0" w14:textId="77777777" w:rsidR="00444AFA" w:rsidRDefault="00444AFA" w:rsidP="00444AFA">
      <w:pPr>
        <w:pStyle w:val="HTMLPreformatted"/>
        <w:shd w:val="clear" w:color="auto" w:fill="EEEEEE"/>
        <w:jc w:val="both"/>
        <w:rPr>
          <w:color w:val="535559"/>
        </w:rPr>
      </w:pPr>
      <w:r>
        <w:rPr>
          <w:color w:val="535559"/>
        </w:rPr>
        <w:t>infinitive while loop</w:t>
      </w:r>
    </w:p>
    <w:p w14:paraId="1A954A5E" w14:textId="77777777" w:rsidR="00444AFA" w:rsidRDefault="00444AFA" w:rsidP="00444AFA">
      <w:pPr>
        <w:pStyle w:val="HTMLPreformatted"/>
        <w:shd w:val="clear" w:color="auto" w:fill="EEEEEE"/>
        <w:jc w:val="both"/>
        <w:rPr>
          <w:color w:val="535559"/>
        </w:rPr>
      </w:pPr>
      <w:r>
        <w:rPr>
          <w:color w:val="535559"/>
        </w:rPr>
        <w:t>infinitive while loop</w:t>
      </w:r>
    </w:p>
    <w:p w14:paraId="6C52B3CA" w14:textId="77777777" w:rsidR="00444AFA" w:rsidRDefault="00444AFA" w:rsidP="00444AFA">
      <w:pPr>
        <w:pStyle w:val="HTMLPreformatted"/>
        <w:shd w:val="clear" w:color="auto" w:fill="EEEEEE"/>
        <w:jc w:val="both"/>
        <w:rPr>
          <w:color w:val="535559"/>
        </w:rPr>
      </w:pPr>
      <w:r>
        <w:rPr>
          <w:color w:val="535559"/>
        </w:rPr>
        <w:t>infinitive while loop</w:t>
      </w:r>
    </w:p>
    <w:p w14:paraId="3BC83CB3" w14:textId="77777777" w:rsidR="00444AFA" w:rsidRDefault="00444AFA" w:rsidP="00444AFA">
      <w:pPr>
        <w:pStyle w:val="HTMLPreformatted"/>
        <w:shd w:val="clear" w:color="auto" w:fill="EEEEEE"/>
        <w:jc w:val="both"/>
        <w:rPr>
          <w:color w:val="535559"/>
        </w:rPr>
      </w:pPr>
      <w:r>
        <w:rPr>
          <w:color w:val="535559"/>
        </w:rPr>
        <w:t>infinitive while loop</w:t>
      </w:r>
    </w:p>
    <w:p w14:paraId="0BCD83A9" w14:textId="77777777" w:rsidR="00444AFA" w:rsidRDefault="00444AFA" w:rsidP="00444AFA">
      <w:pPr>
        <w:pStyle w:val="HTMLPreformatted"/>
        <w:shd w:val="clear" w:color="auto" w:fill="EEEEEE"/>
        <w:jc w:val="both"/>
        <w:rPr>
          <w:color w:val="535559"/>
        </w:rPr>
      </w:pPr>
      <w:r>
        <w:rPr>
          <w:color w:val="535559"/>
        </w:rPr>
        <w:t>ctrl+c</w:t>
      </w:r>
    </w:p>
    <w:p w14:paraId="66409BB2" w14:textId="77777777" w:rsidR="00444AFA" w:rsidRDefault="00444AFA" w:rsidP="0027496C">
      <w:pPr>
        <w:rPr>
          <w:b/>
          <w:bCs/>
          <w:sz w:val="32"/>
          <w:szCs w:val="32"/>
        </w:rPr>
      </w:pPr>
    </w:p>
    <w:p w14:paraId="57A1E96F" w14:textId="77777777" w:rsidR="004814A6" w:rsidRDefault="004814A6" w:rsidP="0027496C">
      <w:pPr>
        <w:rPr>
          <w:b/>
          <w:bCs/>
          <w:sz w:val="32"/>
          <w:szCs w:val="32"/>
        </w:rPr>
      </w:pPr>
    </w:p>
    <w:p w14:paraId="79852522" w14:textId="77777777" w:rsidR="004814A6" w:rsidRDefault="004814A6" w:rsidP="0027496C">
      <w:pPr>
        <w:rPr>
          <w:b/>
          <w:bCs/>
          <w:sz w:val="32"/>
          <w:szCs w:val="32"/>
        </w:rPr>
      </w:pPr>
    </w:p>
    <w:p w14:paraId="03EE7314" w14:textId="77777777" w:rsidR="004814A6" w:rsidRDefault="00FC6754" w:rsidP="0027496C">
      <w:pPr>
        <w:rPr>
          <w:b/>
          <w:bCs/>
          <w:sz w:val="32"/>
          <w:szCs w:val="32"/>
        </w:rPr>
      </w:pPr>
      <w:r>
        <w:rPr>
          <w:b/>
          <w:bCs/>
          <w:sz w:val="32"/>
          <w:szCs w:val="32"/>
        </w:rPr>
        <w:lastRenderedPageBreak/>
        <w:t>DO WHILE LOOP</w:t>
      </w:r>
    </w:p>
    <w:p w14:paraId="6DC18521" w14:textId="77777777" w:rsidR="00FC6754" w:rsidRDefault="00FC6754" w:rsidP="00FC6754">
      <w:pPr>
        <w:pStyle w:val="NormalWeb"/>
        <w:shd w:val="clear" w:color="auto" w:fill="FFFFFF"/>
        <w:jc w:val="both"/>
        <w:rPr>
          <w:rFonts w:ascii="inter-regular" w:hAnsi="inter-regular"/>
          <w:color w:val="333333"/>
        </w:rPr>
      </w:pPr>
      <w:r>
        <w:rPr>
          <w:rFonts w:ascii="inter-regular" w:hAnsi="inter-regular"/>
          <w:color w:val="333333"/>
        </w:rPr>
        <w:t>The Java </w:t>
      </w:r>
      <w:r>
        <w:rPr>
          <w:rStyle w:val="Emphasis"/>
          <w:rFonts w:ascii="inter-regular" w:hAnsi="inter-regular"/>
          <w:color w:val="333333"/>
        </w:rPr>
        <w:t>do-while loop</w:t>
      </w:r>
      <w:r>
        <w:rPr>
          <w:rFonts w:ascii="inter-regular" w:hAnsi="inter-regular"/>
          <w:color w:val="333333"/>
        </w:rPr>
        <w:t> is used to iterate a part of the program repeatedly, until the specified condition is true. If the number of iteration is not fixed and you must have to execute the loop at least once, it is recommended to use a do-while loop.</w:t>
      </w:r>
    </w:p>
    <w:p w14:paraId="341D2C0A" w14:textId="77777777" w:rsidR="00FC6754" w:rsidRDefault="00FC6754" w:rsidP="00FC6754">
      <w:pPr>
        <w:pStyle w:val="NormalWeb"/>
        <w:shd w:val="clear" w:color="auto" w:fill="FFFFFF"/>
        <w:jc w:val="both"/>
        <w:rPr>
          <w:rFonts w:ascii="inter-regular" w:hAnsi="inter-regular"/>
          <w:color w:val="333333"/>
        </w:rPr>
      </w:pPr>
      <w:r>
        <w:rPr>
          <w:rFonts w:ascii="inter-regular" w:hAnsi="inter-regular"/>
          <w:color w:val="333333"/>
        </w:rPr>
        <w:t>Java do-while loop is called an </w:t>
      </w:r>
      <w:r>
        <w:rPr>
          <w:rStyle w:val="Strong"/>
          <w:rFonts w:ascii="Segoe UI" w:hAnsi="Segoe UI" w:cs="Segoe UI"/>
          <w:color w:val="333333"/>
        </w:rPr>
        <w:t>exit control loop</w:t>
      </w:r>
      <w:r>
        <w:rPr>
          <w:rFonts w:ascii="inter-regular" w:hAnsi="inter-regular"/>
          <w:color w:val="333333"/>
        </w:rPr>
        <w:t>. Therefore, unlike while loop and for loop, the do-while check the condition at the end of loop body. The Java </w:t>
      </w:r>
      <w:r>
        <w:rPr>
          <w:rStyle w:val="Emphasis"/>
          <w:rFonts w:ascii="inter-regular" w:hAnsi="inter-regular"/>
          <w:color w:val="333333"/>
        </w:rPr>
        <w:t>do-while loop</w:t>
      </w:r>
      <w:r>
        <w:rPr>
          <w:rFonts w:ascii="inter-regular" w:hAnsi="inter-regular"/>
          <w:color w:val="333333"/>
        </w:rPr>
        <w:t> is executed at least once because condition is checked after loop body.</w:t>
      </w:r>
    </w:p>
    <w:p w14:paraId="5E2F4895" w14:textId="77777777" w:rsidR="00FC6754" w:rsidRDefault="00FC6754" w:rsidP="00FC6754">
      <w:pPr>
        <w:pStyle w:val="NormalWeb"/>
        <w:shd w:val="clear" w:color="auto" w:fill="FFFFFF"/>
        <w:jc w:val="both"/>
        <w:rPr>
          <w:rFonts w:ascii="inter-regular" w:hAnsi="inter-regular"/>
          <w:color w:val="333333"/>
        </w:rPr>
      </w:pPr>
      <w:r>
        <w:rPr>
          <w:rStyle w:val="Strong"/>
          <w:rFonts w:ascii="Segoe UI" w:hAnsi="Segoe UI" w:cs="Segoe UI"/>
          <w:color w:val="333333"/>
        </w:rPr>
        <w:t>Syntax:</w:t>
      </w:r>
    </w:p>
    <w:p w14:paraId="57006ADF" w14:textId="77777777" w:rsidR="00FC6754" w:rsidRDefault="00FC6754">
      <w:pPr>
        <w:pStyle w:val="alt"/>
        <w:numPr>
          <w:ilvl w:val="0"/>
          <w:numId w:val="48"/>
        </w:numPr>
        <w:spacing w:before="0" w:beforeAutospacing="0" w:after="0" w:afterAutospacing="0" w:line="375" w:lineRule="atLeast"/>
        <w:jc w:val="both"/>
        <w:rPr>
          <w:rFonts w:ascii="inter-regular" w:hAnsi="inter-regular"/>
          <w:color w:val="000000"/>
        </w:rPr>
      </w:pPr>
      <w:r>
        <w:rPr>
          <w:rStyle w:val="keyword"/>
          <w:rFonts w:ascii="inter-regular" w:hAnsi="inter-regular"/>
          <w:b/>
          <w:bCs/>
          <w:color w:val="006699"/>
          <w:bdr w:val="none" w:sz="0" w:space="0" w:color="auto" w:frame="1"/>
        </w:rPr>
        <w:t>do</w:t>
      </w:r>
      <w:r>
        <w:rPr>
          <w:rFonts w:ascii="inter-regular" w:hAnsi="inter-regular"/>
          <w:color w:val="000000"/>
          <w:bdr w:val="none" w:sz="0" w:space="0" w:color="auto" w:frame="1"/>
        </w:rPr>
        <w:t>{    </w:t>
      </w:r>
    </w:p>
    <w:p w14:paraId="4610D8AF" w14:textId="77777777" w:rsidR="00FC6754" w:rsidRDefault="00FC6754">
      <w:pPr>
        <w:numPr>
          <w:ilvl w:val="0"/>
          <w:numId w:val="48"/>
        </w:numPr>
        <w:spacing w:after="0" w:line="375" w:lineRule="atLeast"/>
        <w:jc w:val="both"/>
        <w:rPr>
          <w:rFonts w:ascii="inter-regular" w:hAnsi="inter-regular"/>
          <w:color w:val="000000"/>
        </w:rPr>
      </w:pPr>
      <w:r>
        <w:rPr>
          <w:rStyle w:val="comment"/>
          <w:rFonts w:ascii="inter-regular" w:hAnsi="inter-regular"/>
          <w:color w:val="008200"/>
          <w:bdr w:val="none" w:sz="0" w:space="0" w:color="auto" w:frame="1"/>
        </w:rPr>
        <w:t>//code to be executed / loop body</w:t>
      </w:r>
      <w:r>
        <w:rPr>
          <w:rFonts w:ascii="inter-regular" w:hAnsi="inter-regular"/>
          <w:color w:val="000000"/>
          <w:bdr w:val="none" w:sz="0" w:space="0" w:color="auto" w:frame="1"/>
        </w:rPr>
        <w:t>  </w:t>
      </w:r>
    </w:p>
    <w:p w14:paraId="0F558C17" w14:textId="77777777" w:rsidR="00FC6754" w:rsidRDefault="00FC6754">
      <w:pPr>
        <w:pStyle w:val="alt"/>
        <w:numPr>
          <w:ilvl w:val="0"/>
          <w:numId w:val="48"/>
        </w:numPr>
        <w:spacing w:before="0" w:beforeAutospacing="0" w:after="0" w:afterAutospacing="0" w:line="375" w:lineRule="atLeast"/>
        <w:jc w:val="both"/>
        <w:rPr>
          <w:rFonts w:ascii="inter-regular" w:hAnsi="inter-regular"/>
          <w:color w:val="000000"/>
        </w:rPr>
      </w:pPr>
      <w:r>
        <w:rPr>
          <w:rStyle w:val="comment"/>
          <w:rFonts w:ascii="inter-regular" w:hAnsi="inter-regular"/>
          <w:color w:val="008200"/>
          <w:bdr w:val="none" w:sz="0" w:space="0" w:color="auto" w:frame="1"/>
        </w:rPr>
        <w:t>//update statement </w:t>
      </w:r>
      <w:r>
        <w:rPr>
          <w:rFonts w:ascii="inter-regular" w:hAnsi="inter-regular"/>
          <w:color w:val="000000"/>
          <w:bdr w:val="none" w:sz="0" w:space="0" w:color="auto" w:frame="1"/>
        </w:rPr>
        <w:t>  </w:t>
      </w:r>
    </w:p>
    <w:p w14:paraId="5FEC1204" w14:textId="77777777" w:rsidR="00FC6754" w:rsidRDefault="00FC6754">
      <w:pPr>
        <w:numPr>
          <w:ilvl w:val="0"/>
          <w:numId w:val="48"/>
        </w:numPr>
        <w:spacing w:after="0" w:line="375" w:lineRule="atLeast"/>
        <w:jc w:val="both"/>
        <w:rPr>
          <w:rFonts w:ascii="inter-regular" w:hAnsi="inter-regular"/>
          <w:color w:val="000000"/>
        </w:rPr>
      </w:pPr>
      <w:r>
        <w:rPr>
          <w:rFonts w:ascii="inter-regular" w:hAnsi="inter-regular"/>
          <w:color w:val="000000"/>
          <w:bdr w:val="none" w:sz="0" w:space="0" w:color="auto" w:frame="1"/>
        </w:rPr>
        <w:t>}</w:t>
      </w:r>
      <w:r>
        <w:rPr>
          <w:rStyle w:val="keyword"/>
          <w:rFonts w:ascii="inter-regular" w:hAnsi="inter-regular"/>
          <w:b/>
          <w:bCs/>
          <w:color w:val="006699"/>
          <w:bdr w:val="none" w:sz="0" w:space="0" w:color="auto" w:frame="1"/>
        </w:rPr>
        <w:t>while</w:t>
      </w:r>
      <w:r>
        <w:rPr>
          <w:rFonts w:ascii="inter-regular" w:hAnsi="inter-regular"/>
          <w:color w:val="000000"/>
          <w:bdr w:val="none" w:sz="0" w:space="0" w:color="auto" w:frame="1"/>
        </w:rPr>
        <w:t> (condition);    </w:t>
      </w:r>
    </w:p>
    <w:p w14:paraId="7E7BFE1D" w14:textId="77777777" w:rsidR="00FC6754" w:rsidRDefault="00FC6754" w:rsidP="00FC6754">
      <w:pPr>
        <w:pStyle w:val="NormalWeb"/>
        <w:shd w:val="clear" w:color="auto" w:fill="FFFFFF"/>
        <w:jc w:val="both"/>
        <w:rPr>
          <w:rFonts w:ascii="inter-regular" w:hAnsi="inter-regular"/>
          <w:color w:val="333333"/>
        </w:rPr>
      </w:pPr>
      <w:r>
        <w:rPr>
          <w:rStyle w:val="Strong"/>
          <w:rFonts w:ascii="Segoe UI" w:hAnsi="Segoe UI" w:cs="Segoe UI"/>
          <w:color w:val="333333"/>
        </w:rPr>
        <w:t>The different parts of do-while loop:</w:t>
      </w:r>
    </w:p>
    <w:p w14:paraId="75D0967E" w14:textId="77777777" w:rsidR="00FC6754" w:rsidRDefault="00FC6754" w:rsidP="00FC6754">
      <w:pPr>
        <w:pStyle w:val="NormalWeb"/>
        <w:shd w:val="clear" w:color="auto" w:fill="FFFFFF"/>
        <w:jc w:val="both"/>
        <w:rPr>
          <w:rFonts w:ascii="inter-regular" w:hAnsi="inter-regular"/>
          <w:color w:val="333333"/>
        </w:rPr>
      </w:pPr>
      <w:r>
        <w:rPr>
          <w:rFonts w:ascii="inter-regular" w:hAnsi="inter-regular"/>
          <w:color w:val="333333"/>
        </w:rPr>
        <w:t>1. Condition: It is an expression which is tested. If the condition is true, the loop body is executed and control goes to update expression. As soon as the condition becomes false, loop breaks automatically.</w:t>
      </w:r>
    </w:p>
    <w:p w14:paraId="5E2A58A2" w14:textId="77777777" w:rsidR="00FC6754" w:rsidRDefault="00FC6754" w:rsidP="00FC6754">
      <w:pPr>
        <w:pStyle w:val="NormalWeb"/>
        <w:shd w:val="clear" w:color="auto" w:fill="FFFFFF"/>
        <w:jc w:val="both"/>
        <w:rPr>
          <w:rFonts w:ascii="inter-regular" w:hAnsi="inter-regular"/>
          <w:color w:val="333333"/>
        </w:rPr>
      </w:pPr>
      <w:r>
        <w:rPr>
          <w:rStyle w:val="Strong"/>
          <w:rFonts w:ascii="Segoe UI" w:hAnsi="Segoe UI" w:cs="Segoe UI"/>
          <w:color w:val="333333"/>
        </w:rPr>
        <w:t>Example:</w:t>
      </w:r>
    </w:p>
    <w:p w14:paraId="1997183E" w14:textId="77777777" w:rsidR="00FC6754" w:rsidRDefault="00FC6754" w:rsidP="00FC6754">
      <w:pPr>
        <w:pStyle w:val="NormalWeb"/>
        <w:shd w:val="clear" w:color="auto" w:fill="FFFFFF"/>
        <w:jc w:val="both"/>
        <w:rPr>
          <w:rFonts w:ascii="inter-regular" w:hAnsi="inter-regular"/>
          <w:color w:val="333333"/>
        </w:rPr>
      </w:pPr>
      <w:r>
        <w:rPr>
          <w:rStyle w:val="Strong"/>
          <w:rFonts w:ascii="Segoe UI" w:hAnsi="Segoe UI" w:cs="Segoe UI"/>
          <w:color w:val="333333"/>
        </w:rPr>
        <w:t>i &lt;=100</w:t>
      </w:r>
    </w:p>
    <w:p w14:paraId="5489D0BF" w14:textId="77777777" w:rsidR="00FC6754" w:rsidRDefault="00FC6754" w:rsidP="00FC6754">
      <w:pPr>
        <w:pStyle w:val="NormalWeb"/>
        <w:shd w:val="clear" w:color="auto" w:fill="FFFFFF"/>
        <w:jc w:val="both"/>
        <w:rPr>
          <w:rFonts w:ascii="inter-regular" w:hAnsi="inter-regular"/>
          <w:color w:val="333333"/>
        </w:rPr>
      </w:pPr>
      <w:r>
        <w:rPr>
          <w:rFonts w:ascii="inter-regular" w:hAnsi="inter-regular"/>
          <w:color w:val="333333"/>
        </w:rPr>
        <w:t>2. Update expression: Every time the loop body is executed, the this expression increments or decrements loop variable.</w:t>
      </w:r>
    </w:p>
    <w:p w14:paraId="461A2181" w14:textId="77777777" w:rsidR="00FC6754" w:rsidRDefault="00FC6754" w:rsidP="00FC6754">
      <w:pPr>
        <w:pStyle w:val="NormalWeb"/>
        <w:shd w:val="clear" w:color="auto" w:fill="FFFFFF"/>
        <w:jc w:val="both"/>
        <w:rPr>
          <w:rFonts w:ascii="inter-regular" w:hAnsi="inter-regular"/>
          <w:color w:val="333333"/>
        </w:rPr>
      </w:pPr>
      <w:r>
        <w:rPr>
          <w:rStyle w:val="Strong"/>
          <w:rFonts w:ascii="Segoe UI" w:hAnsi="Segoe UI" w:cs="Segoe UI"/>
          <w:color w:val="333333"/>
        </w:rPr>
        <w:t>Example:</w:t>
      </w:r>
    </w:p>
    <w:p w14:paraId="73841DD6" w14:textId="77777777" w:rsidR="00FC6754" w:rsidRDefault="00FC6754" w:rsidP="00FC6754">
      <w:pPr>
        <w:pStyle w:val="NormalWeb"/>
        <w:shd w:val="clear" w:color="auto" w:fill="FFFFFF"/>
        <w:jc w:val="both"/>
        <w:rPr>
          <w:rFonts w:ascii="inter-regular" w:hAnsi="inter-regular"/>
          <w:color w:val="333333"/>
        </w:rPr>
      </w:pPr>
      <w:r>
        <w:rPr>
          <w:rStyle w:val="Strong"/>
          <w:rFonts w:ascii="Segoe UI" w:hAnsi="Segoe UI" w:cs="Segoe UI"/>
          <w:color w:val="333333"/>
        </w:rPr>
        <w:t>i++;</w:t>
      </w:r>
    </w:p>
    <w:p w14:paraId="2E79A1FD" w14:textId="77777777" w:rsidR="00FC6754" w:rsidRDefault="00FC6754" w:rsidP="00FC6754">
      <w:pPr>
        <w:pStyle w:val="Heading4"/>
        <w:pBdr>
          <w:left w:val="single" w:sz="18" w:space="30" w:color="FFA500"/>
        </w:pBdr>
        <w:shd w:val="clear" w:color="auto" w:fill="FAEBD7"/>
        <w:jc w:val="both"/>
        <w:rPr>
          <w:rFonts w:ascii="Arial" w:hAnsi="Arial" w:cs="Arial"/>
          <w:b w:val="0"/>
          <w:bCs w:val="0"/>
          <w:color w:val="333333"/>
          <w:sz w:val="23"/>
          <w:szCs w:val="23"/>
        </w:rPr>
      </w:pPr>
      <w:r>
        <w:rPr>
          <w:rFonts w:ascii="Arial" w:hAnsi="Arial" w:cs="Arial"/>
          <w:b w:val="0"/>
          <w:bCs w:val="0"/>
          <w:color w:val="333333"/>
          <w:sz w:val="23"/>
          <w:szCs w:val="23"/>
        </w:rPr>
        <w:t>Note: The do block is executed at least once, even if the condition is false.</w:t>
      </w:r>
    </w:p>
    <w:p w14:paraId="0B483B82" w14:textId="77777777" w:rsidR="00FC6754" w:rsidRDefault="00FC6754" w:rsidP="00FC6754">
      <w:pPr>
        <w:pStyle w:val="NormalWeb"/>
        <w:shd w:val="clear" w:color="auto" w:fill="FFFFFF"/>
        <w:jc w:val="both"/>
        <w:rPr>
          <w:rFonts w:ascii="inter-regular" w:hAnsi="inter-regular"/>
          <w:color w:val="333333"/>
        </w:rPr>
      </w:pPr>
      <w:r>
        <w:rPr>
          <w:rStyle w:val="Strong"/>
          <w:rFonts w:ascii="Segoe UI" w:hAnsi="Segoe UI" w:cs="Segoe UI"/>
          <w:color w:val="333333"/>
        </w:rPr>
        <w:t>Flowchart of do-while loop:</w:t>
      </w:r>
    </w:p>
    <w:p w14:paraId="6D1FA079" w14:textId="77777777" w:rsidR="00FC6754" w:rsidRDefault="00FC6754" w:rsidP="00FC6754">
      <w:pPr>
        <w:rPr>
          <w:rFonts w:ascii="Times New Roman" w:hAnsi="Times New Roman"/>
        </w:rPr>
      </w:pPr>
      <w:r>
        <w:rPr>
          <w:noProof/>
        </w:rPr>
        <w:lastRenderedPageBreak/>
        <w:drawing>
          <wp:inline distT="0" distB="0" distL="0" distR="0" wp14:anchorId="5B4B8389" wp14:editId="7B01FFCC">
            <wp:extent cx="3084830" cy="4097655"/>
            <wp:effectExtent l="0" t="0" r="0" b="0"/>
            <wp:docPr id="469117122" name="Picture 4" descr="flowchart of do while loop in ja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flowchart of do while loop in java"/>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084830" cy="4097655"/>
                    </a:xfrm>
                    <a:prstGeom prst="rect">
                      <a:avLst/>
                    </a:prstGeom>
                    <a:noFill/>
                    <a:ln>
                      <a:noFill/>
                    </a:ln>
                  </pic:spPr>
                </pic:pic>
              </a:graphicData>
            </a:graphic>
          </wp:inline>
        </w:drawing>
      </w:r>
    </w:p>
    <w:p w14:paraId="715C2F46" w14:textId="77777777" w:rsidR="00FC6754" w:rsidRDefault="00FC6754" w:rsidP="00FC6754">
      <w:pPr>
        <w:pStyle w:val="NormalWeb"/>
        <w:shd w:val="clear" w:color="auto" w:fill="FFFFFF"/>
        <w:jc w:val="both"/>
        <w:rPr>
          <w:rFonts w:ascii="inter-regular" w:hAnsi="inter-regular"/>
          <w:color w:val="333333"/>
        </w:rPr>
      </w:pPr>
      <w:r>
        <w:rPr>
          <w:rStyle w:val="Strong"/>
          <w:rFonts w:ascii="Segoe UI" w:hAnsi="Segoe UI" w:cs="Segoe UI"/>
          <w:color w:val="333333"/>
        </w:rPr>
        <w:t>Example:</w:t>
      </w:r>
    </w:p>
    <w:p w14:paraId="788E913A" w14:textId="77777777" w:rsidR="00FC6754" w:rsidRDefault="00FC6754" w:rsidP="00FC6754">
      <w:pPr>
        <w:pStyle w:val="NormalWeb"/>
        <w:shd w:val="clear" w:color="auto" w:fill="FFFFFF"/>
        <w:jc w:val="both"/>
        <w:rPr>
          <w:rFonts w:ascii="inter-regular" w:hAnsi="inter-regular"/>
          <w:color w:val="333333"/>
        </w:rPr>
      </w:pPr>
      <w:r>
        <w:rPr>
          <w:rFonts w:ascii="inter-regular" w:hAnsi="inter-regular"/>
          <w:color w:val="333333"/>
        </w:rPr>
        <w:t>In the below example, we print integer values from 1 to 10. Unlike the for loop, we separately need to initialize and increment the variable used in the condition (here, i). Otherwise, the loop will execute infinitely.</w:t>
      </w:r>
    </w:p>
    <w:p w14:paraId="10666791" w14:textId="77777777" w:rsidR="00FC6754" w:rsidRDefault="00FC6754" w:rsidP="00FC6754">
      <w:pPr>
        <w:pStyle w:val="NormalWeb"/>
        <w:shd w:val="clear" w:color="auto" w:fill="FFFFFF"/>
        <w:jc w:val="both"/>
        <w:rPr>
          <w:rFonts w:ascii="inter-regular" w:hAnsi="inter-regular"/>
          <w:color w:val="333333"/>
        </w:rPr>
      </w:pPr>
      <w:r>
        <w:rPr>
          <w:rStyle w:val="Strong"/>
          <w:rFonts w:ascii="Segoe UI" w:hAnsi="Segoe UI" w:cs="Segoe UI"/>
          <w:color w:val="333333"/>
        </w:rPr>
        <w:t>DoWhileExample.java</w:t>
      </w:r>
    </w:p>
    <w:p w14:paraId="439FE524" w14:textId="77777777" w:rsidR="00FC6754" w:rsidRDefault="00FC6754">
      <w:pPr>
        <w:pStyle w:val="alt"/>
        <w:numPr>
          <w:ilvl w:val="0"/>
          <w:numId w:val="49"/>
        </w:numPr>
        <w:spacing w:before="0" w:beforeAutospacing="0" w:after="0" w:afterAutospacing="0" w:line="375" w:lineRule="atLeast"/>
        <w:jc w:val="both"/>
        <w:rPr>
          <w:rFonts w:ascii="inter-regular" w:hAnsi="inter-regular"/>
          <w:color w:val="000000"/>
        </w:rPr>
      </w:pPr>
      <w:r>
        <w:rPr>
          <w:rStyle w:val="keyword"/>
          <w:rFonts w:ascii="inter-regular" w:hAnsi="inter-regular"/>
          <w:b/>
          <w:bCs/>
          <w:color w:val="006699"/>
          <w:bdr w:val="none" w:sz="0" w:space="0" w:color="auto" w:frame="1"/>
        </w:rPr>
        <w:t>public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class</w:t>
      </w:r>
      <w:r>
        <w:rPr>
          <w:rFonts w:ascii="inter-regular" w:hAnsi="inter-regular"/>
          <w:color w:val="000000"/>
          <w:bdr w:val="none" w:sz="0" w:space="0" w:color="auto" w:frame="1"/>
        </w:rPr>
        <w:t> DoWhileExample {    </w:t>
      </w:r>
    </w:p>
    <w:p w14:paraId="68266A25" w14:textId="77777777" w:rsidR="00FC6754" w:rsidRDefault="00FC6754">
      <w:pPr>
        <w:numPr>
          <w:ilvl w:val="0"/>
          <w:numId w:val="49"/>
        </w:numPr>
        <w:spacing w:after="0" w:line="375" w:lineRule="atLeast"/>
        <w:jc w:val="both"/>
        <w:rPr>
          <w:rFonts w:ascii="inter-regular" w:hAnsi="inter-regular"/>
          <w:color w:val="000000"/>
        </w:rPr>
      </w:pPr>
      <w:r>
        <w:rPr>
          <w:rStyle w:val="keyword"/>
          <w:rFonts w:ascii="inter-regular" w:hAnsi="inter-regular"/>
          <w:b/>
          <w:bCs/>
          <w:color w:val="006699"/>
          <w:bdr w:val="none" w:sz="0" w:space="0" w:color="auto" w:frame="1"/>
        </w:rPr>
        <w:t>public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static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void</w:t>
      </w:r>
      <w:r>
        <w:rPr>
          <w:rFonts w:ascii="inter-regular" w:hAnsi="inter-regular"/>
          <w:color w:val="000000"/>
          <w:bdr w:val="none" w:sz="0" w:space="0" w:color="auto" w:frame="1"/>
        </w:rPr>
        <w:t> main(String[] args) {    </w:t>
      </w:r>
    </w:p>
    <w:p w14:paraId="24C30601" w14:textId="77777777" w:rsidR="00FC6754" w:rsidRDefault="00FC6754">
      <w:pPr>
        <w:pStyle w:val="alt"/>
        <w:numPr>
          <w:ilvl w:val="0"/>
          <w:numId w:val="49"/>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int</w:t>
      </w:r>
      <w:r>
        <w:rPr>
          <w:rFonts w:ascii="inter-regular" w:hAnsi="inter-regular"/>
          <w:color w:val="000000"/>
          <w:bdr w:val="none" w:sz="0" w:space="0" w:color="auto" w:frame="1"/>
        </w:rPr>
        <w:t> i=</w:t>
      </w:r>
      <w:r>
        <w:rPr>
          <w:rStyle w:val="number"/>
          <w:rFonts w:ascii="inter-regular" w:hAnsi="inter-regular"/>
          <w:color w:val="C00000"/>
          <w:bdr w:val="none" w:sz="0" w:space="0" w:color="auto" w:frame="1"/>
        </w:rPr>
        <w:t>1</w:t>
      </w:r>
      <w:r>
        <w:rPr>
          <w:rFonts w:ascii="inter-regular" w:hAnsi="inter-regular"/>
          <w:color w:val="000000"/>
          <w:bdr w:val="none" w:sz="0" w:space="0" w:color="auto" w:frame="1"/>
        </w:rPr>
        <w:t>;    </w:t>
      </w:r>
    </w:p>
    <w:p w14:paraId="68CA11CD" w14:textId="77777777" w:rsidR="00FC6754" w:rsidRDefault="00FC6754">
      <w:pPr>
        <w:numPr>
          <w:ilvl w:val="0"/>
          <w:numId w:val="49"/>
        </w:numPr>
        <w:spacing w:after="0" w:line="375" w:lineRule="atLeast"/>
        <w:jc w:val="both"/>
        <w:rPr>
          <w:rFonts w:ascii="inter-regular" w:hAnsi="inter-regular"/>
          <w:color w:val="000000"/>
        </w:rPr>
      </w:pP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do</w:t>
      </w:r>
      <w:r>
        <w:rPr>
          <w:rFonts w:ascii="inter-regular" w:hAnsi="inter-regular"/>
          <w:color w:val="000000"/>
          <w:bdr w:val="none" w:sz="0" w:space="0" w:color="auto" w:frame="1"/>
        </w:rPr>
        <w:t>{    </w:t>
      </w:r>
    </w:p>
    <w:p w14:paraId="2B19E394" w14:textId="77777777" w:rsidR="00FC6754" w:rsidRDefault="00FC6754">
      <w:pPr>
        <w:pStyle w:val="alt"/>
        <w:numPr>
          <w:ilvl w:val="0"/>
          <w:numId w:val="49"/>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System.out.println(i);    </w:t>
      </w:r>
    </w:p>
    <w:p w14:paraId="1B3C7325" w14:textId="77777777" w:rsidR="00FC6754" w:rsidRDefault="00FC6754">
      <w:pPr>
        <w:numPr>
          <w:ilvl w:val="0"/>
          <w:numId w:val="49"/>
        </w:numPr>
        <w:spacing w:after="0" w:line="375" w:lineRule="atLeast"/>
        <w:jc w:val="both"/>
        <w:rPr>
          <w:rFonts w:ascii="inter-regular" w:hAnsi="inter-regular"/>
          <w:color w:val="000000"/>
        </w:rPr>
      </w:pPr>
      <w:r>
        <w:rPr>
          <w:rFonts w:ascii="inter-regular" w:hAnsi="inter-regular"/>
          <w:color w:val="000000"/>
          <w:bdr w:val="none" w:sz="0" w:space="0" w:color="auto" w:frame="1"/>
        </w:rPr>
        <w:t>    i++;    </w:t>
      </w:r>
    </w:p>
    <w:p w14:paraId="791A05C4" w14:textId="77777777" w:rsidR="00FC6754" w:rsidRDefault="00FC6754">
      <w:pPr>
        <w:pStyle w:val="alt"/>
        <w:numPr>
          <w:ilvl w:val="0"/>
          <w:numId w:val="49"/>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while</w:t>
      </w:r>
      <w:r>
        <w:rPr>
          <w:rFonts w:ascii="inter-regular" w:hAnsi="inter-regular"/>
          <w:color w:val="000000"/>
          <w:bdr w:val="none" w:sz="0" w:space="0" w:color="auto" w:frame="1"/>
        </w:rPr>
        <w:t>(i&lt;=</w:t>
      </w:r>
      <w:r>
        <w:rPr>
          <w:rStyle w:val="number"/>
          <w:rFonts w:ascii="inter-regular" w:hAnsi="inter-regular"/>
          <w:color w:val="C00000"/>
          <w:bdr w:val="none" w:sz="0" w:space="0" w:color="auto" w:frame="1"/>
        </w:rPr>
        <w:t>10</w:t>
      </w:r>
      <w:r>
        <w:rPr>
          <w:rFonts w:ascii="inter-regular" w:hAnsi="inter-regular"/>
          <w:color w:val="000000"/>
          <w:bdr w:val="none" w:sz="0" w:space="0" w:color="auto" w:frame="1"/>
        </w:rPr>
        <w:t>);    </w:t>
      </w:r>
    </w:p>
    <w:p w14:paraId="765C1A4C" w14:textId="77777777" w:rsidR="00FC6754" w:rsidRDefault="00FC6754">
      <w:pPr>
        <w:numPr>
          <w:ilvl w:val="0"/>
          <w:numId w:val="49"/>
        </w:numPr>
        <w:spacing w:after="0" w:line="375" w:lineRule="atLeast"/>
        <w:jc w:val="both"/>
        <w:rPr>
          <w:rFonts w:ascii="inter-regular" w:hAnsi="inter-regular"/>
          <w:color w:val="000000"/>
        </w:rPr>
      </w:pPr>
      <w:r>
        <w:rPr>
          <w:rFonts w:ascii="inter-regular" w:hAnsi="inter-regular"/>
          <w:color w:val="000000"/>
          <w:bdr w:val="none" w:sz="0" w:space="0" w:color="auto" w:frame="1"/>
        </w:rPr>
        <w:t>}    </w:t>
      </w:r>
    </w:p>
    <w:p w14:paraId="4669DD9B" w14:textId="77777777" w:rsidR="00FC6754" w:rsidRDefault="00FC6754">
      <w:pPr>
        <w:pStyle w:val="alt"/>
        <w:numPr>
          <w:ilvl w:val="0"/>
          <w:numId w:val="49"/>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w:t>
      </w:r>
    </w:p>
    <w:p w14:paraId="666750DB" w14:textId="77777777" w:rsidR="00FC6754" w:rsidRDefault="00FC6754" w:rsidP="00FC6754">
      <w:pPr>
        <w:rPr>
          <w:rFonts w:ascii="Times New Roman" w:hAnsi="Times New Roman"/>
        </w:rPr>
      </w:pPr>
      <w:hyperlink r:id="rId31" w:tgtFrame="_blank" w:history="1">
        <w:r>
          <w:rPr>
            <w:rStyle w:val="Hyperlink"/>
            <w:rFonts w:ascii="Verdana" w:hAnsi="Verdana"/>
            <w:b/>
            <w:bCs/>
            <w:color w:val="FFFFFF"/>
            <w:sz w:val="20"/>
            <w:szCs w:val="20"/>
            <w:shd w:val="clear" w:color="auto" w:fill="4CAF50"/>
          </w:rPr>
          <w:t>Test it Now</w:t>
        </w:r>
      </w:hyperlink>
    </w:p>
    <w:p w14:paraId="2495E1B0" w14:textId="77777777" w:rsidR="00FC6754" w:rsidRDefault="00FC6754" w:rsidP="00FC6754">
      <w:pPr>
        <w:pStyle w:val="NormalWeb"/>
        <w:shd w:val="clear" w:color="auto" w:fill="FFFFFF"/>
        <w:jc w:val="both"/>
        <w:rPr>
          <w:rFonts w:ascii="inter-regular" w:hAnsi="inter-regular"/>
          <w:color w:val="333333"/>
        </w:rPr>
      </w:pPr>
      <w:r>
        <w:rPr>
          <w:rStyle w:val="Strong"/>
          <w:rFonts w:ascii="Segoe UI" w:hAnsi="Segoe UI" w:cs="Segoe UI"/>
          <w:color w:val="333333"/>
        </w:rPr>
        <w:t>Output:</w:t>
      </w:r>
    </w:p>
    <w:p w14:paraId="24FFE7A5" w14:textId="77777777" w:rsidR="00FC6754" w:rsidRDefault="00FC6754" w:rsidP="00FC6754">
      <w:pPr>
        <w:pStyle w:val="HTMLPreformatted"/>
        <w:shd w:val="clear" w:color="auto" w:fill="EEEEEE"/>
        <w:jc w:val="both"/>
        <w:rPr>
          <w:color w:val="535559"/>
        </w:rPr>
      </w:pPr>
      <w:r>
        <w:rPr>
          <w:color w:val="535559"/>
        </w:rPr>
        <w:t>1</w:t>
      </w:r>
    </w:p>
    <w:p w14:paraId="08665C18" w14:textId="77777777" w:rsidR="00FC6754" w:rsidRDefault="00FC6754" w:rsidP="00FC6754">
      <w:pPr>
        <w:pStyle w:val="HTMLPreformatted"/>
        <w:shd w:val="clear" w:color="auto" w:fill="EEEEEE"/>
        <w:jc w:val="both"/>
        <w:rPr>
          <w:color w:val="535559"/>
        </w:rPr>
      </w:pPr>
      <w:r>
        <w:rPr>
          <w:color w:val="535559"/>
        </w:rPr>
        <w:lastRenderedPageBreak/>
        <w:t>2</w:t>
      </w:r>
    </w:p>
    <w:p w14:paraId="59E7AC34" w14:textId="77777777" w:rsidR="00FC6754" w:rsidRDefault="00FC6754" w:rsidP="00FC6754">
      <w:pPr>
        <w:pStyle w:val="HTMLPreformatted"/>
        <w:shd w:val="clear" w:color="auto" w:fill="EEEEEE"/>
        <w:jc w:val="both"/>
        <w:rPr>
          <w:color w:val="535559"/>
        </w:rPr>
      </w:pPr>
      <w:r>
        <w:rPr>
          <w:color w:val="535559"/>
        </w:rPr>
        <w:t>3</w:t>
      </w:r>
    </w:p>
    <w:p w14:paraId="27C63C88" w14:textId="77777777" w:rsidR="00FC6754" w:rsidRDefault="00FC6754" w:rsidP="00FC6754">
      <w:pPr>
        <w:pStyle w:val="HTMLPreformatted"/>
        <w:shd w:val="clear" w:color="auto" w:fill="EEEEEE"/>
        <w:jc w:val="both"/>
        <w:rPr>
          <w:color w:val="535559"/>
        </w:rPr>
      </w:pPr>
      <w:r>
        <w:rPr>
          <w:color w:val="535559"/>
        </w:rPr>
        <w:t>4</w:t>
      </w:r>
    </w:p>
    <w:p w14:paraId="7B0CE79F" w14:textId="77777777" w:rsidR="00FC6754" w:rsidRDefault="00FC6754" w:rsidP="00FC6754">
      <w:pPr>
        <w:pStyle w:val="HTMLPreformatted"/>
        <w:shd w:val="clear" w:color="auto" w:fill="EEEEEE"/>
        <w:jc w:val="both"/>
        <w:rPr>
          <w:color w:val="535559"/>
        </w:rPr>
      </w:pPr>
      <w:r>
        <w:rPr>
          <w:color w:val="535559"/>
        </w:rPr>
        <w:t>5</w:t>
      </w:r>
    </w:p>
    <w:p w14:paraId="391EC423" w14:textId="77777777" w:rsidR="00FC6754" w:rsidRDefault="00FC6754" w:rsidP="00FC6754">
      <w:pPr>
        <w:pStyle w:val="HTMLPreformatted"/>
        <w:shd w:val="clear" w:color="auto" w:fill="EEEEEE"/>
        <w:jc w:val="both"/>
        <w:rPr>
          <w:color w:val="535559"/>
        </w:rPr>
      </w:pPr>
      <w:r>
        <w:rPr>
          <w:color w:val="535559"/>
        </w:rPr>
        <w:t>6</w:t>
      </w:r>
    </w:p>
    <w:p w14:paraId="6C57327A" w14:textId="77777777" w:rsidR="00FC6754" w:rsidRDefault="00FC6754" w:rsidP="00FC6754">
      <w:pPr>
        <w:pStyle w:val="HTMLPreformatted"/>
        <w:shd w:val="clear" w:color="auto" w:fill="EEEEEE"/>
        <w:jc w:val="both"/>
        <w:rPr>
          <w:color w:val="535559"/>
        </w:rPr>
      </w:pPr>
      <w:r>
        <w:rPr>
          <w:color w:val="535559"/>
        </w:rPr>
        <w:t>7</w:t>
      </w:r>
    </w:p>
    <w:p w14:paraId="68386243" w14:textId="77777777" w:rsidR="00FC6754" w:rsidRDefault="00FC6754" w:rsidP="00FC6754">
      <w:pPr>
        <w:pStyle w:val="HTMLPreformatted"/>
        <w:shd w:val="clear" w:color="auto" w:fill="EEEEEE"/>
        <w:jc w:val="both"/>
        <w:rPr>
          <w:color w:val="535559"/>
        </w:rPr>
      </w:pPr>
      <w:r>
        <w:rPr>
          <w:color w:val="535559"/>
        </w:rPr>
        <w:t>8</w:t>
      </w:r>
    </w:p>
    <w:p w14:paraId="561E8C90" w14:textId="77777777" w:rsidR="00FC6754" w:rsidRDefault="00FC6754" w:rsidP="00FC6754">
      <w:pPr>
        <w:pStyle w:val="HTMLPreformatted"/>
        <w:shd w:val="clear" w:color="auto" w:fill="EEEEEE"/>
        <w:jc w:val="both"/>
        <w:rPr>
          <w:color w:val="535559"/>
        </w:rPr>
      </w:pPr>
      <w:r>
        <w:rPr>
          <w:color w:val="535559"/>
        </w:rPr>
        <w:t>9</w:t>
      </w:r>
    </w:p>
    <w:p w14:paraId="6D03638D" w14:textId="77777777" w:rsidR="00FC6754" w:rsidRDefault="00FC6754" w:rsidP="00FC6754">
      <w:pPr>
        <w:pStyle w:val="HTMLPreformatted"/>
        <w:shd w:val="clear" w:color="auto" w:fill="EEEEEE"/>
        <w:jc w:val="both"/>
        <w:rPr>
          <w:color w:val="535559"/>
        </w:rPr>
      </w:pPr>
      <w:r>
        <w:rPr>
          <w:color w:val="535559"/>
        </w:rPr>
        <w:t>10</w:t>
      </w:r>
    </w:p>
    <w:p w14:paraId="360F0000" w14:textId="77777777" w:rsidR="00FC6754" w:rsidRDefault="00FC6754" w:rsidP="00FC6754">
      <w:pPr>
        <w:pStyle w:val="Heading2"/>
        <w:shd w:val="clear" w:color="auto" w:fill="FFFFFF"/>
        <w:spacing w:line="312" w:lineRule="atLeast"/>
        <w:jc w:val="both"/>
        <w:rPr>
          <w:rFonts w:ascii="Helvetica" w:hAnsi="Helvetica"/>
          <w:b w:val="0"/>
          <w:bCs w:val="0"/>
          <w:color w:val="610B38"/>
          <w:sz w:val="38"/>
          <w:szCs w:val="38"/>
        </w:rPr>
      </w:pPr>
      <w:r>
        <w:rPr>
          <w:rFonts w:ascii="Helvetica" w:hAnsi="Helvetica"/>
          <w:b w:val="0"/>
          <w:bCs w:val="0"/>
          <w:color w:val="610B38"/>
          <w:sz w:val="38"/>
          <w:szCs w:val="38"/>
        </w:rPr>
        <w:t>Java Infinitive do-while Loop</w:t>
      </w:r>
    </w:p>
    <w:p w14:paraId="787FC980" w14:textId="77777777" w:rsidR="00FC6754" w:rsidRDefault="00FC6754" w:rsidP="00FC6754">
      <w:pPr>
        <w:pStyle w:val="NormalWeb"/>
        <w:shd w:val="clear" w:color="auto" w:fill="FFFFFF"/>
        <w:jc w:val="both"/>
        <w:rPr>
          <w:rFonts w:ascii="inter-regular" w:hAnsi="inter-regular"/>
          <w:color w:val="333333"/>
        </w:rPr>
      </w:pPr>
      <w:r>
        <w:rPr>
          <w:rFonts w:ascii="inter-regular" w:hAnsi="inter-regular"/>
          <w:color w:val="333333"/>
        </w:rPr>
        <w:t>If you pass </w:t>
      </w:r>
      <w:r>
        <w:rPr>
          <w:rStyle w:val="Strong"/>
          <w:rFonts w:ascii="Segoe UI" w:hAnsi="Segoe UI" w:cs="Segoe UI"/>
          <w:color w:val="333333"/>
        </w:rPr>
        <w:t>true</w:t>
      </w:r>
      <w:r>
        <w:rPr>
          <w:rFonts w:ascii="inter-regular" w:hAnsi="inter-regular"/>
          <w:color w:val="333333"/>
        </w:rPr>
        <w:t> in the do-while loop, it will be infinitive do-while loop.</w:t>
      </w:r>
    </w:p>
    <w:p w14:paraId="59623AF8" w14:textId="77777777" w:rsidR="00FC6754" w:rsidRDefault="00FC6754" w:rsidP="00FC6754">
      <w:pPr>
        <w:pStyle w:val="NormalWeb"/>
        <w:shd w:val="clear" w:color="auto" w:fill="FFFFFF"/>
        <w:jc w:val="both"/>
        <w:rPr>
          <w:rFonts w:ascii="inter-regular" w:hAnsi="inter-regular"/>
          <w:color w:val="333333"/>
        </w:rPr>
      </w:pPr>
      <w:r>
        <w:rPr>
          <w:rStyle w:val="Strong"/>
          <w:rFonts w:ascii="Segoe UI" w:hAnsi="Segoe UI" w:cs="Segoe UI"/>
          <w:color w:val="333333"/>
        </w:rPr>
        <w:t>Syntax:</w:t>
      </w:r>
    </w:p>
    <w:p w14:paraId="287D2585" w14:textId="77777777" w:rsidR="00FC6754" w:rsidRDefault="00FC6754">
      <w:pPr>
        <w:pStyle w:val="alt"/>
        <w:numPr>
          <w:ilvl w:val="0"/>
          <w:numId w:val="50"/>
        </w:numPr>
        <w:spacing w:before="0" w:beforeAutospacing="0" w:after="0" w:afterAutospacing="0" w:line="375" w:lineRule="atLeast"/>
        <w:jc w:val="both"/>
        <w:rPr>
          <w:rFonts w:ascii="inter-regular" w:hAnsi="inter-regular"/>
          <w:color w:val="000000"/>
        </w:rPr>
      </w:pPr>
      <w:r>
        <w:rPr>
          <w:rStyle w:val="keyword"/>
          <w:rFonts w:ascii="inter-regular" w:hAnsi="inter-regular"/>
          <w:b/>
          <w:bCs/>
          <w:color w:val="006699"/>
          <w:bdr w:val="none" w:sz="0" w:space="0" w:color="auto" w:frame="1"/>
        </w:rPr>
        <w:t>do</w:t>
      </w:r>
      <w:r>
        <w:rPr>
          <w:rFonts w:ascii="inter-regular" w:hAnsi="inter-regular"/>
          <w:color w:val="000000"/>
          <w:bdr w:val="none" w:sz="0" w:space="0" w:color="auto" w:frame="1"/>
        </w:rPr>
        <w:t>{  </w:t>
      </w:r>
    </w:p>
    <w:p w14:paraId="64152898" w14:textId="77777777" w:rsidR="00FC6754" w:rsidRDefault="00FC6754">
      <w:pPr>
        <w:numPr>
          <w:ilvl w:val="0"/>
          <w:numId w:val="50"/>
        </w:numPr>
        <w:spacing w:after="0" w:line="375" w:lineRule="atLeast"/>
        <w:jc w:val="both"/>
        <w:rPr>
          <w:rFonts w:ascii="inter-regular" w:hAnsi="inter-regular"/>
          <w:color w:val="000000"/>
        </w:rPr>
      </w:pPr>
      <w:r>
        <w:rPr>
          <w:rStyle w:val="comment"/>
          <w:rFonts w:ascii="inter-regular" w:hAnsi="inter-regular"/>
          <w:color w:val="008200"/>
          <w:bdr w:val="none" w:sz="0" w:space="0" w:color="auto" w:frame="1"/>
        </w:rPr>
        <w:t>//code to be executed</w:t>
      </w:r>
      <w:r>
        <w:rPr>
          <w:rFonts w:ascii="inter-regular" w:hAnsi="inter-regular"/>
          <w:color w:val="000000"/>
          <w:bdr w:val="none" w:sz="0" w:space="0" w:color="auto" w:frame="1"/>
        </w:rPr>
        <w:t>  </w:t>
      </w:r>
    </w:p>
    <w:p w14:paraId="1AC341C9" w14:textId="77777777" w:rsidR="00FC6754" w:rsidRDefault="00FC6754">
      <w:pPr>
        <w:pStyle w:val="alt"/>
        <w:numPr>
          <w:ilvl w:val="0"/>
          <w:numId w:val="50"/>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w:t>
      </w:r>
      <w:r>
        <w:rPr>
          <w:rStyle w:val="keyword"/>
          <w:rFonts w:ascii="inter-regular" w:hAnsi="inter-regular"/>
          <w:b/>
          <w:bCs/>
          <w:color w:val="006699"/>
          <w:bdr w:val="none" w:sz="0" w:space="0" w:color="auto" w:frame="1"/>
        </w:rPr>
        <w:t>while</w:t>
      </w:r>
      <w:r>
        <w:rPr>
          <w:rFonts w:ascii="inter-regular" w:hAnsi="inter-regular"/>
          <w:color w:val="000000"/>
          <w:bdr w:val="none" w:sz="0" w:space="0" w:color="auto" w:frame="1"/>
        </w:rPr>
        <w:t>(</w:t>
      </w:r>
      <w:r>
        <w:rPr>
          <w:rStyle w:val="keyword"/>
          <w:rFonts w:ascii="inter-regular" w:hAnsi="inter-regular"/>
          <w:b/>
          <w:bCs/>
          <w:color w:val="006699"/>
          <w:bdr w:val="none" w:sz="0" w:space="0" w:color="auto" w:frame="1"/>
        </w:rPr>
        <w:t>true</w:t>
      </w:r>
      <w:r>
        <w:rPr>
          <w:rFonts w:ascii="inter-regular" w:hAnsi="inter-regular"/>
          <w:color w:val="000000"/>
          <w:bdr w:val="none" w:sz="0" w:space="0" w:color="auto" w:frame="1"/>
        </w:rPr>
        <w:t>);  </w:t>
      </w:r>
    </w:p>
    <w:p w14:paraId="4FBF8B71" w14:textId="77777777" w:rsidR="00FC6754" w:rsidRDefault="00FC6754" w:rsidP="00FC6754">
      <w:pPr>
        <w:pStyle w:val="NormalWeb"/>
        <w:shd w:val="clear" w:color="auto" w:fill="FFFFFF"/>
        <w:jc w:val="both"/>
        <w:rPr>
          <w:rFonts w:ascii="inter-regular" w:hAnsi="inter-regular"/>
          <w:color w:val="333333"/>
        </w:rPr>
      </w:pPr>
      <w:r>
        <w:rPr>
          <w:rStyle w:val="Strong"/>
          <w:rFonts w:ascii="Segoe UI" w:hAnsi="Segoe UI" w:cs="Segoe UI"/>
          <w:color w:val="333333"/>
        </w:rPr>
        <w:t>Example:</w:t>
      </w:r>
    </w:p>
    <w:p w14:paraId="02555C93" w14:textId="77777777" w:rsidR="00FC6754" w:rsidRDefault="00FC6754" w:rsidP="00FC6754">
      <w:pPr>
        <w:pStyle w:val="NormalWeb"/>
        <w:shd w:val="clear" w:color="auto" w:fill="FFFFFF"/>
        <w:jc w:val="both"/>
        <w:rPr>
          <w:rFonts w:ascii="inter-regular" w:hAnsi="inter-regular"/>
          <w:color w:val="333333"/>
        </w:rPr>
      </w:pPr>
      <w:r>
        <w:rPr>
          <w:rStyle w:val="Strong"/>
          <w:rFonts w:ascii="Segoe UI" w:hAnsi="Segoe UI" w:cs="Segoe UI"/>
          <w:color w:val="333333"/>
        </w:rPr>
        <w:t>DoWhileExample2.java</w:t>
      </w:r>
    </w:p>
    <w:p w14:paraId="1FCD23CF" w14:textId="77777777" w:rsidR="00FC6754" w:rsidRDefault="00FC6754">
      <w:pPr>
        <w:pStyle w:val="alt"/>
        <w:numPr>
          <w:ilvl w:val="0"/>
          <w:numId w:val="51"/>
        </w:numPr>
        <w:spacing w:before="0" w:beforeAutospacing="0" w:after="0" w:afterAutospacing="0" w:line="375" w:lineRule="atLeast"/>
        <w:jc w:val="both"/>
        <w:rPr>
          <w:rFonts w:ascii="inter-regular" w:hAnsi="inter-regular"/>
          <w:color w:val="000000"/>
        </w:rPr>
      </w:pPr>
      <w:r>
        <w:rPr>
          <w:rStyle w:val="keyword"/>
          <w:rFonts w:ascii="inter-regular" w:hAnsi="inter-regular"/>
          <w:b/>
          <w:bCs/>
          <w:color w:val="006699"/>
          <w:bdr w:val="none" w:sz="0" w:space="0" w:color="auto" w:frame="1"/>
        </w:rPr>
        <w:t>public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class</w:t>
      </w:r>
      <w:r>
        <w:rPr>
          <w:rFonts w:ascii="inter-regular" w:hAnsi="inter-regular"/>
          <w:color w:val="000000"/>
          <w:bdr w:val="none" w:sz="0" w:space="0" w:color="auto" w:frame="1"/>
        </w:rPr>
        <w:t> DoWhileExample2 {  </w:t>
      </w:r>
    </w:p>
    <w:p w14:paraId="1BE37CB8" w14:textId="77777777" w:rsidR="00FC6754" w:rsidRDefault="00FC6754">
      <w:pPr>
        <w:numPr>
          <w:ilvl w:val="0"/>
          <w:numId w:val="51"/>
        </w:numPr>
        <w:spacing w:after="0" w:line="375" w:lineRule="atLeast"/>
        <w:jc w:val="both"/>
        <w:rPr>
          <w:rFonts w:ascii="inter-regular" w:hAnsi="inter-regular"/>
          <w:color w:val="000000"/>
        </w:rPr>
      </w:pPr>
      <w:r>
        <w:rPr>
          <w:rStyle w:val="keyword"/>
          <w:rFonts w:ascii="inter-regular" w:hAnsi="inter-regular"/>
          <w:b/>
          <w:bCs/>
          <w:color w:val="006699"/>
          <w:bdr w:val="none" w:sz="0" w:space="0" w:color="auto" w:frame="1"/>
        </w:rPr>
        <w:t>public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static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void</w:t>
      </w:r>
      <w:r>
        <w:rPr>
          <w:rFonts w:ascii="inter-regular" w:hAnsi="inter-regular"/>
          <w:color w:val="000000"/>
          <w:bdr w:val="none" w:sz="0" w:space="0" w:color="auto" w:frame="1"/>
        </w:rPr>
        <w:t> main(String[] args) {  </w:t>
      </w:r>
    </w:p>
    <w:p w14:paraId="01345206" w14:textId="77777777" w:rsidR="00FC6754" w:rsidRDefault="00FC6754">
      <w:pPr>
        <w:pStyle w:val="alt"/>
        <w:numPr>
          <w:ilvl w:val="0"/>
          <w:numId w:val="51"/>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do</w:t>
      </w:r>
      <w:r>
        <w:rPr>
          <w:rFonts w:ascii="inter-regular" w:hAnsi="inter-regular"/>
          <w:color w:val="000000"/>
          <w:bdr w:val="none" w:sz="0" w:space="0" w:color="auto" w:frame="1"/>
        </w:rPr>
        <w:t>{  </w:t>
      </w:r>
    </w:p>
    <w:p w14:paraId="4F3B65FA" w14:textId="77777777" w:rsidR="00FC6754" w:rsidRDefault="00FC6754">
      <w:pPr>
        <w:numPr>
          <w:ilvl w:val="0"/>
          <w:numId w:val="51"/>
        </w:numPr>
        <w:spacing w:after="0" w:line="375" w:lineRule="atLeast"/>
        <w:jc w:val="both"/>
        <w:rPr>
          <w:rFonts w:ascii="inter-regular" w:hAnsi="inter-regular"/>
          <w:color w:val="000000"/>
        </w:rPr>
      </w:pPr>
      <w:r>
        <w:rPr>
          <w:rFonts w:ascii="inter-regular" w:hAnsi="inter-regular"/>
          <w:color w:val="000000"/>
          <w:bdr w:val="none" w:sz="0" w:space="0" w:color="auto" w:frame="1"/>
        </w:rPr>
        <w:t>        System.out.println(</w:t>
      </w:r>
      <w:r>
        <w:rPr>
          <w:rStyle w:val="string"/>
          <w:rFonts w:ascii="inter-regular" w:hAnsi="inter-regular"/>
          <w:color w:val="0000FF"/>
          <w:bdr w:val="none" w:sz="0" w:space="0" w:color="auto" w:frame="1"/>
        </w:rPr>
        <w:t>"infinitive do while loop"</w:t>
      </w:r>
      <w:r>
        <w:rPr>
          <w:rFonts w:ascii="inter-regular" w:hAnsi="inter-regular"/>
          <w:color w:val="000000"/>
          <w:bdr w:val="none" w:sz="0" w:space="0" w:color="auto" w:frame="1"/>
        </w:rPr>
        <w:t>);  </w:t>
      </w:r>
    </w:p>
    <w:p w14:paraId="34C411B2" w14:textId="77777777" w:rsidR="00FC6754" w:rsidRDefault="00FC6754">
      <w:pPr>
        <w:pStyle w:val="alt"/>
        <w:numPr>
          <w:ilvl w:val="0"/>
          <w:numId w:val="51"/>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while</w:t>
      </w:r>
      <w:r>
        <w:rPr>
          <w:rFonts w:ascii="inter-regular" w:hAnsi="inter-regular"/>
          <w:color w:val="000000"/>
          <w:bdr w:val="none" w:sz="0" w:space="0" w:color="auto" w:frame="1"/>
        </w:rPr>
        <w:t>(</w:t>
      </w:r>
      <w:r>
        <w:rPr>
          <w:rStyle w:val="keyword"/>
          <w:rFonts w:ascii="inter-regular" w:hAnsi="inter-regular"/>
          <w:b/>
          <w:bCs/>
          <w:color w:val="006699"/>
          <w:bdr w:val="none" w:sz="0" w:space="0" w:color="auto" w:frame="1"/>
        </w:rPr>
        <w:t>true</w:t>
      </w:r>
      <w:r>
        <w:rPr>
          <w:rFonts w:ascii="inter-regular" w:hAnsi="inter-regular"/>
          <w:color w:val="000000"/>
          <w:bdr w:val="none" w:sz="0" w:space="0" w:color="auto" w:frame="1"/>
        </w:rPr>
        <w:t>);  </w:t>
      </w:r>
    </w:p>
    <w:p w14:paraId="60E7B1DA" w14:textId="77777777" w:rsidR="00FC6754" w:rsidRDefault="00FC6754">
      <w:pPr>
        <w:numPr>
          <w:ilvl w:val="0"/>
          <w:numId w:val="51"/>
        </w:numPr>
        <w:spacing w:after="0" w:line="375" w:lineRule="atLeast"/>
        <w:jc w:val="both"/>
        <w:rPr>
          <w:rFonts w:ascii="inter-regular" w:hAnsi="inter-regular"/>
          <w:color w:val="000000"/>
        </w:rPr>
      </w:pPr>
      <w:r>
        <w:rPr>
          <w:rFonts w:ascii="inter-regular" w:hAnsi="inter-regular"/>
          <w:color w:val="000000"/>
          <w:bdr w:val="none" w:sz="0" w:space="0" w:color="auto" w:frame="1"/>
        </w:rPr>
        <w:t>}  </w:t>
      </w:r>
    </w:p>
    <w:p w14:paraId="339EF062" w14:textId="77777777" w:rsidR="00FC6754" w:rsidRDefault="00FC6754">
      <w:pPr>
        <w:pStyle w:val="alt"/>
        <w:numPr>
          <w:ilvl w:val="0"/>
          <w:numId w:val="51"/>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w:t>
      </w:r>
    </w:p>
    <w:p w14:paraId="7378A090" w14:textId="77777777" w:rsidR="00FC6754" w:rsidRDefault="00FC6754" w:rsidP="0027496C">
      <w:pPr>
        <w:rPr>
          <w:b/>
          <w:bCs/>
          <w:sz w:val="32"/>
          <w:szCs w:val="32"/>
        </w:rPr>
      </w:pPr>
    </w:p>
    <w:p w14:paraId="75B4A0A8" w14:textId="77777777" w:rsidR="00A7616A" w:rsidRDefault="00A7616A" w:rsidP="0027496C">
      <w:pPr>
        <w:rPr>
          <w:b/>
          <w:bCs/>
          <w:sz w:val="32"/>
          <w:szCs w:val="32"/>
        </w:rPr>
      </w:pPr>
    </w:p>
    <w:p w14:paraId="2D84400C" w14:textId="77777777" w:rsidR="00A7616A" w:rsidRDefault="00A7616A" w:rsidP="0027496C">
      <w:pPr>
        <w:rPr>
          <w:b/>
          <w:bCs/>
          <w:sz w:val="32"/>
          <w:szCs w:val="32"/>
        </w:rPr>
      </w:pPr>
      <w:r>
        <w:rPr>
          <w:b/>
          <w:bCs/>
          <w:sz w:val="32"/>
          <w:szCs w:val="32"/>
        </w:rPr>
        <w:t xml:space="preserve">Constructors in Java </w:t>
      </w:r>
    </w:p>
    <w:p w14:paraId="4599DF4E" w14:textId="77777777" w:rsidR="00A7616A" w:rsidRDefault="00A7616A" w:rsidP="0027496C">
      <w:pPr>
        <w:rPr>
          <w:b/>
          <w:bCs/>
          <w:sz w:val="32"/>
          <w:szCs w:val="32"/>
        </w:rPr>
      </w:pPr>
    </w:p>
    <w:p w14:paraId="3B189019" w14:textId="77777777" w:rsidR="007C4BD3" w:rsidRDefault="007C4BD3" w:rsidP="007C4BD3">
      <w:pPr>
        <w:pStyle w:val="NormalWeb"/>
        <w:shd w:val="clear" w:color="auto" w:fill="FFFFFF"/>
        <w:jc w:val="both"/>
        <w:rPr>
          <w:rFonts w:ascii="inter-regular" w:hAnsi="inter-regular"/>
          <w:color w:val="333333"/>
        </w:rPr>
      </w:pPr>
      <w:r>
        <w:rPr>
          <w:rFonts w:ascii="inter-regular" w:hAnsi="inter-regular"/>
          <w:color w:val="333333"/>
        </w:rPr>
        <w:t>In </w:t>
      </w:r>
      <w:hyperlink r:id="rId32" w:history="1">
        <w:r>
          <w:rPr>
            <w:rStyle w:val="Hyperlink"/>
            <w:rFonts w:ascii="inter-regular" w:hAnsi="inter-regular"/>
            <w:color w:val="008000"/>
          </w:rPr>
          <w:t>Java</w:t>
        </w:r>
      </w:hyperlink>
      <w:r>
        <w:rPr>
          <w:rFonts w:ascii="inter-regular" w:hAnsi="inter-regular"/>
          <w:color w:val="333333"/>
        </w:rPr>
        <w:t>, a constructor is a block of codes similar to the method. It is called when an instance of the </w:t>
      </w:r>
      <w:hyperlink r:id="rId33" w:history="1">
        <w:r>
          <w:rPr>
            <w:rStyle w:val="Hyperlink"/>
            <w:rFonts w:ascii="inter-regular" w:hAnsi="inter-regular"/>
            <w:color w:val="008000"/>
          </w:rPr>
          <w:t>class</w:t>
        </w:r>
      </w:hyperlink>
      <w:r>
        <w:rPr>
          <w:rFonts w:ascii="inter-regular" w:hAnsi="inter-regular"/>
          <w:color w:val="333333"/>
        </w:rPr>
        <w:t> is created. At the time of calling constructor, memory for the object is allocated in the memory.</w:t>
      </w:r>
    </w:p>
    <w:p w14:paraId="385CE3FA" w14:textId="77777777" w:rsidR="007C4BD3" w:rsidRDefault="007C4BD3" w:rsidP="007C4BD3">
      <w:pPr>
        <w:pStyle w:val="NormalWeb"/>
        <w:shd w:val="clear" w:color="auto" w:fill="FFFFFF"/>
        <w:jc w:val="both"/>
        <w:rPr>
          <w:rFonts w:ascii="inter-regular" w:hAnsi="inter-regular"/>
          <w:color w:val="333333"/>
        </w:rPr>
      </w:pPr>
      <w:r>
        <w:rPr>
          <w:rFonts w:ascii="inter-regular" w:hAnsi="inter-regular"/>
          <w:color w:val="333333"/>
        </w:rPr>
        <w:t>It is a special type of method which is used to initialize the object.</w:t>
      </w:r>
    </w:p>
    <w:p w14:paraId="5EA2BFF1" w14:textId="77777777" w:rsidR="007C4BD3" w:rsidRDefault="007C4BD3" w:rsidP="007C4BD3">
      <w:pPr>
        <w:pStyle w:val="NormalWeb"/>
        <w:shd w:val="clear" w:color="auto" w:fill="FFFFFF"/>
        <w:jc w:val="both"/>
        <w:rPr>
          <w:rFonts w:ascii="inter-regular" w:hAnsi="inter-regular"/>
          <w:color w:val="333333"/>
        </w:rPr>
      </w:pPr>
      <w:r>
        <w:rPr>
          <w:rFonts w:ascii="inter-regular" w:hAnsi="inter-regular"/>
          <w:color w:val="333333"/>
        </w:rPr>
        <w:t>Every time an object is created using the new() keyword, at least one constructor is called.</w:t>
      </w:r>
    </w:p>
    <w:p w14:paraId="24AA5D64" w14:textId="77777777" w:rsidR="007C4BD3" w:rsidRDefault="007C4BD3" w:rsidP="007C4BD3">
      <w:pPr>
        <w:pStyle w:val="NormalWeb"/>
        <w:shd w:val="clear" w:color="auto" w:fill="FFFFFF"/>
        <w:jc w:val="both"/>
        <w:rPr>
          <w:rFonts w:ascii="inter-regular" w:hAnsi="inter-regular"/>
          <w:color w:val="333333"/>
        </w:rPr>
      </w:pPr>
      <w:r>
        <w:rPr>
          <w:rFonts w:ascii="inter-regular" w:hAnsi="inter-regular"/>
          <w:color w:val="333333"/>
        </w:rPr>
        <w:lastRenderedPageBreak/>
        <w:t>It calls a default constructor if there is no constructor available in the class. In such case, Java compiler provides a default constructor by default.</w:t>
      </w:r>
    </w:p>
    <w:p w14:paraId="36CD7AD4" w14:textId="77777777" w:rsidR="007C4BD3" w:rsidRDefault="007C4BD3" w:rsidP="007C4BD3">
      <w:pPr>
        <w:pStyle w:val="NormalWeb"/>
        <w:shd w:val="clear" w:color="auto" w:fill="FFFFFF"/>
        <w:jc w:val="both"/>
        <w:rPr>
          <w:rFonts w:ascii="inter-regular" w:hAnsi="inter-regular"/>
          <w:color w:val="333333"/>
        </w:rPr>
      </w:pPr>
      <w:r>
        <w:rPr>
          <w:rFonts w:ascii="inter-regular" w:hAnsi="inter-regular"/>
          <w:color w:val="333333"/>
        </w:rPr>
        <w:t>There are two types of constructors in Java: no-arg constructor, and parameterized constructor.</w:t>
      </w:r>
    </w:p>
    <w:p w14:paraId="03EDE505" w14:textId="77777777" w:rsidR="007C4BD3" w:rsidRDefault="007C4BD3" w:rsidP="007C4BD3">
      <w:pPr>
        <w:pStyle w:val="NormalWeb"/>
        <w:shd w:val="clear" w:color="auto" w:fill="FFFFFF"/>
        <w:jc w:val="both"/>
        <w:rPr>
          <w:rFonts w:ascii="inter-regular" w:hAnsi="inter-regular"/>
          <w:color w:val="333333"/>
        </w:rPr>
      </w:pPr>
      <w:r>
        <w:rPr>
          <w:rStyle w:val="Strong"/>
          <w:rFonts w:ascii="Segoe UI" w:hAnsi="Segoe UI" w:cs="Segoe UI"/>
          <w:color w:val="333333"/>
        </w:rPr>
        <w:t>Note:</w:t>
      </w:r>
      <w:r>
        <w:rPr>
          <w:rFonts w:ascii="inter-regular" w:hAnsi="inter-regular"/>
          <w:color w:val="333333"/>
        </w:rPr>
        <w:t> It is called constructor because it constructs the values at the time of object creation. It is not necessary to write a constructor for a class. It is because java compiler creates a default constructor if your class doesn't have any.</w:t>
      </w:r>
    </w:p>
    <w:p w14:paraId="5877A7AA" w14:textId="77777777" w:rsidR="007C4BD3" w:rsidRDefault="007C4BD3" w:rsidP="007C4BD3">
      <w:pPr>
        <w:pStyle w:val="Heading3"/>
        <w:shd w:val="clear" w:color="auto" w:fill="FFFFFF"/>
        <w:spacing w:line="312" w:lineRule="atLeast"/>
        <w:jc w:val="both"/>
        <w:rPr>
          <w:rFonts w:ascii="Helvetica" w:hAnsi="Helvetica"/>
          <w:color w:val="610B4B"/>
          <w:sz w:val="32"/>
          <w:szCs w:val="32"/>
        </w:rPr>
      </w:pPr>
      <w:r>
        <w:rPr>
          <w:rFonts w:ascii="Helvetica" w:hAnsi="Helvetica"/>
          <w:b/>
          <w:bCs/>
          <w:color w:val="610B4B"/>
          <w:sz w:val="32"/>
          <w:szCs w:val="32"/>
        </w:rPr>
        <w:t>Rules for creating Java constructor</w:t>
      </w:r>
    </w:p>
    <w:p w14:paraId="0167FD1A" w14:textId="77777777" w:rsidR="007C4BD3" w:rsidRDefault="007C4BD3" w:rsidP="007C4BD3">
      <w:pPr>
        <w:pStyle w:val="NormalWeb"/>
        <w:shd w:val="clear" w:color="auto" w:fill="FFFFFF"/>
        <w:jc w:val="both"/>
        <w:rPr>
          <w:rFonts w:ascii="inter-regular" w:hAnsi="inter-regular"/>
          <w:color w:val="333333"/>
        </w:rPr>
      </w:pPr>
      <w:r>
        <w:rPr>
          <w:rFonts w:ascii="inter-regular" w:hAnsi="inter-regular"/>
          <w:color w:val="333333"/>
        </w:rPr>
        <w:t>There are two rules defined for the constructor.</w:t>
      </w:r>
    </w:p>
    <w:p w14:paraId="0D6587D8" w14:textId="77777777" w:rsidR="007C4BD3" w:rsidRDefault="007C4BD3">
      <w:pPr>
        <w:numPr>
          <w:ilvl w:val="0"/>
          <w:numId w:val="52"/>
        </w:numPr>
        <w:shd w:val="clear" w:color="auto" w:fill="FFFFFF"/>
        <w:spacing w:before="60" w:after="100" w:afterAutospacing="1" w:line="375" w:lineRule="atLeast"/>
        <w:jc w:val="both"/>
        <w:rPr>
          <w:rFonts w:ascii="inter-regular" w:hAnsi="inter-regular"/>
          <w:color w:val="000000"/>
        </w:rPr>
      </w:pPr>
      <w:r>
        <w:rPr>
          <w:rFonts w:ascii="inter-regular" w:hAnsi="inter-regular"/>
          <w:color w:val="000000"/>
        </w:rPr>
        <w:t>Constructor name must be the same as its class name</w:t>
      </w:r>
    </w:p>
    <w:p w14:paraId="0B192232" w14:textId="77777777" w:rsidR="007C4BD3" w:rsidRDefault="007C4BD3">
      <w:pPr>
        <w:numPr>
          <w:ilvl w:val="0"/>
          <w:numId w:val="52"/>
        </w:numPr>
        <w:shd w:val="clear" w:color="auto" w:fill="FFFFFF"/>
        <w:spacing w:before="60" w:after="100" w:afterAutospacing="1" w:line="375" w:lineRule="atLeast"/>
        <w:jc w:val="both"/>
        <w:rPr>
          <w:rFonts w:ascii="inter-regular" w:hAnsi="inter-regular"/>
          <w:color w:val="000000"/>
        </w:rPr>
      </w:pPr>
      <w:r>
        <w:rPr>
          <w:rFonts w:ascii="inter-regular" w:hAnsi="inter-regular"/>
          <w:color w:val="000000"/>
        </w:rPr>
        <w:t>A Constructor must have no explicit return type</w:t>
      </w:r>
    </w:p>
    <w:p w14:paraId="5E418408" w14:textId="77777777" w:rsidR="007C4BD3" w:rsidRDefault="007C4BD3">
      <w:pPr>
        <w:numPr>
          <w:ilvl w:val="0"/>
          <w:numId w:val="52"/>
        </w:numPr>
        <w:shd w:val="clear" w:color="auto" w:fill="FFFFFF"/>
        <w:spacing w:before="60" w:after="100" w:afterAutospacing="1" w:line="375" w:lineRule="atLeast"/>
        <w:jc w:val="both"/>
        <w:rPr>
          <w:rFonts w:ascii="inter-regular" w:hAnsi="inter-regular"/>
          <w:color w:val="000000"/>
        </w:rPr>
      </w:pPr>
      <w:r>
        <w:rPr>
          <w:rFonts w:ascii="inter-regular" w:hAnsi="inter-regular"/>
          <w:color w:val="000000"/>
        </w:rPr>
        <w:t>A Java constructor cannot be abstract, static, final, and synchronized</w:t>
      </w:r>
    </w:p>
    <w:p w14:paraId="12732161" w14:textId="77777777" w:rsidR="007C4BD3" w:rsidRDefault="007C4BD3" w:rsidP="007C4BD3">
      <w:pPr>
        <w:pStyle w:val="Heading4"/>
        <w:pBdr>
          <w:left w:val="single" w:sz="18" w:space="30" w:color="FFA500"/>
        </w:pBdr>
        <w:shd w:val="clear" w:color="auto" w:fill="FAEBD7"/>
        <w:jc w:val="both"/>
        <w:rPr>
          <w:rFonts w:ascii="Arial" w:hAnsi="Arial" w:cs="Arial"/>
          <w:b w:val="0"/>
          <w:bCs w:val="0"/>
          <w:color w:val="333333"/>
          <w:sz w:val="23"/>
          <w:szCs w:val="23"/>
        </w:rPr>
      </w:pPr>
      <w:r>
        <w:rPr>
          <w:rFonts w:ascii="Arial" w:hAnsi="Arial" w:cs="Arial"/>
          <w:b w:val="0"/>
          <w:bCs w:val="0"/>
          <w:color w:val="333333"/>
          <w:sz w:val="23"/>
          <w:szCs w:val="23"/>
        </w:rPr>
        <w:t>Note: We can use </w:t>
      </w:r>
      <w:hyperlink r:id="rId34" w:history="1">
        <w:r>
          <w:rPr>
            <w:rStyle w:val="Hyperlink"/>
            <w:rFonts w:ascii="Arial" w:hAnsi="Arial" w:cs="Arial"/>
            <w:b w:val="0"/>
            <w:bCs w:val="0"/>
            <w:color w:val="008000"/>
            <w:sz w:val="23"/>
            <w:szCs w:val="23"/>
          </w:rPr>
          <w:t>access modifiers</w:t>
        </w:r>
      </w:hyperlink>
      <w:r>
        <w:rPr>
          <w:rFonts w:ascii="Arial" w:hAnsi="Arial" w:cs="Arial"/>
          <w:b w:val="0"/>
          <w:bCs w:val="0"/>
          <w:color w:val="333333"/>
          <w:sz w:val="23"/>
          <w:szCs w:val="23"/>
        </w:rPr>
        <w:t> while declaring a constructor. It controls the object creation. In other words, we can have private, protected, public or default constructor in Java.</w:t>
      </w:r>
    </w:p>
    <w:p w14:paraId="65D448C6" w14:textId="77777777" w:rsidR="007C4BD3" w:rsidRDefault="007C4BD3" w:rsidP="007C4BD3">
      <w:pPr>
        <w:pStyle w:val="Heading2"/>
        <w:shd w:val="clear" w:color="auto" w:fill="FFFFFF"/>
        <w:spacing w:line="312" w:lineRule="atLeast"/>
        <w:jc w:val="both"/>
        <w:rPr>
          <w:rFonts w:ascii="Helvetica" w:hAnsi="Helvetica"/>
          <w:b w:val="0"/>
          <w:bCs w:val="0"/>
          <w:color w:val="610B38"/>
          <w:sz w:val="38"/>
          <w:szCs w:val="38"/>
        </w:rPr>
      </w:pPr>
      <w:r>
        <w:rPr>
          <w:rFonts w:ascii="Helvetica" w:hAnsi="Helvetica"/>
          <w:b w:val="0"/>
          <w:bCs w:val="0"/>
          <w:color w:val="610B38"/>
          <w:sz w:val="38"/>
          <w:szCs w:val="38"/>
        </w:rPr>
        <w:t>Types of Java constructors</w:t>
      </w:r>
    </w:p>
    <w:p w14:paraId="1BF8B929" w14:textId="77777777" w:rsidR="007C4BD3" w:rsidRDefault="007C4BD3" w:rsidP="007C4BD3">
      <w:pPr>
        <w:pStyle w:val="NormalWeb"/>
        <w:shd w:val="clear" w:color="auto" w:fill="FFFFFF"/>
        <w:jc w:val="both"/>
        <w:rPr>
          <w:rFonts w:ascii="inter-regular" w:hAnsi="inter-regular"/>
          <w:color w:val="333333"/>
        </w:rPr>
      </w:pPr>
      <w:r>
        <w:rPr>
          <w:rFonts w:ascii="inter-regular" w:hAnsi="inter-regular"/>
          <w:color w:val="333333"/>
        </w:rPr>
        <w:t>There are two types of constructors in Java:</w:t>
      </w:r>
    </w:p>
    <w:p w14:paraId="2FE41C95" w14:textId="77777777" w:rsidR="007C4BD3" w:rsidRDefault="007C4BD3">
      <w:pPr>
        <w:numPr>
          <w:ilvl w:val="0"/>
          <w:numId w:val="53"/>
        </w:numPr>
        <w:shd w:val="clear" w:color="auto" w:fill="FFFFFF"/>
        <w:spacing w:before="60" w:after="100" w:afterAutospacing="1" w:line="375" w:lineRule="atLeast"/>
        <w:jc w:val="both"/>
        <w:rPr>
          <w:rFonts w:ascii="inter-regular" w:hAnsi="inter-regular"/>
          <w:color w:val="000000"/>
        </w:rPr>
      </w:pPr>
      <w:r>
        <w:rPr>
          <w:rFonts w:ascii="inter-regular" w:hAnsi="inter-regular"/>
          <w:color w:val="000000"/>
        </w:rPr>
        <w:t>Default constructor (no-arg constructor)</w:t>
      </w:r>
    </w:p>
    <w:p w14:paraId="5D294CEE" w14:textId="77777777" w:rsidR="007C4BD3" w:rsidRDefault="007C4BD3">
      <w:pPr>
        <w:numPr>
          <w:ilvl w:val="0"/>
          <w:numId w:val="53"/>
        </w:numPr>
        <w:shd w:val="clear" w:color="auto" w:fill="FFFFFF"/>
        <w:spacing w:before="60" w:after="100" w:afterAutospacing="1" w:line="375" w:lineRule="atLeast"/>
        <w:jc w:val="both"/>
        <w:rPr>
          <w:rFonts w:ascii="inter-regular" w:hAnsi="inter-regular"/>
          <w:color w:val="000000"/>
        </w:rPr>
      </w:pPr>
      <w:r>
        <w:rPr>
          <w:rFonts w:ascii="inter-regular" w:hAnsi="inter-regular"/>
          <w:color w:val="000000"/>
        </w:rPr>
        <w:t>Parameterized constructor</w:t>
      </w:r>
    </w:p>
    <w:p w14:paraId="14792745" w14:textId="77777777" w:rsidR="007C4BD3" w:rsidRDefault="007C4BD3" w:rsidP="007C4BD3">
      <w:pPr>
        <w:spacing w:after="0" w:line="240" w:lineRule="auto"/>
        <w:rPr>
          <w:rFonts w:ascii="Times New Roman" w:hAnsi="Times New Roman"/>
        </w:rPr>
      </w:pPr>
      <w:r>
        <w:rPr>
          <w:noProof/>
        </w:rPr>
        <w:drawing>
          <wp:inline distT="0" distB="0" distL="0" distR="0" wp14:anchorId="16BF3DEE" wp14:editId="41B7A103">
            <wp:extent cx="4763135" cy="3096260"/>
            <wp:effectExtent l="0" t="0" r="0" b="8890"/>
            <wp:docPr id="566038022" name="Picture 7" descr="Java Constructo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Java Constructors"/>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763135" cy="3096260"/>
                    </a:xfrm>
                    <a:prstGeom prst="rect">
                      <a:avLst/>
                    </a:prstGeom>
                    <a:noFill/>
                    <a:ln>
                      <a:noFill/>
                    </a:ln>
                  </pic:spPr>
                </pic:pic>
              </a:graphicData>
            </a:graphic>
          </wp:inline>
        </w:drawing>
      </w:r>
    </w:p>
    <w:p w14:paraId="06E44F9F" w14:textId="77777777" w:rsidR="007C4BD3" w:rsidRDefault="00000000" w:rsidP="007C4BD3">
      <w:r>
        <w:lastRenderedPageBreak/>
        <w:pict w14:anchorId="3CA8C9DB">
          <v:rect id="_x0000_i1025" style="width:0;height:.75pt" o:hrstd="t" o:hrnoshade="t" o:hr="t" fillcolor="#d4d4d4" stroked="f"/>
        </w:pict>
      </w:r>
    </w:p>
    <w:p w14:paraId="7FCF3A29" w14:textId="77777777" w:rsidR="007C4BD3" w:rsidRDefault="007C4BD3" w:rsidP="007C4BD3">
      <w:pPr>
        <w:pStyle w:val="Heading2"/>
        <w:shd w:val="clear" w:color="auto" w:fill="FFFFFF"/>
        <w:spacing w:line="312" w:lineRule="atLeast"/>
        <w:jc w:val="both"/>
        <w:rPr>
          <w:rFonts w:ascii="Helvetica" w:hAnsi="Helvetica"/>
          <w:b w:val="0"/>
          <w:bCs w:val="0"/>
          <w:color w:val="610B38"/>
          <w:sz w:val="38"/>
          <w:szCs w:val="38"/>
        </w:rPr>
      </w:pPr>
      <w:r>
        <w:rPr>
          <w:rFonts w:ascii="Helvetica" w:hAnsi="Helvetica"/>
          <w:b w:val="0"/>
          <w:bCs w:val="0"/>
          <w:color w:val="610B38"/>
          <w:sz w:val="38"/>
          <w:szCs w:val="38"/>
        </w:rPr>
        <w:t>Java Default Constructor</w:t>
      </w:r>
    </w:p>
    <w:p w14:paraId="4BF727F6" w14:textId="77777777" w:rsidR="007C4BD3" w:rsidRDefault="007C4BD3" w:rsidP="007C4BD3">
      <w:pPr>
        <w:pStyle w:val="NormalWeb"/>
        <w:shd w:val="clear" w:color="auto" w:fill="FFFFFF"/>
        <w:jc w:val="both"/>
        <w:rPr>
          <w:rFonts w:ascii="inter-regular" w:hAnsi="inter-regular"/>
          <w:color w:val="333333"/>
        </w:rPr>
      </w:pPr>
      <w:r>
        <w:rPr>
          <w:rFonts w:ascii="inter-regular" w:hAnsi="inter-regular"/>
          <w:color w:val="333333"/>
        </w:rPr>
        <w:t>A constructor is called "Default Constructor" when it doesn't have any parameter.</w:t>
      </w:r>
    </w:p>
    <w:p w14:paraId="63C4E5F3" w14:textId="77777777" w:rsidR="007C4BD3" w:rsidRDefault="007C4BD3" w:rsidP="007C4BD3">
      <w:pPr>
        <w:pStyle w:val="Heading3"/>
        <w:shd w:val="clear" w:color="auto" w:fill="FFFFFF"/>
        <w:spacing w:line="312" w:lineRule="atLeast"/>
        <w:jc w:val="both"/>
        <w:rPr>
          <w:rFonts w:ascii="Helvetica" w:hAnsi="Helvetica"/>
          <w:color w:val="610B4B"/>
          <w:sz w:val="26"/>
          <w:szCs w:val="26"/>
        </w:rPr>
      </w:pPr>
      <w:r>
        <w:rPr>
          <w:rFonts w:ascii="Helvetica" w:hAnsi="Helvetica"/>
          <w:b/>
          <w:bCs/>
          <w:color w:val="610B4B"/>
          <w:sz w:val="26"/>
          <w:szCs w:val="26"/>
        </w:rPr>
        <w:t>Syntax of default constructor:</w:t>
      </w:r>
    </w:p>
    <w:p w14:paraId="13B69676" w14:textId="77777777" w:rsidR="007C4BD3" w:rsidRDefault="007C4BD3">
      <w:pPr>
        <w:pStyle w:val="alt"/>
        <w:numPr>
          <w:ilvl w:val="0"/>
          <w:numId w:val="54"/>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&lt;class_name&gt;(){}  </w:t>
      </w:r>
    </w:p>
    <w:p w14:paraId="5EB6F805" w14:textId="77777777" w:rsidR="007C4BD3" w:rsidRDefault="007C4BD3" w:rsidP="007C4BD3">
      <w:pPr>
        <w:pStyle w:val="Heading2"/>
        <w:shd w:val="clear" w:color="auto" w:fill="FFFFFF"/>
        <w:jc w:val="both"/>
        <w:rPr>
          <w:rFonts w:ascii="Tahoma" w:hAnsi="Tahoma" w:cs="Tahoma"/>
          <w:b w:val="0"/>
          <w:bCs w:val="0"/>
          <w:color w:val="610B4B"/>
          <w:sz w:val="33"/>
          <w:szCs w:val="33"/>
        </w:rPr>
      </w:pPr>
      <w:r>
        <w:rPr>
          <w:rFonts w:ascii="Tahoma" w:hAnsi="Tahoma" w:cs="Tahoma"/>
          <w:b w:val="0"/>
          <w:bCs w:val="0"/>
          <w:color w:val="610B4B"/>
          <w:sz w:val="33"/>
          <w:szCs w:val="33"/>
        </w:rPr>
        <w:t>Example of default constructor</w:t>
      </w:r>
    </w:p>
    <w:tbl>
      <w:tblPr>
        <w:tblW w:w="14119" w:type="dxa"/>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14119"/>
      </w:tblGrid>
      <w:tr w:rsidR="007C4BD3" w14:paraId="6F9E5F6A" w14:textId="77777777" w:rsidTr="007C4BD3">
        <w:trPr>
          <w:tblCellSpacing w:w="15" w:type="dxa"/>
        </w:trPr>
        <w:tc>
          <w:tcPr>
            <w:tcW w:w="0" w:type="auto"/>
            <w:shd w:val="clear" w:color="auto" w:fill="FFFFFF"/>
            <w:vAlign w:val="center"/>
            <w:hideMark/>
          </w:tcPr>
          <w:p w14:paraId="2C55B8C6" w14:textId="77777777" w:rsidR="007C4BD3" w:rsidRDefault="007C4BD3">
            <w:pPr>
              <w:jc w:val="both"/>
              <w:rPr>
                <w:rFonts w:ascii="inter-regular" w:hAnsi="inter-regular" w:cs="Times New Roman"/>
                <w:color w:val="333333"/>
                <w:sz w:val="24"/>
                <w:szCs w:val="24"/>
              </w:rPr>
            </w:pPr>
            <w:r>
              <w:rPr>
                <w:rFonts w:ascii="inter-regular" w:hAnsi="inter-regular"/>
                <w:color w:val="333333"/>
              </w:rPr>
              <w:t>In this example, we are creating the no-arg constructor in the Bike class. It will be invoked at the time of object creation.</w:t>
            </w:r>
          </w:p>
        </w:tc>
      </w:tr>
    </w:tbl>
    <w:p w14:paraId="29BF5D65" w14:textId="77777777" w:rsidR="007C4BD3" w:rsidRDefault="007C4BD3">
      <w:pPr>
        <w:pStyle w:val="alt"/>
        <w:numPr>
          <w:ilvl w:val="0"/>
          <w:numId w:val="55"/>
        </w:numPr>
        <w:spacing w:before="0" w:beforeAutospacing="0" w:after="0" w:afterAutospacing="0" w:line="375" w:lineRule="atLeast"/>
        <w:jc w:val="both"/>
        <w:rPr>
          <w:rFonts w:ascii="inter-regular" w:hAnsi="inter-regular"/>
          <w:color w:val="000000"/>
        </w:rPr>
      </w:pPr>
      <w:r>
        <w:rPr>
          <w:rStyle w:val="comment"/>
          <w:rFonts w:ascii="inter-regular" w:hAnsi="inter-regular"/>
          <w:color w:val="008200"/>
          <w:bdr w:val="none" w:sz="0" w:space="0" w:color="auto" w:frame="1"/>
        </w:rPr>
        <w:t>//Java Program to create and call a default constructor</w:t>
      </w:r>
      <w:r>
        <w:rPr>
          <w:rFonts w:ascii="inter-regular" w:hAnsi="inter-regular"/>
          <w:color w:val="000000"/>
          <w:bdr w:val="none" w:sz="0" w:space="0" w:color="auto" w:frame="1"/>
        </w:rPr>
        <w:t>  </w:t>
      </w:r>
    </w:p>
    <w:p w14:paraId="2D6EB725" w14:textId="77777777" w:rsidR="007C4BD3" w:rsidRDefault="007C4BD3">
      <w:pPr>
        <w:numPr>
          <w:ilvl w:val="0"/>
          <w:numId w:val="55"/>
        </w:numPr>
        <w:spacing w:after="0" w:line="375" w:lineRule="atLeast"/>
        <w:jc w:val="both"/>
        <w:rPr>
          <w:rFonts w:ascii="inter-regular" w:hAnsi="inter-regular"/>
          <w:color w:val="000000"/>
        </w:rPr>
      </w:pPr>
      <w:r>
        <w:rPr>
          <w:rStyle w:val="keyword"/>
          <w:rFonts w:ascii="inter-regular" w:hAnsi="inter-regular"/>
          <w:b/>
          <w:bCs/>
          <w:color w:val="006699"/>
          <w:bdr w:val="none" w:sz="0" w:space="0" w:color="auto" w:frame="1"/>
        </w:rPr>
        <w:t>class</w:t>
      </w:r>
      <w:r>
        <w:rPr>
          <w:rFonts w:ascii="inter-regular" w:hAnsi="inter-regular"/>
          <w:color w:val="000000"/>
          <w:bdr w:val="none" w:sz="0" w:space="0" w:color="auto" w:frame="1"/>
        </w:rPr>
        <w:t> Bike1{  </w:t>
      </w:r>
    </w:p>
    <w:p w14:paraId="0B74DCEA" w14:textId="77777777" w:rsidR="007C4BD3" w:rsidRDefault="007C4BD3">
      <w:pPr>
        <w:pStyle w:val="alt"/>
        <w:numPr>
          <w:ilvl w:val="0"/>
          <w:numId w:val="55"/>
        </w:numPr>
        <w:spacing w:before="0" w:beforeAutospacing="0" w:after="0" w:afterAutospacing="0" w:line="375" w:lineRule="atLeast"/>
        <w:jc w:val="both"/>
        <w:rPr>
          <w:rFonts w:ascii="inter-regular" w:hAnsi="inter-regular"/>
          <w:color w:val="000000"/>
        </w:rPr>
      </w:pPr>
      <w:r>
        <w:rPr>
          <w:rStyle w:val="comment"/>
          <w:rFonts w:ascii="inter-regular" w:hAnsi="inter-regular"/>
          <w:color w:val="008200"/>
          <w:bdr w:val="none" w:sz="0" w:space="0" w:color="auto" w:frame="1"/>
        </w:rPr>
        <w:t>//creating a default constructor</w:t>
      </w:r>
      <w:r>
        <w:rPr>
          <w:rFonts w:ascii="inter-regular" w:hAnsi="inter-regular"/>
          <w:color w:val="000000"/>
          <w:bdr w:val="none" w:sz="0" w:space="0" w:color="auto" w:frame="1"/>
        </w:rPr>
        <w:t>  </w:t>
      </w:r>
    </w:p>
    <w:p w14:paraId="1D4BA1A6" w14:textId="77777777" w:rsidR="007C4BD3" w:rsidRDefault="007C4BD3">
      <w:pPr>
        <w:numPr>
          <w:ilvl w:val="0"/>
          <w:numId w:val="55"/>
        </w:numPr>
        <w:spacing w:after="0" w:line="375" w:lineRule="atLeast"/>
        <w:jc w:val="both"/>
        <w:rPr>
          <w:rFonts w:ascii="inter-regular" w:hAnsi="inter-regular"/>
          <w:color w:val="000000"/>
        </w:rPr>
      </w:pPr>
      <w:r>
        <w:rPr>
          <w:rFonts w:ascii="inter-regular" w:hAnsi="inter-regular"/>
          <w:color w:val="000000"/>
          <w:bdr w:val="none" w:sz="0" w:space="0" w:color="auto" w:frame="1"/>
        </w:rPr>
        <w:t>Bike1(){System.out.println(</w:t>
      </w:r>
      <w:r>
        <w:rPr>
          <w:rStyle w:val="string"/>
          <w:rFonts w:ascii="inter-regular" w:hAnsi="inter-regular"/>
          <w:color w:val="0000FF"/>
          <w:bdr w:val="none" w:sz="0" w:space="0" w:color="auto" w:frame="1"/>
        </w:rPr>
        <w:t>"Bike is created"</w:t>
      </w:r>
      <w:r>
        <w:rPr>
          <w:rFonts w:ascii="inter-regular" w:hAnsi="inter-regular"/>
          <w:color w:val="000000"/>
          <w:bdr w:val="none" w:sz="0" w:space="0" w:color="auto" w:frame="1"/>
        </w:rPr>
        <w:t>);}  </w:t>
      </w:r>
    </w:p>
    <w:p w14:paraId="79853052" w14:textId="77777777" w:rsidR="007C4BD3" w:rsidRDefault="007C4BD3">
      <w:pPr>
        <w:pStyle w:val="alt"/>
        <w:numPr>
          <w:ilvl w:val="0"/>
          <w:numId w:val="55"/>
        </w:numPr>
        <w:spacing w:before="0" w:beforeAutospacing="0" w:after="0" w:afterAutospacing="0" w:line="375" w:lineRule="atLeast"/>
        <w:jc w:val="both"/>
        <w:rPr>
          <w:rFonts w:ascii="inter-regular" w:hAnsi="inter-regular"/>
          <w:color w:val="000000"/>
        </w:rPr>
      </w:pPr>
      <w:r>
        <w:rPr>
          <w:rStyle w:val="comment"/>
          <w:rFonts w:ascii="inter-regular" w:hAnsi="inter-regular"/>
          <w:color w:val="008200"/>
          <w:bdr w:val="none" w:sz="0" w:space="0" w:color="auto" w:frame="1"/>
        </w:rPr>
        <w:t>//main method</w:t>
      </w:r>
      <w:r>
        <w:rPr>
          <w:rFonts w:ascii="inter-regular" w:hAnsi="inter-regular"/>
          <w:color w:val="000000"/>
          <w:bdr w:val="none" w:sz="0" w:space="0" w:color="auto" w:frame="1"/>
        </w:rPr>
        <w:t>  </w:t>
      </w:r>
    </w:p>
    <w:p w14:paraId="059BC3E3" w14:textId="77777777" w:rsidR="007C4BD3" w:rsidRDefault="007C4BD3">
      <w:pPr>
        <w:numPr>
          <w:ilvl w:val="0"/>
          <w:numId w:val="55"/>
        </w:numPr>
        <w:spacing w:after="0" w:line="375" w:lineRule="atLeast"/>
        <w:jc w:val="both"/>
        <w:rPr>
          <w:rFonts w:ascii="inter-regular" w:hAnsi="inter-regular"/>
          <w:color w:val="000000"/>
        </w:rPr>
      </w:pPr>
      <w:r>
        <w:rPr>
          <w:rStyle w:val="keyword"/>
          <w:rFonts w:ascii="inter-regular" w:hAnsi="inter-regular"/>
          <w:b/>
          <w:bCs/>
          <w:color w:val="006699"/>
          <w:bdr w:val="none" w:sz="0" w:space="0" w:color="auto" w:frame="1"/>
        </w:rPr>
        <w:t>public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static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void</w:t>
      </w:r>
      <w:r>
        <w:rPr>
          <w:rFonts w:ascii="inter-regular" w:hAnsi="inter-regular"/>
          <w:color w:val="000000"/>
          <w:bdr w:val="none" w:sz="0" w:space="0" w:color="auto" w:frame="1"/>
        </w:rPr>
        <w:t> main(String args[]){  </w:t>
      </w:r>
    </w:p>
    <w:p w14:paraId="43B685F3" w14:textId="77777777" w:rsidR="007C4BD3" w:rsidRDefault="007C4BD3">
      <w:pPr>
        <w:pStyle w:val="alt"/>
        <w:numPr>
          <w:ilvl w:val="0"/>
          <w:numId w:val="55"/>
        </w:numPr>
        <w:spacing w:before="0" w:beforeAutospacing="0" w:after="0" w:afterAutospacing="0" w:line="375" w:lineRule="atLeast"/>
        <w:jc w:val="both"/>
        <w:rPr>
          <w:rFonts w:ascii="inter-regular" w:hAnsi="inter-regular"/>
          <w:color w:val="000000"/>
        </w:rPr>
      </w:pPr>
      <w:r>
        <w:rPr>
          <w:rStyle w:val="comment"/>
          <w:rFonts w:ascii="inter-regular" w:hAnsi="inter-regular"/>
          <w:color w:val="008200"/>
          <w:bdr w:val="none" w:sz="0" w:space="0" w:color="auto" w:frame="1"/>
        </w:rPr>
        <w:t>//calling a default constructor</w:t>
      </w:r>
      <w:r>
        <w:rPr>
          <w:rFonts w:ascii="inter-regular" w:hAnsi="inter-regular"/>
          <w:color w:val="000000"/>
          <w:bdr w:val="none" w:sz="0" w:space="0" w:color="auto" w:frame="1"/>
        </w:rPr>
        <w:t>  </w:t>
      </w:r>
    </w:p>
    <w:p w14:paraId="4C3D94BE" w14:textId="77777777" w:rsidR="007C4BD3" w:rsidRDefault="007C4BD3">
      <w:pPr>
        <w:numPr>
          <w:ilvl w:val="0"/>
          <w:numId w:val="55"/>
        </w:numPr>
        <w:spacing w:after="0" w:line="375" w:lineRule="atLeast"/>
        <w:jc w:val="both"/>
        <w:rPr>
          <w:rFonts w:ascii="inter-regular" w:hAnsi="inter-regular"/>
          <w:color w:val="000000"/>
        </w:rPr>
      </w:pPr>
      <w:r>
        <w:rPr>
          <w:rFonts w:ascii="inter-regular" w:hAnsi="inter-regular"/>
          <w:color w:val="000000"/>
          <w:bdr w:val="none" w:sz="0" w:space="0" w:color="auto" w:frame="1"/>
        </w:rPr>
        <w:t>Bike1 b=</w:t>
      </w:r>
      <w:r>
        <w:rPr>
          <w:rStyle w:val="keyword"/>
          <w:rFonts w:ascii="inter-regular" w:hAnsi="inter-regular"/>
          <w:b/>
          <w:bCs/>
          <w:color w:val="006699"/>
          <w:bdr w:val="none" w:sz="0" w:space="0" w:color="auto" w:frame="1"/>
        </w:rPr>
        <w:t>new</w:t>
      </w:r>
      <w:r>
        <w:rPr>
          <w:rFonts w:ascii="inter-regular" w:hAnsi="inter-regular"/>
          <w:color w:val="000000"/>
          <w:bdr w:val="none" w:sz="0" w:space="0" w:color="auto" w:frame="1"/>
        </w:rPr>
        <w:t> Bike1();  </w:t>
      </w:r>
    </w:p>
    <w:p w14:paraId="71801237" w14:textId="77777777" w:rsidR="007C4BD3" w:rsidRDefault="007C4BD3">
      <w:pPr>
        <w:pStyle w:val="alt"/>
        <w:numPr>
          <w:ilvl w:val="0"/>
          <w:numId w:val="55"/>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w:t>
      </w:r>
    </w:p>
    <w:p w14:paraId="5947B5F9" w14:textId="77777777" w:rsidR="007C4BD3" w:rsidRDefault="007C4BD3">
      <w:pPr>
        <w:numPr>
          <w:ilvl w:val="0"/>
          <w:numId w:val="55"/>
        </w:numPr>
        <w:spacing w:after="0" w:line="375" w:lineRule="atLeast"/>
        <w:jc w:val="both"/>
        <w:rPr>
          <w:rFonts w:ascii="inter-regular" w:hAnsi="inter-regular"/>
          <w:color w:val="000000"/>
        </w:rPr>
      </w:pPr>
      <w:r>
        <w:rPr>
          <w:rFonts w:ascii="inter-regular" w:hAnsi="inter-regular"/>
          <w:color w:val="000000"/>
          <w:bdr w:val="none" w:sz="0" w:space="0" w:color="auto" w:frame="1"/>
        </w:rPr>
        <w:t>}  </w:t>
      </w:r>
    </w:p>
    <w:p w14:paraId="2F1D042C" w14:textId="77777777" w:rsidR="007C4BD3" w:rsidRDefault="007C4BD3" w:rsidP="007C4BD3">
      <w:pPr>
        <w:spacing w:line="240" w:lineRule="auto"/>
        <w:rPr>
          <w:rFonts w:ascii="Times New Roman" w:hAnsi="Times New Roman"/>
        </w:rPr>
      </w:pPr>
      <w:hyperlink r:id="rId36" w:tgtFrame="_blank" w:history="1">
        <w:r>
          <w:rPr>
            <w:rStyle w:val="Hyperlink"/>
            <w:rFonts w:ascii="Verdana" w:hAnsi="Verdana"/>
            <w:b/>
            <w:bCs/>
            <w:color w:val="FFFFFF"/>
            <w:sz w:val="20"/>
            <w:szCs w:val="20"/>
            <w:shd w:val="clear" w:color="auto" w:fill="4CAF50"/>
          </w:rPr>
          <w:t>Test it Now</w:t>
        </w:r>
      </w:hyperlink>
    </w:p>
    <w:p w14:paraId="0735E959" w14:textId="77777777" w:rsidR="007C4BD3" w:rsidRDefault="007C4BD3" w:rsidP="007C4BD3">
      <w:pPr>
        <w:pStyle w:val="NormalWeb"/>
        <w:shd w:val="clear" w:color="auto" w:fill="FFFFFF"/>
        <w:jc w:val="both"/>
        <w:rPr>
          <w:rFonts w:ascii="inter-regular" w:hAnsi="inter-regular"/>
          <w:color w:val="333333"/>
        </w:rPr>
      </w:pPr>
      <w:r>
        <w:rPr>
          <w:rFonts w:ascii="inter-regular" w:hAnsi="inter-regular"/>
          <w:color w:val="333333"/>
        </w:rPr>
        <w:t>Output:</w:t>
      </w:r>
    </w:p>
    <w:p w14:paraId="3A45BB3F" w14:textId="77777777" w:rsidR="007C4BD3" w:rsidRDefault="007C4BD3" w:rsidP="007C4BD3">
      <w:pPr>
        <w:pStyle w:val="HTMLPreformatted"/>
        <w:shd w:val="clear" w:color="auto" w:fill="EEEEEE"/>
        <w:jc w:val="both"/>
        <w:rPr>
          <w:color w:val="535559"/>
        </w:rPr>
      </w:pPr>
      <w:r>
        <w:rPr>
          <w:color w:val="535559"/>
        </w:rPr>
        <w:t>Bike is created</w:t>
      </w:r>
    </w:p>
    <w:p w14:paraId="202D3768" w14:textId="77777777" w:rsidR="007C4BD3" w:rsidRDefault="007C4BD3" w:rsidP="007C4BD3">
      <w:pPr>
        <w:pStyle w:val="Heading4"/>
        <w:pBdr>
          <w:left w:val="single" w:sz="18" w:space="30" w:color="FFA500"/>
        </w:pBdr>
        <w:shd w:val="clear" w:color="auto" w:fill="FAEBD7"/>
        <w:jc w:val="both"/>
        <w:rPr>
          <w:rFonts w:ascii="Arial" w:hAnsi="Arial" w:cs="Arial"/>
          <w:b w:val="0"/>
          <w:bCs w:val="0"/>
          <w:color w:val="333333"/>
          <w:sz w:val="23"/>
          <w:szCs w:val="23"/>
        </w:rPr>
      </w:pPr>
      <w:r>
        <w:rPr>
          <w:rFonts w:ascii="Arial" w:hAnsi="Arial" w:cs="Arial"/>
          <w:b w:val="0"/>
          <w:bCs w:val="0"/>
          <w:color w:val="333333"/>
          <w:sz w:val="23"/>
          <w:szCs w:val="23"/>
        </w:rPr>
        <w:t>Rule: If there is no constructor in a class, compiler automatically creates a default constructor.</w:t>
      </w:r>
    </w:p>
    <w:p w14:paraId="01B34A41" w14:textId="77777777" w:rsidR="007C4BD3" w:rsidRDefault="007C4BD3" w:rsidP="007C4BD3">
      <w:pPr>
        <w:rPr>
          <w:rFonts w:ascii="Times New Roman" w:hAnsi="Times New Roman" w:cs="Times New Roman"/>
          <w:sz w:val="24"/>
          <w:szCs w:val="24"/>
        </w:rPr>
      </w:pPr>
      <w:r>
        <w:rPr>
          <w:noProof/>
        </w:rPr>
        <w:drawing>
          <wp:inline distT="0" distB="0" distL="0" distR="0" wp14:anchorId="3254A143" wp14:editId="73BB64D9">
            <wp:extent cx="5731510" cy="2152650"/>
            <wp:effectExtent l="0" t="0" r="0" b="0"/>
            <wp:docPr id="1143053209" name="Picture 6" descr="Java default constru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Java default constructor"/>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731510" cy="2152650"/>
                    </a:xfrm>
                    <a:prstGeom prst="rect">
                      <a:avLst/>
                    </a:prstGeom>
                    <a:noFill/>
                    <a:ln>
                      <a:noFill/>
                    </a:ln>
                  </pic:spPr>
                </pic:pic>
              </a:graphicData>
            </a:graphic>
          </wp:inline>
        </w:drawing>
      </w:r>
    </w:p>
    <w:p w14:paraId="56345F4D" w14:textId="77777777" w:rsidR="007C4BD3" w:rsidRDefault="007C4BD3" w:rsidP="007C4BD3">
      <w:pPr>
        <w:pStyle w:val="Heading3"/>
        <w:shd w:val="clear" w:color="auto" w:fill="FFFFFF"/>
        <w:spacing w:line="312" w:lineRule="atLeast"/>
        <w:jc w:val="both"/>
        <w:rPr>
          <w:rFonts w:ascii="Helvetica" w:hAnsi="Helvetica"/>
          <w:color w:val="610B4B"/>
          <w:sz w:val="26"/>
          <w:szCs w:val="26"/>
        </w:rPr>
      </w:pPr>
      <w:r>
        <w:rPr>
          <w:rFonts w:ascii="Helvetica" w:hAnsi="Helvetica"/>
          <w:b/>
          <w:bCs/>
          <w:color w:val="610B4B"/>
          <w:sz w:val="26"/>
          <w:szCs w:val="26"/>
        </w:rPr>
        <w:lastRenderedPageBreak/>
        <w:t>Q) What is the purpose of a default constructor?</w:t>
      </w:r>
    </w:p>
    <w:p w14:paraId="3238F5F3" w14:textId="77777777" w:rsidR="007C4BD3" w:rsidRDefault="007C4BD3" w:rsidP="007C4BD3">
      <w:pPr>
        <w:pStyle w:val="NormalWeb"/>
        <w:shd w:val="clear" w:color="auto" w:fill="FFFFFF"/>
        <w:jc w:val="both"/>
        <w:rPr>
          <w:rFonts w:ascii="inter-regular" w:hAnsi="inter-regular"/>
          <w:color w:val="333333"/>
        </w:rPr>
      </w:pPr>
      <w:r>
        <w:rPr>
          <w:rFonts w:ascii="inter-regular" w:hAnsi="inter-regular"/>
          <w:color w:val="333333"/>
        </w:rPr>
        <w:t>The default constructor is used to provide the default values to the object like 0, null, etc., depending on the type.</w:t>
      </w:r>
    </w:p>
    <w:p w14:paraId="4E40481D" w14:textId="77777777" w:rsidR="007C4BD3" w:rsidRDefault="007C4BD3" w:rsidP="007C4BD3">
      <w:pPr>
        <w:pStyle w:val="Heading3"/>
        <w:shd w:val="clear" w:color="auto" w:fill="FFFFFF"/>
        <w:jc w:val="both"/>
        <w:rPr>
          <w:rFonts w:ascii="Tahoma" w:hAnsi="Tahoma" w:cs="Tahoma"/>
          <w:color w:val="610B4B"/>
          <w:sz w:val="33"/>
          <w:szCs w:val="33"/>
        </w:rPr>
      </w:pPr>
      <w:r>
        <w:rPr>
          <w:rFonts w:ascii="Tahoma" w:hAnsi="Tahoma" w:cs="Tahoma"/>
          <w:b/>
          <w:bCs/>
          <w:color w:val="610B4B"/>
          <w:sz w:val="33"/>
          <w:szCs w:val="33"/>
        </w:rPr>
        <w:t>Example of default constructor that displays the default values</w:t>
      </w:r>
    </w:p>
    <w:p w14:paraId="131B5C66" w14:textId="77777777" w:rsidR="007C4BD3" w:rsidRDefault="007C4BD3">
      <w:pPr>
        <w:pStyle w:val="alt"/>
        <w:numPr>
          <w:ilvl w:val="0"/>
          <w:numId w:val="56"/>
        </w:numPr>
        <w:spacing w:before="0" w:beforeAutospacing="0" w:after="0" w:afterAutospacing="0" w:line="375" w:lineRule="atLeast"/>
        <w:jc w:val="both"/>
        <w:rPr>
          <w:rFonts w:ascii="inter-regular" w:hAnsi="inter-regular"/>
          <w:color w:val="000000"/>
        </w:rPr>
      </w:pPr>
      <w:r>
        <w:rPr>
          <w:rStyle w:val="comment"/>
          <w:rFonts w:ascii="inter-regular" w:hAnsi="inter-regular"/>
          <w:color w:val="008200"/>
          <w:bdr w:val="none" w:sz="0" w:space="0" w:color="auto" w:frame="1"/>
        </w:rPr>
        <w:t>//Let us see another example of default constructor</w:t>
      </w:r>
      <w:r>
        <w:rPr>
          <w:rFonts w:ascii="inter-regular" w:hAnsi="inter-regular"/>
          <w:color w:val="000000"/>
          <w:bdr w:val="none" w:sz="0" w:space="0" w:color="auto" w:frame="1"/>
        </w:rPr>
        <w:t>  </w:t>
      </w:r>
    </w:p>
    <w:p w14:paraId="1BB4830F" w14:textId="77777777" w:rsidR="007C4BD3" w:rsidRDefault="007C4BD3">
      <w:pPr>
        <w:numPr>
          <w:ilvl w:val="0"/>
          <w:numId w:val="56"/>
        </w:numPr>
        <w:spacing w:after="0" w:line="375" w:lineRule="atLeast"/>
        <w:jc w:val="both"/>
        <w:rPr>
          <w:rFonts w:ascii="inter-regular" w:hAnsi="inter-regular"/>
          <w:color w:val="000000"/>
        </w:rPr>
      </w:pPr>
      <w:r>
        <w:rPr>
          <w:rStyle w:val="comment"/>
          <w:rFonts w:ascii="inter-regular" w:hAnsi="inter-regular"/>
          <w:color w:val="008200"/>
          <w:bdr w:val="none" w:sz="0" w:space="0" w:color="auto" w:frame="1"/>
        </w:rPr>
        <w:t>//which displays the default values</w:t>
      </w:r>
      <w:r>
        <w:rPr>
          <w:rFonts w:ascii="inter-regular" w:hAnsi="inter-regular"/>
          <w:color w:val="000000"/>
          <w:bdr w:val="none" w:sz="0" w:space="0" w:color="auto" w:frame="1"/>
        </w:rPr>
        <w:t>  </w:t>
      </w:r>
    </w:p>
    <w:p w14:paraId="77148D4B" w14:textId="77777777" w:rsidR="007C4BD3" w:rsidRDefault="007C4BD3">
      <w:pPr>
        <w:pStyle w:val="alt"/>
        <w:numPr>
          <w:ilvl w:val="0"/>
          <w:numId w:val="56"/>
        </w:numPr>
        <w:spacing w:before="0" w:beforeAutospacing="0" w:after="0" w:afterAutospacing="0" w:line="375" w:lineRule="atLeast"/>
        <w:jc w:val="both"/>
        <w:rPr>
          <w:rFonts w:ascii="inter-regular" w:hAnsi="inter-regular"/>
          <w:color w:val="000000"/>
        </w:rPr>
      </w:pPr>
      <w:r>
        <w:rPr>
          <w:rStyle w:val="keyword"/>
          <w:rFonts w:ascii="inter-regular" w:hAnsi="inter-regular"/>
          <w:b/>
          <w:bCs/>
          <w:color w:val="006699"/>
          <w:bdr w:val="none" w:sz="0" w:space="0" w:color="auto" w:frame="1"/>
        </w:rPr>
        <w:t>class</w:t>
      </w:r>
      <w:r>
        <w:rPr>
          <w:rFonts w:ascii="inter-regular" w:hAnsi="inter-regular"/>
          <w:color w:val="000000"/>
          <w:bdr w:val="none" w:sz="0" w:space="0" w:color="auto" w:frame="1"/>
        </w:rPr>
        <w:t> Student3{  </w:t>
      </w:r>
    </w:p>
    <w:p w14:paraId="6A7D74F3" w14:textId="77777777" w:rsidR="007C4BD3" w:rsidRDefault="007C4BD3">
      <w:pPr>
        <w:numPr>
          <w:ilvl w:val="0"/>
          <w:numId w:val="56"/>
        </w:numPr>
        <w:spacing w:after="0" w:line="375" w:lineRule="atLeast"/>
        <w:jc w:val="both"/>
        <w:rPr>
          <w:rFonts w:ascii="inter-regular" w:hAnsi="inter-regular"/>
          <w:color w:val="000000"/>
        </w:rPr>
      </w:pPr>
      <w:r>
        <w:rPr>
          <w:rStyle w:val="keyword"/>
          <w:rFonts w:ascii="inter-regular" w:hAnsi="inter-regular"/>
          <w:b/>
          <w:bCs/>
          <w:color w:val="006699"/>
          <w:bdr w:val="none" w:sz="0" w:space="0" w:color="auto" w:frame="1"/>
        </w:rPr>
        <w:t>int</w:t>
      </w:r>
      <w:r>
        <w:rPr>
          <w:rFonts w:ascii="inter-regular" w:hAnsi="inter-regular"/>
          <w:color w:val="000000"/>
          <w:bdr w:val="none" w:sz="0" w:space="0" w:color="auto" w:frame="1"/>
        </w:rPr>
        <w:t> id;  </w:t>
      </w:r>
    </w:p>
    <w:p w14:paraId="69FC6E1C" w14:textId="77777777" w:rsidR="007C4BD3" w:rsidRDefault="007C4BD3">
      <w:pPr>
        <w:pStyle w:val="alt"/>
        <w:numPr>
          <w:ilvl w:val="0"/>
          <w:numId w:val="56"/>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String name;  </w:t>
      </w:r>
    </w:p>
    <w:p w14:paraId="14190E3A" w14:textId="77777777" w:rsidR="007C4BD3" w:rsidRDefault="007C4BD3">
      <w:pPr>
        <w:numPr>
          <w:ilvl w:val="0"/>
          <w:numId w:val="56"/>
        </w:numPr>
        <w:spacing w:after="0" w:line="375" w:lineRule="atLeast"/>
        <w:jc w:val="both"/>
        <w:rPr>
          <w:rFonts w:ascii="inter-regular" w:hAnsi="inter-regular"/>
          <w:color w:val="000000"/>
        </w:rPr>
      </w:pPr>
      <w:r>
        <w:rPr>
          <w:rStyle w:val="comment"/>
          <w:rFonts w:ascii="inter-regular" w:hAnsi="inter-regular"/>
          <w:color w:val="008200"/>
          <w:bdr w:val="none" w:sz="0" w:space="0" w:color="auto" w:frame="1"/>
        </w:rPr>
        <w:t>//method to display the value of id and name</w:t>
      </w:r>
      <w:r>
        <w:rPr>
          <w:rFonts w:ascii="inter-regular" w:hAnsi="inter-regular"/>
          <w:color w:val="000000"/>
          <w:bdr w:val="none" w:sz="0" w:space="0" w:color="auto" w:frame="1"/>
        </w:rPr>
        <w:t>  </w:t>
      </w:r>
    </w:p>
    <w:p w14:paraId="204389AF" w14:textId="77777777" w:rsidR="007C4BD3" w:rsidRDefault="007C4BD3">
      <w:pPr>
        <w:pStyle w:val="alt"/>
        <w:numPr>
          <w:ilvl w:val="0"/>
          <w:numId w:val="56"/>
        </w:numPr>
        <w:spacing w:before="0" w:beforeAutospacing="0" w:after="0" w:afterAutospacing="0" w:line="375" w:lineRule="atLeast"/>
        <w:jc w:val="both"/>
        <w:rPr>
          <w:rFonts w:ascii="inter-regular" w:hAnsi="inter-regular"/>
          <w:color w:val="000000"/>
        </w:rPr>
      </w:pPr>
      <w:r>
        <w:rPr>
          <w:rStyle w:val="keyword"/>
          <w:rFonts w:ascii="inter-regular" w:hAnsi="inter-regular"/>
          <w:b/>
          <w:bCs/>
          <w:color w:val="006699"/>
          <w:bdr w:val="none" w:sz="0" w:space="0" w:color="auto" w:frame="1"/>
        </w:rPr>
        <w:t>void</w:t>
      </w:r>
      <w:r>
        <w:rPr>
          <w:rFonts w:ascii="inter-regular" w:hAnsi="inter-regular"/>
          <w:color w:val="000000"/>
          <w:bdr w:val="none" w:sz="0" w:space="0" w:color="auto" w:frame="1"/>
        </w:rPr>
        <w:t> display(){System.out.println(id+</w:t>
      </w:r>
      <w:r>
        <w:rPr>
          <w:rStyle w:val="string"/>
          <w:rFonts w:ascii="inter-regular" w:hAnsi="inter-regular"/>
          <w:color w:val="0000FF"/>
          <w:bdr w:val="none" w:sz="0" w:space="0" w:color="auto" w:frame="1"/>
        </w:rPr>
        <w:t>" "</w:t>
      </w:r>
      <w:r>
        <w:rPr>
          <w:rFonts w:ascii="inter-regular" w:hAnsi="inter-regular"/>
          <w:color w:val="000000"/>
          <w:bdr w:val="none" w:sz="0" w:space="0" w:color="auto" w:frame="1"/>
        </w:rPr>
        <w:t>+name);}  </w:t>
      </w:r>
    </w:p>
    <w:p w14:paraId="5A05C468" w14:textId="77777777" w:rsidR="007C4BD3" w:rsidRDefault="007C4BD3">
      <w:pPr>
        <w:numPr>
          <w:ilvl w:val="0"/>
          <w:numId w:val="56"/>
        </w:numPr>
        <w:spacing w:after="0" w:line="375" w:lineRule="atLeast"/>
        <w:jc w:val="both"/>
        <w:rPr>
          <w:rFonts w:ascii="inter-regular" w:hAnsi="inter-regular"/>
          <w:color w:val="000000"/>
        </w:rPr>
      </w:pPr>
      <w:r>
        <w:rPr>
          <w:rFonts w:ascii="inter-regular" w:hAnsi="inter-regular"/>
          <w:color w:val="000000"/>
          <w:bdr w:val="none" w:sz="0" w:space="0" w:color="auto" w:frame="1"/>
        </w:rPr>
        <w:t>  </w:t>
      </w:r>
    </w:p>
    <w:p w14:paraId="2A4CAEB6" w14:textId="77777777" w:rsidR="007C4BD3" w:rsidRDefault="007C4BD3">
      <w:pPr>
        <w:pStyle w:val="alt"/>
        <w:numPr>
          <w:ilvl w:val="0"/>
          <w:numId w:val="56"/>
        </w:numPr>
        <w:spacing w:before="0" w:beforeAutospacing="0" w:after="0" w:afterAutospacing="0" w:line="375" w:lineRule="atLeast"/>
        <w:jc w:val="both"/>
        <w:rPr>
          <w:rFonts w:ascii="inter-regular" w:hAnsi="inter-regular"/>
          <w:color w:val="000000"/>
        </w:rPr>
      </w:pPr>
      <w:r>
        <w:rPr>
          <w:rStyle w:val="keyword"/>
          <w:rFonts w:ascii="inter-regular" w:hAnsi="inter-regular"/>
          <w:b/>
          <w:bCs/>
          <w:color w:val="006699"/>
          <w:bdr w:val="none" w:sz="0" w:space="0" w:color="auto" w:frame="1"/>
        </w:rPr>
        <w:t>public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static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void</w:t>
      </w:r>
      <w:r>
        <w:rPr>
          <w:rFonts w:ascii="inter-regular" w:hAnsi="inter-regular"/>
          <w:color w:val="000000"/>
          <w:bdr w:val="none" w:sz="0" w:space="0" w:color="auto" w:frame="1"/>
        </w:rPr>
        <w:t> main(String args[]){  </w:t>
      </w:r>
    </w:p>
    <w:p w14:paraId="5AD7494B" w14:textId="77777777" w:rsidR="007C4BD3" w:rsidRDefault="007C4BD3">
      <w:pPr>
        <w:numPr>
          <w:ilvl w:val="0"/>
          <w:numId w:val="56"/>
        </w:numPr>
        <w:spacing w:after="0" w:line="375" w:lineRule="atLeast"/>
        <w:jc w:val="both"/>
        <w:rPr>
          <w:rFonts w:ascii="inter-regular" w:hAnsi="inter-regular"/>
          <w:color w:val="000000"/>
        </w:rPr>
      </w:pPr>
      <w:r>
        <w:rPr>
          <w:rStyle w:val="comment"/>
          <w:rFonts w:ascii="inter-regular" w:hAnsi="inter-regular"/>
          <w:color w:val="008200"/>
          <w:bdr w:val="none" w:sz="0" w:space="0" w:color="auto" w:frame="1"/>
        </w:rPr>
        <w:t>//creating objects</w:t>
      </w:r>
      <w:r>
        <w:rPr>
          <w:rFonts w:ascii="inter-regular" w:hAnsi="inter-regular"/>
          <w:color w:val="000000"/>
          <w:bdr w:val="none" w:sz="0" w:space="0" w:color="auto" w:frame="1"/>
        </w:rPr>
        <w:t>  </w:t>
      </w:r>
    </w:p>
    <w:p w14:paraId="10239F89" w14:textId="77777777" w:rsidR="007C4BD3" w:rsidRDefault="007C4BD3">
      <w:pPr>
        <w:pStyle w:val="alt"/>
        <w:numPr>
          <w:ilvl w:val="0"/>
          <w:numId w:val="56"/>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Student3 s1=</w:t>
      </w:r>
      <w:r>
        <w:rPr>
          <w:rStyle w:val="keyword"/>
          <w:rFonts w:ascii="inter-regular" w:hAnsi="inter-regular"/>
          <w:b/>
          <w:bCs/>
          <w:color w:val="006699"/>
          <w:bdr w:val="none" w:sz="0" w:space="0" w:color="auto" w:frame="1"/>
        </w:rPr>
        <w:t>new</w:t>
      </w:r>
      <w:r>
        <w:rPr>
          <w:rFonts w:ascii="inter-regular" w:hAnsi="inter-regular"/>
          <w:color w:val="000000"/>
          <w:bdr w:val="none" w:sz="0" w:space="0" w:color="auto" w:frame="1"/>
        </w:rPr>
        <w:t> Student3();  </w:t>
      </w:r>
    </w:p>
    <w:p w14:paraId="41AC03B7" w14:textId="77777777" w:rsidR="007C4BD3" w:rsidRDefault="007C4BD3">
      <w:pPr>
        <w:numPr>
          <w:ilvl w:val="0"/>
          <w:numId w:val="56"/>
        </w:numPr>
        <w:spacing w:after="0" w:line="375" w:lineRule="atLeast"/>
        <w:jc w:val="both"/>
        <w:rPr>
          <w:rFonts w:ascii="inter-regular" w:hAnsi="inter-regular"/>
          <w:color w:val="000000"/>
        </w:rPr>
      </w:pPr>
      <w:r>
        <w:rPr>
          <w:rFonts w:ascii="inter-regular" w:hAnsi="inter-regular"/>
          <w:color w:val="000000"/>
          <w:bdr w:val="none" w:sz="0" w:space="0" w:color="auto" w:frame="1"/>
        </w:rPr>
        <w:t>Student3 s2=</w:t>
      </w:r>
      <w:r>
        <w:rPr>
          <w:rStyle w:val="keyword"/>
          <w:rFonts w:ascii="inter-regular" w:hAnsi="inter-regular"/>
          <w:b/>
          <w:bCs/>
          <w:color w:val="006699"/>
          <w:bdr w:val="none" w:sz="0" w:space="0" w:color="auto" w:frame="1"/>
        </w:rPr>
        <w:t>new</w:t>
      </w:r>
      <w:r>
        <w:rPr>
          <w:rFonts w:ascii="inter-regular" w:hAnsi="inter-regular"/>
          <w:color w:val="000000"/>
          <w:bdr w:val="none" w:sz="0" w:space="0" w:color="auto" w:frame="1"/>
        </w:rPr>
        <w:t> Student3();  </w:t>
      </w:r>
    </w:p>
    <w:p w14:paraId="7F175F1D" w14:textId="77777777" w:rsidR="007C4BD3" w:rsidRDefault="007C4BD3">
      <w:pPr>
        <w:pStyle w:val="alt"/>
        <w:numPr>
          <w:ilvl w:val="0"/>
          <w:numId w:val="56"/>
        </w:numPr>
        <w:spacing w:before="0" w:beforeAutospacing="0" w:after="0" w:afterAutospacing="0" w:line="375" w:lineRule="atLeast"/>
        <w:jc w:val="both"/>
        <w:rPr>
          <w:rFonts w:ascii="inter-regular" w:hAnsi="inter-regular"/>
          <w:color w:val="000000"/>
        </w:rPr>
      </w:pPr>
      <w:r>
        <w:rPr>
          <w:rStyle w:val="comment"/>
          <w:rFonts w:ascii="inter-regular" w:hAnsi="inter-regular"/>
          <w:color w:val="008200"/>
          <w:bdr w:val="none" w:sz="0" w:space="0" w:color="auto" w:frame="1"/>
        </w:rPr>
        <w:t>//displaying values of the object</w:t>
      </w:r>
      <w:r>
        <w:rPr>
          <w:rFonts w:ascii="inter-regular" w:hAnsi="inter-regular"/>
          <w:color w:val="000000"/>
          <w:bdr w:val="none" w:sz="0" w:space="0" w:color="auto" w:frame="1"/>
        </w:rPr>
        <w:t>  </w:t>
      </w:r>
    </w:p>
    <w:p w14:paraId="3EA8E15C" w14:textId="77777777" w:rsidR="007C4BD3" w:rsidRDefault="007C4BD3">
      <w:pPr>
        <w:numPr>
          <w:ilvl w:val="0"/>
          <w:numId w:val="56"/>
        </w:numPr>
        <w:spacing w:after="0" w:line="375" w:lineRule="atLeast"/>
        <w:jc w:val="both"/>
        <w:rPr>
          <w:rFonts w:ascii="inter-regular" w:hAnsi="inter-regular"/>
          <w:color w:val="000000"/>
        </w:rPr>
      </w:pPr>
      <w:r>
        <w:rPr>
          <w:rFonts w:ascii="inter-regular" w:hAnsi="inter-regular"/>
          <w:color w:val="000000"/>
          <w:bdr w:val="none" w:sz="0" w:space="0" w:color="auto" w:frame="1"/>
        </w:rPr>
        <w:t>s1.display();  </w:t>
      </w:r>
    </w:p>
    <w:p w14:paraId="6FDA49C8" w14:textId="77777777" w:rsidR="007C4BD3" w:rsidRDefault="007C4BD3">
      <w:pPr>
        <w:pStyle w:val="alt"/>
        <w:numPr>
          <w:ilvl w:val="0"/>
          <w:numId w:val="56"/>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s2.display();  </w:t>
      </w:r>
    </w:p>
    <w:p w14:paraId="244D62D0" w14:textId="77777777" w:rsidR="007C4BD3" w:rsidRDefault="007C4BD3">
      <w:pPr>
        <w:numPr>
          <w:ilvl w:val="0"/>
          <w:numId w:val="56"/>
        </w:numPr>
        <w:spacing w:after="0" w:line="375" w:lineRule="atLeast"/>
        <w:jc w:val="both"/>
        <w:rPr>
          <w:rFonts w:ascii="inter-regular" w:hAnsi="inter-regular"/>
          <w:color w:val="000000"/>
        </w:rPr>
      </w:pPr>
      <w:r>
        <w:rPr>
          <w:rFonts w:ascii="inter-regular" w:hAnsi="inter-regular"/>
          <w:color w:val="000000"/>
          <w:bdr w:val="none" w:sz="0" w:space="0" w:color="auto" w:frame="1"/>
        </w:rPr>
        <w:t>}  </w:t>
      </w:r>
    </w:p>
    <w:p w14:paraId="47D4816E" w14:textId="77777777" w:rsidR="007C4BD3" w:rsidRDefault="007C4BD3">
      <w:pPr>
        <w:pStyle w:val="alt"/>
        <w:numPr>
          <w:ilvl w:val="0"/>
          <w:numId w:val="56"/>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w:t>
      </w:r>
    </w:p>
    <w:p w14:paraId="3E7637D2" w14:textId="77777777" w:rsidR="007C4BD3" w:rsidRDefault="007C4BD3" w:rsidP="007C4BD3">
      <w:pPr>
        <w:rPr>
          <w:rFonts w:ascii="Times New Roman" w:hAnsi="Times New Roman"/>
        </w:rPr>
      </w:pPr>
      <w:hyperlink r:id="rId38" w:tgtFrame="_blank" w:history="1">
        <w:r>
          <w:rPr>
            <w:rStyle w:val="Hyperlink"/>
            <w:rFonts w:ascii="Verdana" w:hAnsi="Verdana"/>
            <w:b/>
            <w:bCs/>
            <w:color w:val="FFFFFF"/>
            <w:sz w:val="20"/>
            <w:szCs w:val="20"/>
            <w:shd w:val="clear" w:color="auto" w:fill="4CAF50"/>
          </w:rPr>
          <w:t>Test it Now</w:t>
        </w:r>
      </w:hyperlink>
    </w:p>
    <w:p w14:paraId="58484B7A" w14:textId="77777777" w:rsidR="007C4BD3" w:rsidRDefault="007C4BD3" w:rsidP="007C4BD3">
      <w:pPr>
        <w:pStyle w:val="NormalWeb"/>
        <w:shd w:val="clear" w:color="auto" w:fill="FFFFFF"/>
        <w:jc w:val="both"/>
        <w:rPr>
          <w:rFonts w:ascii="inter-regular" w:hAnsi="inter-regular"/>
          <w:color w:val="333333"/>
        </w:rPr>
      </w:pPr>
      <w:r>
        <w:rPr>
          <w:rFonts w:ascii="inter-regular" w:hAnsi="inter-regular"/>
          <w:color w:val="333333"/>
        </w:rPr>
        <w:t>Output:</w:t>
      </w:r>
    </w:p>
    <w:p w14:paraId="68847F81" w14:textId="77777777" w:rsidR="007C4BD3" w:rsidRDefault="007C4BD3" w:rsidP="007C4BD3">
      <w:pPr>
        <w:pStyle w:val="HTMLPreformatted"/>
        <w:spacing w:before="75" w:after="75"/>
        <w:ind w:left="150"/>
        <w:jc w:val="both"/>
        <w:rPr>
          <w:color w:val="333333"/>
        </w:rPr>
      </w:pPr>
      <w:r>
        <w:rPr>
          <w:color w:val="333333"/>
        </w:rPr>
        <w:t>0 null</w:t>
      </w:r>
    </w:p>
    <w:p w14:paraId="3E1C5F31" w14:textId="77777777" w:rsidR="007C4BD3" w:rsidRDefault="007C4BD3" w:rsidP="007C4BD3">
      <w:pPr>
        <w:pStyle w:val="HTMLPreformatted"/>
        <w:spacing w:before="75" w:after="75"/>
        <w:ind w:left="150"/>
        <w:jc w:val="both"/>
        <w:rPr>
          <w:color w:val="333333"/>
        </w:rPr>
      </w:pPr>
      <w:r>
        <w:rPr>
          <w:color w:val="333333"/>
        </w:rPr>
        <w:t>0 null</w:t>
      </w:r>
    </w:p>
    <w:p w14:paraId="617CA0C8" w14:textId="77777777" w:rsidR="007C4BD3" w:rsidRDefault="007C4BD3" w:rsidP="007C4BD3">
      <w:pPr>
        <w:pStyle w:val="NormalWeb"/>
        <w:shd w:val="clear" w:color="auto" w:fill="FFFFFF"/>
        <w:jc w:val="both"/>
        <w:rPr>
          <w:rFonts w:ascii="inter-regular" w:hAnsi="inter-regular"/>
          <w:color w:val="333333"/>
        </w:rPr>
      </w:pPr>
      <w:r>
        <w:rPr>
          <w:rStyle w:val="Strong"/>
          <w:rFonts w:ascii="Segoe UI" w:hAnsi="Segoe UI" w:cs="Segoe UI"/>
          <w:color w:val="333333"/>
        </w:rPr>
        <w:t>Explanation:</w:t>
      </w:r>
      <w:r>
        <w:rPr>
          <w:rFonts w:ascii="inter-regular" w:hAnsi="inter-regular"/>
          <w:color w:val="333333"/>
        </w:rPr>
        <w:t>In the above class,you are not creating any constructor so compiler provides you a default constructor. Here 0 and null values are provided by default constructor.</w:t>
      </w:r>
    </w:p>
    <w:p w14:paraId="05310B86" w14:textId="77777777" w:rsidR="007C4BD3" w:rsidRDefault="00000000" w:rsidP="007C4BD3">
      <w:pPr>
        <w:rPr>
          <w:rFonts w:ascii="Times New Roman" w:hAnsi="Times New Roman"/>
        </w:rPr>
      </w:pPr>
      <w:r>
        <w:pict w14:anchorId="7718CD0B">
          <v:rect id="_x0000_i1026" style="width:0;height:.75pt" o:hrstd="t" o:hrnoshade="t" o:hr="t" fillcolor="#d4d4d4" stroked="f"/>
        </w:pict>
      </w:r>
    </w:p>
    <w:p w14:paraId="4593D89D" w14:textId="77777777" w:rsidR="007C4BD3" w:rsidRDefault="007C4BD3" w:rsidP="007C4BD3">
      <w:pPr>
        <w:pStyle w:val="Heading3"/>
        <w:shd w:val="clear" w:color="auto" w:fill="FFFFFF"/>
        <w:spacing w:line="312" w:lineRule="atLeast"/>
        <w:jc w:val="both"/>
        <w:rPr>
          <w:rFonts w:ascii="Helvetica" w:hAnsi="Helvetica"/>
          <w:color w:val="610B38"/>
          <w:sz w:val="38"/>
          <w:szCs w:val="38"/>
        </w:rPr>
      </w:pPr>
      <w:r>
        <w:rPr>
          <w:rFonts w:ascii="Helvetica" w:hAnsi="Helvetica"/>
          <w:b/>
          <w:bCs/>
          <w:color w:val="610B38"/>
          <w:sz w:val="38"/>
          <w:szCs w:val="38"/>
        </w:rPr>
        <w:t>Java Parameterized Constructor</w:t>
      </w:r>
    </w:p>
    <w:p w14:paraId="53E9DD12" w14:textId="77777777" w:rsidR="007C4BD3" w:rsidRDefault="007C4BD3" w:rsidP="007C4BD3">
      <w:pPr>
        <w:pStyle w:val="NormalWeb"/>
        <w:shd w:val="clear" w:color="auto" w:fill="FFFFFF"/>
        <w:jc w:val="both"/>
        <w:rPr>
          <w:rFonts w:ascii="inter-regular" w:hAnsi="inter-regular"/>
          <w:color w:val="333333"/>
        </w:rPr>
      </w:pPr>
      <w:r>
        <w:rPr>
          <w:rFonts w:ascii="inter-regular" w:hAnsi="inter-regular"/>
          <w:color w:val="333333"/>
        </w:rPr>
        <w:t>A constructor which has a specific number of parameters is called a parameterized constructor.</w:t>
      </w:r>
    </w:p>
    <w:p w14:paraId="4DD2D3CE" w14:textId="77777777" w:rsidR="007C4BD3" w:rsidRDefault="007C4BD3" w:rsidP="007C4BD3">
      <w:pPr>
        <w:pStyle w:val="Heading3"/>
        <w:shd w:val="clear" w:color="auto" w:fill="FFFFFF"/>
        <w:spacing w:line="312" w:lineRule="atLeast"/>
        <w:jc w:val="both"/>
        <w:rPr>
          <w:rFonts w:ascii="Helvetica" w:hAnsi="Helvetica"/>
          <w:color w:val="610B4B"/>
          <w:sz w:val="26"/>
          <w:szCs w:val="26"/>
        </w:rPr>
      </w:pPr>
      <w:r>
        <w:rPr>
          <w:rFonts w:ascii="Helvetica" w:hAnsi="Helvetica"/>
          <w:b/>
          <w:bCs/>
          <w:color w:val="610B4B"/>
          <w:sz w:val="26"/>
          <w:szCs w:val="26"/>
        </w:rPr>
        <w:lastRenderedPageBreak/>
        <w:t>Why use the parameterized constructor?</w:t>
      </w:r>
    </w:p>
    <w:p w14:paraId="2C145EA1" w14:textId="77777777" w:rsidR="007C4BD3" w:rsidRDefault="007C4BD3" w:rsidP="007C4BD3">
      <w:pPr>
        <w:pStyle w:val="NormalWeb"/>
        <w:shd w:val="clear" w:color="auto" w:fill="FFFFFF"/>
        <w:jc w:val="both"/>
        <w:rPr>
          <w:rFonts w:ascii="inter-regular" w:hAnsi="inter-regular"/>
          <w:color w:val="333333"/>
        </w:rPr>
      </w:pPr>
      <w:r>
        <w:rPr>
          <w:rFonts w:ascii="inter-regular" w:hAnsi="inter-regular"/>
          <w:color w:val="333333"/>
        </w:rPr>
        <w:t>The parameterized constructor is used to provide different values to distinct objects. However, you can provide the same values also.</w:t>
      </w:r>
    </w:p>
    <w:p w14:paraId="247F0355" w14:textId="77777777" w:rsidR="007C4BD3" w:rsidRDefault="007C4BD3" w:rsidP="007C4BD3">
      <w:pPr>
        <w:pStyle w:val="Heading3"/>
        <w:shd w:val="clear" w:color="auto" w:fill="FFFFFF"/>
        <w:jc w:val="both"/>
        <w:rPr>
          <w:rFonts w:ascii="Tahoma" w:hAnsi="Tahoma" w:cs="Tahoma"/>
          <w:color w:val="610B4B"/>
          <w:sz w:val="33"/>
          <w:szCs w:val="33"/>
        </w:rPr>
      </w:pPr>
      <w:r>
        <w:rPr>
          <w:rFonts w:ascii="Tahoma" w:hAnsi="Tahoma" w:cs="Tahoma"/>
          <w:b/>
          <w:bCs/>
          <w:color w:val="610B4B"/>
          <w:sz w:val="33"/>
          <w:szCs w:val="33"/>
        </w:rPr>
        <w:t>Example of parameterized constructor</w:t>
      </w:r>
    </w:p>
    <w:p w14:paraId="37AF9A3D" w14:textId="77777777" w:rsidR="007C4BD3" w:rsidRDefault="007C4BD3" w:rsidP="007C4BD3">
      <w:pPr>
        <w:pStyle w:val="NormalWeb"/>
        <w:shd w:val="clear" w:color="auto" w:fill="FFFFFF"/>
        <w:jc w:val="both"/>
        <w:rPr>
          <w:rFonts w:ascii="inter-regular" w:hAnsi="inter-regular"/>
          <w:color w:val="333333"/>
        </w:rPr>
      </w:pPr>
      <w:r>
        <w:rPr>
          <w:rFonts w:ascii="inter-regular" w:hAnsi="inter-regular"/>
          <w:color w:val="333333"/>
        </w:rPr>
        <w:t>In this example, we have created the constructor of Student class that have two parameters. We can have any number of parameters in the constructor.</w:t>
      </w:r>
    </w:p>
    <w:p w14:paraId="66BCDF23" w14:textId="77777777" w:rsidR="007C4BD3" w:rsidRDefault="007C4BD3">
      <w:pPr>
        <w:pStyle w:val="alt"/>
        <w:numPr>
          <w:ilvl w:val="0"/>
          <w:numId w:val="57"/>
        </w:numPr>
        <w:spacing w:before="0" w:beforeAutospacing="0" w:after="0" w:afterAutospacing="0" w:line="375" w:lineRule="atLeast"/>
        <w:jc w:val="both"/>
        <w:rPr>
          <w:rFonts w:ascii="inter-regular" w:hAnsi="inter-regular"/>
          <w:color w:val="000000"/>
        </w:rPr>
      </w:pPr>
      <w:r>
        <w:rPr>
          <w:rStyle w:val="comment"/>
          <w:rFonts w:ascii="inter-regular" w:hAnsi="inter-regular"/>
          <w:color w:val="008200"/>
          <w:bdr w:val="none" w:sz="0" w:space="0" w:color="auto" w:frame="1"/>
        </w:rPr>
        <w:t>//Java Program to demonstrate the use of the parameterized constructor.</w:t>
      </w:r>
      <w:r>
        <w:rPr>
          <w:rFonts w:ascii="inter-regular" w:hAnsi="inter-regular"/>
          <w:color w:val="000000"/>
          <w:bdr w:val="none" w:sz="0" w:space="0" w:color="auto" w:frame="1"/>
        </w:rPr>
        <w:t>  </w:t>
      </w:r>
    </w:p>
    <w:p w14:paraId="76C93EC4" w14:textId="77777777" w:rsidR="007C4BD3" w:rsidRDefault="007C4BD3">
      <w:pPr>
        <w:numPr>
          <w:ilvl w:val="0"/>
          <w:numId w:val="57"/>
        </w:numPr>
        <w:spacing w:after="0" w:line="375" w:lineRule="atLeast"/>
        <w:jc w:val="both"/>
        <w:rPr>
          <w:rFonts w:ascii="inter-regular" w:hAnsi="inter-regular"/>
          <w:color w:val="000000"/>
        </w:rPr>
      </w:pPr>
      <w:r>
        <w:rPr>
          <w:rStyle w:val="keyword"/>
          <w:rFonts w:ascii="inter-regular" w:hAnsi="inter-regular"/>
          <w:b/>
          <w:bCs/>
          <w:color w:val="006699"/>
          <w:bdr w:val="none" w:sz="0" w:space="0" w:color="auto" w:frame="1"/>
        </w:rPr>
        <w:t>class</w:t>
      </w:r>
      <w:r>
        <w:rPr>
          <w:rFonts w:ascii="inter-regular" w:hAnsi="inter-regular"/>
          <w:color w:val="000000"/>
          <w:bdr w:val="none" w:sz="0" w:space="0" w:color="auto" w:frame="1"/>
        </w:rPr>
        <w:t> Student4{  </w:t>
      </w:r>
    </w:p>
    <w:p w14:paraId="2179EB7A" w14:textId="77777777" w:rsidR="007C4BD3" w:rsidRDefault="007C4BD3">
      <w:pPr>
        <w:pStyle w:val="alt"/>
        <w:numPr>
          <w:ilvl w:val="0"/>
          <w:numId w:val="57"/>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int</w:t>
      </w:r>
      <w:r>
        <w:rPr>
          <w:rFonts w:ascii="inter-regular" w:hAnsi="inter-regular"/>
          <w:color w:val="000000"/>
          <w:bdr w:val="none" w:sz="0" w:space="0" w:color="auto" w:frame="1"/>
        </w:rPr>
        <w:t> id;  </w:t>
      </w:r>
    </w:p>
    <w:p w14:paraId="5D4B6DFA" w14:textId="77777777" w:rsidR="007C4BD3" w:rsidRDefault="007C4BD3">
      <w:pPr>
        <w:numPr>
          <w:ilvl w:val="0"/>
          <w:numId w:val="57"/>
        </w:numPr>
        <w:spacing w:after="0" w:line="375" w:lineRule="atLeast"/>
        <w:jc w:val="both"/>
        <w:rPr>
          <w:rFonts w:ascii="inter-regular" w:hAnsi="inter-regular"/>
          <w:color w:val="000000"/>
        </w:rPr>
      </w:pPr>
      <w:r>
        <w:rPr>
          <w:rFonts w:ascii="inter-regular" w:hAnsi="inter-regular"/>
          <w:color w:val="000000"/>
          <w:bdr w:val="none" w:sz="0" w:space="0" w:color="auto" w:frame="1"/>
        </w:rPr>
        <w:t>    String name;  </w:t>
      </w:r>
    </w:p>
    <w:p w14:paraId="31C6F4AD" w14:textId="77777777" w:rsidR="007C4BD3" w:rsidRDefault="007C4BD3">
      <w:pPr>
        <w:pStyle w:val="alt"/>
        <w:numPr>
          <w:ilvl w:val="0"/>
          <w:numId w:val="57"/>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w:t>
      </w:r>
      <w:r>
        <w:rPr>
          <w:rStyle w:val="comment"/>
          <w:rFonts w:ascii="inter-regular" w:hAnsi="inter-regular"/>
          <w:color w:val="008200"/>
          <w:bdr w:val="none" w:sz="0" w:space="0" w:color="auto" w:frame="1"/>
        </w:rPr>
        <w:t>//creating a parameterized constructor</w:t>
      </w:r>
      <w:r>
        <w:rPr>
          <w:rFonts w:ascii="inter-regular" w:hAnsi="inter-regular"/>
          <w:color w:val="000000"/>
          <w:bdr w:val="none" w:sz="0" w:space="0" w:color="auto" w:frame="1"/>
        </w:rPr>
        <w:t>  </w:t>
      </w:r>
    </w:p>
    <w:p w14:paraId="38A5570E" w14:textId="77777777" w:rsidR="007C4BD3" w:rsidRDefault="007C4BD3">
      <w:pPr>
        <w:numPr>
          <w:ilvl w:val="0"/>
          <w:numId w:val="57"/>
        </w:numPr>
        <w:spacing w:after="0" w:line="375" w:lineRule="atLeast"/>
        <w:jc w:val="both"/>
        <w:rPr>
          <w:rFonts w:ascii="inter-regular" w:hAnsi="inter-regular"/>
          <w:color w:val="000000"/>
        </w:rPr>
      </w:pPr>
      <w:r>
        <w:rPr>
          <w:rFonts w:ascii="inter-regular" w:hAnsi="inter-regular"/>
          <w:color w:val="000000"/>
          <w:bdr w:val="none" w:sz="0" w:space="0" w:color="auto" w:frame="1"/>
        </w:rPr>
        <w:t>    Student4(</w:t>
      </w:r>
      <w:r>
        <w:rPr>
          <w:rStyle w:val="keyword"/>
          <w:rFonts w:ascii="inter-regular" w:hAnsi="inter-regular"/>
          <w:b/>
          <w:bCs/>
          <w:color w:val="006699"/>
          <w:bdr w:val="none" w:sz="0" w:space="0" w:color="auto" w:frame="1"/>
        </w:rPr>
        <w:t>int</w:t>
      </w:r>
      <w:r>
        <w:rPr>
          <w:rFonts w:ascii="inter-regular" w:hAnsi="inter-regular"/>
          <w:color w:val="000000"/>
          <w:bdr w:val="none" w:sz="0" w:space="0" w:color="auto" w:frame="1"/>
        </w:rPr>
        <w:t> i,String n){  </w:t>
      </w:r>
    </w:p>
    <w:p w14:paraId="3A09957E" w14:textId="77777777" w:rsidR="007C4BD3" w:rsidRDefault="007C4BD3">
      <w:pPr>
        <w:pStyle w:val="alt"/>
        <w:numPr>
          <w:ilvl w:val="0"/>
          <w:numId w:val="57"/>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id = i;  </w:t>
      </w:r>
    </w:p>
    <w:p w14:paraId="1CB8E1B6" w14:textId="77777777" w:rsidR="007C4BD3" w:rsidRDefault="007C4BD3">
      <w:pPr>
        <w:numPr>
          <w:ilvl w:val="0"/>
          <w:numId w:val="57"/>
        </w:numPr>
        <w:spacing w:after="0" w:line="375" w:lineRule="atLeast"/>
        <w:jc w:val="both"/>
        <w:rPr>
          <w:rFonts w:ascii="inter-regular" w:hAnsi="inter-regular"/>
          <w:color w:val="000000"/>
        </w:rPr>
      </w:pPr>
      <w:r>
        <w:rPr>
          <w:rFonts w:ascii="inter-regular" w:hAnsi="inter-regular"/>
          <w:color w:val="000000"/>
          <w:bdr w:val="none" w:sz="0" w:space="0" w:color="auto" w:frame="1"/>
        </w:rPr>
        <w:t>    name = n;  </w:t>
      </w:r>
    </w:p>
    <w:p w14:paraId="7BB7BBE9" w14:textId="77777777" w:rsidR="007C4BD3" w:rsidRDefault="007C4BD3">
      <w:pPr>
        <w:pStyle w:val="alt"/>
        <w:numPr>
          <w:ilvl w:val="0"/>
          <w:numId w:val="57"/>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  </w:t>
      </w:r>
    </w:p>
    <w:p w14:paraId="52B0CDB5" w14:textId="77777777" w:rsidR="007C4BD3" w:rsidRDefault="007C4BD3">
      <w:pPr>
        <w:numPr>
          <w:ilvl w:val="0"/>
          <w:numId w:val="57"/>
        </w:numPr>
        <w:spacing w:after="0" w:line="375" w:lineRule="atLeast"/>
        <w:jc w:val="both"/>
        <w:rPr>
          <w:rFonts w:ascii="inter-regular" w:hAnsi="inter-regular"/>
          <w:color w:val="000000"/>
        </w:rPr>
      </w:pPr>
      <w:r>
        <w:rPr>
          <w:rFonts w:ascii="inter-regular" w:hAnsi="inter-regular"/>
          <w:color w:val="000000"/>
          <w:bdr w:val="none" w:sz="0" w:space="0" w:color="auto" w:frame="1"/>
        </w:rPr>
        <w:t>    </w:t>
      </w:r>
      <w:r>
        <w:rPr>
          <w:rStyle w:val="comment"/>
          <w:rFonts w:ascii="inter-regular" w:hAnsi="inter-regular"/>
          <w:color w:val="008200"/>
          <w:bdr w:val="none" w:sz="0" w:space="0" w:color="auto" w:frame="1"/>
        </w:rPr>
        <w:t>//method to display the values</w:t>
      </w:r>
      <w:r>
        <w:rPr>
          <w:rFonts w:ascii="inter-regular" w:hAnsi="inter-regular"/>
          <w:color w:val="000000"/>
          <w:bdr w:val="none" w:sz="0" w:space="0" w:color="auto" w:frame="1"/>
        </w:rPr>
        <w:t>  </w:t>
      </w:r>
    </w:p>
    <w:p w14:paraId="63D08087" w14:textId="77777777" w:rsidR="007C4BD3" w:rsidRDefault="007C4BD3">
      <w:pPr>
        <w:pStyle w:val="alt"/>
        <w:numPr>
          <w:ilvl w:val="0"/>
          <w:numId w:val="57"/>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void</w:t>
      </w:r>
      <w:r>
        <w:rPr>
          <w:rFonts w:ascii="inter-regular" w:hAnsi="inter-regular"/>
          <w:color w:val="000000"/>
          <w:bdr w:val="none" w:sz="0" w:space="0" w:color="auto" w:frame="1"/>
        </w:rPr>
        <w:t> display(){System.out.println(id+</w:t>
      </w:r>
      <w:r>
        <w:rPr>
          <w:rStyle w:val="string"/>
          <w:rFonts w:ascii="inter-regular" w:hAnsi="inter-regular"/>
          <w:color w:val="0000FF"/>
          <w:bdr w:val="none" w:sz="0" w:space="0" w:color="auto" w:frame="1"/>
        </w:rPr>
        <w:t>" "</w:t>
      </w:r>
      <w:r>
        <w:rPr>
          <w:rFonts w:ascii="inter-regular" w:hAnsi="inter-regular"/>
          <w:color w:val="000000"/>
          <w:bdr w:val="none" w:sz="0" w:space="0" w:color="auto" w:frame="1"/>
        </w:rPr>
        <w:t>+name);}  </w:t>
      </w:r>
    </w:p>
    <w:p w14:paraId="50DFAAD6" w14:textId="77777777" w:rsidR="007C4BD3" w:rsidRDefault="007C4BD3">
      <w:pPr>
        <w:numPr>
          <w:ilvl w:val="0"/>
          <w:numId w:val="57"/>
        </w:numPr>
        <w:spacing w:after="0" w:line="375" w:lineRule="atLeast"/>
        <w:jc w:val="both"/>
        <w:rPr>
          <w:rFonts w:ascii="inter-regular" w:hAnsi="inter-regular"/>
          <w:color w:val="000000"/>
        </w:rPr>
      </w:pPr>
      <w:r>
        <w:rPr>
          <w:rFonts w:ascii="inter-regular" w:hAnsi="inter-regular"/>
          <w:color w:val="000000"/>
          <w:bdr w:val="none" w:sz="0" w:space="0" w:color="auto" w:frame="1"/>
        </w:rPr>
        <w:t>   </w:t>
      </w:r>
    </w:p>
    <w:p w14:paraId="2FA9ADE2" w14:textId="77777777" w:rsidR="007C4BD3" w:rsidRDefault="007C4BD3">
      <w:pPr>
        <w:pStyle w:val="alt"/>
        <w:numPr>
          <w:ilvl w:val="0"/>
          <w:numId w:val="57"/>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public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static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void</w:t>
      </w:r>
      <w:r>
        <w:rPr>
          <w:rFonts w:ascii="inter-regular" w:hAnsi="inter-regular"/>
          <w:color w:val="000000"/>
          <w:bdr w:val="none" w:sz="0" w:space="0" w:color="auto" w:frame="1"/>
        </w:rPr>
        <w:t> main(String args[]){  </w:t>
      </w:r>
    </w:p>
    <w:p w14:paraId="1B807E49" w14:textId="77777777" w:rsidR="007C4BD3" w:rsidRDefault="007C4BD3">
      <w:pPr>
        <w:numPr>
          <w:ilvl w:val="0"/>
          <w:numId w:val="57"/>
        </w:numPr>
        <w:spacing w:after="0" w:line="375" w:lineRule="atLeast"/>
        <w:jc w:val="both"/>
        <w:rPr>
          <w:rFonts w:ascii="inter-regular" w:hAnsi="inter-regular"/>
          <w:color w:val="000000"/>
        </w:rPr>
      </w:pPr>
      <w:r>
        <w:rPr>
          <w:rFonts w:ascii="inter-regular" w:hAnsi="inter-regular"/>
          <w:color w:val="000000"/>
          <w:bdr w:val="none" w:sz="0" w:space="0" w:color="auto" w:frame="1"/>
        </w:rPr>
        <w:t>    </w:t>
      </w:r>
      <w:r>
        <w:rPr>
          <w:rStyle w:val="comment"/>
          <w:rFonts w:ascii="inter-regular" w:hAnsi="inter-regular"/>
          <w:color w:val="008200"/>
          <w:bdr w:val="none" w:sz="0" w:space="0" w:color="auto" w:frame="1"/>
        </w:rPr>
        <w:t>//creating objects and passing values</w:t>
      </w:r>
      <w:r>
        <w:rPr>
          <w:rFonts w:ascii="inter-regular" w:hAnsi="inter-regular"/>
          <w:color w:val="000000"/>
          <w:bdr w:val="none" w:sz="0" w:space="0" w:color="auto" w:frame="1"/>
        </w:rPr>
        <w:t>  </w:t>
      </w:r>
    </w:p>
    <w:p w14:paraId="2B797F6D" w14:textId="77777777" w:rsidR="007C4BD3" w:rsidRDefault="007C4BD3">
      <w:pPr>
        <w:pStyle w:val="alt"/>
        <w:numPr>
          <w:ilvl w:val="0"/>
          <w:numId w:val="57"/>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Student4 s1 = </w:t>
      </w:r>
      <w:r>
        <w:rPr>
          <w:rStyle w:val="keyword"/>
          <w:rFonts w:ascii="inter-regular" w:hAnsi="inter-regular"/>
          <w:b/>
          <w:bCs/>
          <w:color w:val="006699"/>
          <w:bdr w:val="none" w:sz="0" w:space="0" w:color="auto" w:frame="1"/>
        </w:rPr>
        <w:t>new</w:t>
      </w:r>
      <w:r>
        <w:rPr>
          <w:rFonts w:ascii="inter-regular" w:hAnsi="inter-regular"/>
          <w:color w:val="000000"/>
          <w:bdr w:val="none" w:sz="0" w:space="0" w:color="auto" w:frame="1"/>
        </w:rPr>
        <w:t> Student4(</w:t>
      </w:r>
      <w:r>
        <w:rPr>
          <w:rStyle w:val="number"/>
          <w:rFonts w:ascii="inter-regular" w:hAnsi="inter-regular"/>
          <w:color w:val="C00000"/>
          <w:bdr w:val="none" w:sz="0" w:space="0" w:color="auto" w:frame="1"/>
        </w:rPr>
        <w:t>111</w:t>
      </w:r>
      <w:r>
        <w:rPr>
          <w:rFonts w:ascii="inter-regular" w:hAnsi="inter-regular"/>
          <w:color w:val="000000"/>
          <w:bdr w:val="none" w:sz="0" w:space="0" w:color="auto" w:frame="1"/>
        </w:rPr>
        <w:t>,</w:t>
      </w:r>
      <w:r>
        <w:rPr>
          <w:rStyle w:val="string"/>
          <w:rFonts w:ascii="inter-regular" w:hAnsi="inter-regular"/>
          <w:color w:val="0000FF"/>
          <w:bdr w:val="none" w:sz="0" w:space="0" w:color="auto" w:frame="1"/>
        </w:rPr>
        <w:t>"Karan"</w:t>
      </w:r>
      <w:r>
        <w:rPr>
          <w:rFonts w:ascii="inter-regular" w:hAnsi="inter-regular"/>
          <w:color w:val="000000"/>
          <w:bdr w:val="none" w:sz="0" w:space="0" w:color="auto" w:frame="1"/>
        </w:rPr>
        <w:t>);  </w:t>
      </w:r>
    </w:p>
    <w:p w14:paraId="6F1A4852" w14:textId="77777777" w:rsidR="007C4BD3" w:rsidRDefault="007C4BD3">
      <w:pPr>
        <w:numPr>
          <w:ilvl w:val="0"/>
          <w:numId w:val="57"/>
        </w:numPr>
        <w:spacing w:after="0" w:line="375" w:lineRule="atLeast"/>
        <w:jc w:val="both"/>
        <w:rPr>
          <w:rFonts w:ascii="inter-regular" w:hAnsi="inter-regular"/>
          <w:color w:val="000000"/>
        </w:rPr>
      </w:pPr>
      <w:r>
        <w:rPr>
          <w:rFonts w:ascii="inter-regular" w:hAnsi="inter-regular"/>
          <w:color w:val="000000"/>
          <w:bdr w:val="none" w:sz="0" w:space="0" w:color="auto" w:frame="1"/>
        </w:rPr>
        <w:t>    Student4 s2 = </w:t>
      </w:r>
      <w:r>
        <w:rPr>
          <w:rStyle w:val="keyword"/>
          <w:rFonts w:ascii="inter-regular" w:hAnsi="inter-regular"/>
          <w:b/>
          <w:bCs/>
          <w:color w:val="006699"/>
          <w:bdr w:val="none" w:sz="0" w:space="0" w:color="auto" w:frame="1"/>
        </w:rPr>
        <w:t>new</w:t>
      </w:r>
      <w:r>
        <w:rPr>
          <w:rFonts w:ascii="inter-regular" w:hAnsi="inter-regular"/>
          <w:color w:val="000000"/>
          <w:bdr w:val="none" w:sz="0" w:space="0" w:color="auto" w:frame="1"/>
        </w:rPr>
        <w:t> Student4(</w:t>
      </w:r>
      <w:r>
        <w:rPr>
          <w:rStyle w:val="number"/>
          <w:rFonts w:ascii="inter-regular" w:hAnsi="inter-regular"/>
          <w:color w:val="C00000"/>
          <w:bdr w:val="none" w:sz="0" w:space="0" w:color="auto" w:frame="1"/>
        </w:rPr>
        <w:t>222</w:t>
      </w:r>
      <w:r>
        <w:rPr>
          <w:rFonts w:ascii="inter-regular" w:hAnsi="inter-regular"/>
          <w:color w:val="000000"/>
          <w:bdr w:val="none" w:sz="0" w:space="0" w:color="auto" w:frame="1"/>
        </w:rPr>
        <w:t>,</w:t>
      </w:r>
      <w:r>
        <w:rPr>
          <w:rStyle w:val="string"/>
          <w:rFonts w:ascii="inter-regular" w:hAnsi="inter-regular"/>
          <w:color w:val="0000FF"/>
          <w:bdr w:val="none" w:sz="0" w:space="0" w:color="auto" w:frame="1"/>
        </w:rPr>
        <w:t>"Aryan"</w:t>
      </w:r>
      <w:r>
        <w:rPr>
          <w:rFonts w:ascii="inter-regular" w:hAnsi="inter-regular"/>
          <w:color w:val="000000"/>
          <w:bdr w:val="none" w:sz="0" w:space="0" w:color="auto" w:frame="1"/>
        </w:rPr>
        <w:t>);  </w:t>
      </w:r>
    </w:p>
    <w:p w14:paraId="5E5555D1" w14:textId="77777777" w:rsidR="007C4BD3" w:rsidRDefault="007C4BD3">
      <w:pPr>
        <w:pStyle w:val="alt"/>
        <w:numPr>
          <w:ilvl w:val="0"/>
          <w:numId w:val="57"/>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w:t>
      </w:r>
      <w:r>
        <w:rPr>
          <w:rStyle w:val="comment"/>
          <w:rFonts w:ascii="inter-regular" w:hAnsi="inter-regular"/>
          <w:color w:val="008200"/>
          <w:bdr w:val="none" w:sz="0" w:space="0" w:color="auto" w:frame="1"/>
        </w:rPr>
        <w:t>//calling method to display the values of object</w:t>
      </w:r>
      <w:r>
        <w:rPr>
          <w:rFonts w:ascii="inter-regular" w:hAnsi="inter-regular"/>
          <w:color w:val="000000"/>
          <w:bdr w:val="none" w:sz="0" w:space="0" w:color="auto" w:frame="1"/>
        </w:rPr>
        <w:t>  </w:t>
      </w:r>
    </w:p>
    <w:p w14:paraId="0ACA1FA6" w14:textId="77777777" w:rsidR="007C4BD3" w:rsidRDefault="007C4BD3">
      <w:pPr>
        <w:numPr>
          <w:ilvl w:val="0"/>
          <w:numId w:val="57"/>
        </w:numPr>
        <w:spacing w:after="0" w:line="375" w:lineRule="atLeast"/>
        <w:jc w:val="both"/>
        <w:rPr>
          <w:rFonts w:ascii="inter-regular" w:hAnsi="inter-regular"/>
          <w:color w:val="000000"/>
        </w:rPr>
      </w:pPr>
      <w:r>
        <w:rPr>
          <w:rFonts w:ascii="inter-regular" w:hAnsi="inter-regular"/>
          <w:color w:val="000000"/>
          <w:bdr w:val="none" w:sz="0" w:space="0" w:color="auto" w:frame="1"/>
        </w:rPr>
        <w:t>    s1.display();  </w:t>
      </w:r>
    </w:p>
    <w:p w14:paraId="072CEC4A" w14:textId="77777777" w:rsidR="007C4BD3" w:rsidRDefault="007C4BD3">
      <w:pPr>
        <w:pStyle w:val="alt"/>
        <w:numPr>
          <w:ilvl w:val="0"/>
          <w:numId w:val="57"/>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s2.display();  </w:t>
      </w:r>
    </w:p>
    <w:p w14:paraId="61718336" w14:textId="77777777" w:rsidR="007C4BD3" w:rsidRDefault="007C4BD3">
      <w:pPr>
        <w:numPr>
          <w:ilvl w:val="0"/>
          <w:numId w:val="57"/>
        </w:numPr>
        <w:spacing w:after="0" w:line="375" w:lineRule="atLeast"/>
        <w:jc w:val="both"/>
        <w:rPr>
          <w:rFonts w:ascii="inter-regular" w:hAnsi="inter-regular"/>
          <w:color w:val="000000"/>
        </w:rPr>
      </w:pPr>
      <w:r>
        <w:rPr>
          <w:rFonts w:ascii="inter-regular" w:hAnsi="inter-regular"/>
          <w:color w:val="000000"/>
          <w:bdr w:val="none" w:sz="0" w:space="0" w:color="auto" w:frame="1"/>
        </w:rPr>
        <w:t>   }  </w:t>
      </w:r>
    </w:p>
    <w:p w14:paraId="5AC38E86" w14:textId="77777777" w:rsidR="007C4BD3" w:rsidRDefault="007C4BD3">
      <w:pPr>
        <w:pStyle w:val="alt"/>
        <w:numPr>
          <w:ilvl w:val="0"/>
          <w:numId w:val="57"/>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w:t>
      </w:r>
    </w:p>
    <w:p w14:paraId="1B3F97B4" w14:textId="77777777" w:rsidR="007C4BD3" w:rsidRDefault="007C4BD3" w:rsidP="007C4BD3">
      <w:pPr>
        <w:rPr>
          <w:rFonts w:ascii="Times New Roman" w:hAnsi="Times New Roman"/>
        </w:rPr>
      </w:pPr>
      <w:hyperlink r:id="rId39" w:tgtFrame="_blank" w:history="1">
        <w:r>
          <w:rPr>
            <w:rStyle w:val="Hyperlink"/>
            <w:rFonts w:ascii="Verdana" w:hAnsi="Verdana"/>
            <w:b/>
            <w:bCs/>
            <w:color w:val="FFFFFF"/>
            <w:sz w:val="20"/>
            <w:szCs w:val="20"/>
            <w:shd w:val="clear" w:color="auto" w:fill="4CAF50"/>
          </w:rPr>
          <w:t>Test it Now</w:t>
        </w:r>
      </w:hyperlink>
    </w:p>
    <w:p w14:paraId="71AB92E1" w14:textId="77777777" w:rsidR="007C4BD3" w:rsidRDefault="007C4BD3" w:rsidP="007C4BD3">
      <w:pPr>
        <w:pStyle w:val="NormalWeb"/>
        <w:shd w:val="clear" w:color="auto" w:fill="FFFFFF"/>
        <w:jc w:val="both"/>
        <w:rPr>
          <w:rFonts w:ascii="inter-regular" w:hAnsi="inter-regular"/>
          <w:color w:val="333333"/>
        </w:rPr>
      </w:pPr>
      <w:r>
        <w:rPr>
          <w:rFonts w:ascii="inter-regular" w:hAnsi="inter-regular"/>
          <w:color w:val="333333"/>
        </w:rPr>
        <w:t>Output:</w:t>
      </w:r>
    </w:p>
    <w:p w14:paraId="5E2EAE4F" w14:textId="77777777" w:rsidR="007C4BD3" w:rsidRDefault="007C4BD3" w:rsidP="007C4BD3">
      <w:pPr>
        <w:pStyle w:val="HTMLPreformatted"/>
        <w:shd w:val="clear" w:color="auto" w:fill="EEEEEE"/>
        <w:jc w:val="both"/>
        <w:rPr>
          <w:color w:val="535559"/>
        </w:rPr>
      </w:pPr>
      <w:r>
        <w:rPr>
          <w:color w:val="535559"/>
        </w:rPr>
        <w:t>111 Karan</w:t>
      </w:r>
    </w:p>
    <w:p w14:paraId="3FE1EE2E" w14:textId="77777777" w:rsidR="007C4BD3" w:rsidRDefault="007C4BD3" w:rsidP="007C4BD3">
      <w:pPr>
        <w:pStyle w:val="HTMLPreformatted"/>
        <w:shd w:val="clear" w:color="auto" w:fill="EEEEEE"/>
        <w:jc w:val="both"/>
        <w:rPr>
          <w:color w:val="535559"/>
        </w:rPr>
      </w:pPr>
      <w:r>
        <w:rPr>
          <w:color w:val="535559"/>
        </w:rPr>
        <w:t>222 Aryan</w:t>
      </w:r>
    </w:p>
    <w:p w14:paraId="597B409D" w14:textId="77777777" w:rsidR="007C4BD3" w:rsidRDefault="00000000" w:rsidP="007C4BD3">
      <w:pPr>
        <w:rPr>
          <w:rFonts w:ascii="Times New Roman" w:hAnsi="Times New Roman"/>
        </w:rPr>
      </w:pPr>
      <w:r>
        <w:pict w14:anchorId="0D7F14B6">
          <v:rect id="_x0000_i1027" style="width:0;height:.75pt" o:hrstd="t" o:hrnoshade="t" o:hr="t" fillcolor="#d4d4d4" stroked="f"/>
        </w:pict>
      </w:r>
    </w:p>
    <w:p w14:paraId="686AA212" w14:textId="77777777" w:rsidR="007C4BD3" w:rsidRPr="00474715" w:rsidRDefault="007C4BD3" w:rsidP="007C4BD3">
      <w:pPr>
        <w:pStyle w:val="Heading2"/>
        <w:shd w:val="clear" w:color="auto" w:fill="FFFFFF"/>
        <w:spacing w:line="312" w:lineRule="atLeast"/>
        <w:jc w:val="both"/>
        <w:rPr>
          <w:rFonts w:ascii="Helvetica" w:hAnsi="Helvetica"/>
          <w:color w:val="610B38"/>
          <w:sz w:val="52"/>
          <w:szCs w:val="52"/>
        </w:rPr>
      </w:pPr>
      <w:r w:rsidRPr="00474715">
        <w:rPr>
          <w:rFonts w:ascii="Helvetica" w:hAnsi="Helvetica"/>
          <w:color w:val="610B38"/>
          <w:sz w:val="52"/>
          <w:szCs w:val="52"/>
        </w:rPr>
        <w:t>Constructor Overloading in Java</w:t>
      </w:r>
    </w:p>
    <w:p w14:paraId="5DD880FA" w14:textId="77777777" w:rsidR="007C4BD3" w:rsidRDefault="007C4BD3" w:rsidP="007C4BD3">
      <w:pPr>
        <w:pStyle w:val="NormalWeb"/>
        <w:shd w:val="clear" w:color="auto" w:fill="FFFFFF"/>
        <w:jc w:val="both"/>
        <w:rPr>
          <w:rFonts w:ascii="inter-regular" w:hAnsi="inter-regular"/>
          <w:color w:val="333333"/>
        </w:rPr>
      </w:pPr>
      <w:r>
        <w:rPr>
          <w:rFonts w:ascii="inter-regular" w:hAnsi="inter-regular"/>
          <w:color w:val="333333"/>
        </w:rPr>
        <w:lastRenderedPageBreak/>
        <w:t>In Java, a constructor is just like a method but without return type. It can also be overloaded like Java methods.</w:t>
      </w:r>
    </w:p>
    <w:p w14:paraId="55D8DB00" w14:textId="77777777" w:rsidR="007C4BD3" w:rsidRDefault="007C4BD3" w:rsidP="007C4BD3">
      <w:pPr>
        <w:pStyle w:val="NormalWeb"/>
        <w:shd w:val="clear" w:color="auto" w:fill="FFFFFF"/>
        <w:jc w:val="both"/>
        <w:rPr>
          <w:rFonts w:ascii="inter-regular" w:hAnsi="inter-regular"/>
          <w:color w:val="333333"/>
        </w:rPr>
      </w:pPr>
      <w:r>
        <w:rPr>
          <w:rFonts w:ascii="inter-regular" w:hAnsi="inter-regular"/>
          <w:color w:val="333333"/>
        </w:rPr>
        <w:t>Constructor </w:t>
      </w:r>
      <w:hyperlink r:id="rId40" w:history="1">
        <w:r>
          <w:rPr>
            <w:rStyle w:val="Hyperlink"/>
            <w:rFonts w:ascii="inter-regular" w:hAnsi="inter-regular"/>
            <w:color w:val="008000"/>
          </w:rPr>
          <w:t>overloading in Java</w:t>
        </w:r>
      </w:hyperlink>
      <w:r>
        <w:rPr>
          <w:rFonts w:ascii="inter-regular" w:hAnsi="inter-regular"/>
          <w:color w:val="333333"/>
        </w:rPr>
        <w:t> is a technique of having more than one constructor with different parameter lists. They are arranged in a way that each constructor performs a different task. They are differentiated by the compiler by the number of parameters in the list and their types.</w:t>
      </w:r>
    </w:p>
    <w:p w14:paraId="7B566337" w14:textId="77777777" w:rsidR="007C4BD3" w:rsidRDefault="007C4BD3" w:rsidP="007C4BD3">
      <w:pPr>
        <w:pStyle w:val="Heading3"/>
        <w:shd w:val="clear" w:color="auto" w:fill="FFFFFF"/>
        <w:jc w:val="both"/>
        <w:rPr>
          <w:rFonts w:ascii="Tahoma" w:hAnsi="Tahoma" w:cs="Tahoma"/>
          <w:color w:val="610B4B"/>
          <w:sz w:val="33"/>
          <w:szCs w:val="33"/>
        </w:rPr>
      </w:pPr>
      <w:r>
        <w:rPr>
          <w:rFonts w:ascii="Tahoma" w:hAnsi="Tahoma" w:cs="Tahoma"/>
          <w:b/>
          <w:bCs/>
          <w:color w:val="610B4B"/>
          <w:sz w:val="33"/>
          <w:szCs w:val="33"/>
        </w:rPr>
        <w:t>Example of Constructor Overloading</w:t>
      </w:r>
    </w:p>
    <w:p w14:paraId="3C293B7A" w14:textId="77777777" w:rsidR="007C4BD3" w:rsidRDefault="007C4BD3">
      <w:pPr>
        <w:pStyle w:val="alt"/>
        <w:numPr>
          <w:ilvl w:val="0"/>
          <w:numId w:val="58"/>
        </w:numPr>
        <w:spacing w:before="0" w:beforeAutospacing="0" w:after="0" w:afterAutospacing="0" w:line="375" w:lineRule="atLeast"/>
        <w:jc w:val="both"/>
        <w:rPr>
          <w:rFonts w:ascii="inter-regular" w:hAnsi="inter-regular"/>
          <w:color w:val="000000"/>
        </w:rPr>
      </w:pPr>
      <w:r>
        <w:rPr>
          <w:rStyle w:val="comment"/>
          <w:rFonts w:ascii="inter-regular" w:hAnsi="inter-regular"/>
          <w:color w:val="008200"/>
          <w:bdr w:val="none" w:sz="0" w:space="0" w:color="auto" w:frame="1"/>
        </w:rPr>
        <w:t>//Java program to overload constructors</w:t>
      </w:r>
      <w:r>
        <w:rPr>
          <w:rFonts w:ascii="inter-regular" w:hAnsi="inter-regular"/>
          <w:color w:val="000000"/>
          <w:bdr w:val="none" w:sz="0" w:space="0" w:color="auto" w:frame="1"/>
        </w:rPr>
        <w:t>  </w:t>
      </w:r>
    </w:p>
    <w:p w14:paraId="14DB92F6" w14:textId="77777777" w:rsidR="007C4BD3" w:rsidRDefault="007C4BD3">
      <w:pPr>
        <w:numPr>
          <w:ilvl w:val="0"/>
          <w:numId w:val="58"/>
        </w:numPr>
        <w:spacing w:after="0" w:line="375" w:lineRule="atLeast"/>
        <w:jc w:val="both"/>
        <w:rPr>
          <w:rFonts w:ascii="inter-regular" w:hAnsi="inter-regular"/>
          <w:color w:val="000000"/>
        </w:rPr>
      </w:pPr>
      <w:r>
        <w:rPr>
          <w:rStyle w:val="keyword"/>
          <w:rFonts w:ascii="inter-regular" w:hAnsi="inter-regular"/>
          <w:b/>
          <w:bCs/>
          <w:color w:val="006699"/>
          <w:bdr w:val="none" w:sz="0" w:space="0" w:color="auto" w:frame="1"/>
        </w:rPr>
        <w:t>class</w:t>
      </w:r>
      <w:r>
        <w:rPr>
          <w:rFonts w:ascii="inter-regular" w:hAnsi="inter-regular"/>
          <w:color w:val="000000"/>
          <w:bdr w:val="none" w:sz="0" w:space="0" w:color="auto" w:frame="1"/>
        </w:rPr>
        <w:t> Student5{  </w:t>
      </w:r>
    </w:p>
    <w:p w14:paraId="46A1A076" w14:textId="77777777" w:rsidR="007C4BD3" w:rsidRDefault="007C4BD3">
      <w:pPr>
        <w:pStyle w:val="alt"/>
        <w:numPr>
          <w:ilvl w:val="0"/>
          <w:numId w:val="58"/>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int</w:t>
      </w:r>
      <w:r>
        <w:rPr>
          <w:rFonts w:ascii="inter-regular" w:hAnsi="inter-regular"/>
          <w:color w:val="000000"/>
          <w:bdr w:val="none" w:sz="0" w:space="0" w:color="auto" w:frame="1"/>
        </w:rPr>
        <w:t> id;  </w:t>
      </w:r>
    </w:p>
    <w:p w14:paraId="4195B871" w14:textId="77777777" w:rsidR="007C4BD3" w:rsidRDefault="007C4BD3">
      <w:pPr>
        <w:numPr>
          <w:ilvl w:val="0"/>
          <w:numId w:val="58"/>
        </w:numPr>
        <w:spacing w:after="0" w:line="375" w:lineRule="atLeast"/>
        <w:jc w:val="both"/>
        <w:rPr>
          <w:rFonts w:ascii="inter-regular" w:hAnsi="inter-regular"/>
          <w:color w:val="000000"/>
        </w:rPr>
      </w:pPr>
      <w:r>
        <w:rPr>
          <w:rFonts w:ascii="inter-regular" w:hAnsi="inter-regular"/>
          <w:color w:val="000000"/>
          <w:bdr w:val="none" w:sz="0" w:space="0" w:color="auto" w:frame="1"/>
        </w:rPr>
        <w:t>    String name;  </w:t>
      </w:r>
    </w:p>
    <w:p w14:paraId="27D19E45" w14:textId="77777777" w:rsidR="007C4BD3" w:rsidRDefault="007C4BD3">
      <w:pPr>
        <w:pStyle w:val="alt"/>
        <w:numPr>
          <w:ilvl w:val="0"/>
          <w:numId w:val="58"/>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int</w:t>
      </w:r>
      <w:r>
        <w:rPr>
          <w:rFonts w:ascii="inter-regular" w:hAnsi="inter-regular"/>
          <w:color w:val="000000"/>
          <w:bdr w:val="none" w:sz="0" w:space="0" w:color="auto" w:frame="1"/>
        </w:rPr>
        <w:t> age;  </w:t>
      </w:r>
    </w:p>
    <w:p w14:paraId="2FB18107" w14:textId="77777777" w:rsidR="007C4BD3" w:rsidRDefault="007C4BD3">
      <w:pPr>
        <w:numPr>
          <w:ilvl w:val="0"/>
          <w:numId w:val="58"/>
        </w:numPr>
        <w:spacing w:after="0" w:line="375" w:lineRule="atLeast"/>
        <w:jc w:val="both"/>
        <w:rPr>
          <w:rFonts w:ascii="inter-regular" w:hAnsi="inter-regular"/>
          <w:color w:val="000000"/>
        </w:rPr>
      </w:pPr>
      <w:r>
        <w:rPr>
          <w:rFonts w:ascii="inter-regular" w:hAnsi="inter-regular"/>
          <w:color w:val="000000"/>
          <w:bdr w:val="none" w:sz="0" w:space="0" w:color="auto" w:frame="1"/>
        </w:rPr>
        <w:t>    </w:t>
      </w:r>
      <w:r>
        <w:rPr>
          <w:rStyle w:val="comment"/>
          <w:rFonts w:ascii="inter-regular" w:hAnsi="inter-regular"/>
          <w:color w:val="008200"/>
          <w:bdr w:val="none" w:sz="0" w:space="0" w:color="auto" w:frame="1"/>
        </w:rPr>
        <w:t>//creating two arg constructor</w:t>
      </w:r>
      <w:r>
        <w:rPr>
          <w:rFonts w:ascii="inter-regular" w:hAnsi="inter-regular"/>
          <w:color w:val="000000"/>
          <w:bdr w:val="none" w:sz="0" w:space="0" w:color="auto" w:frame="1"/>
        </w:rPr>
        <w:t>  </w:t>
      </w:r>
    </w:p>
    <w:p w14:paraId="47AFB9B7" w14:textId="77777777" w:rsidR="007C4BD3" w:rsidRDefault="007C4BD3">
      <w:pPr>
        <w:pStyle w:val="alt"/>
        <w:numPr>
          <w:ilvl w:val="0"/>
          <w:numId w:val="58"/>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Student5(</w:t>
      </w:r>
      <w:r>
        <w:rPr>
          <w:rStyle w:val="keyword"/>
          <w:rFonts w:ascii="inter-regular" w:hAnsi="inter-regular"/>
          <w:b/>
          <w:bCs/>
          <w:color w:val="006699"/>
          <w:bdr w:val="none" w:sz="0" w:space="0" w:color="auto" w:frame="1"/>
        </w:rPr>
        <w:t>int</w:t>
      </w:r>
      <w:r>
        <w:rPr>
          <w:rFonts w:ascii="inter-regular" w:hAnsi="inter-regular"/>
          <w:color w:val="000000"/>
          <w:bdr w:val="none" w:sz="0" w:space="0" w:color="auto" w:frame="1"/>
        </w:rPr>
        <w:t> i,String n){  </w:t>
      </w:r>
    </w:p>
    <w:p w14:paraId="3B7488F5" w14:textId="77777777" w:rsidR="007C4BD3" w:rsidRDefault="007C4BD3">
      <w:pPr>
        <w:numPr>
          <w:ilvl w:val="0"/>
          <w:numId w:val="58"/>
        </w:numPr>
        <w:spacing w:after="0" w:line="375" w:lineRule="atLeast"/>
        <w:jc w:val="both"/>
        <w:rPr>
          <w:rFonts w:ascii="inter-regular" w:hAnsi="inter-regular"/>
          <w:color w:val="000000"/>
        </w:rPr>
      </w:pPr>
      <w:r>
        <w:rPr>
          <w:rFonts w:ascii="inter-regular" w:hAnsi="inter-regular"/>
          <w:color w:val="000000"/>
          <w:bdr w:val="none" w:sz="0" w:space="0" w:color="auto" w:frame="1"/>
        </w:rPr>
        <w:t>    id = i;  </w:t>
      </w:r>
    </w:p>
    <w:p w14:paraId="00B6F2EE" w14:textId="77777777" w:rsidR="007C4BD3" w:rsidRDefault="007C4BD3">
      <w:pPr>
        <w:pStyle w:val="alt"/>
        <w:numPr>
          <w:ilvl w:val="0"/>
          <w:numId w:val="58"/>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name = n;  </w:t>
      </w:r>
    </w:p>
    <w:p w14:paraId="0592325C" w14:textId="77777777" w:rsidR="007C4BD3" w:rsidRDefault="007C4BD3">
      <w:pPr>
        <w:numPr>
          <w:ilvl w:val="0"/>
          <w:numId w:val="58"/>
        </w:numPr>
        <w:spacing w:after="0" w:line="375" w:lineRule="atLeast"/>
        <w:jc w:val="both"/>
        <w:rPr>
          <w:rFonts w:ascii="inter-regular" w:hAnsi="inter-regular"/>
          <w:color w:val="000000"/>
        </w:rPr>
      </w:pPr>
      <w:r>
        <w:rPr>
          <w:rFonts w:ascii="inter-regular" w:hAnsi="inter-regular"/>
          <w:color w:val="000000"/>
          <w:bdr w:val="none" w:sz="0" w:space="0" w:color="auto" w:frame="1"/>
        </w:rPr>
        <w:t>    }  </w:t>
      </w:r>
    </w:p>
    <w:p w14:paraId="54A2B91B" w14:textId="77777777" w:rsidR="007C4BD3" w:rsidRDefault="007C4BD3">
      <w:pPr>
        <w:pStyle w:val="alt"/>
        <w:numPr>
          <w:ilvl w:val="0"/>
          <w:numId w:val="58"/>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w:t>
      </w:r>
      <w:r>
        <w:rPr>
          <w:rStyle w:val="comment"/>
          <w:rFonts w:ascii="inter-regular" w:hAnsi="inter-regular"/>
          <w:color w:val="008200"/>
          <w:bdr w:val="none" w:sz="0" w:space="0" w:color="auto" w:frame="1"/>
        </w:rPr>
        <w:t>//creating three arg constructor</w:t>
      </w:r>
      <w:r>
        <w:rPr>
          <w:rFonts w:ascii="inter-regular" w:hAnsi="inter-regular"/>
          <w:color w:val="000000"/>
          <w:bdr w:val="none" w:sz="0" w:space="0" w:color="auto" w:frame="1"/>
        </w:rPr>
        <w:t>  </w:t>
      </w:r>
    </w:p>
    <w:p w14:paraId="01A4234D" w14:textId="77777777" w:rsidR="007C4BD3" w:rsidRDefault="007C4BD3">
      <w:pPr>
        <w:numPr>
          <w:ilvl w:val="0"/>
          <w:numId w:val="58"/>
        </w:numPr>
        <w:spacing w:after="0" w:line="375" w:lineRule="atLeast"/>
        <w:jc w:val="both"/>
        <w:rPr>
          <w:rFonts w:ascii="inter-regular" w:hAnsi="inter-regular"/>
          <w:color w:val="000000"/>
        </w:rPr>
      </w:pPr>
      <w:r>
        <w:rPr>
          <w:rFonts w:ascii="inter-regular" w:hAnsi="inter-regular"/>
          <w:color w:val="000000"/>
          <w:bdr w:val="none" w:sz="0" w:space="0" w:color="auto" w:frame="1"/>
        </w:rPr>
        <w:t>    Student5(</w:t>
      </w:r>
      <w:r>
        <w:rPr>
          <w:rStyle w:val="keyword"/>
          <w:rFonts w:ascii="inter-regular" w:hAnsi="inter-regular"/>
          <w:b/>
          <w:bCs/>
          <w:color w:val="006699"/>
          <w:bdr w:val="none" w:sz="0" w:space="0" w:color="auto" w:frame="1"/>
        </w:rPr>
        <w:t>int</w:t>
      </w:r>
      <w:r>
        <w:rPr>
          <w:rFonts w:ascii="inter-regular" w:hAnsi="inter-regular"/>
          <w:color w:val="000000"/>
          <w:bdr w:val="none" w:sz="0" w:space="0" w:color="auto" w:frame="1"/>
        </w:rPr>
        <w:t> i,String n,</w:t>
      </w:r>
      <w:r>
        <w:rPr>
          <w:rStyle w:val="keyword"/>
          <w:rFonts w:ascii="inter-regular" w:hAnsi="inter-regular"/>
          <w:b/>
          <w:bCs/>
          <w:color w:val="006699"/>
          <w:bdr w:val="none" w:sz="0" w:space="0" w:color="auto" w:frame="1"/>
        </w:rPr>
        <w:t>int</w:t>
      </w:r>
      <w:r>
        <w:rPr>
          <w:rFonts w:ascii="inter-regular" w:hAnsi="inter-regular"/>
          <w:color w:val="000000"/>
          <w:bdr w:val="none" w:sz="0" w:space="0" w:color="auto" w:frame="1"/>
        </w:rPr>
        <w:t> a){  </w:t>
      </w:r>
    </w:p>
    <w:p w14:paraId="10EAF713" w14:textId="77777777" w:rsidR="007C4BD3" w:rsidRDefault="007C4BD3">
      <w:pPr>
        <w:pStyle w:val="alt"/>
        <w:numPr>
          <w:ilvl w:val="0"/>
          <w:numId w:val="58"/>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id = i;  </w:t>
      </w:r>
    </w:p>
    <w:p w14:paraId="21154CED" w14:textId="77777777" w:rsidR="007C4BD3" w:rsidRDefault="007C4BD3">
      <w:pPr>
        <w:numPr>
          <w:ilvl w:val="0"/>
          <w:numId w:val="58"/>
        </w:numPr>
        <w:spacing w:after="0" w:line="375" w:lineRule="atLeast"/>
        <w:jc w:val="both"/>
        <w:rPr>
          <w:rFonts w:ascii="inter-regular" w:hAnsi="inter-regular"/>
          <w:color w:val="000000"/>
        </w:rPr>
      </w:pPr>
      <w:r>
        <w:rPr>
          <w:rFonts w:ascii="inter-regular" w:hAnsi="inter-regular"/>
          <w:color w:val="000000"/>
          <w:bdr w:val="none" w:sz="0" w:space="0" w:color="auto" w:frame="1"/>
        </w:rPr>
        <w:t>    name = n;  </w:t>
      </w:r>
    </w:p>
    <w:p w14:paraId="4934E7D7" w14:textId="77777777" w:rsidR="007C4BD3" w:rsidRDefault="007C4BD3">
      <w:pPr>
        <w:pStyle w:val="alt"/>
        <w:numPr>
          <w:ilvl w:val="0"/>
          <w:numId w:val="58"/>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age=a;  </w:t>
      </w:r>
    </w:p>
    <w:p w14:paraId="0DAF0D18" w14:textId="77777777" w:rsidR="007C4BD3" w:rsidRDefault="007C4BD3">
      <w:pPr>
        <w:numPr>
          <w:ilvl w:val="0"/>
          <w:numId w:val="58"/>
        </w:numPr>
        <w:spacing w:after="0" w:line="375" w:lineRule="atLeast"/>
        <w:jc w:val="both"/>
        <w:rPr>
          <w:rFonts w:ascii="inter-regular" w:hAnsi="inter-regular"/>
          <w:color w:val="000000"/>
        </w:rPr>
      </w:pPr>
      <w:r>
        <w:rPr>
          <w:rFonts w:ascii="inter-regular" w:hAnsi="inter-regular"/>
          <w:color w:val="000000"/>
          <w:bdr w:val="none" w:sz="0" w:space="0" w:color="auto" w:frame="1"/>
        </w:rPr>
        <w:t>    }  </w:t>
      </w:r>
    </w:p>
    <w:p w14:paraId="0F9615C2" w14:textId="77777777" w:rsidR="007C4BD3" w:rsidRDefault="007C4BD3">
      <w:pPr>
        <w:pStyle w:val="alt"/>
        <w:numPr>
          <w:ilvl w:val="0"/>
          <w:numId w:val="58"/>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void</w:t>
      </w:r>
      <w:r>
        <w:rPr>
          <w:rFonts w:ascii="inter-regular" w:hAnsi="inter-regular"/>
          <w:color w:val="000000"/>
          <w:bdr w:val="none" w:sz="0" w:space="0" w:color="auto" w:frame="1"/>
        </w:rPr>
        <w:t> display(){System.out.println(id+</w:t>
      </w:r>
      <w:r>
        <w:rPr>
          <w:rStyle w:val="string"/>
          <w:rFonts w:ascii="inter-regular" w:hAnsi="inter-regular"/>
          <w:color w:val="0000FF"/>
          <w:bdr w:val="none" w:sz="0" w:space="0" w:color="auto" w:frame="1"/>
        </w:rPr>
        <w:t>" "</w:t>
      </w:r>
      <w:r>
        <w:rPr>
          <w:rFonts w:ascii="inter-regular" w:hAnsi="inter-regular"/>
          <w:color w:val="000000"/>
          <w:bdr w:val="none" w:sz="0" w:space="0" w:color="auto" w:frame="1"/>
        </w:rPr>
        <w:t>+name+</w:t>
      </w:r>
      <w:r>
        <w:rPr>
          <w:rStyle w:val="string"/>
          <w:rFonts w:ascii="inter-regular" w:hAnsi="inter-regular"/>
          <w:color w:val="0000FF"/>
          <w:bdr w:val="none" w:sz="0" w:space="0" w:color="auto" w:frame="1"/>
        </w:rPr>
        <w:t>" "</w:t>
      </w:r>
      <w:r>
        <w:rPr>
          <w:rFonts w:ascii="inter-regular" w:hAnsi="inter-regular"/>
          <w:color w:val="000000"/>
          <w:bdr w:val="none" w:sz="0" w:space="0" w:color="auto" w:frame="1"/>
        </w:rPr>
        <w:t>+age);}  </w:t>
      </w:r>
    </w:p>
    <w:p w14:paraId="0BCD6442" w14:textId="77777777" w:rsidR="007C4BD3" w:rsidRDefault="007C4BD3">
      <w:pPr>
        <w:numPr>
          <w:ilvl w:val="0"/>
          <w:numId w:val="58"/>
        </w:numPr>
        <w:spacing w:after="0" w:line="375" w:lineRule="atLeast"/>
        <w:jc w:val="both"/>
        <w:rPr>
          <w:rFonts w:ascii="inter-regular" w:hAnsi="inter-regular"/>
          <w:color w:val="000000"/>
        </w:rPr>
      </w:pPr>
      <w:r>
        <w:rPr>
          <w:rFonts w:ascii="inter-regular" w:hAnsi="inter-regular"/>
          <w:color w:val="000000"/>
          <w:bdr w:val="none" w:sz="0" w:space="0" w:color="auto" w:frame="1"/>
        </w:rPr>
        <w:t>   </w:t>
      </w:r>
    </w:p>
    <w:p w14:paraId="618BF4F7" w14:textId="77777777" w:rsidR="007C4BD3" w:rsidRDefault="007C4BD3">
      <w:pPr>
        <w:pStyle w:val="alt"/>
        <w:numPr>
          <w:ilvl w:val="0"/>
          <w:numId w:val="58"/>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public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static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void</w:t>
      </w:r>
      <w:r>
        <w:rPr>
          <w:rFonts w:ascii="inter-regular" w:hAnsi="inter-regular"/>
          <w:color w:val="000000"/>
          <w:bdr w:val="none" w:sz="0" w:space="0" w:color="auto" w:frame="1"/>
        </w:rPr>
        <w:t> main(String args[]){  </w:t>
      </w:r>
    </w:p>
    <w:p w14:paraId="5141A263" w14:textId="77777777" w:rsidR="007C4BD3" w:rsidRDefault="007C4BD3">
      <w:pPr>
        <w:numPr>
          <w:ilvl w:val="0"/>
          <w:numId w:val="58"/>
        </w:numPr>
        <w:spacing w:after="0" w:line="375" w:lineRule="atLeast"/>
        <w:jc w:val="both"/>
        <w:rPr>
          <w:rFonts w:ascii="inter-regular" w:hAnsi="inter-regular"/>
          <w:color w:val="000000"/>
        </w:rPr>
      </w:pPr>
      <w:r>
        <w:rPr>
          <w:rFonts w:ascii="inter-regular" w:hAnsi="inter-regular"/>
          <w:color w:val="000000"/>
          <w:bdr w:val="none" w:sz="0" w:space="0" w:color="auto" w:frame="1"/>
        </w:rPr>
        <w:t>    Student5 s1 = </w:t>
      </w:r>
      <w:r>
        <w:rPr>
          <w:rStyle w:val="keyword"/>
          <w:rFonts w:ascii="inter-regular" w:hAnsi="inter-regular"/>
          <w:b/>
          <w:bCs/>
          <w:color w:val="006699"/>
          <w:bdr w:val="none" w:sz="0" w:space="0" w:color="auto" w:frame="1"/>
        </w:rPr>
        <w:t>new</w:t>
      </w:r>
      <w:r>
        <w:rPr>
          <w:rFonts w:ascii="inter-regular" w:hAnsi="inter-regular"/>
          <w:color w:val="000000"/>
          <w:bdr w:val="none" w:sz="0" w:space="0" w:color="auto" w:frame="1"/>
        </w:rPr>
        <w:t> Student5(</w:t>
      </w:r>
      <w:r>
        <w:rPr>
          <w:rStyle w:val="number"/>
          <w:rFonts w:ascii="inter-regular" w:hAnsi="inter-regular"/>
          <w:color w:val="C00000"/>
          <w:bdr w:val="none" w:sz="0" w:space="0" w:color="auto" w:frame="1"/>
        </w:rPr>
        <w:t>111</w:t>
      </w:r>
      <w:r>
        <w:rPr>
          <w:rFonts w:ascii="inter-regular" w:hAnsi="inter-regular"/>
          <w:color w:val="000000"/>
          <w:bdr w:val="none" w:sz="0" w:space="0" w:color="auto" w:frame="1"/>
        </w:rPr>
        <w:t>,</w:t>
      </w:r>
      <w:r>
        <w:rPr>
          <w:rStyle w:val="string"/>
          <w:rFonts w:ascii="inter-regular" w:hAnsi="inter-regular"/>
          <w:color w:val="0000FF"/>
          <w:bdr w:val="none" w:sz="0" w:space="0" w:color="auto" w:frame="1"/>
        </w:rPr>
        <w:t>"Karan"</w:t>
      </w:r>
      <w:r>
        <w:rPr>
          <w:rFonts w:ascii="inter-regular" w:hAnsi="inter-regular"/>
          <w:color w:val="000000"/>
          <w:bdr w:val="none" w:sz="0" w:space="0" w:color="auto" w:frame="1"/>
        </w:rPr>
        <w:t>);  </w:t>
      </w:r>
    </w:p>
    <w:p w14:paraId="5DFF9711" w14:textId="77777777" w:rsidR="007C4BD3" w:rsidRDefault="007C4BD3">
      <w:pPr>
        <w:pStyle w:val="alt"/>
        <w:numPr>
          <w:ilvl w:val="0"/>
          <w:numId w:val="58"/>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Student5 s2 = </w:t>
      </w:r>
      <w:r>
        <w:rPr>
          <w:rStyle w:val="keyword"/>
          <w:rFonts w:ascii="inter-regular" w:hAnsi="inter-regular"/>
          <w:b/>
          <w:bCs/>
          <w:color w:val="006699"/>
          <w:bdr w:val="none" w:sz="0" w:space="0" w:color="auto" w:frame="1"/>
        </w:rPr>
        <w:t>new</w:t>
      </w:r>
      <w:r>
        <w:rPr>
          <w:rFonts w:ascii="inter-regular" w:hAnsi="inter-regular"/>
          <w:color w:val="000000"/>
          <w:bdr w:val="none" w:sz="0" w:space="0" w:color="auto" w:frame="1"/>
        </w:rPr>
        <w:t> Student5(</w:t>
      </w:r>
      <w:r>
        <w:rPr>
          <w:rStyle w:val="number"/>
          <w:rFonts w:ascii="inter-regular" w:hAnsi="inter-regular"/>
          <w:color w:val="C00000"/>
          <w:bdr w:val="none" w:sz="0" w:space="0" w:color="auto" w:frame="1"/>
        </w:rPr>
        <w:t>222</w:t>
      </w:r>
      <w:r>
        <w:rPr>
          <w:rFonts w:ascii="inter-regular" w:hAnsi="inter-regular"/>
          <w:color w:val="000000"/>
          <w:bdr w:val="none" w:sz="0" w:space="0" w:color="auto" w:frame="1"/>
        </w:rPr>
        <w:t>,</w:t>
      </w:r>
      <w:r>
        <w:rPr>
          <w:rStyle w:val="string"/>
          <w:rFonts w:ascii="inter-regular" w:hAnsi="inter-regular"/>
          <w:color w:val="0000FF"/>
          <w:bdr w:val="none" w:sz="0" w:space="0" w:color="auto" w:frame="1"/>
        </w:rPr>
        <w:t>"Aryan"</w:t>
      </w:r>
      <w:r>
        <w:rPr>
          <w:rFonts w:ascii="inter-regular" w:hAnsi="inter-regular"/>
          <w:color w:val="000000"/>
          <w:bdr w:val="none" w:sz="0" w:space="0" w:color="auto" w:frame="1"/>
        </w:rPr>
        <w:t>,</w:t>
      </w:r>
      <w:r>
        <w:rPr>
          <w:rStyle w:val="number"/>
          <w:rFonts w:ascii="inter-regular" w:hAnsi="inter-regular"/>
          <w:color w:val="C00000"/>
          <w:bdr w:val="none" w:sz="0" w:space="0" w:color="auto" w:frame="1"/>
        </w:rPr>
        <w:t>25</w:t>
      </w:r>
      <w:r>
        <w:rPr>
          <w:rFonts w:ascii="inter-regular" w:hAnsi="inter-regular"/>
          <w:color w:val="000000"/>
          <w:bdr w:val="none" w:sz="0" w:space="0" w:color="auto" w:frame="1"/>
        </w:rPr>
        <w:t>);  </w:t>
      </w:r>
    </w:p>
    <w:p w14:paraId="31533E9E" w14:textId="77777777" w:rsidR="007C4BD3" w:rsidRDefault="007C4BD3">
      <w:pPr>
        <w:numPr>
          <w:ilvl w:val="0"/>
          <w:numId w:val="58"/>
        </w:numPr>
        <w:spacing w:after="0" w:line="375" w:lineRule="atLeast"/>
        <w:jc w:val="both"/>
        <w:rPr>
          <w:rFonts w:ascii="inter-regular" w:hAnsi="inter-regular"/>
          <w:color w:val="000000"/>
        </w:rPr>
      </w:pPr>
      <w:r>
        <w:rPr>
          <w:rFonts w:ascii="inter-regular" w:hAnsi="inter-regular"/>
          <w:color w:val="000000"/>
          <w:bdr w:val="none" w:sz="0" w:space="0" w:color="auto" w:frame="1"/>
        </w:rPr>
        <w:t>    s1.display();  </w:t>
      </w:r>
    </w:p>
    <w:p w14:paraId="61960C43" w14:textId="77777777" w:rsidR="007C4BD3" w:rsidRDefault="007C4BD3">
      <w:pPr>
        <w:pStyle w:val="alt"/>
        <w:numPr>
          <w:ilvl w:val="0"/>
          <w:numId w:val="58"/>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s2.display();  </w:t>
      </w:r>
    </w:p>
    <w:p w14:paraId="54615083" w14:textId="77777777" w:rsidR="007C4BD3" w:rsidRDefault="007C4BD3">
      <w:pPr>
        <w:numPr>
          <w:ilvl w:val="0"/>
          <w:numId w:val="58"/>
        </w:numPr>
        <w:spacing w:after="0" w:line="375" w:lineRule="atLeast"/>
        <w:jc w:val="both"/>
        <w:rPr>
          <w:rFonts w:ascii="inter-regular" w:hAnsi="inter-regular"/>
          <w:color w:val="000000"/>
        </w:rPr>
      </w:pPr>
      <w:r>
        <w:rPr>
          <w:rFonts w:ascii="inter-regular" w:hAnsi="inter-regular"/>
          <w:color w:val="000000"/>
          <w:bdr w:val="none" w:sz="0" w:space="0" w:color="auto" w:frame="1"/>
        </w:rPr>
        <w:t>   }  </w:t>
      </w:r>
    </w:p>
    <w:p w14:paraId="345A9A31" w14:textId="77777777" w:rsidR="007C4BD3" w:rsidRDefault="007C4BD3">
      <w:pPr>
        <w:pStyle w:val="alt"/>
        <w:numPr>
          <w:ilvl w:val="0"/>
          <w:numId w:val="58"/>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w:t>
      </w:r>
    </w:p>
    <w:p w14:paraId="12DA1329" w14:textId="77777777" w:rsidR="007C4BD3" w:rsidRDefault="007C4BD3" w:rsidP="007C4BD3">
      <w:pPr>
        <w:rPr>
          <w:rFonts w:ascii="Times New Roman" w:hAnsi="Times New Roman"/>
        </w:rPr>
      </w:pPr>
      <w:hyperlink r:id="rId41" w:tgtFrame="_blank" w:history="1">
        <w:r>
          <w:rPr>
            <w:rStyle w:val="Hyperlink"/>
            <w:rFonts w:ascii="Verdana" w:hAnsi="Verdana"/>
            <w:b/>
            <w:bCs/>
            <w:color w:val="FFFFFF"/>
            <w:sz w:val="20"/>
            <w:szCs w:val="20"/>
            <w:shd w:val="clear" w:color="auto" w:fill="4CAF50"/>
          </w:rPr>
          <w:t>Test it Now</w:t>
        </w:r>
      </w:hyperlink>
    </w:p>
    <w:p w14:paraId="531DB8B3" w14:textId="77777777" w:rsidR="007C4BD3" w:rsidRDefault="007C4BD3" w:rsidP="007C4BD3">
      <w:pPr>
        <w:pStyle w:val="NormalWeb"/>
        <w:shd w:val="clear" w:color="auto" w:fill="FFFFFF"/>
        <w:jc w:val="both"/>
        <w:rPr>
          <w:rFonts w:ascii="inter-regular" w:hAnsi="inter-regular"/>
          <w:color w:val="333333"/>
        </w:rPr>
      </w:pPr>
      <w:r>
        <w:rPr>
          <w:rFonts w:ascii="inter-regular" w:hAnsi="inter-regular"/>
          <w:color w:val="333333"/>
        </w:rPr>
        <w:t>Output:</w:t>
      </w:r>
    </w:p>
    <w:p w14:paraId="36439CB2" w14:textId="77777777" w:rsidR="007C4BD3" w:rsidRDefault="007C4BD3" w:rsidP="007C4BD3">
      <w:pPr>
        <w:pStyle w:val="HTMLPreformatted"/>
        <w:shd w:val="clear" w:color="auto" w:fill="EEEEEE"/>
        <w:jc w:val="both"/>
        <w:rPr>
          <w:color w:val="535559"/>
        </w:rPr>
      </w:pPr>
      <w:r>
        <w:rPr>
          <w:color w:val="535559"/>
        </w:rPr>
        <w:t>111 Karan 0</w:t>
      </w:r>
    </w:p>
    <w:p w14:paraId="5ADF2131" w14:textId="77777777" w:rsidR="007C4BD3" w:rsidRDefault="007C4BD3" w:rsidP="007C4BD3">
      <w:pPr>
        <w:pStyle w:val="HTMLPreformatted"/>
        <w:shd w:val="clear" w:color="auto" w:fill="EEEEEE"/>
        <w:jc w:val="both"/>
        <w:rPr>
          <w:color w:val="535559"/>
        </w:rPr>
      </w:pPr>
      <w:r>
        <w:rPr>
          <w:color w:val="535559"/>
        </w:rPr>
        <w:t>222 Aryan 25</w:t>
      </w:r>
    </w:p>
    <w:p w14:paraId="3D094E69" w14:textId="77777777" w:rsidR="007C4BD3" w:rsidRDefault="00000000" w:rsidP="007C4BD3">
      <w:pPr>
        <w:rPr>
          <w:rFonts w:ascii="Times New Roman" w:hAnsi="Times New Roman"/>
        </w:rPr>
      </w:pPr>
      <w:r>
        <w:pict w14:anchorId="5F4A4B61">
          <v:rect id="_x0000_i1028" style="width:0;height:.75pt" o:hrstd="t" o:hrnoshade="t" o:hr="t" fillcolor="#d4d4d4" stroked="f"/>
        </w:pict>
      </w:r>
    </w:p>
    <w:p w14:paraId="2911E46B" w14:textId="77777777" w:rsidR="007C4BD3" w:rsidRDefault="007C4BD3" w:rsidP="007C4BD3">
      <w:pPr>
        <w:pStyle w:val="Heading2"/>
        <w:shd w:val="clear" w:color="auto" w:fill="FFFFFF"/>
        <w:spacing w:line="312" w:lineRule="atLeast"/>
        <w:jc w:val="both"/>
        <w:rPr>
          <w:rFonts w:ascii="Helvetica" w:hAnsi="Helvetica"/>
          <w:b w:val="0"/>
          <w:bCs w:val="0"/>
          <w:color w:val="610B38"/>
          <w:sz w:val="38"/>
          <w:szCs w:val="38"/>
        </w:rPr>
      </w:pPr>
      <w:r>
        <w:rPr>
          <w:rFonts w:ascii="Helvetica" w:hAnsi="Helvetica"/>
          <w:b w:val="0"/>
          <w:bCs w:val="0"/>
          <w:color w:val="610B38"/>
          <w:sz w:val="38"/>
          <w:szCs w:val="38"/>
        </w:rPr>
        <w:lastRenderedPageBreak/>
        <w:t>Difference between constructor and method in Java</w:t>
      </w:r>
    </w:p>
    <w:p w14:paraId="2E74A148" w14:textId="77777777" w:rsidR="007C4BD3" w:rsidRDefault="007C4BD3" w:rsidP="007C4BD3">
      <w:pPr>
        <w:pStyle w:val="NormalWeb"/>
        <w:shd w:val="clear" w:color="auto" w:fill="FFFFFF"/>
        <w:jc w:val="both"/>
        <w:rPr>
          <w:rFonts w:ascii="inter-regular" w:hAnsi="inter-regular"/>
          <w:color w:val="333333"/>
        </w:rPr>
      </w:pPr>
      <w:r>
        <w:rPr>
          <w:rFonts w:ascii="inter-regular" w:hAnsi="inter-regular"/>
          <w:color w:val="333333"/>
        </w:rPr>
        <w:t>There are many differences between constructors and methods. They are given below.</w:t>
      </w:r>
    </w:p>
    <w:tbl>
      <w:tblPr>
        <w:tblW w:w="14119" w:type="dxa"/>
        <w:tblInd w:w="-1448"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8383"/>
        <w:gridCol w:w="5736"/>
      </w:tblGrid>
      <w:tr w:rsidR="007C4BD3" w14:paraId="5DF3632A" w14:textId="77777777" w:rsidTr="007C4BD3">
        <w:tc>
          <w:tcPr>
            <w:tcW w:w="0" w:type="auto"/>
            <w:shd w:val="clear" w:color="auto" w:fill="C7CCBE"/>
            <w:tcMar>
              <w:top w:w="180" w:type="dxa"/>
              <w:left w:w="180" w:type="dxa"/>
              <w:bottom w:w="180" w:type="dxa"/>
              <w:right w:w="180" w:type="dxa"/>
            </w:tcMar>
            <w:hideMark/>
          </w:tcPr>
          <w:p w14:paraId="4B5C1AC7" w14:textId="77777777" w:rsidR="007C4BD3" w:rsidRPr="00474715" w:rsidRDefault="007C4BD3">
            <w:pPr>
              <w:rPr>
                <w:rFonts w:ascii="Times New Roman" w:hAnsi="Times New Roman"/>
                <w:b/>
                <w:bCs/>
                <w:color w:val="000000"/>
                <w:sz w:val="12"/>
                <w:szCs w:val="12"/>
              </w:rPr>
            </w:pPr>
            <w:r w:rsidRPr="00474715">
              <w:rPr>
                <w:b/>
                <w:bCs/>
                <w:color w:val="000000"/>
                <w:sz w:val="12"/>
                <w:szCs w:val="12"/>
              </w:rPr>
              <w:t>Java Constructor</w:t>
            </w:r>
          </w:p>
        </w:tc>
        <w:tc>
          <w:tcPr>
            <w:tcW w:w="0" w:type="auto"/>
            <w:shd w:val="clear" w:color="auto" w:fill="C7CCBE"/>
            <w:tcMar>
              <w:top w:w="180" w:type="dxa"/>
              <w:left w:w="180" w:type="dxa"/>
              <w:bottom w:w="180" w:type="dxa"/>
              <w:right w:w="180" w:type="dxa"/>
            </w:tcMar>
            <w:hideMark/>
          </w:tcPr>
          <w:p w14:paraId="277C130B" w14:textId="77777777" w:rsidR="007C4BD3" w:rsidRPr="00474715" w:rsidRDefault="007C4BD3">
            <w:pPr>
              <w:rPr>
                <w:b/>
                <w:bCs/>
                <w:color w:val="000000"/>
                <w:sz w:val="12"/>
                <w:szCs w:val="12"/>
              </w:rPr>
            </w:pPr>
            <w:r w:rsidRPr="00474715">
              <w:rPr>
                <w:b/>
                <w:bCs/>
                <w:color w:val="000000"/>
                <w:sz w:val="12"/>
                <w:szCs w:val="12"/>
              </w:rPr>
              <w:t>Java Method</w:t>
            </w:r>
          </w:p>
        </w:tc>
      </w:tr>
      <w:tr w:rsidR="007C4BD3" w14:paraId="7D0C13D7" w14:textId="77777777" w:rsidTr="007C4BD3">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D3017C0" w14:textId="77777777" w:rsidR="007C4BD3" w:rsidRPr="00474715" w:rsidRDefault="007C4BD3">
            <w:pPr>
              <w:jc w:val="both"/>
              <w:rPr>
                <w:rFonts w:ascii="inter-regular" w:hAnsi="inter-regular"/>
                <w:color w:val="333333"/>
                <w:sz w:val="12"/>
                <w:szCs w:val="12"/>
              </w:rPr>
            </w:pPr>
            <w:r w:rsidRPr="00474715">
              <w:rPr>
                <w:rFonts w:ascii="inter-regular" w:hAnsi="inter-regular"/>
                <w:color w:val="333333"/>
                <w:sz w:val="12"/>
                <w:szCs w:val="12"/>
              </w:rPr>
              <w:t>A constructor is used to initialize the state of an object.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90C0442" w14:textId="77777777" w:rsidR="007C4BD3" w:rsidRPr="00474715" w:rsidRDefault="007C4BD3">
            <w:pPr>
              <w:jc w:val="both"/>
              <w:rPr>
                <w:rFonts w:ascii="inter-regular" w:hAnsi="inter-regular"/>
                <w:color w:val="333333"/>
                <w:sz w:val="12"/>
                <w:szCs w:val="12"/>
              </w:rPr>
            </w:pPr>
            <w:r w:rsidRPr="00474715">
              <w:rPr>
                <w:rFonts w:ascii="inter-regular" w:hAnsi="inter-regular"/>
                <w:color w:val="333333"/>
                <w:sz w:val="12"/>
                <w:szCs w:val="12"/>
              </w:rPr>
              <w:t>A method is used to expose the behavior of an object.</w:t>
            </w:r>
          </w:p>
        </w:tc>
      </w:tr>
      <w:tr w:rsidR="007C4BD3" w14:paraId="0260EB52" w14:textId="77777777" w:rsidTr="007C4BD3">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53622454" w14:textId="77777777" w:rsidR="007C4BD3" w:rsidRPr="00474715" w:rsidRDefault="007C4BD3">
            <w:pPr>
              <w:jc w:val="both"/>
              <w:rPr>
                <w:rFonts w:ascii="inter-regular" w:hAnsi="inter-regular"/>
                <w:color w:val="333333"/>
                <w:sz w:val="12"/>
                <w:szCs w:val="12"/>
              </w:rPr>
            </w:pPr>
            <w:r w:rsidRPr="00474715">
              <w:rPr>
                <w:rFonts w:ascii="inter-regular" w:hAnsi="inter-regular"/>
                <w:color w:val="333333"/>
                <w:sz w:val="12"/>
                <w:szCs w:val="12"/>
              </w:rPr>
              <w:t>A constructor must not have a return type.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71882DA" w14:textId="77777777" w:rsidR="007C4BD3" w:rsidRPr="00474715" w:rsidRDefault="007C4BD3">
            <w:pPr>
              <w:jc w:val="both"/>
              <w:rPr>
                <w:rFonts w:ascii="inter-regular" w:hAnsi="inter-regular"/>
                <w:color w:val="333333"/>
                <w:sz w:val="12"/>
                <w:szCs w:val="12"/>
              </w:rPr>
            </w:pPr>
            <w:r w:rsidRPr="00474715">
              <w:rPr>
                <w:rFonts w:ascii="inter-regular" w:hAnsi="inter-regular"/>
                <w:color w:val="333333"/>
                <w:sz w:val="12"/>
                <w:szCs w:val="12"/>
              </w:rPr>
              <w:t>A method must have a return type.</w:t>
            </w:r>
          </w:p>
        </w:tc>
      </w:tr>
      <w:tr w:rsidR="007C4BD3" w14:paraId="51751165" w14:textId="77777777" w:rsidTr="007C4BD3">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B3061A9" w14:textId="77777777" w:rsidR="007C4BD3" w:rsidRPr="00474715" w:rsidRDefault="007C4BD3">
            <w:pPr>
              <w:jc w:val="both"/>
              <w:rPr>
                <w:rFonts w:ascii="inter-regular" w:hAnsi="inter-regular"/>
                <w:color w:val="333333"/>
                <w:sz w:val="12"/>
                <w:szCs w:val="12"/>
              </w:rPr>
            </w:pPr>
            <w:r w:rsidRPr="00474715">
              <w:rPr>
                <w:rFonts w:ascii="inter-regular" w:hAnsi="inter-regular"/>
                <w:color w:val="333333"/>
                <w:sz w:val="12"/>
                <w:szCs w:val="12"/>
              </w:rPr>
              <w:t>The constructor is invoked implicitly.</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A1F6510" w14:textId="77777777" w:rsidR="007C4BD3" w:rsidRPr="00474715" w:rsidRDefault="007C4BD3">
            <w:pPr>
              <w:jc w:val="both"/>
              <w:rPr>
                <w:rFonts w:ascii="inter-regular" w:hAnsi="inter-regular"/>
                <w:color w:val="333333"/>
                <w:sz w:val="12"/>
                <w:szCs w:val="12"/>
              </w:rPr>
            </w:pPr>
            <w:r w:rsidRPr="00474715">
              <w:rPr>
                <w:rFonts w:ascii="inter-regular" w:hAnsi="inter-regular"/>
                <w:color w:val="333333"/>
                <w:sz w:val="12"/>
                <w:szCs w:val="12"/>
              </w:rPr>
              <w:t>The method is invoked explicitly.</w:t>
            </w:r>
          </w:p>
        </w:tc>
      </w:tr>
      <w:tr w:rsidR="007C4BD3" w14:paraId="18624F79" w14:textId="77777777" w:rsidTr="007C4BD3">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13292FD4" w14:textId="77777777" w:rsidR="007C4BD3" w:rsidRPr="00474715" w:rsidRDefault="007C4BD3">
            <w:pPr>
              <w:jc w:val="both"/>
              <w:rPr>
                <w:rFonts w:ascii="inter-regular" w:hAnsi="inter-regular"/>
                <w:color w:val="333333"/>
                <w:sz w:val="12"/>
                <w:szCs w:val="12"/>
              </w:rPr>
            </w:pPr>
            <w:r w:rsidRPr="00474715">
              <w:rPr>
                <w:rFonts w:ascii="inter-regular" w:hAnsi="inter-regular"/>
                <w:color w:val="333333"/>
                <w:sz w:val="12"/>
                <w:szCs w:val="12"/>
              </w:rPr>
              <w:t>The Java compiler provides a default constructor if you don't have any constructor in a class.</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E1C8D37" w14:textId="77777777" w:rsidR="007C4BD3" w:rsidRPr="00474715" w:rsidRDefault="007C4BD3">
            <w:pPr>
              <w:jc w:val="both"/>
              <w:rPr>
                <w:rFonts w:ascii="inter-regular" w:hAnsi="inter-regular"/>
                <w:color w:val="333333"/>
                <w:sz w:val="12"/>
                <w:szCs w:val="12"/>
              </w:rPr>
            </w:pPr>
            <w:r w:rsidRPr="00474715">
              <w:rPr>
                <w:rFonts w:ascii="inter-regular" w:hAnsi="inter-regular"/>
                <w:color w:val="333333"/>
                <w:sz w:val="12"/>
                <w:szCs w:val="12"/>
              </w:rPr>
              <w:t>The method is not provided by the compiler in any case.</w:t>
            </w:r>
          </w:p>
        </w:tc>
      </w:tr>
      <w:tr w:rsidR="007C4BD3" w14:paraId="58F53C0D" w14:textId="77777777" w:rsidTr="007C4BD3">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E8F9C4B" w14:textId="77777777" w:rsidR="007C4BD3" w:rsidRPr="00474715" w:rsidRDefault="007C4BD3">
            <w:pPr>
              <w:jc w:val="both"/>
              <w:rPr>
                <w:rFonts w:ascii="inter-regular" w:hAnsi="inter-regular"/>
                <w:color w:val="333333"/>
                <w:sz w:val="12"/>
                <w:szCs w:val="12"/>
              </w:rPr>
            </w:pPr>
            <w:r w:rsidRPr="00474715">
              <w:rPr>
                <w:rFonts w:ascii="inter-regular" w:hAnsi="inter-regular"/>
                <w:color w:val="333333"/>
                <w:sz w:val="12"/>
                <w:szCs w:val="12"/>
              </w:rPr>
              <w:t>The constructor name must be same as the class name.</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66B99BA" w14:textId="77777777" w:rsidR="007C4BD3" w:rsidRPr="00474715" w:rsidRDefault="007C4BD3">
            <w:pPr>
              <w:jc w:val="both"/>
              <w:rPr>
                <w:rFonts w:ascii="inter-regular" w:hAnsi="inter-regular"/>
                <w:color w:val="333333"/>
                <w:sz w:val="12"/>
                <w:szCs w:val="12"/>
              </w:rPr>
            </w:pPr>
            <w:r w:rsidRPr="00474715">
              <w:rPr>
                <w:rFonts w:ascii="inter-regular" w:hAnsi="inter-regular"/>
                <w:color w:val="333333"/>
                <w:sz w:val="12"/>
                <w:szCs w:val="12"/>
              </w:rPr>
              <w:t>The method name may or may not be same as the class name.</w:t>
            </w:r>
          </w:p>
        </w:tc>
      </w:tr>
    </w:tbl>
    <w:p w14:paraId="530DA380" w14:textId="77777777" w:rsidR="00A7616A" w:rsidRDefault="007C4BD3" w:rsidP="0027496C">
      <w:pPr>
        <w:rPr>
          <w:b/>
          <w:bCs/>
          <w:sz w:val="32"/>
          <w:szCs w:val="32"/>
        </w:rPr>
      </w:pPr>
      <w:r>
        <w:rPr>
          <w:rFonts w:ascii="inter-regular" w:hAnsi="inter-regular"/>
          <w:color w:val="333333"/>
        </w:rPr>
        <w:br/>
      </w:r>
      <w:r>
        <w:rPr>
          <w:noProof/>
        </w:rPr>
        <w:drawing>
          <wp:inline distT="0" distB="0" distL="0" distR="0" wp14:anchorId="403AAA18" wp14:editId="259C3D1A">
            <wp:extent cx="5731510" cy="4398010"/>
            <wp:effectExtent l="0" t="0" r="2540" b="2540"/>
            <wp:docPr id="1104064800" name="Picture 5" descr="Java Constructors vs. Metho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Java Constructors vs. Methods"/>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731510" cy="4398010"/>
                    </a:xfrm>
                    <a:prstGeom prst="rect">
                      <a:avLst/>
                    </a:prstGeom>
                    <a:noFill/>
                    <a:ln>
                      <a:noFill/>
                    </a:ln>
                  </pic:spPr>
                </pic:pic>
              </a:graphicData>
            </a:graphic>
          </wp:inline>
        </w:drawing>
      </w:r>
    </w:p>
    <w:p w14:paraId="4D464B1A" w14:textId="77777777" w:rsidR="004814A6" w:rsidRDefault="004814A6" w:rsidP="0027496C">
      <w:pPr>
        <w:rPr>
          <w:b/>
          <w:bCs/>
          <w:sz w:val="32"/>
          <w:szCs w:val="32"/>
        </w:rPr>
      </w:pPr>
    </w:p>
    <w:p w14:paraId="1CBC09FA" w14:textId="77777777" w:rsidR="004814A6" w:rsidRDefault="004814A6" w:rsidP="0027496C">
      <w:pPr>
        <w:rPr>
          <w:b/>
          <w:bCs/>
          <w:sz w:val="32"/>
          <w:szCs w:val="32"/>
        </w:rPr>
      </w:pPr>
    </w:p>
    <w:p w14:paraId="74D77403" w14:textId="77777777" w:rsidR="004814A6" w:rsidRDefault="00EA462B" w:rsidP="0027496C">
      <w:pPr>
        <w:rPr>
          <w:b/>
          <w:bCs/>
          <w:sz w:val="32"/>
          <w:szCs w:val="32"/>
        </w:rPr>
      </w:pPr>
      <w:r>
        <w:rPr>
          <w:b/>
          <w:bCs/>
          <w:sz w:val="32"/>
          <w:szCs w:val="32"/>
        </w:rPr>
        <w:t xml:space="preserve">Static keyword in Java </w:t>
      </w:r>
    </w:p>
    <w:p w14:paraId="088AA023" w14:textId="77777777" w:rsidR="00EA462B" w:rsidRDefault="00EA462B" w:rsidP="0027496C">
      <w:pPr>
        <w:rPr>
          <w:b/>
          <w:bCs/>
          <w:sz w:val="32"/>
          <w:szCs w:val="32"/>
        </w:rPr>
      </w:pPr>
    </w:p>
    <w:p w14:paraId="492E1ABB" w14:textId="77777777" w:rsidR="00EA462B" w:rsidRDefault="00EA462B" w:rsidP="0027496C">
      <w:pPr>
        <w:rPr>
          <w:rFonts w:ascii="inter-regular" w:hAnsi="inter-regular"/>
          <w:color w:val="333333"/>
          <w:shd w:val="clear" w:color="auto" w:fill="FFFFFF"/>
        </w:rPr>
      </w:pPr>
      <w:r>
        <w:rPr>
          <w:rFonts w:ascii="inter-regular" w:hAnsi="inter-regular"/>
          <w:color w:val="333333"/>
          <w:shd w:val="clear" w:color="auto" w:fill="FFFFFF"/>
        </w:rPr>
        <w:t>The </w:t>
      </w:r>
      <w:r>
        <w:rPr>
          <w:rStyle w:val="Strong"/>
          <w:rFonts w:ascii="Segoe UI" w:hAnsi="Segoe UI" w:cs="Segoe UI"/>
          <w:color w:val="333333"/>
          <w:shd w:val="clear" w:color="auto" w:fill="FFFFFF"/>
        </w:rPr>
        <w:t>static keyword</w:t>
      </w:r>
      <w:r>
        <w:rPr>
          <w:rFonts w:ascii="inter-regular" w:hAnsi="inter-regular"/>
          <w:color w:val="333333"/>
          <w:shd w:val="clear" w:color="auto" w:fill="FFFFFF"/>
        </w:rPr>
        <w:t> in </w:t>
      </w:r>
      <w:hyperlink r:id="rId43" w:history="1">
        <w:r>
          <w:rPr>
            <w:rStyle w:val="Hyperlink"/>
            <w:rFonts w:ascii="inter-regular" w:hAnsi="inter-regular"/>
            <w:color w:val="008000"/>
            <w:shd w:val="clear" w:color="auto" w:fill="FFFFFF"/>
          </w:rPr>
          <w:t>Java</w:t>
        </w:r>
      </w:hyperlink>
      <w:r>
        <w:rPr>
          <w:rFonts w:ascii="inter-regular" w:hAnsi="inter-regular"/>
          <w:color w:val="333333"/>
          <w:shd w:val="clear" w:color="auto" w:fill="FFFFFF"/>
        </w:rPr>
        <w:t> is used for memory management mainly. We can apply static keyword with </w:t>
      </w:r>
      <w:hyperlink r:id="rId44" w:history="1">
        <w:r>
          <w:rPr>
            <w:rStyle w:val="Hyperlink"/>
            <w:rFonts w:ascii="inter-regular" w:hAnsi="inter-regular"/>
            <w:color w:val="008000"/>
            <w:shd w:val="clear" w:color="auto" w:fill="FFFFFF"/>
          </w:rPr>
          <w:t>variables</w:t>
        </w:r>
      </w:hyperlink>
      <w:r>
        <w:rPr>
          <w:rFonts w:ascii="inter-regular" w:hAnsi="inter-regular"/>
          <w:color w:val="333333"/>
          <w:shd w:val="clear" w:color="auto" w:fill="FFFFFF"/>
        </w:rPr>
        <w:t>, methods, blocks and </w:t>
      </w:r>
      <w:hyperlink r:id="rId45" w:history="1">
        <w:r>
          <w:rPr>
            <w:rStyle w:val="Hyperlink"/>
            <w:rFonts w:ascii="inter-regular" w:hAnsi="inter-regular"/>
            <w:color w:val="008000"/>
            <w:shd w:val="clear" w:color="auto" w:fill="FFFFFF"/>
          </w:rPr>
          <w:t>nested classes</w:t>
        </w:r>
      </w:hyperlink>
      <w:r>
        <w:rPr>
          <w:rFonts w:ascii="inter-regular" w:hAnsi="inter-regular"/>
          <w:color w:val="333333"/>
          <w:shd w:val="clear" w:color="auto" w:fill="FFFFFF"/>
        </w:rPr>
        <w:t>. The static keyword belongs to the class than an instance of the class.</w:t>
      </w:r>
    </w:p>
    <w:p w14:paraId="08C464BC" w14:textId="77777777" w:rsidR="00EA462B" w:rsidRDefault="00EA462B" w:rsidP="0027496C">
      <w:pPr>
        <w:rPr>
          <w:rFonts w:ascii="inter-regular" w:hAnsi="inter-regular"/>
          <w:color w:val="333333"/>
          <w:shd w:val="clear" w:color="auto" w:fill="FFFFFF"/>
        </w:rPr>
      </w:pPr>
    </w:p>
    <w:p w14:paraId="715929E1" w14:textId="77777777" w:rsidR="00EA462B" w:rsidRDefault="00EA462B" w:rsidP="00EA462B">
      <w:pPr>
        <w:pStyle w:val="NormalWeb"/>
        <w:shd w:val="clear" w:color="auto" w:fill="FFFFFF"/>
        <w:jc w:val="both"/>
        <w:rPr>
          <w:rFonts w:ascii="inter-regular" w:hAnsi="inter-regular"/>
          <w:color w:val="333333"/>
        </w:rPr>
      </w:pPr>
      <w:r>
        <w:rPr>
          <w:rFonts w:ascii="inter-regular" w:hAnsi="inter-regular"/>
          <w:color w:val="333333"/>
        </w:rPr>
        <w:t>The static can be:</w:t>
      </w:r>
    </w:p>
    <w:p w14:paraId="04A895AD" w14:textId="77777777" w:rsidR="00EA462B" w:rsidRDefault="00EA462B">
      <w:pPr>
        <w:numPr>
          <w:ilvl w:val="0"/>
          <w:numId w:val="59"/>
        </w:numPr>
        <w:shd w:val="clear" w:color="auto" w:fill="FFFFFF"/>
        <w:spacing w:before="60" w:after="100" w:afterAutospacing="1" w:line="375" w:lineRule="atLeast"/>
        <w:jc w:val="both"/>
        <w:rPr>
          <w:rFonts w:ascii="inter-regular" w:hAnsi="inter-regular"/>
          <w:color w:val="000000"/>
        </w:rPr>
      </w:pPr>
      <w:r>
        <w:rPr>
          <w:rFonts w:ascii="inter-regular" w:hAnsi="inter-regular"/>
          <w:color w:val="000000"/>
        </w:rPr>
        <w:t>Variable (also known as a class variable)</w:t>
      </w:r>
    </w:p>
    <w:p w14:paraId="5282C7EB" w14:textId="77777777" w:rsidR="00EA462B" w:rsidRDefault="00EA462B">
      <w:pPr>
        <w:numPr>
          <w:ilvl w:val="0"/>
          <w:numId w:val="59"/>
        </w:numPr>
        <w:shd w:val="clear" w:color="auto" w:fill="FFFFFF"/>
        <w:spacing w:before="60" w:after="100" w:afterAutospacing="1" w:line="375" w:lineRule="atLeast"/>
        <w:jc w:val="both"/>
        <w:rPr>
          <w:rFonts w:ascii="inter-regular" w:hAnsi="inter-regular"/>
          <w:color w:val="000000"/>
        </w:rPr>
      </w:pPr>
      <w:r>
        <w:rPr>
          <w:rFonts w:ascii="inter-regular" w:hAnsi="inter-regular"/>
          <w:color w:val="000000"/>
        </w:rPr>
        <w:t>Method (also known as a class method)</w:t>
      </w:r>
    </w:p>
    <w:p w14:paraId="7E3C5371" w14:textId="77777777" w:rsidR="00EA462B" w:rsidRDefault="00EA462B">
      <w:pPr>
        <w:numPr>
          <w:ilvl w:val="0"/>
          <w:numId w:val="59"/>
        </w:numPr>
        <w:shd w:val="clear" w:color="auto" w:fill="FFFFFF"/>
        <w:spacing w:before="60" w:after="100" w:afterAutospacing="1" w:line="375" w:lineRule="atLeast"/>
        <w:jc w:val="both"/>
        <w:rPr>
          <w:rFonts w:ascii="inter-regular" w:hAnsi="inter-regular"/>
          <w:color w:val="000000"/>
        </w:rPr>
      </w:pPr>
      <w:r>
        <w:rPr>
          <w:rFonts w:ascii="inter-regular" w:hAnsi="inter-regular"/>
          <w:color w:val="000000"/>
        </w:rPr>
        <w:t>Block</w:t>
      </w:r>
    </w:p>
    <w:p w14:paraId="6B5A046B" w14:textId="77777777" w:rsidR="00EA462B" w:rsidRDefault="00EA462B">
      <w:pPr>
        <w:numPr>
          <w:ilvl w:val="0"/>
          <w:numId w:val="59"/>
        </w:numPr>
        <w:shd w:val="clear" w:color="auto" w:fill="FFFFFF"/>
        <w:spacing w:before="60" w:after="100" w:afterAutospacing="1" w:line="375" w:lineRule="atLeast"/>
        <w:jc w:val="both"/>
        <w:rPr>
          <w:rFonts w:ascii="inter-regular" w:hAnsi="inter-regular"/>
          <w:color w:val="000000"/>
        </w:rPr>
      </w:pPr>
      <w:r>
        <w:rPr>
          <w:rFonts w:ascii="inter-regular" w:hAnsi="inter-regular"/>
          <w:color w:val="000000"/>
        </w:rPr>
        <w:t>Nested class</w:t>
      </w:r>
    </w:p>
    <w:p w14:paraId="77686C23" w14:textId="77777777" w:rsidR="00EA462B" w:rsidRDefault="00EA462B" w:rsidP="00EA462B">
      <w:pPr>
        <w:spacing w:after="0" w:line="240" w:lineRule="auto"/>
        <w:rPr>
          <w:rFonts w:ascii="Times New Roman" w:hAnsi="Times New Roman"/>
        </w:rPr>
      </w:pPr>
      <w:r>
        <w:rPr>
          <w:noProof/>
        </w:rPr>
        <w:drawing>
          <wp:inline distT="0" distB="0" distL="0" distR="0" wp14:anchorId="75E0D4E0" wp14:editId="4D538BB0">
            <wp:extent cx="3970020" cy="3524250"/>
            <wp:effectExtent l="0" t="0" r="0" b="0"/>
            <wp:docPr id="1828756575" name="Picture 9" descr="Static in Ja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Static in Java"/>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3970020" cy="3524250"/>
                    </a:xfrm>
                    <a:prstGeom prst="rect">
                      <a:avLst/>
                    </a:prstGeom>
                    <a:noFill/>
                    <a:ln>
                      <a:noFill/>
                    </a:ln>
                  </pic:spPr>
                </pic:pic>
              </a:graphicData>
            </a:graphic>
          </wp:inline>
        </w:drawing>
      </w:r>
    </w:p>
    <w:p w14:paraId="7C0970E0" w14:textId="77777777" w:rsidR="00EA462B" w:rsidRDefault="00EA462B" w:rsidP="00EA462B">
      <w:pPr>
        <w:pStyle w:val="Heading2"/>
        <w:shd w:val="clear" w:color="auto" w:fill="FFFFFF"/>
        <w:spacing w:line="312" w:lineRule="atLeast"/>
        <w:jc w:val="both"/>
        <w:rPr>
          <w:rFonts w:ascii="Helvetica" w:hAnsi="Helvetica"/>
          <w:b w:val="0"/>
          <w:bCs w:val="0"/>
          <w:color w:val="610B38"/>
          <w:sz w:val="38"/>
          <w:szCs w:val="38"/>
        </w:rPr>
      </w:pPr>
      <w:r>
        <w:rPr>
          <w:rFonts w:ascii="Helvetica" w:hAnsi="Helvetica"/>
          <w:b w:val="0"/>
          <w:bCs w:val="0"/>
          <w:color w:val="610B38"/>
          <w:sz w:val="38"/>
          <w:szCs w:val="38"/>
        </w:rPr>
        <w:t>1) Java static variable</w:t>
      </w:r>
    </w:p>
    <w:p w14:paraId="113C2C73" w14:textId="77777777" w:rsidR="00EA462B" w:rsidRDefault="00EA462B" w:rsidP="00EA462B">
      <w:pPr>
        <w:pStyle w:val="NormalWeb"/>
        <w:shd w:val="clear" w:color="auto" w:fill="FFFFFF"/>
        <w:jc w:val="both"/>
        <w:rPr>
          <w:rFonts w:ascii="inter-regular" w:hAnsi="inter-regular"/>
          <w:color w:val="333333"/>
        </w:rPr>
      </w:pPr>
      <w:r>
        <w:rPr>
          <w:rFonts w:ascii="inter-regular" w:hAnsi="inter-regular"/>
          <w:color w:val="333333"/>
        </w:rPr>
        <w:t>If you declare any variable as static, it is known as a static variable.</w:t>
      </w:r>
    </w:p>
    <w:p w14:paraId="4C8200FB" w14:textId="77777777" w:rsidR="00EA462B" w:rsidRDefault="00EA462B">
      <w:pPr>
        <w:numPr>
          <w:ilvl w:val="0"/>
          <w:numId w:val="60"/>
        </w:numPr>
        <w:shd w:val="clear" w:color="auto" w:fill="FFFFFF"/>
        <w:spacing w:before="60" w:after="100" w:afterAutospacing="1" w:line="375" w:lineRule="atLeast"/>
        <w:jc w:val="both"/>
        <w:rPr>
          <w:rFonts w:ascii="inter-regular" w:hAnsi="inter-regular"/>
          <w:color w:val="000000"/>
        </w:rPr>
      </w:pPr>
      <w:r>
        <w:rPr>
          <w:rFonts w:ascii="inter-regular" w:hAnsi="inter-regular"/>
          <w:color w:val="000000"/>
        </w:rPr>
        <w:t>The static variable can be used to refer to the common property of all objects (which is not unique for each object), for example, the company name of employees, college name of students, etc.</w:t>
      </w:r>
    </w:p>
    <w:p w14:paraId="326C88C8" w14:textId="77777777" w:rsidR="00EA462B" w:rsidRDefault="00EA462B">
      <w:pPr>
        <w:numPr>
          <w:ilvl w:val="0"/>
          <w:numId w:val="60"/>
        </w:numPr>
        <w:shd w:val="clear" w:color="auto" w:fill="FFFFFF"/>
        <w:spacing w:before="60" w:after="100" w:afterAutospacing="1" w:line="375" w:lineRule="atLeast"/>
        <w:jc w:val="both"/>
        <w:rPr>
          <w:rFonts w:ascii="inter-regular" w:hAnsi="inter-regular"/>
          <w:color w:val="000000"/>
        </w:rPr>
      </w:pPr>
      <w:r>
        <w:rPr>
          <w:rFonts w:ascii="inter-regular" w:hAnsi="inter-regular"/>
          <w:color w:val="000000"/>
        </w:rPr>
        <w:t>The static variable gets memory only once in the class area at the time of class loading.</w:t>
      </w:r>
    </w:p>
    <w:p w14:paraId="08C83434" w14:textId="77777777" w:rsidR="00EA462B" w:rsidRDefault="00EA462B" w:rsidP="00EA462B">
      <w:pPr>
        <w:pStyle w:val="Heading3"/>
        <w:shd w:val="clear" w:color="auto" w:fill="FFFFFF"/>
        <w:spacing w:line="312" w:lineRule="atLeast"/>
        <w:jc w:val="both"/>
        <w:rPr>
          <w:rFonts w:ascii="Helvetica" w:hAnsi="Helvetica"/>
          <w:color w:val="610B4B"/>
          <w:sz w:val="26"/>
          <w:szCs w:val="26"/>
        </w:rPr>
      </w:pPr>
      <w:r>
        <w:rPr>
          <w:rFonts w:ascii="Helvetica" w:hAnsi="Helvetica"/>
          <w:b/>
          <w:bCs/>
          <w:color w:val="610B4B"/>
          <w:sz w:val="26"/>
          <w:szCs w:val="26"/>
        </w:rPr>
        <w:lastRenderedPageBreak/>
        <w:t>Advantages of static variable</w:t>
      </w:r>
    </w:p>
    <w:p w14:paraId="038776AD" w14:textId="77777777" w:rsidR="00EA462B" w:rsidRDefault="00EA462B" w:rsidP="00EA462B">
      <w:pPr>
        <w:pStyle w:val="NormalWeb"/>
        <w:shd w:val="clear" w:color="auto" w:fill="FFFFFF"/>
        <w:jc w:val="both"/>
        <w:rPr>
          <w:rFonts w:ascii="inter-regular" w:hAnsi="inter-regular"/>
          <w:color w:val="333333"/>
        </w:rPr>
      </w:pPr>
      <w:r>
        <w:rPr>
          <w:rFonts w:ascii="inter-regular" w:hAnsi="inter-regular"/>
          <w:color w:val="333333"/>
        </w:rPr>
        <w:t>It makes your program </w:t>
      </w:r>
      <w:r>
        <w:rPr>
          <w:rStyle w:val="Strong"/>
          <w:rFonts w:ascii="Segoe UI" w:hAnsi="Segoe UI" w:cs="Segoe UI"/>
          <w:color w:val="333333"/>
        </w:rPr>
        <w:t>memory efficient</w:t>
      </w:r>
      <w:r>
        <w:rPr>
          <w:rFonts w:ascii="inter-regular" w:hAnsi="inter-regular"/>
          <w:color w:val="333333"/>
        </w:rPr>
        <w:t> (i.e., it saves memory).</w:t>
      </w:r>
    </w:p>
    <w:p w14:paraId="7EE07EC5" w14:textId="77777777" w:rsidR="00EA462B" w:rsidRDefault="00EA462B" w:rsidP="00EA462B">
      <w:pPr>
        <w:pStyle w:val="Heading4"/>
        <w:shd w:val="clear" w:color="auto" w:fill="FFFFFF"/>
        <w:jc w:val="both"/>
        <w:rPr>
          <w:rFonts w:ascii="Helvetica" w:hAnsi="Helvetica"/>
          <w:b w:val="0"/>
          <w:bCs w:val="0"/>
          <w:color w:val="610B4B"/>
          <w:sz w:val="26"/>
          <w:szCs w:val="26"/>
        </w:rPr>
      </w:pPr>
      <w:r>
        <w:rPr>
          <w:rFonts w:ascii="Helvetica" w:hAnsi="Helvetica"/>
          <w:b w:val="0"/>
          <w:bCs w:val="0"/>
          <w:color w:val="610B4B"/>
          <w:sz w:val="26"/>
          <w:szCs w:val="26"/>
        </w:rPr>
        <w:t>Understanding the problem without static variable</w:t>
      </w:r>
    </w:p>
    <w:p w14:paraId="056C470D" w14:textId="77777777" w:rsidR="00EA462B" w:rsidRDefault="00EA462B">
      <w:pPr>
        <w:pStyle w:val="alt"/>
        <w:numPr>
          <w:ilvl w:val="0"/>
          <w:numId w:val="61"/>
        </w:numPr>
        <w:spacing w:before="0" w:beforeAutospacing="0" w:after="0" w:afterAutospacing="0" w:line="375" w:lineRule="atLeast"/>
        <w:jc w:val="both"/>
        <w:rPr>
          <w:rFonts w:ascii="inter-regular" w:hAnsi="inter-regular"/>
          <w:color w:val="000000"/>
        </w:rPr>
      </w:pPr>
      <w:r>
        <w:rPr>
          <w:rStyle w:val="keyword"/>
          <w:rFonts w:ascii="inter-regular" w:hAnsi="inter-regular"/>
          <w:b/>
          <w:bCs/>
          <w:color w:val="006699"/>
          <w:bdr w:val="none" w:sz="0" w:space="0" w:color="auto" w:frame="1"/>
        </w:rPr>
        <w:t>class</w:t>
      </w:r>
      <w:r>
        <w:rPr>
          <w:rFonts w:ascii="inter-regular" w:hAnsi="inter-regular"/>
          <w:color w:val="000000"/>
          <w:bdr w:val="none" w:sz="0" w:space="0" w:color="auto" w:frame="1"/>
        </w:rPr>
        <w:t> Student{  </w:t>
      </w:r>
    </w:p>
    <w:p w14:paraId="25EE7E63" w14:textId="77777777" w:rsidR="00EA462B" w:rsidRDefault="00EA462B">
      <w:pPr>
        <w:numPr>
          <w:ilvl w:val="0"/>
          <w:numId w:val="61"/>
        </w:numPr>
        <w:spacing w:after="0" w:line="375" w:lineRule="atLeast"/>
        <w:jc w:val="both"/>
        <w:rPr>
          <w:rFonts w:ascii="inter-regular" w:hAnsi="inter-regular"/>
          <w:color w:val="000000"/>
        </w:rPr>
      </w:pP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int</w:t>
      </w:r>
      <w:r>
        <w:rPr>
          <w:rFonts w:ascii="inter-regular" w:hAnsi="inter-regular"/>
          <w:color w:val="000000"/>
          <w:bdr w:val="none" w:sz="0" w:space="0" w:color="auto" w:frame="1"/>
        </w:rPr>
        <w:t> rollno;  </w:t>
      </w:r>
    </w:p>
    <w:p w14:paraId="49736C70" w14:textId="77777777" w:rsidR="00EA462B" w:rsidRDefault="00EA462B">
      <w:pPr>
        <w:pStyle w:val="alt"/>
        <w:numPr>
          <w:ilvl w:val="0"/>
          <w:numId w:val="61"/>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String name;  </w:t>
      </w:r>
    </w:p>
    <w:p w14:paraId="6C13E1AC" w14:textId="77777777" w:rsidR="00EA462B" w:rsidRDefault="00EA462B">
      <w:pPr>
        <w:numPr>
          <w:ilvl w:val="0"/>
          <w:numId w:val="61"/>
        </w:numPr>
        <w:spacing w:after="0" w:line="375" w:lineRule="atLeast"/>
        <w:jc w:val="both"/>
        <w:rPr>
          <w:rFonts w:ascii="inter-regular" w:hAnsi="inter-regular"/>
          <w:color w:val="000000"/>
        </w:rPr>
      </w:pPr>
      <w:r>
        <w:rPr>
          <w:rFonts w:ascii="inter-regular" w:hAnsi="inter-regular"/>
          <w:color w:val="000000"/>
          <w:bdr w:val="none" w:sz="0" w:space="0" w:color="auto" w:frame="1"/>
        </w:rPr>
        <w:t>     String college=</w:t>
      </w:r>
      <w:r>
        <w:rPr>
          <w:rStyle w:val="string"/>
          <w:rFonts w:ascii="inter-regular" w:hAnsi="inter-regular"/>
          <w:color w:val="0000FF"/>
          <w:bdr w:val="none" w:sz="0" w:space="0" w:color="auto" w:frame="1"/>
        </w:rPr>
        <w:t>"ITS"</w:t>
      </w:r>
      <w:r>
        <w:rPr>
          <w:rFonts w:ascii="inter-regular" w:hAnsi="inter-regular"/>
          <w:color w:val="000000"/>
          <w:bdr w:val="none" w:sz="0" w:space="0" w:color="auto" w:frame="1"/>
        </w:rPr>
        <w:t>;  </w:t>
      </w:r>
    </w:p>
    <w:p w14:paraId="51C56D48" w14:textId="77777777" w:rsidR="00EA462B" w:rsidRDefault="00EA462B">
      <w:pPr>
        <w:pStyle w:val="alt"/>
        <w:numPr>
          <w:ilvl w:val="0"/>
          <w:numId w:val="61"/>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w:t>
      </w:r>
    </w:p>
    <w:p w14:paraId="1DFE4F48" w14:textId="77777777" w:rsidR="00EA462B" w:rsidRDefault="00EA462B" w:rsidP="00EA462B">
      <w:pPr>
        <w:pStyle w:val="NormalWeb"/>
        <w:shd w:val="clear" w:color="auto" w:fill="FFFFFF"/>
        <w:jc w:val="both"/>
        <w:rPr>
          <w:rFonts w:ascii="inter-regular" w:hAnsi="inter-regular"/>
          <w:color w:val="333333"/>
        </w:rPr>
      </w:pPr>
      <w:r>
        <w:rPr>
          <w:rFonts w:ascii="inter-regular" w:hAnsi="inter-regular"/>
          <w:color w:val="333333"/>
        </w:rPr>
        <w:t>Suppose there are 500 students in my college, now all instance data members will get memory each time when the object is created. All students have its unique rollno and name, so instance data member is good in such case. Here, "college" refers to the common property of all </w:t>
      </w:r>
      <w:hyperlink r:id="rId47" w:history="1">
        <w:r>
          <w:rPr>
            <w:rStyle w:val="Hyperlink"/>
            <w:rFonts w:ascii="inter-regular" w:hAnsi="inter-regular"/>
            <w:color w:val="008000"/>
          </w:rPr>
          <w:t>objects</w:t>
        </w:r>
      </w:hyperlink>
      <w:r>
        <w:rPr>
          <w:rFonts w:ascii="inter-regular" w:hAnsi="inter-regular"/>
          <w:color w:val="333333"/>
        </w:rPr>
        <w:t>. If we make it static, this field will get the memory only once.</w:t>
      </w:r>
    </w:p>
    <w:p w14:paraId="403434C1" w14:textId="77777777" w:rsidR="00EA462B" w:rsidRDefault="00EA462B" w:rsidP="00EA462B">
      <w:pPr>
        <w:pStyle w:val="Heading4"/>
        <w:pBdr>
          <w:left w:val="single" w:sz="18" w:space="30" w:color="FFA500"/>
        </w:pBdr>
        <w:shd w:val="clear" w:color="auto" w:fill="FAEBD7"/>
        <w:jc w:val="both"/>
        <w:rPr>
          <w:rFonts w:ascii="Arial" w:hAnsi="Arial" w:cs="Arial"/>
          <w:b w:val="0"/>
          <w:bCs w:val="0"/>
          <w:color w:val="333333"/>
          <w:sz w:val="23"/>
          <w:szCs w:val="23"/>
        </w:rPr>
      </w:pPr>
      <w:r>
        <w:rPr>
          <w:rFonts w:ascii="Arial" w:hAnsi="Arial" w:cs="Arial"/>
          <w:b w:val="0"/>
          <w:bCs w:val="0"/>
          <w:color w:val="333333"/>
          <w:sz w:val="23"/>
          <w:szCs w:val="23"/>
        </w:rPr>
        <w:t>Java static property is shared to all objects.</w:t>
      </w:r>
    </w:p>
    <w:p w14:paraId="2DD8A169" w14:textId="77777777" w:rsidR="00EA462B" w:rsidRDefault="00EA462B" w:rsidP="00EA462B">
      <w:pPr>
        <w:pStyle w:val="Heading3"/>
        <w:shd w:val="clear" w:color="auto" w:fill="FFFFFF"/>
        <w:jc w:val="both"/>
        <w:rPr>
          <w:rFonts w:ascii="Tahoma" w:hAnsi="Tahoma" w:cs="Tahoma"/>
          <w:b/>
          <w:bCs/>
          <w:color w:val="610B4B"/>
          <w:sz w:val="33"/>
          <w:szCs w:val="33"/>
        </w:rPr>
      </w:pPr>
      <w:r>
        <w:rPr>
          <w:rFonts w:ascii="Tahoma" w:hAnsi="Tahoma" w:cs="Tahoma"/>
          <w:b/>
          <w:bCs/>
          <w:color w:val="610B4B"/>
          <w:sz w:val="33"/>
          <w:szCs w:val="33"/>
        </w:rPr>
        <w:t>Example of static variable</w:t>
      </w:r>
    </w:p>
    <w:p w14:paraId="6AB5160E" w14:textId="77777777" w:rsidR="00EA462B" w:rsidRDefault="00EA462B">
      <w:pPr>
        <w:pStyle w:val="alt"/>
        <w:numPr>
          <w:ilvl w:val="0"/>
          <w:numId w:val="62"/>
        </w:numPr>
        <w:spacing w:before="0" w:beforeAutospacing="0" w:after="0" w:afterAutospacing="0" w:line="375" w:lineRule="atLeast"/>
        <w:jc w:val="both"/>
        <w:rPr>
          <w:rFonts w:ascii="inter-regular" w:hAnsi="inter-regular"/>
          <w:color w:val="000000"/>
        </w:rPr>
      </w:pPr>
      <w:r>
        <w:rPr>
          <w:rStyle w:val="comment"/>
          <w:rFonts w:ascii="inter-regular" w:hAnsi="inter-regular"/>
          <w:color w:val="008200"/>
          <w:bdr w:val="none" w:sz="0" w:space="0" w:color="auto" w:frame="1"/>
        </w:rPr>
        <w:t>//Java Program to demonstrate the use of static variable</w:t>
      </w:r>
      <w:r>
        <w:rPr>
          <w:rFonts w:ascii="inter-regular" w:hAnsi="inter-regular"/>
          <w:color w:val="000000"/>
          <w:bdr w:val="none" w:sz="0" w:space="0" w:color="auto" w:frame="1"/>
        </w:rPr>
        <w:t>  </w:t>
      </w:r>
    </w:p>
    <w:p w14:paraId="401BF9EB" w14:textId="77777777" w:rsidR="00EA462B" w:rsidRDefault="00EA462B">
      <w:pPr>
        <w:numPr>
          <w:ilvl w:val="0"/>
          <w:numId w:val="62"/>
        </w:numPr>
        <w:spacing w:after="0" w:line="375" w:lineRule="atLeast"/>
        <w:jc w:val="both"/>
        <w:rPr>
          <w:rFonts w:ascii="inter-regular" w:hAnsi="inter-regular"/>
          <w:color w:val="000000"/>
        </w:rPr>
      </w:pPr>
      <w:r>
        <w:rPr>
          <w:rStyle w:val="keyword"/>
          <w:rFonts w:ascii="inter-regular" w:hAnsi="inter-regular"/>
          <w:b/>
          <w:bCs/>
          <w:color w:val="006699"/>
          <w:bdr w:val="none" w:sz="0" w:space="0" w:color="auto" w:frame="1"/>
        </w:rPr>
        <w:t>class</w:t>
      </w:r>
      <w:r>
        <w:rPr>
          <w:rFonts w:ascii="inter-regular" w:hAnsi="inter-regular"/>
          <w:color w:val="000000"/>
          <w:bdr w:val="none" w:sz="0" w:space="0" w:color="auto" w:frame="1"/>
        </w:rPr>
        <w:t> Student{  </w:t>
      </w:r>
    </w:p>
    <w:p w14:paraId="0C4F7641" w14:textId="77777777" w:rsidR="00EA462B" w:rsidRDefault="00EA462B">
      <w:pPr>
        <w:pStyle w:val="alt"/>
        <w:numPr>
          <w:ilvl w:val="0"/>
          <w:numId w:val="62"/>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int</w:t>
      </w:r>
      <w:r>
        <w:rPr>
          <w:rFonts w:ascii="inter-regular" w:hAnsi="inter-regular"/>
          <w:color w:val="000000"/>
          <w:bdr w:val="none" w:sz="0" w:space="0" w:color="auto" w:frame="1"/>
        </w:rPr>
        <w:t> rollno;</w:t>
      </w:r>
      <w:r>
        <w:rPr>
          <w:rStyle w:val="comment"/>
          <w:rFonts w:ascii="inter-regular" w:hAnsi="inter-regular"/>
          <w:color w:val="008200"/>
          <w:bdr w:val="none" w:sz="0" w:space="0" w:color="auto" w:frame="1"/>
        </w:rPr>
        <w:t>//instance variable</w:t>
      </w:r>
      <w:r>
        <w:rPr>
          <w:rFonts w:ascii="inter-regular" w:hAnsi="inter-regular"/>
          <w:color w:val="000000"/>
          <w:bdr w:val="none" w:sz="0" w:space="0" w:color="auto" w:frame="1"/>
        </w:rPr>
        <w:t>  </w:t>
      </w:r>
    </w:p>
    <w:p w14:paraId="5F7852D5" w14:textId="77777777" w:rsidR="00EA462B" w:rsidRDefault="00EA462B">
      <w:pPr>
        <w:numPr>
          <w:ilvl w:val="0"/>
          <w:numId w:val="62"/>
        </w:numPr>
        <w:spacing w:after="0" w:line="375" w:lineRule="atLeast"/>
        <w:jc w:val="both"/>
        <w:rPr>
          <w:rFonts w:ascii="inter-regular" w:hAnsi="inter-regular"/>
          <w:color w:val="000000"/>
        </w:rPr>
      </w:pPr>
      <w:r>
        <w:rPr>
          <w:rFonts w:ascii="inter-regular" w:hAnsi="inter-regular"/>
          <w:color w:val="000000"/>
          <w:bdr w:val="none" w:sz="0" w:space="0" w:color="auto" w:frame="1"/>
        </w:rPr>
        <w:t>   String name;  </w:t>
      </w:r>
    </w:p>
    <w:p w14:paraId="260EB090" w14:textId="77777777" w:rsidR="00EA462B" w:rsidRDefault="00EA462B">
      <w:pPr>
        <w:pStyle w:val="alt"/>
        <w:numPr>
          <w:ilvl w:val="0"/>
          <w:numId w:val="62"/>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static</w:t>
      </w:r>
      <w:r>
        <w:rPr>
          <w:rFonts w:ascii="inter-regular" w:hAnsi="inter-regular"/>
          <w:color w:val="000000"/>
          <w:bdr w:val="none" w:sz="0" w:space="0" w:color="auto" w:frame="1"/>
        </w:rPr>
        <w:t> String college =</w:t>
      </w:r>
      <w:r>
        <w:rPr>
          <w:rStyle w:val="string"/>
          <w:rFonts w:ascii="inter-regular" w:hAnsi="inter-regular"/>
          <w:color w:val="0000FF"/>
          <w:bdr w:val="none" w:sz="0" w:space="0" w:color="auto" w:frame="1"/>
        </w:rPr>
        <w:t>"ITS"</w:t>
      </w:r>
      <w:r>
        <w:rPr>
          <w:rFonts w:ascii="inter-regular" w:hAnsi="inter-regular"/>
          <w:color w:val="000000"/>
          <w:bdr w:val="none" w:sz="0" w:space="0" w:color="auto" w:frame="1"/>
        </w:rPr>
        <w:t>;</w:t>
      </w:r>
      <w:r>
        <w:rPr>
          <w:rStyle w:val="comment"/>
          <w:rFonts w:ascii="inter-regular" w:hAnsi="inter-regular"/>
          <w:color w:val="008200"/>
          <w:bdr w:val="none" w:sz="0" w:space="0" w:color="auto" w:frame="1"/>
        </w:rPr>
        <w:t>//static variable</w:t>
      </w:r>
      <w:r>
        <w:rPr>
          <w:rFonts w:ascii="inter-regular" w:hAnsi="inter-regular"/>
          <w:color w:val="000000"/>
          <w:bdr w:val="none" w:sz="0" w:space="0" w:color="auto" w:frame="1"/>
        </w:rPr>
        <w:t>  </w:t>
      </w:r>
    </w:p>
    <w:p w14:paraId="1C984F78" w14:textId="77777777" w:rsidR="00EA462B" w:rsidRDefault="00EA462B">
      <w:pPr>
        <w:numPr>
          <w:ilvl w:val="0"/>
          <w:numId w:val="62"/>
        </w:numPr>
        <w:spacing w:after="0" w:line="375" w:lineRule="atLeast"/>
        <w:jc w:val="both"/>
        <w:rPr>
          <w:rFonts w:ascii="inter-regular" w:hAnsi="inter-regular"/>
          <w:color w:val="000000"/>
        </w:rPr>
      </w:pPr>
      <w:r>
        <w:rPr>
          <w:rFonts w:ascii="inter-regular" w:hAnsi="inter-regular"/>
          <w:color w:val="000000"/>
          <w:bdr w:val="none" w:sz="0" w:space="0" w:color="auto" w:frame="1"/>
        </w:rPr>
        <w:t>   </w:t>
      </w:r>
      <w:r>
        <w:rPr>
          <w:rStyle w:val="comment"/>
          <w:rFonts w:ascii="inter-regular" w:hAnsi="inter-regular"/>
          <w:color w:val="008200"/>
          <w:bdr w:val="none" w:sz="0" w:space="0" w:color="auto" w:frame="1"/>
        </w:rPr>
        <w:t>//constructor</w:t>
      </w:r>
      <w:r>
        <w:rPr>
          <w:rFonts w:ascii="inter-regular" w:hAnsi="inter-regular"/>
          <w:color w:val="000000"/>
          <w:bdr w:val="none" w:sz="0" w:space="0" w:color="auto" w:frame="1"/>
        </w:rPr>
        <w:t>  </w:t>
      </w:r>
    </w:p>
    <w:p w14:paraId="1A2D6931" w14:textId="77777777" w:rsidR="00EA462B" w:rsidRDefault="00EA462B">
      <w:pPr>
        <w:pStyle w:val="alt"/>
        <w:numPr>
          <w:ilvl w:val="0"/>
          <w:numId w:val="62"/>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Student(</w:t>
      </w:r>
      <w:r>
        <w:rPr>
          <w:rStyle w:val="keyword"/>
          <w:rFonts w:ascii="inter-regular" w:hAnsi="inter-regular"/>
          <w:b/>
          <w:bCs/>
          <w:color w:val="006699"/>
          <w:bdr w:val="none" w:sz="0" w:space="0" w:color="auto" w:frame="1"/>
        </w:rPr>
        <w:t>int</w:t>
      </w:r>
      <w:r>
        <w:rPr>
          <w:rFonts w:ascii="inter-regular" w:hAnsi="inter-regular"/>
          <w:color w:val="000000"/>
          <w:bdr w:val="none" w:sz="0" w:space="0" w:color="auto" w:frame="1"/>
        </w:rPr>
        <w:t> r, String n){  </w:t>
      </w:r>
    </w:p>
    <w:p w14:paraId="5B2931EC" w14:textId="77777777" w:rsidR="00EA462B" w:rsidRDefault="00EA462B">
      <w:pPr>
        <w:numPr>
          <w:ilvl w:val="0"/>
          <w:numId w:val="62"/>
        </w:numPr>
        <w:spacing w:after="0" w:line="375" w:lineRule="atLeast"/>
        <w:jc w:val="both"/>
        <w:rPr>
          <w:rFonts w:ascii="inter-regular" w:hAnsi="inter-regular"/>
          <w:color w:val="000000"/>
        </w:rPr>
      </w:pPr>
      <w:r>
        <w:rPr>
          <w:rFonts w:ascii="inter-regular" w:hAnsi="inter-regular"/>
          <w:color w:val="000000"/>
          <w:bdr w:val="none" w:sz="0" w:space="0" w:color="auto" w:frame="1"/>
        </w:rPr>
        <w:t>   rollno = r;  </w:t>
      </w:r>
    </w:p>
    <w:p w14:paraId="566D229E" w14:textId="77777777" w:rsidR="00EA462B" w:rsidRDefault="00EA462B">
      <w:pPr>
        <w:pStyle w:val="alt"/>
        <w:numPr>
          <w:ilvl w:val="0"/>
          <w:numId w:val="62"/>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name = n;  </w:t>
      </w:r>
    </w:p>
    <w:p w14:paraId="33D5F937" w14:textId="77777777" w:rsidR="00EA462B" w:rsidRDefault="00EA462B">
      <w:pPr>
        <w:numPr>
          <w:ilvl w:val="0"/>
          <w:numId w:val="62"/>
        </w:numPr>
        <w:spacing w:after="0" w:line="375" w:lineRule="atLeast"/>
        <w:jc w:val="both"/>
        <w:rPr>
          <w:rFonts w:ascii="inter-regular" w:hAnsi="inter-regular"/>
          <w:color w:val="000000"/>
        </w:rPr>
      </w:pPr>
      <w:r>
        <w:rPr>
          <w:rFonts w:ascii="inter-regular" w:hAnsi="inter-regular"/>
          <w:color w:val="000000"/>
          <w:bdr w:val="none" w:sz="0" w:space="0" w:color="auto" w:frame="1"/>
        </w:rPr>
        <w:t>   }  </w:t>
      </w:r>
    </w:p>
    <w:p w14:paraId="32C68973" w14:textId="77777777" w:rsidR="00EA462B" w:rsidRDefault="00EA462B">
      <w:pPr>
        <w:pStyle w:val="alt"/>
        <w:numPr>
          <w:ilvl w:val="0"/>
          <w:numId w:val="62"/>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w:t>
      </w:r>
      <w:r>
        <w:rPr>
          <w:rStyle w:val="comment"/>
          <w:rFonts w:ascii="inter-regular" w:hAnsi="inter-regular"/>
          <w:color w:val="008200"/>
          <w:bdr w:val="none" w:sz="0" w:space="0" w:color="auto" w:frame="1"/>
        </w:rPr>
        <w:t>//method to display the values</w:t>
      </w:r>
      <w:r>
        <w:rPr>
          <w:rFonts w:ascii="inter-regular" w:hAnsi="inter-regular"/>
          <w:color w:val="000000"/>
          <w:bdr w:val="none" w:sz="0" w:space="0" w:color="auto" w:frame="1"/>
        </w:rPr>
        <w:t>  </w:t>
      </w:r>
    </w:p>
    <w:p w14:paraId="0593CBC9" w14:textId="77777777" w:rsidR="00EA462B" w:rsidRDefault="00EA462B">
      <w:pPr>
        <w:numPr>
          <w:ilvl w:val="0"/>
          <w:numId w:val="62"/>
        </w:numPr>
        <w:spacing w:after="0" w:line="375" w:lineRule="atLeast"/>
        <w:jc w:val="both"/>
        <w:rPr>
          <w:rFonts w:ascii="inter-regular" w:hAnsi="inter-regular"/>
          <w:color w:val="000000"/>
        </w:rPr>
      </w:pP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void</w:t>
      </w:r>
      <w:r>
        <w:rPr>
          <w:rFonts w:ascii="inter-regular" w:hAnsi="inter-regular"/>
          <w:color w:val="000000"/>
          <w:bdr w:val="none" w:sz="0" w:space="0" w:color="auto" w:frame="1"/>
        </w:rPr>
        <w:t> display (){System.out.println(rollno+</w:t>
      </w:r>
      <w:r>
        <w:rPr>
          <w:rStyle w:val="string"/>
          <w:rFonts w:ascii="inter-regular" w:hAnsi="inter-regular"/>
          <w:color w:val="0000FF"/>
          <w:bdr w:val="none" w:sz="0" w:space="0" w:color="auto" w:frame="1"/>
        </w:rPr>
        <w:t>" "</w:t>
      </w:r>
      <w:r>
        <w:rPr>
          <w:rFonts w:ascii="inter-regular" w:hAnsi="inter-regular"/>
          <w:color w:val="000000"/>
          <w:bdr w:val="none" w:sz="0" w:space="0" w:color="auto" w:frame="1"/>
        </w:rPr>
        <w:t>+name+</w:t>
      </w:r>
      <w:r>
        <w:rPr>
          <w:rStyle w:val="string"/>
          <w:rFonts w:ascii="inter-regular" w:hAnsi="inter-regular"/>
          <w:color w:val="0000FF"/>
          <w:bdr w:val="none" w:sz="0" w:space="0" w:color="auto" w:frame="1"/>
        </w:rPr>
        <w:t>" "</w:t>
      </w:r>
      <w:r>
        <w:rPr>
          <w:rFonts w:ascii="inter-regular" w:hAnsi="inter-regular"/>
          <w:color w:val="000000"/>
          <w:bdr w:val="none" w:sz="0" w:space="0" w:color="auto" w:frame="1"/>
        </w:rPr>
        <w:t>+college);}  </w:t>
      </w:r>
    </w:p>
    <w:p w14:paraId="11FD8AAE" w14:textId="77777777" w:rsidR="00EA462B" w:rsidRDefault="00EA462B">
      <w:pPr>
        <w:pStyle w:val="alt"/>
        <w:numPr>
          <w:ilvl w:val="0"/>
          <w:numId w:val="62"/>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w:t>
      </w:r>
    </w:p>
    <w:p w14:paraId="46BDF294" w14:textId="77777777" w:rsidR="00EA462B" w:rsidRDefault="00EA462B">
      <w:pPr>
        <w:numPr>
          <w:ilvl w:val="0"/>
          <w:numId w:val="62"/>
        </w:numPr>
        <w:spacing w:after="0" w:line="375" w:lineRule="atLeast"/>
        <w:jc w:val="both"/>
        <w:rPr>
          <w:rFonts w:ascii="inter-regular" w:hAnsi="inter-regular"/>
          <w:color w:val="000000"/>
        </w:rPr>
      </w:pPr>
      <w:r>
        <w:rPr>
          <w:rStyle w:val="comment"/>
          <w:rFonts w:ascii="inter-regular" w:hAnsi="inter-regular"/>
          <w:color w:val="008200"/>
          <w:bdr w:val="none" w:sz="0" w:space="0" w:color="auto" w:frame="1"/>
        </w:rPr>
        <w:t>//Test class to show the values of objects</w:t>
      </w:r>
      <w:r>
        <w:rPr>
          <w:rFonts w:ascii="inter-regular" w:hAnsi="inter-regular"/>
          <w:color w:val="000000"/>
          <w:bdr w:val="none" w:sz="0" w:space="0" w:color="auto" w:frame="1"/>
        </w:rPr>
        <w:t>  </w:t>
      </w:r>
    </w:p>
    <w:p w14:paraId="000FE88B" w14:textId="77777777" w:rsidR="00EA462B" w:rsidRDefault="00EA462B">
      <w:pPr>
        <w:pStyle w:val="alt"/>
        <w:numPr>
          <w:ilvl w:val="0"/>
          <w:numId w:val="62"/>
        </w:numPr>
        <w:spacing w:before="0" w:beforeAutospacing="0" w:after="0" w:afterAutospacing="0" w:line="375" w:lineRule="atLeast"/>
        <w:jc w:val="both"/>
        <w:rPr>
          <w:rFonts w:ascii="inter-regular" w:hAnsi="inter-regular"/>
          <w:color w:val="000000"/>
        </w:rPr>
      </w:pPr>
      <w:r>
        <w:rPr>
          <w:rStyle w:val="keyword"/>
          <w:rFonts w:ascii="inter-regular" w:hAnsi="inter-regular"/>
          <w:b/>
          <w:bCs/>
          <w:color w:val="006699"/>
          <w:bdr w:val="none" w:sz="0" w:space="0" w:color="auto" w:frame="1"/>
        </w:rPr>
        <w:t>public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class</w:t>
      </w:r>
      <w:r>
        <w:rPr>
          <w:rFonts w:ascii="inter-regular" w:hAnsi="inter-regular"/>
          <w:color w:val="000000"/>
          <w:bdr w:val="none" w:sz="0" w:space="0" w:color="auto" w:frame="1"/>
        </w:rPr>
        <w:t> TestStaticVariable1{  </w:t>
      </w:r>
    </w:p>
    <w:p w14:paraId="7D58C8A0" w14:textId="77777777" w:rsidR="00EA462B" w:rsidRDefault="00EA462B">
      <w:pPr>
        <w:numPr>
          <w:ilvl w:val="0"/>
          <w:numId w:val="62"/>
        </w:numPr>
        <w:spacing w:after="0" w:line="375" w:lineRule="atLeast"/>
        <w:jc w:val="both"/>
        <w:rPr>
          <w:rFonts w:ascii="inter-regular" w:hAnsi="inter-regular"/>
          <w:color w:val="000000"/>
        </w:rPr>
      </w:pP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public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static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void</w:t>
      </w:r>
      <w:r>
        <w:rPr>
          <w:rFonts w:ascii="inter-regular" w:hAnsi="inter-regular"/>
          <w:color w:val="000000"/>
          <w:bdr w:val="none" w:sz="0" w:space="0" w:color="auto" w:frame="1"/>
        </w:rPr>
        <w:t> main(String args[]){  </w:t>
      </w:r>
    </w:p>
    <w:p w14:paraId="5215A1CE" w14:textId="77777777" w:rsidR="00EA462B" w:rsidRDefault="00EA462B">
      <w:pPr>
        <w:pStyle w:val="alt"/>
        <w:numPr>
          <w:ilvl w:val="0"/>
          <w:numId w:val="62"/>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Student s1 = </w:t>
      </w:r>
      <w:r>
        <w:rPr>
          <w:rStyle w:val="keyword"/>
          <w:rFonts w:ascii="inter-regular" w:hAnsi="inter-regular"/>
          <w:b/>
          <w:bCs/>
          <w:color w:val="006699"/>
          <w:bdr w:val="none" w:sz="0" w:space="0" w:color="auto" w:frame="1"/>
        </w:rPr>
        <w:t>new</w:t>
      </w:r>
      <w:r>
        <w:rPr>
          <w:rFonts w:ascii="inter-regular" w:hAnsi="inter-regular"/>
          <w:color w:val="000000"/>
          <w:bdr w:val="none" w:sz="0" w:space="0" w:color="auto" w:frame="1"/>
        </w:rPr>
        <w:t> Student(</w:t>
      </w:r>
      <w:r>
        <w:rPr>
          <w:rStyle w:val="number"/>
          <w:rFonts w:ascii="inter-regular" w:hAnsi="inter-regular"/>
          <w:color w:val="C00000"/>
          <w:bdr w:val="none" w:sz="0" w:space="0" w:color="auto" w:frame="1"/>
        </w:rPr>
        <w:t>111</w:t>
      </w:r>
      <w:r>
        <w:rPr>
          <w:rFonts w:ascii="inter-regular" w:hAnsi="inter-regular"/>
          <w:color w:val="000000"/>
          <w:bdr w:val="none" w:sz="0" w:space="0" w:color="auto" w:frame="1"/>
        </w:rPr>
        <w:t>,</w:t>
      </w:r>
      <w:r>
        <w:rPr>
          <w:rStyle w:val="string"/>
          <w:rFonts w:ascii="inter-regular" w:hAnsi="inter-regular"/>
          <w:color w:val="0000FF"/>
          <w:bdr w:val="none" w:sz="0" w:space="0" w:color="auto" w:frame="1"/>
        </w:rPr>
        <w:t>"Karan"</w:t>
      </w:r>
      <w:r>
        <w:rPr>
          <w:rFonts w:ascii="inter-regular" w:hAnsi="inter-regular"/>
          <w:color w:val="000000"/>
          <w:bdr w:val="none" w:sz="0" w:space="0" w:color="auto" w:frame="1"/>
        </w:rPr>
        <w:t>);  </w:t>
      </w:r>
    </w:p>
    <w:p w14:paraId="22ED30E2" w14:textId="77777777" w:rsidR="00EA462B" w:rsidRDefault="00EA462B">
      <w:pPr>
        <w:numPr>
          <w:ilvl w:val="0"/>
          <w:numId w:val="62"/>
        </w:numPr>
        <w:spacing w:after="0" w:line="375" w:lineRule="atLeast"/>
        <w:jc w:val="both"/>
        <w:rPr>
          <w:rFonts w:ascii="inter-regular" w:hAnsi="inter-regular"/>
          <w:color w:val="000000"/>
        </w:rPr>
      </w:pPr>
      <w:r>
        <w:rPr>
          <w:rFonts w:ascii="inter-regular" w:hAnsi="inter-regular"/>
          <w:color w:val="000000"/>
          <w:bdr w:val="none" w:sz="0" w:space="0" w:color="auto" w:frame="1"/>
        </w:rPr>
        <w:t> Student s2 = </w:t>
      </w:r>
      <w:r>
        <w:rPr>
          <w:rStyle w:val="keyword"/>
          <w:rFonts w:ascii="inter-regular" w:hAnsi="inter-regular"/>
          <w:b/>
          <w:bCs/>
          <w:color w:val="006699"/>
          <w:bdr w:val="none" w:sz="0" w:space="0" w:color="auto" w:frame="1"/>
        </w:rPr>
        <w:t>new</w:t>
      </w:r>
      <w:r>
        <w:rPr>
          <w:rFonts w:ascii="inter-regular" w:hAnsi="inter-regular"/>
          <w:color w:val="000000"/>
          <w:bdr w:val="none" w:sz="0" w:space="0" w:color="auto" w:frame="1"/>
        </w:rPr>
        <w:t> Student(</w:t>
      </w:r>
      <w:r>
        <w:rPr>
          <w:rStyle w:val="number"/>
          <w:rFonts w:ascii="inter-regular" w:hAnsi="inter-regular"/>
          <w:color w:val="C00000"/>
          <w:bdr w:val="none" w:sz="0" w:space="0" w:color="auto" w:frame="1"/>
        </w:rPr>
        <w:t>222</w:t>
      </w:r>
      <w:r>
        <w:rPr>
          <w:rFonts w:ascii="inter-regular" w:hAnsi="inter-regular"/>
          <w:color w:val="000000"/>
          <w:bdr w:val="none" w:sz="0" w:space="0" w:color="auto" w:frame="1"/>
        </w:rPr>
        <w:t>,</w:t>
      </w:r>
      <w:r>
        <w:rPr>
          <w:rStyle w:val="string"/>
          <w:rFonts w:ascii="inter-regular" w:hAnsi="inter-regular"/>
          <w:color w:val="0000FF"/>
          <w:bdr w:val="none" w:sz="0" w:space="0" w:color="auto" w:frame="1"/>
        </w:rPr>
        <w:t>"Aryan"</w:t>
      </w:r>
      <w:r>
        <w:rPr>
          <w:rFonts w:ascii="inter-regular" w:hAnsi="inter-regular"/>
          <w:color w:val="000000"/>
          <w:bdr w:val="none" w:sz="0" w:space="0" w:color="auto" w:frame="1"/>
        </w:rPr>
        <w:t>);  </w:t>
      </w:r>
    </w:p>
    <w:p w14:paraId="007907CD" w14:textId="77777777" w:rsidR="00EA462B" w:rsidRDefault="00EA462B">
      <w:pPr>
        <w:pStyle w:val="alt"/>
        <w:numPr>
          <w:ilvl w:val="0"/>
          <w:numId w:val="62"/>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w:t>
      </w:r>
      <w:r>
        <w:rPr>
          <w:rStyle w:val="comment"/>
          <w:rFonts w:ascii="inter-regular" w:hAnsi="inter-regular"/>
          <w:color w:val="008200"/>
          <w:bdr w:val="none" w:sz="0" w:space="0" w:color="auto" w:frame="1"/>
        </w:rPr>
        <w:t>//we can change the college of all objects by the single line of code</w:t>
      </w:r>
      <w:r>
        <w:rPr>
          <w:rFonts w:ascii="inter-regular" w:hAnsi="inter-regular"/>
          <w:color w:val="000000"/>
          <w:bdr w:val="none" w:sz="0" w:space="0" w:color="auto" w:frame="1"/>
        </w:rPr>
        <w:t>  </w:t>
      </w:r>
    </w:p>
    <w:p w14:paraId="3E2CF1B4" w14:textId="77777777" w:rsidR="00EA462B" w:rsidRDefault="00EA462B">
      <w:pPr>
        <w:numPr>
          <w:ilvl w:val="0"/>
          <w:numId w:val="62"/>
        </w:numPr>
        <w:spacing w:after="0" w:line="375" w:lineRule="atLeast"/>
        <w:jc w:val="both"/>
        <w:rPr>
          <w:rFonts w:ascii="inter-regular" w:hAnsi="inter-regular"/>
          <w:color w:val="000000"/>
        </w:rPr>
      </w:pPr>
      <w:r>
        <w:rPr>
          <w:rFonts w:ascii="inter-regular" w:hAnsi="inter-regular"/>
          <w:color w:val="000000"/>
          <w:bdr w:val="none" w:sz="0" w:space="0" w:color="auto" w:frame="1"/>
        </w:rPr>
        <w:t> </w:t>
      </w:r>
      <w:r>
        <w:rPr>
          <w:rStyle w:val="comment"/>
          <w:rFonts w:ascii="inter-regular" w:hAnsi="inter-regular"/>
          <w:color w:val="008200"/>
          <w:bdr w:val="none" w:sz="0" w:space="0" w:color="auto" w:frame="1"/>
        </w:rPr>
        <w:t>//Student.college="BBDIT";</w:t>
      </w:r>
      <w:r>
        <w:rPr>
          <w:rFonts w:ascii="inter-regular" w:hAnsi="inter-regular"/>
          <w:color w:val="000000"/>
          <w:bdr w:val="none" w:sz="0" w:space="0" w:color="auto" w:frame="1"/>
        </w:rPr>
        <w:t>  </w:t>
      </w:r>
    </w:p>
    <w:p w14:paraId="5D416300" w14:textId="77777777" w:rsidR="00EA462B" w:rsidRDefault="00EA462B">
      <w:pPr>
        <w:pStyle w:val="alt"/>
        <w:numPr>
          <w:ilvl w:val="0"/>
          <w:numId w:val="62"/>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lastRenderedPageBreak/>
        <w:t> s1.display();  </w:t>
      </w:r>
    </w:p>
    <w:p w14:paraId="307FEFC9" w14:textId="77777777" w:rsidR="00EA462B" w:rsidRDefault="00EA462B">
      <w:pPr>
        <w:numPr>
          <w:ilvl w:val="0"/>
          <w:numId w:val="62"/>
        </w:numPr>
        <w:spacing w:after="0" w:line="375" w:lineRule="atLeast"/>
        <w:jc w:val="both"/>
        <w:rPr>
          <w:rFonts w:ascii="inter-regular" w:hAnsi="inter-regular"/>
          <w:color w:val="000000"/>
        </w:rPr>
      </w:pPr>
      <w:r>
        <w:rPr>
          <w:rFonts w:ascii="inter-regular" w:hAnsi="inter-regular"/>
          <w:color w:val="000000"/>
          <w:bdr w:val="none" w:sz="0" w:space="0" w:color="auto" w:frame="1"/>
        </w:rPr>
        <w:t> s2.display();  </w:t>
      </w:r>
    </w:p>
    <w:p w14:paraId="371EC45E" w14:textId="77777777" w:rsidR="00EA462B" w:rsidRDefault="00EA462B">
      <w:pPr>
        <w:pStyle w:val="alt"/>
        <w:numPr>
          <w:ilvl w:val="0"/>
          <w:numId w:val="62"/>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  </w:t>
      </w:r>
    </w:p>
    <w:p w14:paraId="32601587" w14:textId="77777777" w:rsidR="00EA462B" w:rsidRDefault="00EA462B">
      <w:pPr>
        <w:numPr>
          <w:ilvl w:val="0"/>
          <w:numId w:val="62"/>
        </w:numPr>
        <w:spacing w:after="0" w:line="375" w:lineRule="atLeast"/>
        <w:jc w:val="both"/>
        <w:rPr>
          <w:rFonts w:ascii="inter-regular" w:hAnsi="inter-regular"/>
          <w:color w:val="000000"/>
        </w:rPr>
      </w:pPr>
      <w:r>
        <w:rPr>
          <w:rFonts w:ascii="inter-regular" w:hAnsi="inter-regular"/>
          <w:color w:val="000000"/>
          <w:bdr w:val="none" w:sz="0" w:space="0" w:color="auto" w:frame="1"/>
        </w:rPr>
        <w:t>}  </w:t>
      </w:r>
    </w:p>
    <w:p w14:paraId="2B26AB8B" w14:textId="77777777" w:rsidR="00EA462B" w:rsidRDefault="00EA462B" w:rsidP="00EA462B">
      <w:pPr>
        <w:spacing w:line="240" w:lineRule="auto"/>
        <w:rPr>
          <w:rFonts w:ascii="Times New Roman" w:hAnsi="Times New Roman"/>
        </w:rPr>
      </w:pPr>
      <w:hyperlink r:id="rId48" w:tgtFrame="_blank" w:history="1">
        <w:r>
          <w:rPr>
            <w:rStyle w:val="Hyperlink"/>
            <w:rFonts w:ascii="Verdana" w:hAnsi="Verdana"/>
            <w:b/>
            <w:bCs/>
            <w:color w:val="FFFFFF"/>
            <w:sz w:val="20"/>
            <w:szCs w:val="20"/>
            <w:shd w:val="clear" w:color="auto" w:fill="4CAF50"/>
          </w:rPr>
          <w:t>Test it Now</w:t>
        </w:r>
      </w:hyperlink>
    </w:p>
    <w:p w14:paraId="058FC2A0" w14:textId="77777777" w:rsidR="00EA462B" w:rsidRDefault="00EA462B" w:rsidP="00EA462B">
      <w:pPr>
        <w:pStyle w:val="NormalWeb"/>
        <w:shd w:val="clear" w:color="auto" w:fill="FFFFFF"/>
        <w:jc w:val="both"/>
        <w:rPr>
          <w:rFonts w:ascii="inter-regular" w:hAnsi="inter-regular"/>
          <w:color w:val="333333"/>
        </w:rPr>
      </w:pPr>
      <w:r>
        <w:rPr>
          <w:rFonts w:ascii="inter-regular" w:hAnsi="inter-regular"/>
          <w:color w:val="333333"/>
        </w:rPr>
        <w:t>Output:</w:t>
      </w:r>
    </w:p>
    <w:p w14:paraId="772A2068" w14:textId="77777777" w:rsidR="00EA462B" w:rsidRDefault="00EA462B" w:rsidP="00EA462B">
      <w:pPr>
        <w:pStyle w:val="HTMLPreformatted"/>
        <w:shd w:val="clear" w:color="auto" w:fill="EEEEEE"/>
        <w:jc w:val="both"/>
        <w:rPr>
          <w:color w:val="535559"/>
        </w:rPr>
      </w:pPr>
      <w:r>
        <w:rPr>
          <w:color w:val="535559"/>
        </w:rPr>
        <w:t>111 Karan ITS</w:t>
      </w:r>
    </w:p>
    <w:p w14:paraId="262A1D09" w14:textId="77777777" w:rsidR="00EA462B" w:rsidRDefault="00EA462B" w:rsidP="00EA462B">
      <w:pPr>
        <w:pStyle w:val="HTMLPreformatted"/>
        <w:shd w:val="clear" w:color="auto" w:fill="EEEEEE"/>
        <w:jc w:val="both"/>
        <w:rPr>
          <w:color w:val="535559"/>
        </w:rPr>
      </w:pPr>
      <w:r>
        <w:rPr>
          <w:color w:val="535559"/>
        </w:rPr>
        <w:t>222 Aryan ITS</w:t>
      </w:r>
    </w:p>
    <w:p w14:paraId="38A8A16F" w14:textId="77777777" w:rsidR="00EA462B" w:rsidRDefault="00EA462B" w:rsidP="00EA462B">
      <w:pPr>
        <w:rPr>
          <w:rFonts w:ascii="Times New Roman" w:hAnsi="Times New Roman"/>
        </w:rPr>
      </w:pPr>
      <w:r>
        <w:rPr>
          <w:noProof/>
        </w:rPr>
        <w:drawing>
          <wp:inline distT="0" distB="0" distL="0" distR="0" wp14:anchorId="1922B196" wp14:editId="63038861">
            <wp:extent cx="5731510" cy="4127500"/>
            <wp:effectExtent l="0" t="0" r="2540" b="6350"/>
            <wp:docPr id="1731182534" name="Picture 8" descr="Static Vari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Static Variable"/>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731510" cy="4127500"/>
                    </a:xfrm>
                    <a:prstGeom prst="rect">
                      <a:avLst/>
                    </a:prstGeom>
                    <a:noFill/>
                    <a:ln>
                      <a:noFill/>
                    </a:ln>
                  </pic:spPr>
                </pic:pic>
              </a:graphicData>
            </a:graphic>
          </wp:inline>
        </w:drawing>
      </w:r>
    </w:p>
    <w:p w14:paraId="3845FDE2" w14:textId="77777777" w:rsidR="00EA462B" w:rsidRDefault="00000000" w:rsidP="00EA462B">
      <w:r>
        <w:pict w14:anchorId="1993D69E">
          <v:rect id="_x0000_i1029" style="width:0;height:.75pt" o:hrstd="t" o:hrnoshade="t" o:hr="t" fillcolor="#d4d4d4" stroked="f"/>
        </w:pict>
      </w:r>
    </w:p>
    <w:p w14:paraId="7029A9C8" w14:textId="77777777" w:rsidR="00EA462B" w:rsidRDefault="00EA462B" w:rsidP="00EA462B">
      <w:pPr>
        <w:pStyle w:val="Heading3"/>
        <w:shd w:val="clear" w:color="auto" w:fill="FFFFFF"/>
        <w:jc w:val="both"/>
        <w:rPr>
          <w:rFonts w:ascii="Tahoma" w:hAnsi="Tahoma" w:cs="Tahoma"/>
          <w:color w:val="610B4B"/>
          <w:sz w:val="33"/>
          <w:szCs w:val="33"/>
        </w:rPr>
      </w:pPr>
      <w:r>
        <w:rPr>
          <w:rFonts w:ascii="Tahoma" w:hAnsi="Tahoma" w:cs="Tahoma"/>
          <w:b/>
          <w:bCs/>
          <w:color w:val="610B4B"/>
          <w:sz w:val="33"/>
          <w:szCs w:val="33"/>
        </w:rPr>
        <w:t>Program of the counter without static variable</w:t>
      </w:r>
    </w:p>
    <w:p w14:paraId="09633FF7" w14:textId="77777777" w:rsidR="00EA462B" w:rsidRDefault="00EA462B" w:rsidP="00EA462B">
      <w:pPr>
        <w:pStyle w:val="NormalWeb"/>
        <w:shd w:val="clear" w:color="auto" w:fill="FFFFFF"/>
        <w:jc w:val="both"/>
        <w:rPr>
          <w:rFonts w:ascii="inter-regular" w:hAnsi="inter-regular"/>
          <w:color w:val="333333"/>
        </w:rPr>
      </w:pPr>
      <w:r>
        <w:rPr>
          <w:rFonts w:ascii="inter-regular" w:hAnsi="inter-regular"/>
          <w:color w:val="333333"/>
        </w:rPr>
        <w:t>In this example, we have created an instance variable named count which is incremented in the constructor. Since instance variable gets the memory at the time of object creation, each object will have the copy of the instance variable. If it is incremented, it won't reflect other objects. So each object will have the value 1 in the count variable.</w:t>
      </w:r>
    </w:p>
    <w:p w14:paraId="3F99A632" w14:textId="77777777" w:rsidR="00EA462B" w:rsidRDefault="00EA462B">
      <w:pPr>
        <w:pStyle w:val="alt"/>
        <w:numPr>
          <w:ilvl w:val="0"/>
          <w:numId w:val="63"/>
        </w:numPr>
        <w:spacing w:before="0" w:beforeAutospacing="0" w:after="0" w:afterAutospacing="0" w:line="375" w:lineRule="atLeast"/>
        <w:jc w:val="both"/>
        <w:rPr>
          <w:rFonts w:ascii="inter-regular" w:hAnsi="inter-regular"/>
          <w:color w:val="000000"/>
        </w:rPr>
      </w:pPr>
      <w:r>
        <w:rPr>
          <w:rStyle w:val="comment"/>
          <w:rFonts w:ascii="inter-regular" w:hAnsi="inter-regular"/>
          <w:color w:val="008200"/>
          <w:bdr w:val="none" w:sz="0" w:space="0" w:color="auto" w:frame="1"/>
        </w:rPr>
        <w:t>//Java Program to demonstrate the use of an instance variable</w:t>
      </w:r>
      <w:r>
        <w:rPr>
          <w:rFonts w:ascii="inter-regular" w:hAnsi="inter-regular"/>
          <w:color w:val="000000"/>
          <w:bdr w:val="none" w:sz="0" w:space="0" w:color="auto" w:frame="1"/>
        </w:rPr>
        <w:t>  </w:t>
      </w:r>
    </w:p>
    <w:p w14:paraId="0489A03D" w14:textId="77777777" w:rsidR="00EA462B" w:rsidRDefault="00EA462B">
      <w:pPr>
        <w:numPr>
          <w:ilvl w:val="0"/>
          <w:numId w:val="63"/>
        </w:numPr>
        <w:spacing w:after="0" w:line="375" w:lineRule="atLeast"/>
        <w:jc w:val="both"/>
        <w:rPr>
          <w:rFonts w:ascii="inter-regular" w:hAnsi="inter-regular"/>
          <w:color w:val="000000"/>
        </w:rPr>
      </w:pPr>
      <w:r>
        <w:rPr>
          <w:rStyle w:val="comment"/>
          <w:rFonts w:ascii="inter-regular" w:hAnsi="inter-regular"/>
          <w:color w:val="008200"/>
          <w:bdr w:val="none" w:sz="0" w:space="0" w:color="auto" w:frame="1"/>
        </w:rPr>
        <w:t>//which get memory each time when we create an object of the class.</w:t>
      </w:r>
      <w:r>
        <w:rPr>
          <w:rFonts w:ascii="inter-regular" w:hAnsi="inter-regular"/>
          <w:color w:val="000000"/>
          <w:bdr w:val="none" w:sz="0" w:space="0" w:color="auto" w:frame="1"/>
        </w:rPr>
        <w:t>  </w:t>
      </w:r>
    </w:p>
    <w:p w14:paraId="2ED4EFFF" w14:textId="77777777" w:rsidR="00EA462B" w:rsidRDefault="00EA462B">
      <w:pPr>
        <w:pStyle w:val="alt"/>
        <w:numPr>
          <w:ilvl w:val="0"/>
          <w:numId w:val="63"/>
        </w:numPr>
        <w:spacing w:before="0" w:beforeAutospacing="0" w:after="0" w:afterAutospacing="0" w:line="375" w:lineRule="atLeast"/>
        <w:jc w:val="both"/>
        <w:rPr>
          <w:rFonts w:ascii="inter-regular" w:hAnsi="inter-regular"/>
          <w:color w:val="000000"/>
        </w:rPr>
      </w:pPr>
      <w:r>
        <w:rPr>
          <w:rStyle w:val="keyword"/>
          <w:rFonts w:ascii="inter-regular" w:hAnsi="inter-regular"/>
          <w:b/>
          <w:bCs/>
          <w:color w:val="006699"/>
          <w:bdr w:val="none" w:sz="0" w:space="0" w:color="auto" w:frame="1"/>
        </w:rPr>
        <w:t>class</w:t>
      </w:r>
      <w:r>
        <w:rPr>
          <w:rFonts w:ascii="inter-regular" w:hAnsi="inter-regular"/>
          <w:color w:val="000000"/>
          <w:bdr w:val="none" w:sz="0" w:space="0" w:color="auto" w:frame="1"/>
        </w:rPr>
        <w:t> Counter{  </w:t>
      </w:r>
    </w:p>
    <w:p w14:paraId="3A07C714" w14:textId="77777777" w:rsidR="00EA462B" w:rsidRDefault="00EA462B">
      <w:pPr>
        <w:numPr>
          <w:ilvl w:val="0"/>
          <w:numId w:val="63"/>
        </w:numPr>
        <w:spacing w:after="0" w:line="375" w:lineRule="atLeast"/>
        <w:jc w:val="both"/>
        <w:rPr>
          <w:rFonts w:ascii="inter-regular" w:hAnsi="inter-regular"/>
          <w:color w:val="000000"/>
        </w:rPr>
      </w:pPr>
      <w:r>
        <w:rPr>
          <w:rStyle w:val="keyword"/>
          <w:rFonts w:ascii="inter-regular" w:hAnsi="inter-regular"/>
          <w:b/>
          <w:bCs/>
          <w:color w:val="006699"/>
          <w:bdr w:val="none" w:sz="0" w:space="0" w:color="auto" w:frame="1"/>
        </w:rPr>
        <w:t>int</w:t>
      </w:r>
      <w:r>
        <w:rPr>
          <w:rFonts w:ascii="inter-regular" w:hAnsi="inter-regular"/>
          <w:color w:val="000000"/>
          <w:bdr w:val="none" w:sz="0" w:space="0" w:color="auto" w:frame="1"/>
        </w:rPr>
        <w:t> count=</w:t>
      </w:r>
      <w:r>
        <w:rPr>
          <w:rStyle w:val="number"/>
          <w:rFonts w:ascii="inter-regular" w:hAnsi="inter-regular"/>
          <w:color w:val="C00000"/>
          <w:bdr w:val="none" w:sz="0" w:space="0" w:color="auto" w:frame="1"/>
        </w:rPr>
        <w:t>0</w:t>
      </w:r>
      <w:r>
        <w:rPr>
          <w:rFonts w:ascii="inter-regular" w:hAnsi="inter-regular"/>
          <w:color w:val="000000"/>
          <w:bdr w:val="none" w:sz="0" w:space="0" w:color="auto" w:frame="1"/>
        </w:rPr>
        <w:t>;</w:t>
      </w:r>
      <w:r>
        <w:rPr>
          <w:rStyle w:val="comment"/>
          <w:rFonts w:ascii="inter-regular" w:hAnsi="inter-regular"/>
          <w:color w:val="008200"/>
          <w:bdr w:val="none" w:sz="0" w:space="0" w:color="auto" w:frame="1"/>
        </w:rPr>
        <w:t>//will get memory each time when the instance is created</w:t>
      </w:r>
      <w:r>
        <w:rPr>
          <w:rFonts w:ascii="inter-regular" w:hAnsi="inter-regular"/>
          <w:color w:val="000000"/>
          <w:bdr w:val="none" w:sz="0" w:space="0" w:color="auto" w:frame="1"/>
        </w:rPr>
        <w:t>  </w:t>
      </w:r>
    </w:p>
    <w:p w14:paraId="576D2201" w14:textId="77777777" w:rsidR="00EA462B" w:rsidRDefault="00EA462B">
      <w:pPr>
        <w:pStyle w:val="alt"/>
        <w:numPr>
          <w:ilvl w:val="0"/>
          <w:numId w:val="63"/>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lastRenderedPageBreak/>
        <w:t>  </w:t>
      </w:r>
    </w:p>
    <w:p w14:paraId="10BE751B" w14:textId="77777777" w:rsidR="00EA462B" w:rsidRDefault="00EA462B">
      <w:pPr>
        <w:numPr>
          <w:ilvl w:val="0"/>
          <w:numId w:val="63"/>
        </w:numPr>
        <w:spacing w:after="0" w:line="375" w:lineRule="atLeast"/>
        <w:jc w:val="both"/>
        <w:rPr>
          <w:rFonts w:ascii="inter-regular" w:hAnsi="inter-regular"/>
          <w:color w:val="000000"/>
        </w:rPr>
      </w:pPr>
      <w:r>
        <w:rPr>
          <w:rFonts w:ascii="inter-regular" w:hAnsi="inter-regular"/>
          <w:color w:val="000000"/>
          <w:bdr w:val="none" w:sz="0" w:space="0" w:color="auto" w:frame="1"/>
        </w:rPr>
        <w:t>Counter(){  </w:t>
      </w:r>
    </w:p>
    <w:p w14:paraId="759F4022" w14:textId="77777777" w:rsidR="00EA462B" w:rsidRDefault="00EA462B">
      <w:pPr>
        <w:pStyle w:val="alt"/>
        <w:numPr>
          <w:ilvl w:val="0"/>
          <w:numId w:val="63"/>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count++;</w:t>
      </w:r>
      <w:r>
        <w:rPr>
          <w:rStyle w:val="comment"/>
          <w:rFonts w:ascii="inter-regular" w:hAnsi="inter-regular"/>
          <w:color w:val="008200"/>
          <w:bdr w:val="none" w:sz="0" w:space="0" w:color="auto" w:frame="1"/>
        </w:rPr>
        <w:t>//incrementing value</w:t>
      </w:r>
      <w:r>
        <w:rPr>
          <w:rFonts w:ascii="inter-regular" w:hAnsi="inter-regular"/>
          <w:color w:val="000000"/>
          <w:bdr w:val="none" w:sz="0" w:space="0" w:color="auto" w:frame="1"/>
        </w:rPr>
        <w:t>  </w:t>
      </w:r>
    </w:p>
    <w:p w14:paraId="796C4272" w14:textId="77777777" w:rsidR="00EA462B" w:rsidRDefault="00EA462B">
      <w:pPr>
        <w:numPr>
          <w:ilvl w:val="0"/>
          <w:numId w:val="63"/>
        </w:numPr>
        <w:spacing w:after="0" w:line="375" w:lineRule="atLeast"/>
        <w:jc w:val="both"/>
        <w:rPr>
          <w:rFonts w:ascii="inter-regular" w:hAnsi="inter-regular"/>
          <w:color w:val="000000"/>
        </w:rPr>
      </w:pPr>
      <w:r>
        <w:rPr>
          <w:rFonts w:ascii="inter-regular" w:hAnsi="inter-regular"/>
          <w:color w:val="000000"/>
          <w:bdr w:val="none" w:sz="0" w:space="0" w:color="auto" w:frame="1"/>
        </w:rPr>
        <w:t>System.out.println(count);  </w:t>
      </w:r>
    </w:p>
    <w:p w14:paraId="493E1769" w14:textId="77777777" w:rsidR="00EA462B" w:rsidRDefault="00EA462B">
      <w:pPr>
        <w:pStyle w:val="alt"/>
        <w:numPr>
          <w:ilvl w:val="0"/>
          <w:numId w:val="63"/>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w:t>
      </w:r>
    </w:p>
    <w:p w14:paraId="6E14E4B1" w14:textId="77777777" w:rsidR="00EA462B" w:rsidRDefault="00EA462B">
      <w:pPr>
        <w:numPr>
          <w:ilvl w:val="0"/>
          <w:numId w:val="63"/>
        </w:numPr>
        <w:spacing w:after="0" w:line="375" w:lineRule="atLeast"/>
        <w:jc w:val="both"/>
        <w:rPr>
          <w:rFonts w:ascii="inter-regular" w:hAnsi="inter-regular"/>
          <w:color w:val="000000"/>
        </w:rPr>
      </w:pPr>
      <w:r>
        <w:rPr>
          <w:rFonts w:ascii="inter-regular" w:hAnsi="inter-regular"/>
          <w:color w:val="000000"/>
          <w:bdr w:val="none" w:sz="0" w:space="0" w:color="auto" w:frame="1"/>
        </w:rPr>
        <w:t>  </w:t>
      </w:r>
    </w:p>
    <w:p w14:paraId="32965A6E" w14:textId="77777777" w:rsidR="00EA462B" w:rsidRDefault="00EA462B">
      <w:pPr>
        <w:pStyle w:val="alt"/>
        <w:numPr>
          <w:ilvl w:val="0"/>
          <w:numId w:val="63"/>
        </w:numPr>
        <w:spacing w:before="0" w:beforeAutospacing="0" w:after="0" w:afterAutospacing="0" w:line="375" w:lineRule="atLeast"/>
        <w:jc w:val="both"/>
        <w:rPr>
          <w:rFonts w:ascii="inter-regular" w:hAnsi="inter-regular"/>
          <w:color w:val="000000"/>
        </w:rPr>
      </w:pPr>
      <w:r>
        <w:rPr>
          <w:rStyle w:val="keyword"/>
          <w:rFonts w:ascii="inter-regular" w:hAnsi="inter-regular"/>
          <w:b/>
          <w:bCs/>
          <w:color w:val="006699"/>
          <w:bdr w:val="none" w:sz="0" w:space="0" w:color="auto" w:frame="1"/>
        </w:rPr>
        <w:t>public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static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void</w:t>
      </w:r>
      <w:r>
        <w:rPr>
          <w:rFonts w:ascii="inter-regular" w:hAnsi="inter-regular"/>
          <w:color w:val="000000"/>
          <w:bdr w:val="none" w:sz="0" w:space="0" w:color="auto" w:frame="1"/>
        </w:rPr>
        <w:t> main(String args[]){  </w:t>
      </w:r>
    </w:p>
    <w:p w14:paraId="4D17F8D0" w14:textId="77777777" w:rsidR="00EA462B" w:rsidRDefault="00EA462B">
      <w:pPr>
        <w:numPr>
          <w:ilvl w:val="0"/>
          <w:numId w:val="63"/>
        </w:numPr>
        <w:spacing w:after="0" w:line="375" w:lineRule="atLeast"/>
        <w:jc w:val="both"/>
        <w:rPr>
          <w:rFonts w:ascii="inter-regular" w:hAnsi="inter-regular"/>
          <w:color w:val="000000"/>
        </w:rPr>
      </w:pPr>
      <w:r>
        <w:rPr>
          <w:rStyle w:val="comment"/>
          <w:rFonts w:ascii="inter-regular" w:hAnsi="inter-regular"/>
          <w:color w:val="008200"/>
          <w:bdr w:val="none" w:sz="0" w:space="0" w:color="auto" w:frame="1"/>
        </w:rPr>
        <w:t>//Creating objects</w:t>
      </w:r>
      <w:r>
        <w:rPr>
          <w:rFonts w:ascii="inter-regular" w:hAnsi="inter-regular"/>
          <w:color w:val="000000"/>
          <w:bdr w:val="none" w:sz="0" w:space="0" w:color="auto" w:frame="1"/>
        </w:rPr>
        <w:t>  </w:t>
      </w:r>
    </w:p>
    <w:p w14:paraId="2BB12F03" w14:textId="77777777" w:rsidR="00EA462B" w:rsidRDefault="00EA462B">
      <w:pPr>
        <w:pStyle w:val="alt"/>
        <w:numPr>
          <w:ilvl w:val="0"/>
          <w:numId w:val="63"/>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Counter c1=</w:t>
      </w:r>
      <w:r>
        <w:rPr>
          <w:rStyle w:val="keyword"/>
          <w:rFonts w:ascii="inter-regular" w:hAnsi="inter-regular"/>
          <w:b/>
          <w:bCs/>
          <w:color w:val="006699"/>
          <w:bdr w:val="none" w:sz="0" w:space="0" w:color="auto" w:frame="1"/>
        </w:rPr>
        <w:t>new</w:t>
      </w:r>
      <w:r>
        <w:rPr>
          <w:rFonts w:ascii="inter-regular" w:hAnsi="inter-regular"/>
          <w:color w:val="000000"/>
          <w:bdr w:val="none" w:sz="0" w:space="0" w:color="auto" w:frame="1"/>
        </w:rPr>
        <w:t> Counter();  </w:t>
      </w:r>
    </w:p>
    <w:p w14:paraId="47654BB3" w14:textId="77777777" w:rsidR="00EA462B" w:rsidRDefault="00EA462B">
      <w:pPr>
        <w:numPr>
          <w:ilvl w:val="0"/>
          <w:numId w:val="63"/>
        </w:numPr>
        <w:spacing w:after="0" w:line="375" w:lineRule="atLeast"/>
        <w:jc w:val="both"/>
        <w:rPr>
          <w:rFonts w:ascii="inter-regular" w:hAnsi="inter-regular"/>
          <w:color w:val="000000"/>
        </w:rPr>
      </w:pPr>
      <w:r>
        <w:rPr>
          <w:rFonts w:ascii="inter-regular" w:hAnsi="inter-regular"/>
          <w:color w:val="000000"/>
          <w:bdr w:val="none" w:sz="0" w:space="0" w:color="auto" w:frame="1"/>
        </w:rPr>
        <w:t>Counter c2=</w:t>
      </w:r>
      <w:r>
        <w:rPr>
          <w:rStyle w:val="keyword"/>
          <w:rFonts w:ascii="inter-regular" w:hAnsi="inter-regular"/>
          <w:b/>
          <w:bCs/>
          <w:color w:val="006699"/>
          <w:bdr w:val="none" w:sz="0" w:space="0" w:color="auto" w:frame="1"/>
        </w:rPr>
        <w:t>new</w:t>
      </w:r>
      <w:r>
        <w:rPr>
          <w:rFonts w:ascii="inter-regular" w:hAnsi="inter-regular"/>
          <w:color w:val="000000"/>
          <w:bdr w:val="none" w:sz="0" w:space="0" w:color="auto" w:frame="1"/>
        </w:rPr>
        <w:t> Counter();  </w:t>
      </w:r>
    </w:p>
    <w:p w14:paraId="1415E20E" w14:textId="77777777" w:rsidR="00EA462B" w:rsidRDefault="00EA462B">
      <w:pPr>
        <w:pStyle w:val="alt"/>
        <w:numPr>
          <w:ilvl w:val="0"/>
          <w:numId w:val="63"/>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Counter c3=</w:t>
      </w:r>
      <w:r>
        <w:rPr>
          <w:rStyle w:val="keyword"/>
          <w:rFonts w:ascii="inter-regular" w:hAnsi="inter-regular"/>
          <w:b/>
          <w:bCs/>
          <w:color w:val="006699"/>
          <w:bdr w:val="none" w:sz="0" w:space="0" w:color="auto" w:frame="1"/>
        </w:rPr>
        <w:t>new</w:t>
      </w:r>
      <w:r>
        <w:rPr>
          <w:rFonts w:ascii="inter-regular" w:hAnsi="inter-regular"/>
          <w:color w:val="000000"/>
          <w:bdr w:val="none" w:sz="0" w:space="0" w:color="auto" w:frame="1"/>
        </w:rPr>
        <w:t> Counter();  </w:t>
      </w:r>
    </w:p>
    <w:p w14:paraId="268DE644" w14:textId="77777777" w:rsidR="00EA462B" w:rsidRDefault="00EA462B">
      <w:pPr>
        <w:numPr>
          <w:ilvl w:val="0"/>
          <w:numId w:val="63"/>
        </w:numPr>
        <w:spacing w:after="0" w:line="375" w:lineRule="atLeast"/>
        <w:jc w:val="both"/>
        <w:rPr>
          <w:rFonts w:ascii="inter-regular" w:hAnsi="inter-regular"/>
          <w:color w:val="000000"/>
        </w:rPr>
      </w:pPr>
      <w:r>
        <w:rPr>
          <w:rFonts w:ascii="inter-regular" w:hAnsi="inter-regular"/>
          <w:color w:val="000000"/>
          <w:bdr w:val="none" w:sz="0" w:space="0" w:color="auto" w:frame="1"/>
        </w:rPr>
        <w:t>}  </w:t>
      </w:r>
    </w:p>
    <w:p w14:paraId="2CC77481" w14:textId="77777777" w:rsidR="00EA462B" w:rsidRDefault="00EA462B">
      <w:pPr>
        <w:pStyle w:val="alt"/>
        <w:numPr>
          <w:ilvl w:val="0"/>
          <w:numId w:val="63"/>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w:t>
      </w:r>
    </w:p>
    <w:p w14:paraId="7ACD3C5F" w14:textId="77777777" w:rsidR="00EA462B" w:rsidRDefault="00EA462B" w:rsidP="00EA462B">
      <w:pPr>
        <w:rPr>
          <w:rFonts w:ascii="Times New Roman" w:hAnsi="Times New Roman"/>
        </w:rPr>
      </w:pPr>
      <w:hyperlink r:id="rId50" w:tgtFrame="_blank" w:history="1">
        <w:r>
          <w:rPr>
            <w:rStyle w:val="Hyperlink"/>
            <w:rFonts w:ascii="Verdana" w:hAnsi="Verdana"/>
            <w:b/>
            <w:bCs/>
            <w:color w:val="FFFFFF"/>
            <w:sz w:val="20"/>
            <w:szCs w:val="20"/>
            <w:shd w:val="clear" w:color="auto" w:fill="4CAF50"/>
          </w:rPr>
          <w:t>Test it Now</w:t>
        </w:r>
      </w:hyperlink>
    </w:p>
    <w:p w14:paraId="2E91FB9A" w14:textId="77777777" w:rsidR="00EA462B" w:rsidRDefault="00EA462B" w:rsidP="00EA462B">
      <w:pPr>
        <w:pStyle w:val="NormalWeb"/>
        <w:shd w:val="clear" w:color="auto" w:fill="FFFFFF"/>
        <w:jc w:val="both"/>
        <w:rPr>
          <w:rFonts w:ascii="inter-regular" w:hAnsi="inter-regular"/>
          <w:color w:val="333333"/>
        </w:rPr>
      </w:pPr>
      <w:r>
        <w:rPr>
          <w:rFonts w:ascii="inter-regular" w:hAnsi="inter-regular"/>
          <w:color w:val="333333"/>
        </w:rPr>
        <w:t>Output:</w:t>
      </w:r>
    </w:p>
    <w:p w14:paraId="316E1CC9" w14:textId="77777777" w:rsidR="00EA462B" w:rsidRDefault="00EA462B" w:rsidP="00EA462B">
      <w:pPr>
        <w:pStyle w:val="HTMLPreformatted"/>
        <w:shd w:val="clear" w:color="auto" w:fill="EEEEEE"/>
        <w:jc w:val="both"/>
        <w:rPr>
          <w:color w:val="535559"/>
        </w:rPr>
      </w:pPr>
      <w:r>
        <w:rPr>
          <w:color w:val="535559"/>
        </w:rPr>
        <w:t>1</w:t>
      </w:r>
    </w:p>
    <w:p w14:paraId="68531CB0" w14:textId="77777777" w:rsidR="00EA462B" w:rsidRDefault="00EA462B" w:rsidP="00EA462B">
      <w:pPr>
        <w:pStyle w:val="HTMLPreformatted"/>
        <w:shd w:val="clear" w:color="auto" w:fill="EEEEEE"/>
        <w:jc w:val="both"/>
        <w:rPr>
          <w:color w:val="535559"/>
        </w:rPr>
      </w:pPr>
      <w:r>
        <w:rPr>
          <w:color w:val="535559"/>
        </w:rPr>
        <w:t>1</w:t>
      </w:r>
    </w:p>
    <w:p w14:paraId="57808BB0" w14:textId="77777777" w:rsidR="00EA462B" w:rsidRDefault="00EA462B" w:rsidP="00EA462B">
      <w:pPr>
        <w:pStyle w:val="HTMLPreformatted"/>
        <w:shd w:val="clear" w:color="auto" w:fill="EEEEEE"/>
        <w:jc w:val="both"/>
        <w:rPr>
          <w:color w:val="535559"/>
        </w:rPr>
      </w:pPr>
      <w:r>
        <w:rPr>
          <w:color w:val="535559"/>
        </w:rPr>
        <w:t>1</w:t>
      </w:r>
    </w:p>
    <w:p w14:paraId="797BD386" w14:textId="77777777" w:rsidR="00EA462B" w:rsidRDefault="00000000" w:rsidP="00EA462B">
      <w:pPr>
        <w:rPr>
          <w:rFonts w:ascii="Times New Roman" w:hAnsi="Times New Roman"/>
        </w:rPr>
      </w:pPr>
      <w:r>
        <w:pict w14:anchorId="579D3C05">
          <v:rect id="_x0000_i1030" style="width:0;height:.75pt" o:hrstd="t" o:hrnoshade="t" o:hr="t" fillcolor="#d4d4d4" stroked="f"/>
        </w:pict>
      </w:r>
    </w:p>
    <w:p w14:paraId="1E6EADCC" w14:textId="77777777" w:rsidR="00EA462B" w:rsidRDefault="00EA462B" w:rsidP="00EA462B">
      <w:pPr>
        <w:pStyle w:val="Heading3"/>
        <w:shd w:val="clear" w:color="auto" w:fill="FFFFFF"/>
        <w:jc w:val="both"/>
        <w:rPr>
          <w:rFonts w:ascii="Tahoma" w:hAnsi="Tahoma" w:cs="Tahoma"/>
          <w:color w:val="610B4B"/>
          <w:sz w:val="33"/>
          <w:szCs w:val="33"/>
        </w:rPr>
      </w:pPr>
      <w:r>
        <w:rPr>
          <w:rFonts w:ascii="Tahoma" w:hAnsi="Tahoma" w:cs="Tahoma"/>
          <w:b/>
          <w:bCs/>
          <w:color w:val="610B4B"/>
          <w:sz w:val="33"/>
          <w:szCs w:val="33"/>
        </w:rPr>
        <w:t>Program of counter by static variable</w:t>
      </w:r>
    </w:p>
    <w:p w14:paraId="170E372A" w14:textId="77777777" w:rsidR="00EA462B" w:rsidRDefault="00EA462B" w:rsidP="00EA462B">
      <w:pPr>
        <w:pStyle w:val="NormalWeb"/>
        <w:shd w:val="clear" w:color="auto" w:fill="FFFFFF"/>
        <w:jc w:val="both"/>
        <w:rPr>
          <w:rFonts w:ascii="inter-regular" w:hAnsi="inter-regular"/>
          <w:color w:val="333333"/>
        </w:rPr>
      </w:pPr>
      <w:r>
        <w:rPr>
          <w:rFonts w:ascii="inter-regular" w:hAnsi="inter-regular"/>
          <w:color w:val="333333"/>
        </w:rPr>
        <w:t>As we have mentioned above, static variable will get the memory only once, if any object changes the value of the static variable, it will retain its value.</w:t>
      </w:r>
    </w:p>
    <w:p w14:paraId="176707BF" w14:textId="77777777" w:rsidR="00EA462B" w:rsidRDefault="00EA462B">
      <w:pPr>
        <w:pStyle w:val="alt"/>
        <w:numPr>
          <w:ilvl w:val="0"/>
          <w:numId w:val="64"/>
        </w:numPr>
        <w:spacing w:before="0" w:beforeAutospacing="0" w:after="0" w:afterAutospacing="0" w:line="375" w:lineRule="atLeast"/>
        <w:jc w:val="both"/>
        <w:rPr>
          <w:rFonts w:ascii="inter-regular" w:hAnsi="inter-regular"/>
          <w:color w:val="000000"/>
        </w:rPr>
      </w:pPr>
      <w:r>
        <w:rPr>
          <w:rStyle w:val="comment"/>
          <w:rFonts w:ascii="inter-regular" w:hAnsi="inter-regular"/>
          <w:color w:val="008200"/>
          <w:bdr w:val="none" w:sz="0" w:space="0" w:color="auto" w:frame="1"/>
        </w:rPr>
        <w:t>//Java Program to illustrate the use of static variable which</w:t>
      </w:r>
      <w:r>
        <w:rPr>
          <w:rFonts w:ascii="inter-regular" w:hAnsi="inter-regular"/>
          <w:color w:val="000000"/>
          <w:bdr w:val="none" w:sz="0" w:space="0" w:color="auto" w:frame="1"/>
        </w:rPr>
        <w:t>  </w:t>
      </w:r>
    </w:p>
    <w:p w14:paraId="66A0FAC8" w14:textId="77777777" w:rsidR="00EA462B" w:rsidRDefault="00EA462B">
      <w:pPr>
        <w:numPr>
          <w:ilvl w:val="0"/>
          <w:numId w:val="64"/>
        </w:numPr>
        <w:spacing w:after="0" w:line="375" w:lineRule="atLeast"/>
        <w:jc w:val="both"/>
        <w:rPr>
          <w:rFonts w:ascii="inter-regular" w:hAnsi="inter-regular"/>
          <w:color w:val="000000"/>
        </w:rPr>
      </w:pPr>
      <w:r>
        <w:rPr>
          <w:rStyle w:val="comment"/>
          <w:rFonts w:ascii="inter-regular" w:hAnsi="inter-regular"/>
          <w:color w:val="008200"/>
          <w:bdr w:val="none" w:sz="0" w:space="0" w:color="auto" w:frame="1"/>
        </w:rPr>
        <w:t>//is shared with all objects.</w:t>
      </w:r>
      <w:r>
        <w:rPr>
          <w:rFonts w:ascii="inter-regular" w:hAnsi="inter-regular"/>
          <w:color w:val="000000"/>
          <w:bdr w:val="none" w:sz="0" w:space="0" w:color="auto" w:frame="1"/>
        </w:rPr>
        <w:t>  </w:t>
      </w:r>
    </w:p>
    <w:p w14:paraId="48C1C709" w14:textId="77777777" w:rsidR="00EA462B" w:rsidRDefault="00EA462B">
      <w:pPr>
        <w:pStyle w:val="alt"/>
        <w:numPr>
          <w:ilvl w:val="0"/>
          <w:numId w:val="64"/>
        </w:numPr>
        <w:spacing w:before="0" w:beforeAutospacing="0" w:after="0" w:afterAutospacing="0" w:line="375" w:lineRule="atLeast"/>
        <w:jc w:val="both"/>
        <w:rPr>
          <w:rFonts w:ascii="inter-regular" w:hAnsi="inter-regular"/>
          <w:color w:val="000000"/>
        </w:rPr>
      </w:pPr>
      <w:r>
        <w:rPr>
          <w:rStyle w:val="keyword"/>
          <w:rFonts w:ascii="inter-regular" w:hAnsi="inter-regular"/>
          <w:b/>
          <w:bCs/>
          <w:color w:val="006699"/>
          <w:bdr w:val="none" w:sz="0" w:space="0" w:color="auto" w:frame="1"/>
        </w:rPr>
        <w:t>class</w:t>
      </w:r>
      <w:r>
        <w:rPr>
          <w:rFonts w:ascii="inter-regular" w:hAnsi="inter-regular"/>
          <w:color w:val="000000"/>
          <w:bdr w:val="none" w:sz="0" w:space="0" w:color="auto" w:frame="1"/>
        </w:rPr>
        <w:t> Counter2{  </w:t>
      </w:r>
    </w:p>
    <w:p w14:paraId="4CFD9230" w14:textId="77777777" w:rsidR="00EA462B" w:rsidRDefault="00EA462B">
      <w:pPr>
        <w:numPr>
          <w:ilvl w:val="0"/>
          <w:numId w:val="64"/>
        </w:numPr>
        <w:spacing w:after="0" w:line="375" w:lineRule="atLeast"/>
        <w:jc w:val="both"/>
        <w:rPr>
          <w:rFonts w:ascii="inter-regular" w:hAnsi="inter-regular"/>
          <w:color w:val="000000"/>
        </w:rPr>
      </w:pPr>
      <w:r>
        <w:rPr>
          <w:rStyle w:val="keyword"/>
          <w:rFonts w:ascii="inter-regular" w:hAnsi="inter-regular"/>
          <w:b/>
          <w:bCs/>
          <w:color w:val="006699"/>
          <w:bdr w:val="none" w:sz="0" w:space="0" w:color="auto" w:frame="1"/>
        </w:rPr>
        <w:t>static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int</w:t>
      </w:r>
      <w:r>
        <w:rPr>
          <w:rFonts w:ascii="inter-regular" w:hAnsi="inter-regular"/>
          <w:color w:val="000000"/>
          <w:bdr w:val="none" w:sz="0" w:space="0" w:color="auto" w:frame="1"/>
        </w:rPr>
        <w:t> count=</w:t>
      </w:r>
      <w:r>
        <w:rPr>
          <w:rStyle w:val="number"/>
          <w:rFonts w:ascii="inter-regular" w:hAnsi="inter-regular"/>
          <w:color w:val="C00000"/>
          <w:bdr w:val="none" w:sz="0" w:space="0" w:color="auto" w:frame="1"/>
        </w:rPr>
        <w:t>0</w:t>
      </w:r>
      <w:r>
        <w:rPr>
          <w:rFonts w:ascii="inter-regular" w:hAnsi="inter-regular"/>
          <w:color w:val="000000"/>
          <w:bdr w:val="none" w:sz="0" w:space="0" w:color="auto" w:frame="1"/>
        </w:rPr>
        <w:t>;</w:t>
      </w:r>
      <w:r>
        <w:rPr>
          <w:rStyle w:val="comment"/>
          <w:rFonts w:ascii="inter-regular" w:hAnsi="inter-regular"/>
          <w:color w:val="008200"/>
          <w:bdr w:val="none" w:sz="0" w:space="0" w:color="auto" w:frame="1"/>
        </w:rPr>
        <w:t>//will get memory only once and retain its value</w:t>
      </w:r>
      <w:r>
        <w:rPr>
          <w:rFonts w:ascii="inter-regular" w:hAnsi="inter-regular"/>
          <w:color w:val="000000"/>
          <w:bdr w:val="none" w:sz="0" w:space="0" w:color="auto" w:frame="1"/>
        </w:rPr>
        <w:t>  </w:t>
      </w:r>
    </w:p>
    <w:p w14:paraId="36DE272F" w14:textId="77777777" w:rsidR="00EA462B" w:rsidRDefault="00EA462B">
      <w:pPr>
        <w:pStyle w:val="alt"/>
        <w:numPr>
          <w:ilvl w:val="0"/>
          <w:numId w:val="64"/>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w:t>
      </w:r>
    </w:p>
    <w:p w14:paraId="0392178F" w14:textId="77777777" w:rsidR="00EA462B" w:rsidRDefault="00EA462B">
      <w:pPr>
        <w:numPr>
          <w:ilvl w:val="0"/>
          <w:numId w:val="64"/>
        </w:numPr>
        <w:spacing w:after="0" w:line="375" w:lineRule="atLeast"/>
        <w:jc w:val="both"/>
        <w:rPr>
          <w:rFonts w:ascii="inter-regular" w:hAnsi="inter-regular"/>
          <w:color w:val="000000"/>
        </w:rPr>
      </w:pPr>
      <w:r>
        <w:rPr>
          <w:rFonts w:ascii="inter-regular" w:hAnsi="inter-regular"/>
          <w:color w:val="000000"/>
          <w:bdr w:val="none" w:sz="0" w:space="0" w:color="auto" w:frame="1"/>
        </w:rPr>
        <w:t>Counter2(){  </w:t>
      </w:r>
    </w:p>
    <w:p w14:paraId="169E887E" w14:textId="77777777" w:rsidR="00EA462B" w:rsidRDefault="00EA462B">
      <w:pPr>
        <w:pStyle w:val="alt"/>
        <w:numPr>
          <w:ilvl w:val="0"/>
          <w:numId w:val="64"/>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count++;</w:t>
      </w:r>
      <w:r>
        <w:rPr>
          <w:rStyle w:val="comment"/>
          <w:rFonts w:ascii="inter-regular" w:hAnsi="inter-regular"/>
          <w:color w:val="008200"/>
          <w:bdr w:val="none" w:sz="0" w:space="0" w:color="auto" w:frame="1"/>
        </w:rPr>
        <w:t>//incrementing the value of static variable</w:t>
      </w:r>
      <w:r>
        <w:rPr>
          <w:rFonts w:ascii="inter-regular" w:hAnsi="inter-regular"/>
          <w:color w:val="000000"/>
          <w:bdr w:val="none" w:sz="0" w:space="0" w:color="auto" w:frame="1"/>
        </w:rPr>
        <w:t>  </w:t>
      </w:r>
    </w:p>
    <w:p w14:paraId="5AE6FE72" w14:textId="77777777" w:rsidR="00EA462B" w:rsidRDefault="00EA462B">
      <w:pPr>
        <w:numPr>
          <w:ilvl w:val="0"/>
          <w:numId w:val="64"/>
        </w:numPr>
        <w:spacing w:after="0" w:line="375" w:lineRule="atLeast"/>
        <w:jc w:val="both"/>
        <w:rPr>
          <w:rFonts w:ascii="inter-regular" w:hAnsi="inter-regular"/>
          <w:color w:val="000000"/>
        </w:rPr>
      </w:pPr>
      <w:r>
        <w:rPr>
          <w:rFonts w:ascii="inter-regular" w:hAnsi="inter-regular"/>
          <w:color w:val="000000"/>
          <w:bdr w:val="none" w:sz="0" w:space="0" w:color="auto" w:frame="1"/>
        </w:rPr>
        <w:t>System.out.println(count);  </w:t>
      </w:r>
    </w:p>
    <w:p w14:paraId="6ABC4FDA" w14:textId="77777777" w:rsidR="00EA462B" w:rsidRDefault="00EA462B">
      <w:pPr>
        <w:pStyle w:val="alt"/>
        <w:numPr>
          <w:ilvl w:val="0"/>
          <w:numId w:val="64"/>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w:t>
      </w:r>
    </w:p>
    <w:p w14:paraId="55504260" w14:textId="77777777" w:rsidR="00EA462B" w:rsidRDefault="00EA462B">
      <w:pPr>
        <w:numPr>
          <w:ilvl w:val="0"/>
          <w:numId w:val="64"/>
        </w:numPr>
        <w:spacing w:after="0" w:line="375" w:lineRule="atLeast"/>
        <w:jc w:val="both"/>
        <w:rPr>
          <w:rFonts w:ascii="inter-regular" w:hAnsi="inter-regular"/>
          <w:color w:val="000000"/>
        </w:rPr>
      </w:pPr>
      <w:r>
        <w:rPr>
          <w:rFonts w:ascii="inter-regular" w:hAnsi="inter-regular"/>
          <w:color w:val="000000"/>
          <w:bdr w:val="none" w:sz="0" w:space="0" w:color="auto" w:frame="1"/>
        </w:rPr>
        <w:t>  </w:t>
      </w:r>
    </w:p>
    <w:p w14:paraId="030F3119" w14:textId="77777777" w:rsidR="00EA462B" w:rsidRDefault="00EA462B">
      <w:pPr>
        <w:pStyle w:val="alt"/>
        <w:numPr>
          <w:ilvl w:val="0"/>
          <w:numId w:val="64"/>
        </w:numPr>
        <w:spacing w:before="0" w:beforeAutospacing="0" w:after="0" w:afterAutospacing="0" w:line="375" w:lineRule="atLeast"/>
        <w:jc w:val="both"/>
        <w:rPr>
          <w:rFonts w:ascii="inter-regular" w:hAnsi="inter-regular"/>
          <w:color w:val="000000"/>
        </w:rPr>
      </w:pPr>
      <w:r>
        <w:rPr>
          <w:rStyle w:val="keyword"/>
          <w:rFonts w:ascii="inter-regular" w:hAnsi="inter-regular"/>
          <w:b/>
          <w:bCs/>
          <w:color w:val="006699"/>
          <w:bdr w:val="none" w:sz="0" w:space="0" w:color="auto" w:frame="1"/>
        </w:rPr>
        <w:t>public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static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void</w:t>
      </w:r>
      <w:r>
        <w:rPr>
          <w:rFonts w:ascii="inter-regular" w:hAnsi="inter-regular"/>
          <w:color w:val="000000"/>
          <w:bdr w:val="none" w:sz="0" w:space="0" w:color="auto" w:frame="1"/>
        </w:rPr>
        <w:t> main(String args[]){  </w:t>
      </w:r>
    </w:p>
    <w:p w14:paraId="78DB45D9" w14:textId="77777777" w:rsidR="00EA462B" w:rsidRDefault="00EA462B">
      <w:pPr>
        <w:numPr>
          <w:ilvl w:val="0"/>
          <w:numId w:val="64"/>
        </w:numPr>
        <w:spacing w:after="0" w:line="375" w:lineRule="atLeast"/>
        <w:jc w:val="both"/>
        <w:rPr>
          <w:rFonts w:ascii="inter-regular" w:hAnsi="inter-regular"/>
          <w:color w:val="000000"/>
        </w:rPr>
      </w:pPr>
      <w:r>
        <w:rPr>
          <w:rStyle w:val="comment"/>
          <w:rFonts w:ascii="inter-regular" w:hAnsi="inter-regular"/>
          <w:color w:val="008200"/>
          <w:bdr w:val="none" w:sz="0" w:space="0" w:color="auto" w:frame="1"/>
        </w:rPr>
        <w:t>//creating objects</w:t>
      </w:r>
      <w:r>
        <w:rPr>
          <w:rFonts w:ascii="inter-regular" w:hAnsi="inter-regular"/>
          <w:color w:val="000000"/>
          <w:bdr w:val="none" w:sz="0" w:space="0" w:color="auto" w:frame="1"/>
        </w:rPr>
        <w:t>  </w:t>
      </w:r>
    </w:p>
    <w:p w14:paraId="0F1397C3" w14:textId="77777777" w:rsidR="00EA462B" w:rsidRDefault="00EA462B">
      <w:pPr>
        <w:pStyle w:val="alt"/>
        <w:numPr>
          <w:ilvl w:val="0"/>
          <w:numId w:val="64"/>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Counter2 c1=</w:t>
      </w:r>
      <w:r>
        <w:rPr>
          <w:rStyle w:val="keyword"/>
          <w:rFonts w:ascii="inter-regular" w:hAnsi="inter-regular"/>
          <w:b/>
          <w:bCs/>
          <w:color w:val="006699"/>
          <w:bdr w:val="none" w:sz="0" w:space="0" w:color="auto" w:frame="1"/>
        </w:rPr>
        <w:t>new</w:t>
      </w:r>
      <w:r>
        <w:rPr>
          <w:rFonts w:ascii="inter-regular" w:hAnsi="inter-regular"/>
          <w:color w:val="000000"/>
          <w:bdr w:val="none" w:sz="0" w:space="0" w:color="auto" w:frame="1"/>
        </w:rPr>
        <w:t> Counter2();  </w:t>
      </w:r>
    </w:p>
    <w:p w14:paraId="7DB1DD0B" w14:textId="77777777" w:rsidR="00EA462B" w:rsidRDefault="00EA462B">
      <w:pPr>
        <w:numPr>
          <w:ilvl w:val="0"/>
          <w:numId w:val="64"/>
        </w:numPr>
        <w:spacing w:after="0" w:line="375" w:lineRule="atLeast"/>
        <w:jc w:val="both"/>
        <w:rPr>
          <w:rFonts w:ascii="inter-regular" w:hAnsi="inter-regular"/>
          <w:color w:val="000000"/>
        </w:rPr>
      </w:pPr>
      <w:r>
        <w:rPr>
          <w:rFonts w:ascii="inter-regular" w:hAnsi="inter-regular"/>
          <w:color w:val="000000"/>
          <w:bdr w:val="none" w:sz="0" w:space="0" w:color="auto" w:frame="1"/>
        </w:rPr>
        <w:t>Counter2 c2=</w:t>
      </w:r>
      <w:r>
        <w:rPr>
          <w:rStyle w:val="keyword"/>
          <w:rFonts w:ascii="inter-regular" w:hAnsi="inter-regular"/>
          <w:b/>
          <w:bCs/>
          <w:color w:val="006699"/>
          <w:bdr w:val="none" w:sz="0" w:space="0" w:color="auto" w:frame="1"/>
        </w:rPr>
        <w:t>new</w:t>
      </w:r>
      <w:r>
        <w:rPr>
          <w:rFonts w:ascii="inter-regular" w:hAnsi="inter-regular"/>
          <w:color w:val="000000"/>
          <w:bdr w:val="none" w:sz="0" w:space="0" w:color="auto" w:frame="1"/>
        </w:rPr>
        <w:t> Counter2();  </w:t>
      </w:r>
    </w:p>
    <w:p w14:paraId="2B79DA98" w14:textId="77777777" w:rsidR="00EA462B" w:rsidRDefault="00EA462B">
      <w:pPr>
        <w:pStyle w:val="alt"/>
        <w:numPr>
          <w:ilvl w:val="0"/>
          <w:numId w:val="64"/>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lastRenderedPageBreak/>
        <w:t>Counter2 c3=</w:t>
      </w:r>
      <w:r>
        <w:rPr>
          <w:rStyle w:val="keyword"/>
          <w:rFonts w:ascii="inter-regular" w:hAnsi="inter-regular"/>
          <w:b/>
          <w:bCs/>
          <w:color w:val="006699"/>
          <w:bdr w:val="none" w:sz="0" w:space="0" w:color="auto" w:frame="1"/>
        </w:rPr>
        <w:t>new</w:t>
      </w:r>
      <w:r>
        <w:rPr>
          <w:rFonts w:ascii="inter-regular" w:hAnsi="inter-regular"/>
          <w:color w:val="000000"/>
          <w:bdr w:val="none" w:sz="0" w:space="0" w:color="auto" w:frame="1"/>
        </w:rPr>
        <w:t> Counter2();  </w:t>
      </w:r>
    </w:p>
    <w:p w14:paraId="7CC3CCC3" w14:textId="77777777" w:rsidR="00EA462B" w:rsidRDefault="00EA462B">
      <w:pPr>
        <w:numPr>
          <w:ilvl w:val="0"/>
          <w:numId w:val="64"/>
        </w:numPr>
        <w:spacing w:after="0" w:line="375" w:lineRule="atLeast"/>
        <w:jc w:val="both"/>
        <w:rPr>
          <w:rFonts w:ascii="inter-regular" w:hAnsi="inter-regular"/>
          <w:color w:val="000000"/>
        </w:rPr>
      </w:pPr>
      <w:r>
        <w:rPr>
          <w:rFonts w:ascii="inter-regular" w:hAnsi="inter-regular"/>
          <w:color w:val="000000"/>
          <w:bdr w:val="none" w:sz="0" w:space="0" w:color="auto" w:frame="1"/>
        </w:rPr>
        <w:t>}  </w:t>
      </w:r>
    </w:p>
    <w:p w14:paraId="7E9342FB" w14:textId="77777777" w:rsidR="00EA462B" w:rsidRDefault="00EA462B">
      <w:pPr>
        <w:pStyle w:val="alt"/>
        <w:numPr>
          <w:ilvl w:val="0"/>
          <w:numId w:val="64"/>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w:t>
      </w:r>
    </w:p>
    <w:p w14:paraId="727D97FC" w14:textId="77777777" w:rsidR="00EA462B" w:rsidRDefault="00EA462B" w:rsidP="00EA462B">
      <w:pPr>
        <w:rPr>
          <w:rFonts w:ascii="Times New Roman" w:hAnsi="Times New Roman"/>
        </w:rPr>
      </w:pPr>
      <w:hyperlink r:id="rId51" w:tgtFrame="_blank" w:history="1">
        <w:r>
          <w:rPr>
            <w:rStyle w:val="Hyperlink"/>
            <w:rFonts w:ascii="Verdana" w:hAnsi="Verdana"/>
            <w:b/>
            <w:bCs/>
            <w:color w:val="FFFFFF"/>
            <w:sz w:val="20"/>
            <w:szCs w:val="20"/>
            <w:shd w:val="clear" w:color="auto" w:fill="4CAF50"/>
          </w:rPr>
          <w:t>Test it Now</w:t>
        </w:r>
      </w:hyperlink>
    </w:p>
    <w:p w14:paraId="573C81AD" w14:textId="77777777" w:rsidR="00EA462B" w:rsidRDefault="00EA462B" w:rsidP="00EA462B">
      <w:pPr>
        <w:pStyle w:val="NormalWeb"/>
        <w:shd w:val="clear" w:color="auto" w:fill="FFFFFF"/>
        <w:jc w:val="both"/>
        <w:rPr>
          <w:rFonts w:ascii="inter-regular" w:hAnsi="inter-regular"/>
          <w:color w:val="333333"/>
        </w:rPr>
      </w:pPr>
      <w:r>
        <w:rPr>
          <w:rFonts w:ascii="inter-regular" w:hAnsi="inter-regular"/>
          <w:color w:val="333333"/>
        </w:rPr>
        <w:t>Output:</w:t>
      </w:r>
    </w:p>
    <w:p w14:paraId="4747AFAD" w14:textId="77777777" w:rsidR="00EA462B" w:rsidRDefault="00EA462B" w:rsidP="00EA462B">
      <w:pPr>
        <w:pStyle w:val="HTMLPreformatted"/>
        <w:shd w:val="clear" w:color="auto" w:fill="EEEEEE"/>
        <w:jc w:val="both"/>
        <w:rPr>
          <w:color w:val="535559"/>
        </w:rPr>
      </w:pPr>
      <w:r>
        <w:rPr>
          <w:color w:val="535559"/>
        </w:rPr>
        <w:t>1</w:t>
      </w:r>
    </w:p>
    <w:p w14:paraId="242B53EB" w14:textId="77777777" w:rsidR="00EA462B" w:rsidRDefault="00EA462B" w:rsidP="00EA462B">
      <w:pPr>
        <w:pStyle w:val="HTMLPreformatted"/>
        <w:shd w:val="clear" w:color="auto" w:fill="EEEEEE"/>
        <w:jc w:val="both"/>
        <w:rPr>
          <w:color w:val="535559"/>
        </w:rPr>
      </w:pPr>
      <w:r>
        <w:rPr>
          <w:color w:val="535559"/>
        </w:rPr>
        <w:t>2</w:t>
      </w:r>
    </w:p>
    <w:p w14:paraId="2D3F3092" w14:textId="77777777" w:rsidR="00EA462B" w:rsidRDefault="00EA462B" w:rsidP="00EA462B">
      <w:pPr>
        <w:pStyle w:val="HTMLPreformatted"/>
        <w:shd w:val="clear" w:color="auto" w:fill="EEEEEE"/>
        <w:jc w:val="both"/>
        <w:rPr>
          <w:color w:val="535559"/>
        </w:rPr>
      </w:pPr>
      <w:r>
        <w:rPr>
          <w:color w:val="535559"/>
        </w:rPr>
        <w:t>3</w:t>
      </w:r>
    </w:p>
    <w:p w14:paraId="6C370E7A" w14:textId="77777777" w:rsidR="00EA462B" w:rsidRDefault="00000000" w:rsidP="00EA462B">
      <w:pPr>
        <w:rPr>
          <w:rFonts w:ascii="Times New Roman" w:hAnsi="Times New Roman"/>
        </w:rPr>
      </w:pPr>
      <w:r>
        <w:pict w14:anchorId="461476BD">
          <v:rect id="_x0000_i1031" style="width:0;height:.75pt" o:hrstd="t" o:hrnoshade="t" o:hr="t" fillcolor="#d4d4d4" stroked="f"/>
        </w:pict>
      </w:r>
    </w:p>
    <w:p w14:paraId="17335C6D" w14:textId="77777777" w:rsidR="00EA462B" w:rsidRDefault="00EA462B" w:rsidP="00EA462B">
      <w:pPr>
        <w:pStyle w:val="Heading2"/>
        <w:shd w:val="clear" w:color="auto" w:fill="FFFFFF"/>
        <w:spacing w:line="312" w:lineRule="atLeast"/>
        <w:jc w:val="both"/>
        <w:rPr>
          <w:rFonts w:ascii="Helvetica" w:hAnsi="Helvetica"/>
          <w:b w:val="0"/>
          <w:bCs w:val="0"/>
          <w:color w:val="610B38"/>
          <w:sz w:val="38"/>
          <w:szCs w:val="38"/>
        </w:rPr>
      </w:pPr>
      <w:r>
        <w:rPr>
          <w:rFonts w:ascii="Helvetica" w:hAnsi="Helvetica"/>
          <w:b w:val="0"/>
          <w:bCs w:val="0"/>
          <w:color w:val="610B38"/>
          <w:sz w:val="38"/>
          <w:szCs w:val="38"/>
        </w:rPr>
        <w:t>2) Java static method</w:t>
      </w:r>
    </w:p>
    <w:p w14:paraId="286D900D" w14:textId="77777777" w:rsidR="00EA462B" w:rsidRDefault="00EA462B" w:rsidP="00EA462B">
      <w:pPr>
        <w:pStyle w:val="NormalWeb"/>
        <w:shd w:val="clear" w:color="auto" w:fill="FFFFFF"/>
        <w:jc w:val="both"/>
        <w:rPr>
          <w:rFonts w:ascii="inter-regular" w:hAnsi="inter-regular"/>
          <w:color w:val="333333"/>
        </w:rPr>
      </w:pPr>
      <w:r>
        <w:rPr>
          <w:rFonts w:ascii="inter-regular" w:hAnsi="inter-regular"/>
          <w:color w:val="333333"/>
        </w:rPr>
        <w:t>If you apply static keyword with any method, it is known as static method.</w:t>
      </w:r>
    </w:p>
    <w:p w14:paraId="0E3BFD05" w14:textId="77777777" w:rsidR="00EA462B" w:rsidRDefault="00EA462B">
      <w:pPr>
        <w:numPr>
          <w:ilvl w:val="0"/>
          <w:numId w:val="65"/>
        </w:numPr>
        <w:shd w:val="clear" w:color="auto" w:fill="FFFFFF"/>
        <w:spacing w:before="60" w:after="100" w:afterAutospacing="1" w:line="375" w:lineRule="atLeast"/>
        <w:jc w:val="both"/>
        <w:rPr>
          <w:rFonts w:ascii="inter-regular" w:hAnsi="inter-regular"/>
          <w:color w:val="000000"/>
        </w:rPr>
      </w:pPr>
      <w:r>
        <w:rPr>
          <w:rFonts w:ascii="inter-regular" w:hAnsi="inter-regular"/>
          <w:color w:val="000000"/>
        </w:rPr>
        <w:t>A static method belongs to the class rather than the object of a class.</w:t>
      </w:r>
    </w:p>
    <w:p w14:paraId="2E66686F" w14:textId="77777777" w:rsidR="00EA462B" w:rsidRDefault="00EA462B">
      <w:pPr>
        <w:numPr>
          <w:ilvl w:val="0"/>
          <w:numId w:val="65"/>
        </w:numPr>
        <w:shd w:val="clear" w:color="auto" w:fill="FFFFFF"/>
        <w:spacing w:before="60" w:after="100" w:afterAutospacing="1" w:line="375" w:lineRule="atLeast"/>
        <w:jc w:val="both"/>
        <w:rPr>
          <w:rFonts w:ascii="inter-regular" w:hAnsi="inter-regular"/>
          <w:color w:val="000000"/>
        </w:rPr>
      </w:pPr>
      <w:r>
        <w:rPr>
          <w:rFonts w:ascii="inter-regular" w:hAnsi="inter-regular"/>
          <w:color w:val="000000"/>
        </w:rPr>
        <w:t>A static method can be invoked without the need for creating an instance of a class.</w:t>
      </w:r>
    </w:p>
    <w:p w14:paraId="29C125F8" w14:textId="77777777" w:rsidR="00EA462B" w:rsidRDefault="00EA462B">
      <w:pPr>
        <w:numPr>
          <w:ilvl w:val="0"/>
          <w:numId w:val="65"/>
        </w:numPr>
        <w:shd w:val="clear" w:color="auto" w:fill="FFFFFF"/>
        <w:spacing w:before="60" w:after="100" w:afterAutospacing="1" w:line="375" w:lineRule="atLeast"/>
        <w:jc w:val="both"/>
        <w:rPr>
          <w:rFonts w:ascii="inter-regular" w:hAnsi="inter-regular"/>
          <w:color w:val="000000"/>
        </w:rPr>
      </w:pPr>
      <w:r>
        <w:rPr>
          <w:rFonts w:ascii="inter-regular" w:hAnsi="inter-regular"/>
          <w:color w:val="000000"/>
        </w:rPr>
        <w:t>A static method can access static data member and can change the value of it.</w:t>
      </w:r>
    </w:p>
    <w:p w14:paraId="71DA650C" w14:textId="77777777" w:rsidR="00EA462B" w:rsidRDefault="00EA462B" w:rsidP="00EA462B">
      <w:pPr>
        <w:pStyle w:val="Heading3"/>
        <w:shd w:val="clear" w:color="auto" w:fill="FFFFFF"/>
        <w:jc w:val="both"/>
        <w:rPr>
          <w:rFonts w:ascii="Tahoma" w:hAnsi="Tahoma" w:cs="Tahoma"/>
          <w:color w:val="610B4B"/>
          <w:sz w:val="33"/>
          <w:szCs w:val="33"/>
        </w:rPr>
      </w:pPr>
      <w:r>
        <w:rPr>
          <w:rFonts w:ascii="Tahoma" w:hAnsi="Tahoma" w:cs="Tahoma"/>
          <w:b/>
          <w:bCs/>
          <w:color w:val="610B4B"/>
          <w:sz w:val="33"/>
          <w:szCs w:val="33"/>
        </w:rPr>
        <w:t>Example of static method</w:t>
      </w:r>
    </w:p>
    <w:p w14:paraId="626361E9" w14:textId="77777777" w:rsidR="00EA462B" w:rsidRDefault="00EA462B">
      <w:pPr>
        <w:pStyle w:val="alt"/>
        <w:numPr>
          <w:ilvl w:val="0"/>
          <w:numId w:val="66"/>
        </w:numPr>
        <w:spacing w:before="0" w:beforeAutospacing="0" w:after="0" w:afterAutospacing="0" w:line="375" w:lineRule="atLeast"/>
        <w:jc w:val="both"/>
        <w:rPr>
          <w:rFonts w:ascii="inter-regular" w:hAnsi="inter-regular"/>
          <w:color w:val="000000"/>
        </w:rPr>
      </w:pPr>
      <w:r>
        <w:rPr>
          <w:rStyle w:val="comment"/>
          <w:rFonts w:ascii="inter-regular" w:hAnsi="inter-regular"/>
          <w:color w:val="008200"/>
          <w:bdr w:val="none" w:sz="0" w:space="0" w:color="auto" w:frame="1"/>
        </w:rPr>
        <w:t>//Java Program to demonstrate the use of a static method.</w:t>
      </w:r>
      <w:r>
        <w:rPr>
          <w:rFonts w:ascii="inter-regular" w:hAnsi="inter-regular"/>
          <w:color w:val="000000"/>
          <w:bdr w:val="none" w:sz="0" w:space="0" w:color="auto" w:frame="1"/>
        </w:rPr>
        <w:t>  </w:t>
      </w:r>
    </w:p>
    <w:p w14:paraId="19B01EDC" w14:textId="77777777" w:rsidR="00EA462B" w:rsidRDefault="00EA462B">
      <w:pPr>
        <w:numPr>
          <w:ilvl w:val="0"/>
          <w:numId w:val="66"/>
        </w:numPr>
        <w:spacing w:after="0" w:line="375" w:lineRule="atLeast"/>
        <w:jc w:val="both"/>
        <w:rPr>
          <w:rFonts w:ascii="inter-regular" w:hAnsi="inter-regular"/>
          <w:color w:val="000000"/>
        </w:rPr>
      </w:pPr>
      <w:r>
        <w:rPr>
          <w:rStyle w:val="keyword"/>
          <w:rFonts w:ascii="inter-regular" w:hAnsi="inter-regular"/>
          <w:b/>
          <w:bCs/>
          <w:color w:val="006699"/>
          <w:bdr w:val="none" w:sz="0" w:space="0" w:color="auto" w:frame="1"/>
        </w:rPr>
        <w:t>class</w:t>
      </w:r>
      <w:r>
        <w:rPr>
          <w:rFonts w:ascii="inter-regular" w:hAnsi="inter-regular"/>
          <w:color w:val="000000"/>
          <w:bdr w:val="none" w:sz="0" w:space="0" w:color="auto" w:frame="1"/>
        </w:rPr>
        <w:t> Student{  </w:t>
      </w:r>
    </w:p>
    <w:p w14:paraId="149C9107" w14:textId="77777777" w:rsidR="00EA462B" w:rsidRDefault="00EA462B">
      <w:pPr>
        <w:pStyle w:val="alt"/>
        <w:numPr>
          <w:ilvl w:val="0"/>
          <w:numId w:val="66"/>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int</w:t>
      </w:r>
      <w:r>
        <w:rPr>
          <w:rFonts w:ascii="inter-regular" w:hAnsi="inter-regular"/>
          <w:color w:val="000000"/>
          <w:bdr w:val="none" w:sz="0" w:space="0" w:color="auto" w:frame="1"/>
        </w:rPr>
        <w:t> rollno;  </w:t>
      </w:r>
    </w:p>
    <w:p w14:paraId="5574685F" w14:textId="77777777" w:rsidR="00EA462B" w:rsidRDefault="00EA462B">
      <w:pPr>
        <w:numPr>
          <w:ilvl w:val="0"/>
          <w:numId w:val="66"/>
        </w:numPr>
        <w:spacing w:after="0" w:line="375" w:lineRule="atLeast"/>
        <w:jc w:val="both"/>
        <w:rPr>
          <w:rFonts w:ascii="inter-regular" w:hAnsi="inter-regular"/>
          <w:color w:val="000000"/>
        </w:rPr>
      </w:pPr>
      <w:r>
        <w:rPr>
          <w:rFonts w:ascii="inter-regular" w:hAnsi="inter-regular"/>
          <w:color w:val="000000"/>
          <w:bdr w:val="none" w:sz="0" w:space="0" w:color="auto" w:frame="1"/>
        </w:rPr>
        <w:t>     String name;  </w:t>
      </w:r>
    </w:p>
    <w:p w14:paraId="6DD4F281" w14:textId="77777777" w:rsidR="00EA462B" w:rsidRDefault="00EA462B">
      <w:pPr>
        <w:pStyle w:val="alt"/>
        <w:numPr>
          <w:ilvl w:val="0"/>
          <w:numId w:val="66"/>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static</w:t>
      </w:r>
      <w:r>
        <w:rPr>
          <w:rFonts w:ascii="inter-regular" w:hAnsi="inter-regular"/>
          <w:color w:val="000000"/>
          <w:bdr w:val="none" w:sz="0" w:space="0" w:color="auto" w:frame="1"/>
        </w:rPr>
        <w:t> String college = </w:t>
      </w:r>
      <w:r>
        <w:rPr>
          <w:rStyle w:val="string"/>
          <w:rFonts w:ascii="inter-regular" w:hAnsi="inter-regular"/>
          <w:color w:val="0000FF"/>
          <w:bdr w:val="none" w:sz="0" w:space="0" w:color="auto" w:frame="1"/>
        </w:rPr>
        <w:t>"ITS"</w:t>
      </w:r>
      <w:r>
        <w:rPr>
          <w:rFonts w:ascii="inter-regular" w:hAnsi="inter-regular"/>
          <w:color w:val="000000"/>
          <w:bdr w:val="none" w:sz="0" w:space="0" w:color="auto" w:frame="1"/>
        </w:rPr>
        <w:t>;  </w:t>
      </w:r>
    </w:p>
    <w:p w14:paraId="1D683195" w14:textId="77777777" w:rsidR="00EA462B" w:rsidRDefault="00EA462B">
      <w:pPr>
        <w:numPr>
          <w:ilvl w:val="0"/>
          <w:numId w:val="66"/>
        </w:numPr>
        <w:spacing w:after="0" w:line="375" w:lineRule="atLeast"/>
        <w:jc w:val="both"/>
        <w:rPr>
          <w:rFonts w:ascii="inter-regular" w:hAnsi="inter-regular"/>
          <w:color w:val="000000"/>
        </w:rPr>
      </w:pPr>
      <w:r>
        <w:rPr>
          <w:rFonts w:ascii="inter-regular" w:hAnsi="inter-regular"/>
          <w:color w:val="000000"/>
          <w:bdr w:val="none" w:sz="0" w:space="0" w:color="auto" w:frame="1"/>
        </w:rPr>
        <w:t>     </w:t>
      </w:r>
      <w:r>
        <w:rPr>
          <w:rStyle w:val="comment"/>
          <w:rFonts w:ascii="inter-regular" w:hAnsi="inter-regular"/>
          <w:color w:val="008200"/>
          <w:bdr w:val="none" w:sz="0" w:space="0" w:color="auto" w:frame="1"/>
        </w:rPr>
        <w:t>//static method to change the value of static variable</w:t>
      </w:r>
      <w:r>
        <w:rPr>
          <w:rFonts w:ascii="inter-regular" w:hAnsi="inter-regular"/>
          <w:color w:val="000000"/>
          <w:bdr w:val="none" w:sz="0" w:space="0" w:color="auto" w:frame="1"/>
        </w:rPr>
        <w:t>  </w:t>
      </w:r>
    </w:p>
    <w:p w14:paraId="4142D834" w14:textId="77777777" w:rsidR="00EA462B" w:rsidRDefault="00EA462B">
      <w:pPr>
        <w:pStyle w:val="alt"/>
        <w:numPr>
          <w:ilvl w:val="0"/>
          <w:numId w:val="66"/>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static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void</w:t>
      </w:r>
      <w:r>
        <w:rPr>
          <w:rFonts w:ascii="inter-regular" w:hAnsi="inter-regular"/>
          <w:color w:val="000000"/>
          <w:bdr w:val="none" w:sz="0" w:space="0" w:color="auto" w:frame="1"/>
        </w:rPr>
        <w:t> change(){  </w:t>
      </w:r>
    </w:p>
    <w:p w14:paraId="3C6D09C6" w14:textId="77777777" w:rsidR="00EA462B" w:rsidRDefault="00EA462B">
      <w:pPr>
        <w:numPr>
          <w:ilvl w:val="0"/>
          <w:numId w:val="66"/>
        </w:numPr>
        <w:spacing w:after="0" w:line="375" w:lineRule="atLeast"/>
        <w:jc w:val="both"/>
        <w:rPr>
          <w:rFonts w:ascii="inter-regular" w:hAnsi="inter-regular"/>
          <w:color w:val="000000"/>
        </w:rPr>
      </w:pPr>
      <w:r>
        <w:rPr>
          <w:rFonts w:ascii="inter-regular" w:hAnsi="inter-regular"/>
          <w:color w:val="000000"/>
          <w:bdr w:val="none" w:sz="0" w:space="0" w:color="auto" w:frame="1"/>
        </w:rPr>
        <w:t>     college = </w:t>
      </w:r>
      <w:r>
        <w:rPr>
          <w:rStyle w:val="string"/>
          <w:rFonts w:ascii="inter-regular" w:hAnsi="inter-regular"/>
          <w:color w:val="0000FF"/>
          <w:bdr w:val="none" w:sz="0" w:space="0" w:color="auto" w:frame="1"/>
        </w:rPr>
        <w:t>"BBDIT"</w:t>
      </w:r>
      <w:r>
        <w:rPr>
          <w:rFonts w:ascii="inter-regular" w:hAnsi="inter-regular"/>
          <w:color w:val="000000"/>
          <w:bdr w:val="none" w:sz="0" w:space="0" w:color="auto" w:frame="1"/>
        </w:rPr>
        <w:t>;  </w:t>
      </w:r>
    </w:p>
    <w:p w14:paraId="3E1CC453" w14:textId="77777777" w:rsidR="00EA462B" w:rsidRDefault="00EA462B">
      <w:pPr>
        <w:pStyle w:val="alt"/>
        <w:numPr>
          <w:ilvl w:val="0"/>
          <w:numId w:val="66"/>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  </w:t>
      </w:r>
    </w:p>
    <w:p w14:paraId="70A4845C" w14:textId="77777777" w:rsidR="00EA462B" w:rsidRDefault="00EA462B">
      <w:pPr>
        <w:numPr>
          <w:ilvl w:val="0"/>
          <w:numId w:val="66"/>
        </w:numPr>
        <w:spacing w:after="0" w:line="375" w:lineRule="atLeast"/>
        <w:jc w:val="both"/>
        <w:rPr>
          <w:rFonts w:ascii="inter-regular" w:hAnsi="inter-regular"/>
          <w:color w:val="000000"/>
        </w:rPr>
      </w:pPr>
      <w:r>
        <w:rPr>
          <w:rFonts w:ascii="inter-regular" w:hAnsi="inter-regular"/>
          <w:color w:val="000000"/>
          <w:bdr w:val="none" w:sz="0" w:space="0" w:color="auto" w:frame="1"/>
        </w:rPr>
        <w:t>     </w:t>
      </w:r>
      <w:r>
        <w:rPr>
          <w:rStyle w:val="comment"/>
          <w:rFonts w:ascii="inter-regular" w:hAnsi="inter-regular"/>
          <w:color w:val="008200"/>
          <w:bdr w:val="none" w:sz="0" w:space="0" w:color="auto" w:frame="1"/>
        </w:rPr>
        <w:t>//constructor to initialize the variable</w:t>
      </w:r>
      <w:r>
        <w:rPr>
          <w:rFonts w:ascii="inter-regular" w:hAnsi="inter-regular"/>
          <w:color w:val="000000"/>
          <w:bdr w:val="none" w:sz="0" w:space="0" w:color="auto" w:frame="1"/>
        </w:rPr>
        <w:t>  </w:t>
      </w:r>
    </w:p>
    <w:p w14:paraId="72769FF3" w14:textId="77777777" w:rsidR="00EA462B" w:rsidRDefault="00EA462B">
      <w:pPr>
        <w:pStyle w:val="alt"/>
        <w:numPr>
          <w:ilvl w:val="0"/>
          <w:numId w:val="66"/>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Student(</w:t>
      </w:r>
      <w:r>
        <w:rPr>
          <w:rStyle w:val="keyword"/>
          <w:rFonts w:ascii="inter-regular" w:hAnsi="inter-regular"/>
          <w:b/>
          <w:bCs/>
          <w:color w:val="006699"/>
          <w:bdr w:val="none" w:sz="0" w:space="0" w:color="auto" w:frame="1"/>
        </w:rPr>
        <w:t>int</w:t>
      </w:r>
      <w:r>
        <w:rPr>
          <w:rFonts w:ascii="inter-regular" w:hAnsi="inter-regular"/>
          <w:color w:val="000000"/>
          <w:bdr w:val="none" w:sz="0" w:space="0" w:color="auto" w:frame="1"/>
        </w:rPr>
        <w:t> r, String n){  </w:t>
      </w:r>
    </w:p>
    <w:p w14:paraId="4BE32816" w14:textId="77777777" w:rsidR="00EA462B" w:rsidRDefault="00EA462B">
      <w:pPr>
        <w:numPr>
          <w:ilvl w:val="0"/>
          <w:numId w:val="66"/>
        </w:numPr>
        <w:spacing w:after="0" w:line="375" w:lineRule="atLeast"/>
        <w:jc w:val="both"/>
        <w:rPr>
          <w:rFonts w:ascii="inter-regular" w:hAnsi="inter-regular"/>
          <w:color w:val="000000"/>
        </w:rPr>
      </w:pPr>
      <w:r>
        <w:rPr>
          <w:rFonts w:ascii="inter-regular" w:hAnsi="inter-regular"/>
          <w:color w:val="000000"/>
          <w:bdr w:val="none" w:sz="0" w:space="0" w:color="auto" w:frame="1"/>
        </w:rPr>
        <w:t>     rollno = r;  </w:t>
      </w:r>
    </w:p>
    <w:p w14:paraId="6485A2BD" w14:textId="77777777" w:rsidR="00EA462B" w:rsidRDefault="00EA462B">
      <w:pPr>
        <w:pStyle w:val="alt"/>
        <w:numPr>
          <w:ilvl w:val="0"/>
          <w:numId w:val="66"/>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name = n;  </w:t>
      </w:r>
    </w:p>
    <w:p w14:paraId="75C12930" w14:textId="77777777" w:rsidR="00EA462B" w:rsidRDefault="00EA462B">
      <w:pPr>
        <w:numPr>
          <w:ilvl w:val="0"/>
          <w:numId w:val="66"/>
        </w:numPr>
        <w:spacing w:after="0" w:line="375" w:lineRule="atLeast"/>
        <w:jc w:val="both"/>
        <w:rPr>
          <w:rFonts w:ascii="inter-regular" w:hAnsi="inter-regular"/>
          <w:color w:val="000000"/>
        </w:rPr>
      </w:pPr>
      <w:r>
        <w:rPr>
          <w:rFonts w:ascii="inter-regular" w:hAnsi="inter-regular"/>
          <w:color w:val="000000"/>
          <w:bdr w:val="none" w:sz="0" w:space="0" w:color="auto" w:frame="1"/>
        </w:rPr>
        <w:t>     }  </w:t>
      </w:r>
    </w:p>
    <w:p w14:paraId="0E56124C" w14:textId="77777777" w:rsidR="00EA462B" w:rsidRDefault="00EA462B">
      <w:pPr>
        <w:pStyle w:val="alt"/>
        <w:numPr>
          <w:ilvl w:val="0"/>
          <w:numId w:val="66"/>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w:t>
      </w:r>
      <w:r>
        <w:rPr>
          <w:rStyle w:val="comment"/>
          <w:rFonts w:ascii="inter-regular" w:hAnsi="inter-regular"/>
          <w:color w:val="008200"/>
          <w:bdr w:val="none" w:sz="0" w:space="0" w:color="auto" w:frame="1"/>
        </w:rPr>
        <w:t>//method to display values</w:t>
      </w:r>
      <w:r>
        <w:rPr>
          <w:rFonts w:ascii="inter-regular" w:hAnsi="inter-regular"/>
          <w:color w:val="000000"/>
          <w:bdr w:val="none" w:sz="0" w:space="0" w:color="auto" w:frame="1"/>
        </w:rPr>
        <w:t>  </w:t>
      </w:r>
    </w:p>
    <w:p w14:paraId="1708AAD4" w14:textId="77777777" w:rsidR="00EA462B" w:rsidRDefault="00EA462B">
      <w:pPr>
        <w:numPr>
          <w:ilvl w:val="0"/>
          <w:numId w:val="66"/>
        </w:numPr>
        <w:spacing w:after="0" w:line="375" w:lineRule="atLeast"/>
        <w:jc w:val="both"/>
        <w:rPr>
          <w:rFonts w:ascii="inter-regular" w:hAnsi="inter-regular"/>
          <w:color w:val="000000"/>
        </w:rPr>
      </w:pP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void</w:t>
      </w:r>
      <w:r>
        <w:rPr>
          <w:rFonts w:ascii="inter-regular" w:hAnsi="inter-regular"/>
          <w:color w:val="000000"/>
          <w:bdr w:val="none" w:sz="0" w:space="0" w:color="auto" w:frame="1"/>
        </w:rPr>
        <w:t> display(){System.out.println(rollno+</w:t>
      </w:r>
      <w:r>
        <w:rPr>
          <w:rStyle w:val="string"/>
          <w:rFonts w:ascii="inter-regular" w:hAnsi="inter-regular"/>
          <w:color w:val="0000FF"/>
          <w:bdr w:val="none" w:sz="0" w:space="0" w:color="auto" w:frame="1"/>
        </w:rPr>
        <w:t>" "</w:t>
      </w:r>
      <w:r>
        <w:rPr>
          <w:rFonts w:ascii="inter-regular" w:hAnsi="inter-regular"/>
          <w:color w:val="000000"/>
          <w:bdr w:val="none" w:sz="0" w:space="0" w:color="auto" w:frame="1"/>
        </w:rPr>
        <w:t>+name+</w:t>
      </w:r>
      <w:r>
        <w:rPr>
          <w:rStyle w:val="string"/>
          <w:rFonts w:ascii="inter-regular" w:hAnsi="inter-regular"/>
          <w:color w:val="0000FF"/>
          <w:bdr w:val="none" w:sz="0" w:space="0" w:color="auto" w:frame="1"/>
        </w:rPr>
        <w:t>" "</w:t>
      </w:r>
      <w:r>
        <w:rPr>
          <w:rFonts w:ascii="inter-regular" w:hAnsi="inter-regular"/>
          <w:color w:val="000000"/>
          <w:bdr w:val="none" w:sz="0" w:space="0" w:color="auto" w:frame="1"/>
        </w:rPr>
        <w:t>+college);}  </w:t>
      </w:r>
    </w:p>
    <w:p w14:paraId="428E49DA" w14:textId="77777777" w:rsidR="00EA462B" w:rsidRDefault="00EA462B">
      <w:pPr>
        <w:pStyle w:val="alt"/>
        <w:numPr>
          <w:ilvl w:val="0"/>
          <w:numId w:val="66"/>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w:t>
      </w:r>
    </w:p>
    <w:p w14:paraId="67B40AEE" w14:textId="77777777" w:rsidR="00EA462B" w:rsidRDefault="00EA462B">
      <w:pPr>
        <w:numPr>
          <w:ilvl w:val="0"/>
          <w:numId w:val="66"/>
        </w:numPr>
        <w:spacing w:after="0" w:line="375" w:lineRule="atLeast"/>
        <w:jc w:val="both"/>
        <w:rPr>
          <w:rFonts w:ascii="inter-regular" w:hAnsi="inter-regular"/>
          <w:color w:val="000000"/>
        </w:rPr>
      </w:pPr>
      <w:r>
        <w:rPr>
          <w:rStyle w:val="comment"/>
          <w:rFonts w:ascii="inter-regular" w:hAnsi="inter-regular"/>
          <w:color w:val="008200"/>
          <w:bdr w:val="none" w:sz="0" w:space="0" w:color="auto" w:frame="1"/>
        </w:rPr>
        <w:t>//Test class to create and display the values of object</w:t>
      </w:r>
      <w:r>
        <w:rPr>
          <w:rFonts w:ascii="inter-regular" w:hAnsi="inter-regular"/>
          <w:color w:val="000000"/>
          <w:bdr w:val="none" w:sz="0" w:space="0" w:color="auto" w:frame="1"/>
        </w:rPr>
        <w:t>  </w:t>
      </w:r>
    </w:p>
    <w:p w14:paraId="01144B65" w14:textId="77777777" w:rsidR="00EA462B" w:rsidRDefault="00EA462B">
      <w:pPr>
        <w:pStyle w:val="alt"/>
        <w:numPr>
          <w:ilvl w:val="0"/>
          <w:numId w:val="66"/>
        </w:numPr>
        <w:spacing w:before="0" w:beforeAutospacing="0" w:after="0" w:afterAutospacing="0" w:line="375" w:lineRule="atLeast"/>
        <w:jc w:val="both"/>
        <w:rPr>
          <w:rFonts w:ascii="inter-regular" w:hAnsi="inter-regular"/>
          <w:color w:val="000000"/>
        </w:rPr>
      </w:pPr>
      <w:r>
        <w:rPr>
          <w:rStyle w:val="keyword"/>
          <w:rFonts w:ascii="inter-regular" w:hAnsi="inter-regular"/>
          <w:b/>
          <w:bCs/>
          <w:color w:val="006699"/>
          <w:bdr w:val="none" w:sz="0" w:space="0" w:color="auto" w:frame="1"/>
        </w:rPr>
        <w:t>public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class</w:t>
      </w:r>
      <w:r>
        <w:rPr>
          <w:rFonts w:ascii="inter-regular" w:hAnsi="inter-regular"/>
          <w:color w:val="000000"/>
          <w:bdr w:val="none" w:sz="0" w:space="0" w:color="auto" w:frame="1"/>
        </w:rPr>
        <w:t> TestStaticMethod{  </w:t>
      </w:r>
    </w:p>
    <w:p w14:paraId="029D09A2" w14:textId="77777777" w:rsidR="00EA462B" w:rsidRDefault="00EA462B">
      <w:pPr>
        <w:numPr>
          <w:ilvl w:val="0"/>
          <w:numId w:val="66"/>
        </w:numPr>
        <w:spacing w:after="0" w:line="375" w:lineRule="atLeast"/>
        <w:jc w:val="both"/>
        <w:rPr>
          <w:rFonts w:ascii="inter-regular" w:hAnsi="inter-regular"/>
          <w:color w:val="000000"/>
        </w:rPr>
      </w:pPr>
      <w:r>
        <w:rPr>
          <w:rFonts w:ascii="inter-regular" w:hAnsi="inter-regular"/>
          <w:color w:val="000000"/>
          <w:bdr w:val="none" w:sz="0" w:space="0" w:color="auto" w:frame="1"/>
        </w:rPr>
        <w:lastRenderedPageBreak/>
        <w:t>    </w:t>
      </w:r>
      <w:r>
        <w:rPr>
          <w:rStyle w:val="keyword"/>
          <w:rFonts w:ascii="inter-regular" w:hAnsi="inter-regular"/>
          <w:b/>
          <w:bCs/>
          <w:color w:val="006699"/>
          <w:bdr w:val="none" w:sz="0" w:space="0" w:color="auto" w:frame="1"/>
        </w:rPr>
        <w:t>public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static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void</w:t>
      </w:r>
      <w:r>
        <w:rPr>
          <w:rFonts w:ascii="inter-regular" w:hAnsi="inter-regular"/>
          <w:color w:val="000000"/>
          <w:bdr w:val="none" w:sz="0" w:space="0" w:color="auto" w:frame="1"/>
        </w:rPr>
        <w:t> main(String args[]){  </w:t>
      </w:r>
    </w:p>
    <w:p w14:paraId="5D873835" w14:textId="77777777" w:rsidR="00EA462B" w:rsidRDefault="00EA462B">
      <w:pPr>
        <w:pStyle w:val="alt"/>
        <w:numPr>
          <w:ilvl w:val="0"/>
          <w:numId w:val="66"/>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Student.change();</w:t>
      </w:r>
      <w:r>
        <w:rPr>
          <w:rStyle w:val="comment"/>
          <w:rFonts w:ascii="inter-regular" w:hAnsi="inter-regular"/>
          <w:color w:val="008200"/>
          <w:bdr w:val="none" w:sz="0" w:space="0" w:color="auto" w:frame="1"/>
        </w:rPr>
        <w:t>//calling change method</w:t>
      </w:r>
      <w:r>
        <w:rPr>
          <w:rFonts w:ascii="inter-regular" w:hAnsi="inter-regular"/>
          <w:color w:val="000000"/>
          <w:bdr w:val="none" w:sz="0" w:space="0" w:color="auto" w:frame="1"/>
        </w:rPr>
        <w:t>  </w:t>
      </w:r>
    </w:p>
    <w:p w14:paraId="278442F9" w14:textId="77777777" w:rsidR="00EA462B" w:rsidRDefault="00EA462B">
      <w:pPr>
        <w:numPr>
          <w:ilvl w:val="0"/>
          <w:numId w:val="66"/>
        </w:numPr>
        <w:spacing w:after="0" w:line="375" w:lineRule="atLeast"/>
        <w:jc w:val="both"/>
        <w:rPr>
          <w:rFonts w:ascii="inter-regular" w:hAnsi="inter-regular"/>
          <w:color w:val="000000"/>
        </w:rPr>
      </w:pPr>
      <w:r>
        <w:rPr>
          <w:rFonts w:ascii="inter-regular" w:hAnsi="inter-regular"/>
          <w:color w:val="000000"/>
          <w:bdr w:val="none" w:sz="0" w:space="0" w:color="auto" w:frame="1"/>
        </w:rPr>
        <w:t>    </w:t>
      </w:r>
      <w:r>
        <w:rPr>
          <w:rStyle w:val="comment"/>
          <w:rFonts w:ascii="inter-regular" w:hAnsi="inter-regular"/>
          <w:color w:val="008200"/>
          <w:bdr w:val="none" w:sz="0" w:space="0" w:color="auto" w:frame="1"/>
        </w:rPr>
        <w:t>//creating objects</w:t>
      </w:r>
      <w:r>
        <w:rPr>
          <w:rFonts w:ascii="inter-regular" w:hAnsi="inter-regular"/>
          <w:color w:val="000000"/>
          <w:bdr w:val="none" w:sz="0" w:space="0" w:color="auto" w:frame="1"/>
        </w:rPr>
        <w:t>  </w:t>
      </w:r>
    </w:p>
    <w:p w14:paraId="180A2366" w14:textId="77777777" w:rsidR="00EA462B" w:rsidRDefault="00EA462B">
      <w:pPr>
        <w:pStyle w:val="alt"/>
        <w:numPr>
          <w:ilvl w:val="0"/>
          <w:numId w:val="66"/>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Student s1 = </w:t>
      </w:r>
      <w:r>
        <w:rPr>
          <w:rStyle w:val="keyword"/>
          <w:rFonts w:ascii="inter-regular" w:hAnsi="inter-regular"/>
          <w:b/>
          <w:bCs/>
          <w:color w:val="006699"/>
          <w:bdr w:val="none" w:sz="0" w:space="0" w:color="auto" w:frame="1"/>
        </w:rPr>
        <w:t>new</w:t>
      </w:r>
      <w:r>
        <w:rPr>
          <w:rFonts w:ascii="inter-regular" w:hAnsi="inter-regular"/>
          <w:color w:val="000000"/>
          <w:bdr w:val="none" w:sz="0" w:space="0" w:color="auto" w:frame="1"/>
        </w:rPr>
        <w:t> Student(</w:t>
      </w:r>
      <w:r>
        <w:rPr>
          <w:rStyle w:val="number"/>
          <w:rFonts w:ascii="inter-regular" w:hAnsi="inter-regular"/>
          <w:color w:val="C00000"/>
          <w:bdr w:val="none" w:sz="0" w:space="0" w:color="auto" w:frame="1"/>
        </w:rPr>
        <w:t>111</w:t>
      </w:r>
      <w:r>
        <w:rPr>
          <w:rFonts w:ascii="inter-regular" w:hAnsi="inter-regular"/>
          <w:color w:val="000000"/>
          <w:bdr w:val="none" w:sz="0" w:space="0" w:color="auto" w:frame="1"/>
        </w:rPr>
        <w:t>,</w:t>
      </w:r>
      <w:r>
        <w:rPr>
          <w:rStyle w:val="string"/>
          <w:rFonts w:ascii="inter-regular" w:hAnsi="inter-regular"/>
          <w:color w:val="0000FF"/>
          <w:bdr w:val="none" w:sz="0" w:space="0" w:color="auto" w:frame="1"/>
        </w:rPr>
        <w:t>"Karan"</w:t>
      </w:r>
      <w:r>
        <w:rPr>
          <w:rFonts w:ascii="inter-regular" w:hAnsi="inter-regular"/>
          <w:color w:val="000000"/>
          <w:bdr w:val="none" w:sz="0" w:space="0" w:color="auto" w:frame="1"/>
        </w:rPr>
        <w:t>);  </w:t>
      </w:r>
    </w:p>
    <w:p w14:paraId="57FCCAD5" w14:textId="77777777" w:rsidR="00EA462B" w:rsidRDefault="00EA462B">
      <w:pPr>
        <w:numPr>
          <w:ilvl w:val="0"/>
          <w:numId w:val="66"/>
        </w:numPr>
        <w:spacing w:after="0" w:line="375" w:lineRule="atLeast"/>
        <w:jc w:val="both"/>
        <w:rPr>
          <w:rFonts w:ascii="inter-regular" w:hAnsi="inter-regular"/>
          <w:color w:val="000000"/>
        </w:rPr>
      </w:pPr>
      <w:r>
        <w:rPr>
          <w:rFonts w:ascii="inter-regular" w:hAnsi="inter-regular"/>
          <w:color w:val="000000"/>
          <w:bdr w:val="none" w:sz="0" w:space="0" w:color="auto" w:frame="1"/>
        </w:rPr>
        <w:t>    Student s2 = </w:t>
      </w:r>
      <w:r>
        <w:rPr>
          <w:rStyle w:val="keyword"/>
          <w:rFonts w:ascii="inter-regular" w:hAnsi="inter-regular"/>
          <w:b/>
          <w:bCs/>
          <w:color w:val="006699"/>
          <w:bdr w:val="none" w:sz="0" w:space="0" w:color="auto" w:frame="1"/>
        </w:rPr>
        <w:t>new</w:t>
      </w:r>
      <w:r>
        <w:rPr>
          <w:rFonts w:ascii="inter-regular" w:hAnsi="inter-regular"/>
          <w:color w:val="000000"/>
          <w:bdr w:val="none" w:sz="0" w:space="0" w:color="auto" w:frame="1"/>
        </w:rPr>
        <w:t> Student(</w:t>
      </w:r>
      <w:r>
        <w:rPr>
          <w:rStyle w:val="number"/>
          <w:rFonts w:ascii="inter-regular" w:hAnsi="inter-regular"/>
          <w:color w:val="C00000"/>
          <w:bdr w:val="none" w:sz="0" w:space="0" w:color="auto" w:frame="1"/>
        </w:rPr>
        <w:t>222</w:t>
      </w:r>
      <w:r>
        <w:rPr>
          <w:rFonts w:ascii="inter-regular" w:hAnsi="inter-regular"/>
          <w:color w:val="000000"/>
          <w:bdr w:val="none" w:sz="0" w:space="0" w:color="auto" w:frame="1"/>
        </w:rPr>
        <w:t>,</w:t>
      </w:r>
      <w:r>
        <w:rPr>
          <w:rStyle w:val="string"/>
          <w:rFonts w:ascii="inter-regular" w:hAnsi="inter-regular"/>
          <w:color w:val="0000FF"/>
          <w:bdr w:val="none" w:sz="0" w:space="0" w:color="auto" w:frame="1"/>
        </w:rPr>
        <w:t>"Aryan"</w:t>
      </w:r>
      <w:r>
        <w:rPr>
          <w:rFonts w:ascii="inter-regular" w:hAnsi="inter-regular"/>
          <w:color w:val="000000"/>
          <w:bdr w:val="none" w:sz="0" w:space="0" w:color="auto" w:frame="1"/>
        </w:rPr>
        <w:t>);  </w:t>
      </w:r>
    </w:p>
    <w:p w14:paraId="17FE31DC" w14:textId="77777777" w:rsidR="00EA462B" w:rsidRDefault="00EA462B">
      <w:pPr>
        <w:pStyle w:val="alt"/>
        <w:numPr>
          <w:ilvl w:val="0"/>
          <w:numId w:val="66"/>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Student s3 = </w:t>
      </w:r>
      <w:r>
        <w:rPr>
          <w:rStyle w:val="keyword"/>
          <w:rFonts w:ascii="inter-regular" w:hAnsi="inter-regular"/>
          <w:b/>
          <w:bCs/>
          <w:color w:val="006699"/>
          <w:bdr w:val="none" w:sz="0" w:space="0" w:color="auto" w:frame="1"/>
        </w:rPr>
        <w:t>new</w:t>
      </w:r>
      <w:r>
        <w:rPr>
          <w:rFonts w:ascii="inter-regular" w:hAnsi="inter-regular"/>
          <w:color w:val="000000"/>
          <w:bdr w:val="none" w:sz="0" w:space="0" w:color="auto" w:frame="1"/>
        </w:rPr>
        <w:t> Student(</w:t>
      </w:r>
      <w:r>
        <w:rPr>
          <w:rStyle w:val="number"/>
          <w:rFonts w:ascii="inter-regular" w:hAnsi="inter-regular"/>
          <w:color w:val="C00000"/>
          <w:bdr w:val="none" w:sz="0" w:space="0" w:color="auto" w:frame="1"/>
        </w:rPr>
        <w:t>333</w:t>
      </w:r>
      <w:r>
        <w:rPr>
          <w:rFonts w:ascii="inter-regular" w:hAnsi="inter-regular"/>
          <w:color w:val="000000"/>
          <w:bdr w:val="none" w:sz="0" w:space="0" w:color="auto" w:frame="1"/>
        </w:rPr>
        <w:t>,</w:t>
      </w:r>
      <w:r>
        <w:rPr>
          <w:rStyle w:val="string"/>
          <w:rFonts w:ascii="inter-regular" w:hAnsi="inter-regular"/>
          <w:color w:val="0000FF"/>
          <w:bdr w:val="none" w:sz="0" w:space="0" w:color="auto" w:frame="1"/>
        </w:rPr>
        <w:t>"Sonoo"</w:t>
      </w:r>
      <w:r>
        <w:rPr>
          <w:rFonts w:ascii="inter-regular" w:hAnsi="inter-regular"/>
          <w:color w:val="000000"/>
          <w:bdr w:val="none" w:sz="0" w:space="0" w:color="auto" w:frame="1"/>
        </w:rPr>
        <w:t>);  </w:t>
      </w:r>
    </w:p>
    <w:p w14:paraId="0DCB8EA8" w14:textId="77777777" w:rsidR="00EA462B" w:rsidRDefault="00EA462B">
      <w:pPr>
        <w:numPr>
          <w:ilvl w:val="0"/>
          <w:numId w:val="66"/>
        </w:numPr>
        <w:spacing w:after="0" w:line="375" w:lineRule="atLeast"/>
        <w:jc w:val="both"/>
        <w:rPr>
          <w:rFonts w:ascii="inter-regular" w:hAnsi="inter-regular"/>
          <w:color w:val="000000"/>
        </w:rPr>
      </w:pPr>
      <w:r>
        <w:rPr>
          <w:rFonts w:ascii="inter-regular" w:hAnsi="inter-regular"/>
          <w:color w:val="000000"/>
          <w:bdr w:val="none" w:sz="0" w:space="0" w:color="auto" w:frame="1"/>
        </w:rPr>
        <w:t>    </w:t>
      </w:r>
      <w:r>
        <w:rPr>
          <w:rStyle w:val="comment"/>
          <w:rFonts w:ascii="inter-regular" w:hAnsi="inter-regular"/>
          <w:color w:val="008200"/>
          <w:bdr w:val="none" w:sz="0" w:space="0" w:color="auto" w:frame="1"/>
        </w:rPr>
        <w:t>//calling display method</w:t>
      </w:r>
      <w:r>
        <w:rPr>
          <w:rFonts w:ascii="inter-regular" w:hAnsi="inter-regular"/>
          <w:color w:val="000000"/>
          <w:bdr w:val="none" w:sz="0" w:space="0" w:color="auto" w:frame="1"/>
        </w:rPr>
        <w:t>  </w:t>
      </w:r>
    </w:p>
    <w:p w14:paraId="552C6C51" w14:textId="77777777" w:rsidR="00EA462B" w:rsidRDefault="00EA462B">
      <w:pPr>
        <w:pStyle w:val="alt"/>
        <w:numPr>
          <w:ilvl w:val="0"/>
          <w:numId w:val="66"/>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s1.display();  </w:t>
      </w:r>
    </w:p>
    <w:p w14:paraId="24443C7D" w14:textId="77777777" w:rsidR="00EA462B" w:rsidRDefault="00EA462B">
      <w:pPr>
        <w:numPr>
          <w:ilvl w:val="0"/>
          <w:numId w:val="66"/>
        </w:numPr>
        <w:spacing w:after="0" w:line="375" w:lineRule="atLeast"/>
        <w:jc w:val="both"/>
        <w:rPr>
          <w:rFonts w:ascii="inter-regular" w:hAnsi="inter-regular"/>
          <w:color w:val="000000"/>
        </w:rPr>
      </w:pPr>
      <w:r>
        <w:rPr>
          <w:rFonts w:ascii="inter-regular" w:hAnsi="inter-regular"/>
          <w:color w:val="000000"/>
          <w:bdr w:val="none" w:sz="0" w:space="0" w:color="auto" w:frame="1"/>
        </w:rPr>
        <w:t>    s2.display();  </w:t>
      </w:r>
    </w:p>
    <w:p w14:paraId="68D151D0" w14:textId="77777777" w:rsidR="00EA462B" w:rsidRDefault="00EA462B">
      <w:pPr>
        <w:pStyle w:val="alt"/>
        <w:numPr>
          <w:ilvl w:val="0"/>
          <w:numId w:val="66"/>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s3.display();  </w:t>
      </w:r>
    </w:p>
    <w:p w14:paraId="413C8090" w14:textId="77777777" w:rsidR="00EA462B" w:rsidRDefault="00EA462B">
      <w:pPr>
        <w:numPr>
          <w:ilvl w:val="0"/>
          <w:numId w:val="66"/>
        </w:numPr>
        <w:spacing w:after="0" w:line="375" w:lineRule="atLeast"/>
        <w:jc w:val="both"/>
        <w:rPr>
          <w:rFonts w:ascii="inter-regular" w:hAnsi="inter-regular"/>
          <w:color w:val="000000"/>
        </w:rPr>
      </w:pPr>
      <w:r>
        <w:rPr>
          <w:rFonts w:ascii="inter-regular" w:hAnsi="inter-regular"/>
          <w:color w:val="000000"/>
          <w:bdr w:val="none" w:sz="0" w:space="0" w:color="auto" w:frame="1"/>
        </w:rPr>
        <w:t>    }  </w:t>
      </w:r>
    </w:p>
    <w:p w14:paraId="491CF2A6" w14:textId="77777777" w:rsidR="00EA462B" w:rsidRDefault="00EA462B">
      <w:pPr>
        <w:pStyle w:val="alt"/>
        <w:numPr>
          <w:ilvl w:val="0"/>
          <w:numId w:val="66"/>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w:t>
      </w:r>
    </w:p>
    <w:p w14:paraId="76959814" w14:textId="77777777" w:rsidR="00EA462B" w:rsidRDefault="00EA462B" w:rsidP="00EA462B">
      <w:pPr>
        <w:rPr>
          <w:rFonts w:ascii="Times New Roman" w:hAnsi="Times New Roman"/>
        </w:rPr>
      </w:pPr>
      <w:hyperlink r:id="rId52" w:tgtFrame="_blank" w:history="1">
        <w:r>
          <w:rPr>
            <w:rStyle w:val="Hyperlink"/>
            <w:rFonts w:ascii="Verdana" w:hAnsi="Verdana"/>
            <w:b/>
            <w:bCs/>
            <w:color w:val="FFFFFF"/>
            <w:sz w:val="20"/>
            <w:szCs w:val="20"/>
            <w:shd w:val="clear" w:color="auto" w:fill="4CAF50"/>
          </w:rPr>
          <w:t>Test it Now</w:t>
        </w:r>
      </w:hyperlink>
    </w:p>
    <w:p w14:paraId="63F825EF" w14:textId="77777777" w:rsidR="00EA462B" w:rsidRDefault="00EA462B" w:rsidP="00EA462B">
      <w:pPr>
        <w:pStyle w:val="HTMLPreformatted"/>
        <w:shd w:val="clear" w:color="auto" w:fill="EEEEEE"/>
        <w:jc w:val="both"/>
        <w:rPr>
          <w:color w:val="535559"/>
        </w:rPr>
      </w:pPr>
      <w:r>
        <w:rPr>
          <w:color w:val="535559"/>
        </w:rPr>
        <w:t>Output:111 Karan BBDIT</w:t>
      </w:r>
    </w:p>
    <w:p w14:paraId="41D4269A" w14:textId="77777777" w:rsidR="00EA462B" w:rsidRDefault="00EA462B" w:rsidP="00EA462B">
      <w:pPr>
        <w:pStyle w:val="HTMLPreformatted"/>
        <w:shd w:val="clear" w:color="auto" w:fill="EEEEEE"/>
        <w:jc w:val="both"/>
        <w:rPr>
          <w:color w:val="535559"/>
        </w:rPr>
      </w:pPr>
      <w:r>
        <w:rPr>
          <w:color w:val="535559"/>
        </w:rPr>
        <w:t xml:space="preserve">       222 Aryan BBDIT</w:t>
      </w:r>
    </w:p>
    <w:p w14:paraId="02D9C78D" w14:textId="77777777" w:rsidR="00EA462B" w:rsidRDefault="00EA462B" w:rsidP="00EA462B">
      <w:pPr>
        <w:pStyle w:val="HTMLPreformatted"/>
        <w:shd w:val="clear" w:color="auto" w:fill="EEEEEE"/>
        <w:jc w:val="both"/>
        <w:rPr>
          <w:color w:val="535559"/>
        </w:rPr>
      </w:pPr>
      <w:r>
        <w:rPr>
          <w:color w:val="535559"/>
        </w:rPr>
        <w:t xml:space="preserve">       333 Sonoo BBDIT</w:t>
      </w:r>
    </w:p>
    <w:p w14:paraId="77C92B62" w14:textId="77777777" w:rsidR="00EA462B" w:rsidRDefault="00000000" w:rsidP="00EA462B">
      <w:r>
        <w:pict w14:anchorId="1A1C1238">
          <v:rect id="_x0000_i1032" style="width:0;height:.75pt" o:hrstd="t" o:hrnoshade="t" o:hr="t" fillcolor="#d4d4d4" stroked="f"/>
        </w:pict>
      </w:r>
    </w:p>
    <w:p w14:paraId="7B925386" w14:textId="77777777" w:rsidR="00EA462B" w:rsidRDefault="00EA462B" w:rsidP="00EA462B">
      <w:pPr>
        <w:pStyle w:val="Heading3"/>
        <w:shd w:val="clear" w:color="auto" w:fill="FFFFFF"/>
        <w:jc w:val="both"/>
        <w:rPr>
          <w:rFonts w:ascii="Tahoma" w:hAnsi="Tahoma" w:cs="Tahoma"/>
          <w:color w:val="610B4B"/>
          <w:sz w:val="33"/>
          <w:szCs w:val="33"/>
        </w:rPr>
      </w:pPr>
      <w:r>
        <w:rPr>
          <w:rFonts w:ascii="Tahoma" w:hAnsi="Tahoma" w:cs="Tahoma"/>
          <w:b/>
          <w:bCs/>
          <w:color w:val="610B4B"/>
          <w:sz w:val="33"/>
          <w:szCs w:val="33"/>
        </w:rPr>
        <w:t>Another example of a static method that performs a normal calculation</w:t>
      </w:r>
    </w:p>
    <w:p w14:paraId="379B3570" w14:textId="77777777" w:rsidR="00EA462B" w:rsidRDefault="00EA462B">
      <w:pPr>
        <w:pStyle w:val="alt"/>
        <w:numPr>
          <w:ilvl w:val="0"/>
          <w:numId w:val="67"/>
        </w:numPr>
        <w:spacing w:before="0" w:beforeAutospacing="0" w:after="0" w:afterAutospacing="0" w:line="375" w:lineRule="atLeast"/>
        <w:jc w:val="both"/>
        <w:rPr>
          <w:rFonts w:ascii="inter-regular" w:hAnsi="inter-regular"/>
          <w:color w:val="000000"/>
        </w:rPr>
      </w:pPr>
      <w:r>
        <w:rPr>
          <w:rStyle w:val="comment"/>
          <w:rFonts w:ascii="inter-regular" w:hAnsi="inter-regular"/>
          <w:color w:val="008200"/>
          <w:bdr w:val="none" w:sz="0" w:space="0" w:color="auto" w:frame="1"/>
        </w:rPr>
        <w:t>//Java Program to get the cube of a given number using the static method</w:t>
      </w:r>
      <w:r>
        <w:rPr>
          <w:rFonts w:ascii="inter-regular" w:hAnsi="inter-regular"/>
          <w:color w:val="000000"/>
          <w:bdr w:val="none" w:sz="0" w:space="0" w:color="auto" w:frame="1"/>
        </w:rPr>
        <w:t>  </w:t>
      </w:r>
    </w:p>
    <w:p w14:paraId="585DE9F8" w14:textId="77777777" w:rsidR="00EA462B" w:rsidRDefault="00EA462B">
      <w:pPr>
        <w:numPr>
          <w:ilvl w:val="0"/>
          <w:numId w:val="67"/>
        </w:numPr>
        <w:spacing w:after="0" w:line="375" w:lineRule="atLeast"/>
        <w:jc w:val="both"/>
        <w:rPr>
          <w:rFonts w:ascii="inter-regular" w:hAnsi="inter-regular"/>
          <w:color w:val="000000"/>
        </w:rPr>
      </w:pPr>
      <w:r>
        <w:rPr>
          <w:rFonts w:ascii="inter-regular" w:hAnsi="inter-regular"/>
          <w:color w:val="000000"/>
          <w:bdr w:val="none" w:sz="0" w:space="0" w:color="auto" w:frame="1"/>
        </w:rPr>
        <w:t>  </w:t>
      </w:r>
    </w:p>
    <w:p w14:paraId="25E5B898" w14:textId="77777777" w:rsidR="00EA462B" w:rsidRDefault="00EA462B">
      <w:pPr>
        <w:pStyle w:val="alt"/>
        <w:numPr>
          <w:ilvl w:val="0"/>
          <w:numId w:val="67"/>
        </w:numPr>
        <w:spacing w:before="0" w:beforeAutospacing="0" w:after="0" w:afterAutospacing="0" w:line="375" w:lineRule="atLeast"/>
        <w:jc w:val="both"/>
        <w:rPr>
          <w:rFonts w:ascii="inter-regular" w:hAnsi="inter-regular"/>
          <w:color w:val="000000"/>
        </w:rPr>
      </w:pPr>
      <w:r>
        <w:rPr>
          <w:rStyle w:val="keyword"/>
          <w:rFonts w:ascii="inter-regular" w:hAnsi="inter-regular"/>
          <w:b/>
          <w:bCs/>
          <w:color w:val="006699"/>
          <w:bdr w:val="none" w:sz="0" w:space="0" w:color="auto" w:frame="1"/>
        </w:rPr>
        <w:t>class</w:t>
      </w:r>
      <w:r>
        <w:rPr>
          <w:rFonts w:ascii="inter-regular" w:hAnsi="inter-regular"/>
          <w:color w:val="000000"/>
          <w:bdr w:val="none" w:sz="0" w:space="0" w:color="auto" w:frame="1"/>
        </w:rPr>
        <w:t> Calculate{  </w:t>
      </w:r>
    </w:p>
    <w:p w14:paraId="78E76F77" w14:textId="77777777" w:rsidR="00EA462B" w:rsidRDefault="00EA462B">
      <w:pPr>
        <w:numPr>
          <w:ilvl w:val="0"/>
          <w:numId w:val="67"/>
        </w:numPr>
        <w:spacing w:after="0" w:line="375" w:lineRule="atLeast"/>
        <w:jc w:val="both"/>
        <w:rPr>
          <w:rFonts w:ascii="inter-regular" w:hAnsi="inter-regular"/>
          <w:color w:val="000000"/>
        </w:rPr>
      </w:pP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static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int</w:t>
      </w:r>
      <w:r>
        <w:rPr>
          <w:rFonts w:ascii="inter-regular" w:hAnsi="inter-regular"/>
          <w:color w:val="000000"/>
          <w:bdr w:val="none" w:sz="0" w:space="0" w:color="auto" w:frame="1"/>
        </w:rPr>
        <w:t> cube(</w:t>
      </w:r>
      <w:r>
        <w:rPr>
          <w:rStyle w:val="keyword"/>
          <w:rFonts w:ascii="inter-regular" w:hAnsi="inter-regular"/>
          <w:b/>
          <w:bCs/>
          <w:color w:val="006699"/>
          <w:bdr w:val="none" w:sz="0" w:space="0" w:color="auto" w:frame="1"/>
        </w:rPr>
        <w:t>int</w:t>
      </w:r>
      <w:r>
        <w:rPr>
          <w:rFonts w:ascii="inter-regular" w:hAnsi="inter-regular"/>
          <w:color w:val="000000"/>
          <w:bdr w:val="none" w:sz="0" w:space="0" w:color="auto" w:frame="1"/>
        </w:rPr>
        <w:t> x){  </w:t>
      </w:r>
    </w:p>
    <w:p w14:paraId="61AC16AC" w14:textId="77777777" w:rsidR="00EA462B" w:rsidRDefault="00EA462B">
      <w:pPr>
        <w:pStyle w:val="alt"/>
        <w:numPr>
          <w:ilvl w:val="0"/>
          <w:numId w:val="67"/>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return</w:t>
      </w:r>
      <w:r>
        <w:rPr>
          <w:rFonts w:ascii="inter-regular" w:hAnsi="inter-regular"/>
          <w:color w:val="000000"/>
          <w:bdr w:val="none" w:sz="0" w:space="0" w:color="auto" w:frame="1"/>
        </w:rPr>
        <w:t> x*x*x;  </w:t>
      </w:r>
    </w:p>
    <w:p w14:paraId="21EEBACC" w14:textId="77777777" w:rsidR="00EA462B" w:rsidRDefault="00EA462B">
      <w:pPr>
        <w:numPr>
          <w:ilvl w:val="0"/>
          <w:numId w:val="67"/>
        </w:numPr>
        <w:spacing w:after="0" w:line="375" w:lineRule="atLeast"/>
        <w:jc w:val="both"/>
        <w:rPr>
          <w:rFonts w:ascii="inter-regular" w:hAnsi="inter-regular"/>
          <w:color w:val="000000"/>
        </w:rPr>
      </w:pPr>
      <w:r>
        <w:rPr>
          <w:rFonts w:ascii="inter-regular" w:hAnsi="inter-regular"/>
          <w:color w:val="000000"/>
          <w:bdr w:val="none" w:sz="0" w:space="0" w:color="auto" w:frame="1"/>
        </w:rPr>
        <w:t>  }  </w:t>
      </w:r>
    </w:p>
    <w:p w14:paraId="5E80F6AE" w14:textId="77777777" w:rsidR="00EA462B" w:rsidRDefault="00EA462B">
      <w:pPr>
        <w:pStyle w:val="alt"/>
        <w:numPr>
          <w:ilvl w:val="0"/>
          <w:numId w:val="67"/>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w:t>
      </w:r>
    </w:p>
    <w:p w14:paraId="1484517F" w14:textId="77777777" w:rsidR="00EA462B" w:rsidRDefault="00EA462B">
      <w:pPr>
        <w:numPr>
          <w:ilvl w:val="0"/>
          <w:numId w:val="67"/>
        </w:numPr>
        <w:spacing w:after="0" w:line="375" w:lineRule="atLeast"/>
        <w:jc w:val="both"/>
        <w:rPr>
          <w:rFonts w:ascii="inter-regular" w:hAnsi="inter-regular"/>
          <w:color w:val="000000"/>
        </w:rPr>
      </w:pP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public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static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void</w:t>
      </w:r>
      <w:r>
        <w:rPr>
          <w:rFonts w:ascii="inter-regular" w:hAnsi="inter-regular"/>
          <w:color w:val="000000"/>
          <w:bdr w:val="none" w:sz="0" w:space="0" w:color="auto" w:frame="1"/>
        </w:rPr>
        <w:t> main(String args[]){  </w:t>
      </w:r>
    </w:p>
    <w:p w14:paraId="33373846" w14:textId="77777777" w:rsidR="00EA462B" w:rsidRDefault="00EA462B">
      <w:pPr>
        <w:pStyle w:val="alt"/>
        <w:numPr>
          <w:ilvl w:val="0"/>
          <w:numId w:val="67"/>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int</w:t>
      </w:r>
      <w:r>
        <w:rPr>
          <w:rFonts w:ascii="inter-regular" w:hAnsi="inter-regular"/>
          <w:color w:val="000000"/>
          <w:bdr w:val="none" w:sz="0" w:space="0" w:color="auto" w:frame="1"/>
        </w:rPr>
        <w:t> result=Calculate.cube(</w:t>
      </w:r>
      <w:r>
        <w:rPr>
          <w:rStyle w:val="number"/>
          <w:rFonts w:ascii="inter-regular" w:hAnsi="inter-regular"/>
          <w:color w:val="C00000"/>
          <w:bdr w:val="none" w:sz="0" w:space="0" w:color="auto" w:frame="1"/>
        </w:rPr>
        <w:t>5</w:t>
      </w:r>
      <w:r>
        <w:rPr>
          <w:rFonts w:ascii="inter-regular" w:hAnsi="inter-regular"/>
          <w:color w:val="000000"/>
          <w:bdr w:val="none" w:sz="0" w:space="0" w:color="auto" w:frame="1"/>
        </w:rPr>
        <w:t>);  </w:t>
      </w:r>
    </w:p>
    <w:p w14:paraId="6876A5AD" w14:textId="77777777" w:rsidR="00EA462B" w:rsidRDefault="00EA462B">
      <w:pPr>
        <w:numPr>
          <w:ilvl w:val="0"/>
          <w:numId w:val="67"/>
        </w:numPr>
        <w:spacing w:after="0" w:line="375" w:lineRule="atLeast"/>
        <w:jc w:val="both"/>
        <w:rPr>
          <w:rFonts w:ascii="inter-regular" w:hAnsi="inter-regular"/>
          <w:color w:val="000000"/>
        </w:rPr>
      </w:pPr>
      <w:r>
        <w:rPr>
          <w:rFonts w:ascii="inter-regular" w:hAnsi="inter-regular"/>
          <w:color w:val="000000"/>
          <w:bdr w:val="none" w:sz="0" w:space="0" w:color="auto" w:frame="1"/>
        </w:rPr>
        <w:t>  System.out.println(result);  </w:t>
      </w:r>
    </w:p>
    <w:p w14:paraId="2ABECC4B" w14:textId="77777777" w:rsidR="00EA462B" w:rsidRDefault="00EA462B">
      <w:pPr>
        <w:pStyle w:val="alt"/>
        <w:numPr>
          <w:ilvl w:val="0"/>
          <w:numId w:val="67"/>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  </w:t>
      </w:r>
    </w:p>
    <w:p w14:paraId="74B0290B" w14:textId="77777777" w:rsidR="00EA462B" w:rsidRDefault="00EA462B">
      <w:pPr>
        <w:numPr>
          <w:ilvl w:val="0"/>
          <w:numId w:val="67"/>
        </w:numPr>
        <w:spacing w:after="0" w:line="375" w:lineRule="atLeast"/>
        <w:jc w:val="both"/>
        <w:rPr>
          <w:rFonts w:ascii="inter-regular" w:hAnsi="inter-regular"/>
          <w:color w:val="000000"/>
        </w:rPr>
      </w:pPr>
      <w:r>
        <w:rPr>
          <w:rFonts w:ascii="inter-regular" w:hAnsi="inter-regular"/>
          <w:color w:val="000000"/>
          <w:bdr w:val="none" w:sz="0" w:space="0" w:color="auto" w:frame="1"/>
        </w:rPr>
        <w:t>}  </w:t>
      </w:r>
    </w:p>
    <w:p w14:paraId="252375FF" w14:textId="77777777" w:rsidR="00EA462B" w:rsidRDefault="00EA462B" w:rsidP="00EA462B">
      <w:pPr>
        <w:spacing w:line="240" w:lineRule="auto"/>
        <w:rPr>
          <w:rFonts w:ascii="Times New Roman" w:hAnsi="Times New Roman"/>
        </w:rPr>
      </w:pPr>
      <w:hyperlink r:id="rId53" w:tgtFrame="_blank" w:history="1">
        <w:r>
          <w:rPr>
            <w:rStyle w:val="Hyperlink"/>
            <w:rFonts w:ascii="Verdana" w:hAnsi="Verdana"/>
            <w:b/>
            <w:bCs/>
            <w:color w:val="FFFFFF"/>
            <w:sz w:val="20"/>
            <w:szCs w:val="20"/>
            <w:shd w:val="clear" w:color="auto" w:fill="4CAF50"/>
          </w:rPr>
          <w:t>Test it Now</w:t>
        </w:r>
      </w:hyperlink>
    </w:p>
    <w:p w14:paraId="5C7279CC" w14:textId="77777777" w:rsidR="00EA462B" w:rsidRDefault="00EA462B" w:rsidP="00EA462B">
      <w:pPr>
        <w:pStyle w:val="HTMLPreformatted"/>
        <w:shd w:val="clear" w:color="auto" w:fill="EEEEEE"/>
        <w:jc w:val="both"/>
        <w:rPr>
          <w:color w:val="535559"/>
        </w:rPr>
      </w:pPr>
      <w:r>
        <w:rPr>
          <w:color w:val="535559"/>
        </w:rPr>
        <w:t>Output:125</w:t>
      </w:r>
    </w:p>
    <w:p w14:paraId="2EB76FDC" w14:textId="77777777" w:rsidR="00EA462B" w:rsidRDefault="00EA462B" w:rsidP="00EA462B">
      <w:pPr>
        <w:pStyle w:val="Heading3"/>
        <w:shd w:val="clear" w:color="auto" w:fill="FFFFFF"/>
        <w:spacing w:line="312" w:lineRule="atLeast"/>
        <w:jc w:val="both"/>
        <w:rPr>
          <w:rFonts w:ascii="Helvetica" w:hAnsi="Helvetica"/>
          <w:color w:val="610B4B"/>
          <w:sz w:val="26"/>
          <w:szCs w:val="26"/>
        </w:rPr>
      </w:pPr>
      <w:r>
        <w:rPr>
          <w:rFonts w:ascii="Helvetica" w:hAnsi="Helvetica"/>
          <w:b/>
          <w:bCs/>
          <w:color w:val="610B4B"/>
          <w:sz w:val="26"/>
          <w:szCs w:val="26"/>
        </w:rPr>
        <w:t>Restrictions for the static method</w:t>
      </w:r>
    </w:p>
    <w:p w14:paraId="4E4B2236" w14:textId="77777777" w:rsidR="00EA462B" w:rsidRDefault="00EA462B" w:rsidP="00EA462B">
      <w:pPr>
        <w:pStyle w:val="NormalWeb"/>
        <w:shd w:val="clear" w:color="auto" w:fill="FFFFFF"/>
        <w:jc w:val="both"/>
        <w:rPr>
          <w:rFonts w:ascii="inter-regular" w:hAnsi="inter-regular"/>
          <w:color w:val="333333"/>
        </w:rPr>
      </w:pPr>
      <w:r>
        <w:rPr>
          <w:rFonts w:ascii="inter-regular" w:hAnsi="inter-regular"/>
          <w:color w:val="333333"/>
        </w:rPr>
        <w:t>There are two main restrictions for the static method. They are:</w:t>
      </w:r>
    </w:p>
    <w:p w14:paraId="336C62E9" w14:textId="77777777" w:rsidR="00EA462B" w:rsidRDefault="00EA462B">
      <w:pPr>
        <w:numPr>
          <w:ilvl w:val="0"/>
          <w:numId w:val="68"/>
        </w:numPr>
        <w:shd w:val="clear" w:color="auto" w:fill="FFFFFF"/>
        <w:spacing w:before="60" w:after="100" w:afterAutospacing="1" w:line="375" w:lineRule="atLeast"/>
        <w:jc w:val="both"/>
        <w:rPr>
          <w:rFonts w:ascii="inter-regular" w:hAnsi="inter-regular"/>
          <w:color w:val="000000"/>
        </w:rPr>
      </w:pPr>
      <w:r>
        <w:rPr>
          <w:rFonts w:ascii="inter-regular" w:hAnsi="inter-regular"/>
          <w:color w:val="000000"/>
        </w:rPr>
        <w:t>The static method can not use non static data member or call non-static method directly.</w:t>
      </w:r>
    </w:p>
    <w:p w14:paraId="601B50B2" w14:textId="77777777" w:rsidR="00EA462B" w:rsidRDefault="00EA462B">
      <w:pPr>
        <w:numPr>
          <w:ilvl w:val="0"/>
          <w:numId w:val="68"/>
        </w:numPr>
        <w:shd w:val="clear" w:color="auto" w:fill="FFFFFF"/>
        <w:spacing w:before="60" w:after="100" w:afterAutospacing="1" w:line="375" w:lineRule="atLeast"/>
        <w:jc w:val="both"/>
        <w:rPr>
          <w:rFonts w:ascii="inter-regular" w:hAnsi="inter-regular"/>
          <w:color w:val="000000"/>
        </w:rPr>
      </w:pPr>
      <w:r>
        <w:rPr>
          <w:rFonts w:ascii="inter-regular" w:hAnsi="inter-regular"/>
          <w:color w:val="000000"/>
        </w:rPr>
        <w:lastRenderedPageBreak/>
        <w:t>this and super cannot be used in static context.</w:t>
      </w:r>
    </w:p>
    <w:p w14:paraId="12F3A485" w14:textId="77777777" w:rsidR="00EA462B" w:rsidRDefault="00EA462B">
      <w:pPr>
        <w:pStyle w:val="alt"/>
        <w:numPr>
          <w:ilvl w:val="0"/>
          <w:numId w:val="69"/>
        </w:numPr>
        <w:spacing w:before="0" w:beforeAutospacing="0" w:after="0" w:afterAutospacing="0" w:line="375" w:lineRule="atLeast"/>
        <w:jc w:val="both"/>
        <w:rPr>
          <w:rFonts w:ascii="inter-regular" w:hAnsi="inter-regular"/>
          <w:color w:val="000000"/>
        </w:rPr>
      </w:pPr>
      <w:r>
        <w:rPr>
          <w:rStyle w:val="keyword"/>
          <w:rFonts w:ascii="inter-regular" w:hAnsi="inter-regular"/>
          <w:b/>
          <w:bCs/>
          <w:color w:val="006699"/>
          <w:bdr w:val="none" w:sz="0" w:space="0" w:color="auto" w:frame="1"/>
        </w:rPr>
        <w:t>class</w:t>
      </w:r>
      <w:r>
        <w:rPr>
          <w:rFonts w:ascii="inter-regular" w:hAnsi="inter-regular"/>
          <w:color w:val="000000"/>
          <w:bdr w:val="none" w:sz="0" w:space="0" w:color="auto" w:frame="1"/>
        </w:rPr>
        <w:t> A{  </w:t>
      </w:r>
    </w:p>
    <w:p w14:paraId="27FB2C5A" w14:textId="77777777" w:rsidR="00EA462B" w:rsidRDefault="00EA462B">
      <w:pPr>
        <w:numPr>
          <w:ilvl w:val="0"/>
          <w:numId w:val="69"/>
        </w:numPr>
        <w:spacing w:after="0" w:line="375" w:lineRule="atLeast"/>
        <w:jc w:val="both"/>
        <w:rPr>
          <w:rFonts w:ascii="inter-regular" w:hAnsi="inter-regular"/>
          <w:color w:val="000000"/>
        </w:rPr>
      </w:pP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int</w:t>
      </w:r>
      <w:r>
        <w:rPr>
          <w:rFonts w:ascii="inter-regular" w:hAnsi="inter-regular"/>
          <w:color w:val="000000"/>
          <w:bdr w:val="none" w:sz="0" w:space="0" w:color="auto" w:frame="1"/>
        </w:rPr>
        <w:t> a=</w:t>
      </w:r>
      <w:r>
        <w:rPr>
          <w:rStyle w:val="number"/>
          <w:rFonts w:ascii="inter-regular" w:hAnsi="inter-regular"/>
          <w:color w:val="C00000"/>
          <w:bdr w:val="none" w:sz="0" w:space="0" w:color="auto" w:frame="1"/>
        </w:rPr>
        <w:t>40</w:t>
      </w:r>
      <w:r>
        <w:rPr>
          <w:rFonts w:ascii="inter-regular" w:hAnsi="inter-regular"/>
          <w:color w:val="000000"/>
          <w:bdr w:val="none" w:sz="0" w:space="0" w:color="auto" w:frame="1"/>
        </w:rPr>
        <w:t>;</w:t>
      </w:r>
      <w:r>
        <w:rPr>
          <w:rStyle w:val="comment"/>
          <w:rFonts w:ascii="inter-regular" w:hAnsi="inter-regular"/>
          <w:color w:val="008200"/>
          <w:bdr w:val="none" w:sz="0" w:space="0" w:color="auto" w:frame="1"/>
        </w:rPr>
        <w:t>//non static</w:t>
      </w:r>
      <w:r>
        <w:rPr>
          <w:rFonts w:ascii="inter-regular" w:hAnsi="inter-regular"/>
          <w:color w:val="000000"/>
          <w:bdr w:val="none" w:sz="0" w:space="0" w:color="auto" w:frame="1"/>
        </w:rPr>
        <w:t>  </w:t>
      </w:r>
    </w:p>
    <w:p w14:paraId="69E14EB6" w14:textId="77777777" w:rsidR="00EA462B" w:rsidRDefault="00EA462B">
      <w:pPr>
        <w:pStyle w:val="alt"/>
        <w:numPr>
          <w:ilvl w:val="0"/>
          <w:numId w:val="69"/>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w:t>
      </w:r>
    </w:p>
    <w:p w14:paraId="03958A0A" w14:textId="77777777" w:rsidR="00EA462B" w:rsidRDefault="00EA462B">
      <w:pPr>
        <w:numPr>
          <w:ilvl w:val="0"/>
          <w:numId w:val="69"/>
        </w:numPr>
        <w:spacing w:after="0" w:line="375" w:lineRule="atLeast"/>
        <w:jc w:val="both"/>
        <w:rPr>
          <w:rFonts w:ascii="inter-regular" w:hAnsi="inter-regular"/>
          <w:color w:val="000000"/>
        </w:rPr>
      </w:pP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public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static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void</w:t>
      </w:r>
      <w:r>
        <w:rPr>
          <w:rFonts w:ascii="inter-regular" w:hAnsi="inter-regular"/>
          <w:color w:val="000000"/>
          <w:bdr w:val="none" w:sz="0" w:space="0" w:color="auto" w:frame="1"/>
        </w:rPr>
        <w:t> main(String args[]){  </w:t>
      </w:r>
    </w:p>
    <w:p w14:paraId="1ADD6705" w14:textId="77777777" w:rsidR="00EA462B" w:rsidRDefault="00EA462B">
      <w:pPr>
        <w:pStyle w:val="alt"/>
        <w:numPr>
          <w:ilvl w:val="0"/>
          <w:numId w:val="69"/>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System.out.println(a);  </w:t>
      </w:r>
    </w:p>
    <w:p w14:paraId="3AC5E5EF" w14:textId="77777777" w:rsidR="00EA462B" w:rsidRDefault="00EA462B">
      <w:pPr>
        <w:numPr>
          <w:ilvl w:val="0"/>
          <w:numId w:val="69"/>
        </w:numPr>
        <w:spacing w:after="0" w:line="375" w:lineRule="atLeast"/>
        <w:jc w:val="both"/>
        <w:rPr>
          <w:rFonts w:ascii="inter-regular" w:hAnsi="inter-regular"/>
          <w:color w:val="000000"/>
        </w:rPr>
      </w:pPr>
      <w:r>
        <w:rPr>
          <w:rFonts w:ascii="inter-regular" w:hAnsi="inter-regular"/>
          <w:color w:val="000000"/>
          <w:bdr w:val="none" w:sz="0" w:space="0" w:color="auto" w:frame="1"/>
        </w:rPr>
        <w:t> }  </w:t>
      </w:r>
    </w:p>
    <w:p w14:paraId="5512E7BA" w14:textId="77777777" w:rsidR="00EA462B" w:rsidRDefault="00EA462B">
      <w:pPr>
        <w:pStyle w:val="alt"/>
        <w:numPr>
          <w:ilvl w:val="0"/>
          <w:numId w:val="69"/>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w:t>
      </w:r>
    </w:p>
    <w:p w14:paraId="5150A59C" w14:textId="77777777" w:rsidR="00EA462B" w:rsidRDefault="00EA462B" w:rsidP="00EA462B">
      <w:pPr>
        <w:rPr>
          <w:rFonts w:ascii="Times New Roman" w:hAnsi="Times New Roman"/>
        </w:rPr>
      </w:pPr>
      <w:hyperlink r:id="rId54" w:tgtFrame="_blank" w:history="1">
        <w:r>
          <w:rPr>
            <w:rStyle w:val="Hyperlink"/>
            <w:rFonts w:ascii="Verdana" w:hAnsi="Verdana"/>
            <w:b/>
            <w:bCs/>
            <w:color w:val="FFFFFF"/>
            <w:sz w:val="20"/>
            <w:szCs w:val="20"/>
            <w:shd w:val="clear" w:color="auto" w:fill="4CAF50"/>
          </w:rPr>
          <w:t>Test it Now</w:t>
        </w:r>
      </w:hyperlink>
    </w:p>
    <w:p w14:paraId="1DEE1FC0" w14:textId="77777777" w:rsidR="00EA462B" w:rsidRDefault="00EA462B" w:rsidP="00EA462B">
      <w:pPr>
        <w:pStyle w:val="HTMLPreformatted"/>
        <w:shd w:val="clear" w:color="auto" w:fill="EEEEEE"/>
        <w:jc w:val="both"/>
        <w:rPr>
          <w:color w:val="535559"/>
        </w:rPr>
      </w:pPr>
      <w:r>
        <w:rPr>
          <w:color w:val="535559"/>
        </w:rPr>
        <w:t>Output:Compile Time Error</w:t>
      </w:r>
    </w:p>
    <w:p w14:paraId="5344C691" w14:textId="77777777" w:rsidR="00EA462B" w:rsidRDefault="00000000" w:rsidP="00EA462B">
      <w:r>
        <w:pict w14:anchorId="41F3B4DA">
          <v:rect id="_x0000_i1033" style="width:0;height:.75pt" o:hrstd="t" o:hrnoshade="t" o:hr="t" fillcolor="#d4d4d4" stroked="f"/>
        </w:pict>
      </w:r>
    </w:p>
    <w:p w14:paraId="10827CE6" w14:textId="77777777" w:rsidR="00EA462B" w:rsidRDefault="00EA462B" w:rsidP="00EA462B">
      <w:pPr>
        <w:pStyle w:val="Heading3"/>
        <w:shd w:val="clear" w:color="auto" w:fill="FFFFFF"/>
        <w:spacing w:line="312" w:lineRule="atLeast"/>
        <w:jc w:val="both"/>
        <w:rPr>
          <w:rFonts w:ascii="Helvetica" w:hAnsi="Helvetica"/>
          <w:color w:val="610B4B"/>
          <w:sz w:val="32"/>
          <w:szCs w:val="32"/>
        </w:rPr>
      </w:pPr>
      <w:r>
        <w:rPr>
          <w:rFonts w:ascii="Helvetica" w:hAnsi="Helvetica"/>
          <w:b/>
          <w:bCs/>
          <w:color w:val="610B4B"/>
          <w:sz w:val="32"/>
          <w:szCs w:val="32"/>
        </w:rPr>
        <w:t>Q) Why is the Java main method static?</w:t>
      </w:r>
    </w:p>
    <w:p w14:paraId="78FE3D52" w14:textId="77777777" w:rsidR="00EA462B" w:rsidRDefault="00EA462B" w:rsidP="00EA462B">
      <w:pPr>
        <w:pStyle w:val="NormalWeb"/>
        <w:shd w:val="clear" w:color="auto" w:fill="FFFFFF"/>
        <w:jc w:val="both"/>
        <w:rPr>
          <w:rFonts w:ascii="inter-regular" w:hAnsi="inter-regular"/>
          <w:color w:val="333333"/>
        </w:rPr>
      </w:pPr>
      <w:r>
        <w:rPr>
          <w:rFonts w:ascii="inter-regular" w:hAnsi="inter-regular"/>
          <w:color w:val="333333"/>
        </w:rPr>
        <w:t>Ans) It is because the object is not required to call a static method. If it were a non-static method, </w:t>
      </w:r>
      <w:hyperlink r:id="rId55" w:history="1">
        <w:r>
          <w:rPr>
            <w:rStyle w:val="Hyperlink"/>
            <w:rFonts w:ascii="inter-regular" w:hAnsi="inter-regular"/>
            <w:color w:val="008000"/>
          </w:rPr>
          <w:t>JVM</w:t>
        </w:r>
      </w:hyperlink>
      <w:r>
        <w:rPr>
          <w:rFonts w:ascii="inter-regular" w:hAnsi="inter-regular"/>
          <w:color w:val="333333"/>
        </w:rPr>
        <w:t> creates an object first then call main() method that will lead the problem of extra memory allocation.</w:t>
      </w:r>
    </w:p>
    <w:p w14:paraId="4C8374B7" w14:textId="77777777" w:rsidR="00EA462B" w:rsidRDefault="00000000" w:rsidP="00EA462B">
      <w:pPr>
        <w:rPr>
          <w:rFonts w:ascii="Times New Roman" w:hAnsi="Times New Roman"/>
        </w:rPr>
      </w:pPr>
      <w:r>
        <w:pict w14:anchorId="3D6DE61D">
          <v:rect id="_x0000_i1034" style="width:0;height:.75pt" o:hrstd="t" o:hrnoshade="t" o:hr="t" fillcolor="#d4d4d4" stroked="f"/>
        </w:pict>
      </w:r>
    </w:p>
    <w:p w14:paraId="6A21691E" w14:textId="77777777" w:rsidR="00EA462B" w:rsidRDefault="00EA462B" w:rsidP="00EA462B">
      <w:pPr>
        <w:pStyle w:val="Heading2"/>
        <w:shd w:val="clear" w:color="auto" w:fill="FFFFFF"/>
        <w:spacing w:line="312" w:lineRule="atLeast"/>
        <w:jc w:val="both"/>
        <w:rPr>
          <w:rFonts w:ascii="Helvetica" w:hAnsi="Helvetica"/>
          <w:b w:val="0"/>
          <w:bCs w:val="0"/>
          <w:color w:val="610B38"/>
          <w:sz w:val="38"/>
          <w:szCs w:val="38"/>
        </w:rPr>
      </w:pPr>
      <w:r>
        <w:rPr>
          <w:rFonts w:ascii="Helvetica" w:hAnsi="Helvetica"/>
          <w:b w:val="0"/>
          <w:bCs w:val="0"/>
          <w:color w:val="610B38"/>
          <w:sz w:val="38"/>
          <w:szCs w:val="38"/>
        </w:rPr>
        <w:t>3) Java static block</w:t>
      </w:r>
    </w:p>
    <w:p w14:paraId="1ECA9F88" w14:textId="77777777" w:rsidR="00EA462B" w:rsidRDefault="00EA462B">
      <w:pPr>
        <w:numPr>
          <w:ilvl w:val="0"/>
          <w:numId w:val="70"/>
        </w:numPr>
        <w:shd w:val="clear" w:color="auto" w:fill="FFFFFF"/>
        <w:spacing w:before="60" w:after="100" w:afterAutospacing="1" w:line="375" w:lineRule="atLeast"/>
        <w:jc w:val="both"/>
        <w:rPr>
          <w:rFonts w:ascii="inter-regular" w:hAnsi="inter-regular"/>
          <w:color w:val="000000"/>
          <w:sz w:val="24"/>
          <w:szCs w:val="24"/>
        </w:rPr>
      </w:pPr>
      <w:r>
        <w:rPr>
          <w:rFonts w:ascii="inter-regular" w:hAnsi="inter-regular"/>
          <w:color w:val="000000"/>
        </w:rPr>
        <w:t>Is used to initialize the static data member.</w:t>
      </w:r>
    </w:p>
    <w:p w14:paraId="5E56F301" w14:textId="77777777" w:rsidR="00EA462B" w:rsidRDefault="00EA462B">
      <w:pPr>
        <w:numPr>
          <w:ilvl w:val="0"/>
          <w:numId w:val="70"/>
        </w:numPr>
        <w:shd w:val="clear" w:color="auto" w:fill="FFFFFF"/>
        <w:spacing w:before="60" w:after="100" w:afterAutospacing="1" w:line="375" w:lineRule="atLeast"/>
        <w:jc w:val="both"/>
        <w:rPr>
          <w:rFonts w:ascii="inter-regular" w:hAnsi="inter-regular"/>
          <w:color w:val="000000"/>
        </w:rPr>
      </w:pPr>
      <w:r>
        <w:rPr>
          <w:rFonts w:ascii="inter-regular" w:hAnsi="inter-regular"/>
          <w:color w:val="000000"/>
        </w:rPr>
        <w:t>It is executed before the main method at the time of classloading.</w:t>
      </w:r>
    </w:p>
    <w:p w14:paraId="48B55BF5" w14:textId="77777777" w:rsidR="00EA462B" w:rsidRDefault="00EA462B" w:rsidP="00EA462B">
      <w:pPr>
        <w:pStyle w:val="Heading3"/>
        <w:shd w:val="clear" w:color="auto" w:fill="FFFFFF"/>
        <w:jc w:val="both"/>
        <w:rPr>
          <w:rFonts w:ascii="Tahoma" w:hAnsi="Tahoma" w:cs="Tahoma"/>
          <w:color w:val="610B4B"/>
          <w:sz w:val="33"/>
          <w:szCs w:val="33"/>
        </w:rPr>
      </w:pPr>
      <w:r>
        <w:rPr>
          <w:rFonts w:ascii="Tahoma" w:hAnsi="Tahoma" w:cs="Tahoma"/>
          <w:b/>
          <w:bCs/>
          <w:color w:val="610B4B"/>
          <w:sz w:val="33"/>
          <w:szCs w:val="33"/>
        </w:rPr>
        <w:t>Example of static block</w:t>
      </w:r>
    </w:p>
    <w:p w14:paraId="7095A3BD" w14:textId="77777777" w:rsidR="00EA462B" w:rsidRDefault="00EA462B">
      <w:pPr>
        <w:pStyle w:val="alt"/>
        <w:numPr>
          <w:ilvl w:val="0"/>
          <w:numId w:val="71"/>
        </w:numPr>
        <w:spacing w:before="0" w:beforeAutospacing="0" w:after="0" w:afterAutospacing="0" w:line="375" w:lineRule="atLeast"/>
        <w:jc w:val="both"/>
        <w:rPr>
          <w:rFonts w:ascii="inter-regular" w:hAnsi="inter-regular"/>
          <w:color w:val="000000"/>
        </w:rPr>
      </w:pPr>
      <w:r>
        <w:rPr>
          <w:rStyle w:val="keyword"/>
          <w:rFonts w:ascii="inter-regular" w:hAnsi="inter-regular"/>
          <w:b/>
          <w:bCs/>
          <w:color w:val="006699"/>
          <w:bdr w:val="none" w:sz="0" w:space="0" w:color="auto" w:frame="1"/>
        </w:rPr>
        <w:t>class</w:t>
      </w:r>
      <w:r>
        <w:rPr>
          <w:rFonts w:ascii="inter-regular" w:hAnsi="inter-regular"/>
          <w:color w:val="000000"/>
          <w:bdr w:val="none" w:sz="0" w:space="0" w:color="auto" w:frame="1"/>
        </w:rPr>
        <w:t> A2{  </w:t>
      </w:r>
    </w:p>
    <w:p w14:paraId="37B76C6B" w14:textId="77777777" w:rsidR="00EA462B" w:rsidRDefault="00EA462B">
      <w:pPr>
        <w:numPr>
          <w:ilvl w:val="0"/>
          <w:numId w:val="71"/>
        </w:numPr>
        <w:spacing w:after="0" w:line="375" w:lineRule="atLeast"/>
        <w:jc w:val="both"/>
        <w:rPr>
          <w:rFonts w:ascii="inter-regular" w:hAnsi="inter-regular"/>
          <w:color w:val="000000"/>
        </w:rPr>
      </w:pP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static</w:t>
      </w:r>
      <w:r>
        <w:rPr>
          <w:rFonts w:ascii="inter-regular" w:hAnsi="inter-regular"/>
          <w:color w:val="000000"/>
          <w:bdr w:val="none" w:sz="0" w:space="0" w:color="auto" w:frame="1"/>
        </w:rPr>
        <w:t>{System.out.println(</w:t>
      </w:r>
      <w:r>
        <w:rPr>
          <w:rStyle w:val="string"/>
          <w:rFonts w:ascii="inter-regular" w:hAnsi="inter-regular"/>
          <w:color w:val="0000FF"/>
          <w:bdr w:val="none" w:sz="0" w:space="0" w:color="auto" w:frame="1"/>
        </w:rPr>
        <w:t>"static block is invoked"</w:t>
      </w:r>
      <w:r>
        <w:rPr>
          <w:rFonts w:ascii="inter-regular" w:hAnsi="inter-regular"/>
          <w:color w:val="000000"/>
          <w:bdr w:val="none" w:sz="0" w:space="0" w:color="auto" w:frame="1"/>
        </w:rPr>
        <w:t>);}  </w:t>
      </w:r>
    </w:p>
    <w:p w14:paraId="12C707EF" w14:textId="77777777" w:rsidR="00EA462B" w:rsidRDefault="00EA462B">
      <w:pPr>
        <w:pStyle w:val="alt"/>
        <w:numPr>
          <w:ilvl w:val="0"/>
          <w:numId w:val="71"/>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public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static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void</w:t>
      </w:r>
      <w:r>
        <w:rPr>
          <w:rFonts w:ascii="inter-regular" w:hAnsi="inter-regular"/>
          <w:color w:val="000000"/>
          <w:bdr w:val="none" w:sz="0" w:space="0" w:color="auto" w:frame="1"/>
        </w:rPr>
        <w:t> main(String args[]){  </w:t>
      </w:r>
    </w:p>
    <w:p w14:paraId="7888251A" w14:textId="77777777" w:rsidR="00EA462B" w:rsidRDefault="00EA462B">
      <w:pPr>
        <w:numPr>
          <w:ilvl w:val="0"/>
          <w:numId w:val="71"/>
        </w:numPr>
        <w:spacing w:after="0" w:line="375" w:lineRule="atLeast"/>
        <w:jc w:val="both"/>
        <w:rPr>
          <w:rFonts w:ascii="inter-regular" w:hAnsi="inter-regular"/>
          <w:color w:val="000000"/>
        </w:rPr>
      </w:pPr>
      <w:r>
        <w:rPr>
          <w:rFonts w:ascii="inter-regular" w:hAnsi="inter-regular"/>
          <w:color w:val="000000"/>
          <w:bdr w:val="none" w:sz="0" w:space="0" w:color="auto" w:frame="1"/>
        </w:rPr>
        <w:t>   System.out.println(</w:t>
      </w:r>
      <w:r>
        <w:rPr>
          <w:rStyle w:val="string"/>
          <w:rFonts w:ascii="inter-regular" w:hAnsi="inter-regular"/>
          <w:color w:val="0000FF"/>
          <w:bdr w:val="none" w:sz="0" w:space="0" w:color="auto" w:frame="1"/>
        </w:rPr>
        <w:t>"Hello main"</w:t>
      </w:r>
      <w:r>
        <w:rPr>
          <w:rFonts w:ascii="inter-regular" w:hAnsi="inter-regular"/>
          <w:color w:val="000000"/>
          <w:bdr w:val="none" w:sz="0" w:space="0" w:color="auto" w:frame="1"/>
        </w:rPr>
        <w:t>);  </w:t>
      </w:r>
    </w:p>
    <w:p w14:paraId="1A044903" w14:textId="77777777" w:rsidR="00EA462B" w:rsidRDefault="00EA462B">
      <w:pPr>
        <w:pStyle w:val="alt"/>
        <w:numPr>
          <w:ilvl w:val="0"/>
          <w:numId w:val="71"/>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  </w:t>
      </w:r>
    </w:p>
    <w:p w14:paraId="3171C797" w14:textId="77777777" w:rsidR="00EA462B" w:rsidRDefault="00EA462B">
      <w:pPr>
        <w:numPr>
          <w:ilvl w:val="0"/>
          <w:numId w:val="71"/>
        </w:numPr>
        <w:spacing w:after="0" w:line="375" w:lineRule="atLeast"/>
        <w:jc w:val="both"/>
        <w:rPr>
          <w:rFonts w:ascii="inter-regular" w:hAnsi="inter-regular"/>
          <w:color w:val="000000"/>
        </w:rPr>
      </w:pPr>
      <w:r>
        <w:rPr>
          <w:rFonts w:ascii="inter-regular" w:hAnsi="inter-regular"/>
          <w:color w:val="000000"/>
          <w:bdr w:val="none" w:sz="0" w:space="0" w:color="auto" w:frame="1"/>
        </w:rPr>
        <w:t>}  </w:t>
      </w:r>
    </w:p>
    <w:p w14:paraId="7502BAFA" w14:textId="77777777" w:rsidR="00EA462B" w:rsidRDefault="00EA462B" w:rsidP="00EA462B">
      <w:pPr>
        <w:spacing w:line="240" w:lineRule="auto"/>
        <w:rPr>
          <w:rFonts w:ascii="Times New Roman" w:hAnsi="Times New Roman"/>
        </w:rPr>
      </w:pPr>
      <w:hyperlink r:id="rId56" w:tgtFrame="_blank" w:history="1">
        <w:r>
          <w:rPr>
            <w:rStyle w:val="Hyperlink"/>
            <w:rFonts w:ascii="Verdana" w:hAnsi="Verdana"/>
            <w:b/>
            <w:bCs/>
            <w:color w:val="FFFFFF"/>
            <w:sz w:val="20"/>
            <w:szCs w:val="20"/>
            <w:shd w:val="clear" w:color="auto" w:fill="4CAF50"/>
          </w:rPr>
          <w:t>Test it Now</w:t>
        </w:r>
      </w:hyperlink>
    </w:p>
    <w:p w14:paraId="04CC01D5" w14:textId="77777777" w:rsidR="00EA462B" w:rsidRDefault="00EA462B" w:rsidP="00EA462B">
      <w:pPr>
        <w:pStyle w:val="HTMLPreformatted"/>
        <w:shd w:val="clear" w:color="auto" w:fill="EEEEEE"/>
        <w:jc w:val="both"/>
        <w:rPr>
          <w:color w:val="535559"/>
        </w:rPr>
      </w:pPr>
      <w:r>
        <w:rPr>
          <w:color w:val="535559"/>
        </w:rPr>
        <w:t>Output:static block is invoked</w:t>
      </w:r>
    </w:p>
    <w:p w14:paraId="216F0958" w14:textId="77777777" w:rsidR="00EA462B" w:rsidRDefault="00EA462B" w:rsidP="00EA462B">
      <w:pPr>
        <w:pStyle w:val="HTMLPreformatted"/>
        <w:shd w:val="clear" w:color="auto" w:fill="EEEEEE"/>
        <w:jc w:val="both"/>
        <w:rPr>
          <w:color w:val="535559"/>
        </w:rPr>
      </w:pPr>
      <w:r>
        <w:rPr>
          <w:color w:val="535559"/>
        </w:rPr>
        <w:t xml:space="preserve">       Hello main</w:t>
      </w:r>
    </w:p>
    <w:p w14:paraId="3BC63AF4" w14:textId="77777777" w:rsidR="00EA462B" w:rsidRDefault="00000000" w:rsidP="00EA462B">
      <w:r>
        <w:pict w14:anchorId="3C21B4FC">
          <v:rect id="_x0000_i1035" style="width:0;height:.75pt" o:hrstd="t" o:hrnoshade="t" o:hr="t" fillcolor="#d4d4d4" stroked="f"/>
        </w:pict>
      </w:r>
    </w:p>
    <w:p w14:paraId="3ED06F25" w14:textId="77777777" w:rsidR="00EA462B" w:rsidRDefault="00EA462B" w:rsidP="00EA462B">
      <w:pPr>
        <w:pStyle w:val="Heading3"/>
        <w:shd w:val="clear" w:color="auto" w:fill="FFFFFF"/>
        <w:spacing w:line="312" w:lineRule="atLeast"/>
        <w:jc w:val="both"/>
        <w:rPr>
          <w:rFonts w:ascii="Helvetica" w:hAnsi="Helvetica"/>
          <w:color w:val="610B4B"/>
          <w:sz w:val="26"/>
          <w:szCs w:val="26"/>
        </w:rPr>
      </w:pPr>
      <w:r>
        <w:rPr>
          <w:rFonts w:ascii="Helvetica" w:hAnsi="Helvetica"/>
          <w:b/>
          <w:bCs/>
          <w:color w:val="610B4B"/>
          <w:sz w:val="26"/>
          <w:szCs w:val="26"/>
        </w:rPr>
        <w:t>Q) Can we execute a program without main() method?</w:t>
      </w:r>
    </w:p>
    <w:p w14:paraId="5D44A360" w14:textId="77777777" w:rsidR="00EA462B" w:rsidRDefault="00EA462B" w:rsidP="00EA462B">
      <w:pPr>
        <w:pStyle w:val="NormalWeb"/>
        <w:shd w:val="clear" w:color="auto" w:fill="FFFFFF"/>
        <w:jc w:val="both"/>
        <w:rPr>
          <w:rFonts w:ascii="inter-regular" w:hAnsi="inter-regular"/>
          <w:color w:val="333333"/>
        </w:rPr>
      </w:pPr>
      <w:r>
        <w:rPr>
          <w:rFonts w:ascii="inter-regular" w:hAnsi="inter-regular"/>
          <w:color w:val="333333"/>
        </w:rPr>
        <w:t>Ans) No, one of the ways was the static block, but it was possible till JDK 1.6. Since JDK 1.7, it is not possible to execute a Java class without the </w:t>
      </w:r>
      <w:hyperlink r:id="rId57" w:history="1">
        <w:r>
          <w:rPr>
            <w:rStyle w:val="Hyperlink"/>
            <w:rFonts w:ascii="inter-regular" w:hAnsi="inter-regular"/>
            <w:color w:val="008000"/>
          </w:rPr>
          <w:t>main method</w:t>
        </w:r>
      </w:hyperlink>
      <w:r>
        <w:rPr>
          <w:rFonts w:ascii="inter-regular" w:hAnsi="inter-regular"/>
          <w:color w:val="333333"/>
        </w:rPr>
        <w:t>.</w:t>
      </w:r>
    </w:p>
    <w:p w14:paraId="2D3C77E9" w14:textId="77777777" w:rsidR="00EA462B" w:rsidRDefault="00EA462B">
      <w:pPr>
        <w:pStyle w:val="alt"/>
        <w:numPr>
          <w:ilvl w:val="0"/>
          <w:numId w:val="72"/>
        </w:numPr>
        <w:spacing w:before="0" w:beforeAutospacing="0" w:after="0" w:afterAutospacing="0" w:line="375" w:lineRule="atLeast"/>
        <w:jc w:val="both"/>
        <w:rPr>
          <w:rFonts w:ascii="inter-regular" w:hAnsi="inter-regular"/>
          <w:color w:val="000000"/>
        </w:rPr>
      </w:pPr>
      <w:r>
        <w:rPr>
          <w:rStyle w:val="keyword"/>
          <w:rFonts w:ascii="inter-regular" w:hAnsi="inter-regular"/>
          <w:b/>
          <w:bCs/>
          <w:color w:val="006699"/>
          <w:bdr w:val="none" w:sz="0" w:space="0" w:color="auto" w:frame="1"/>
        </w:rPr>
        <w:lastRenderedPageBreak/>
        <w:t>class</w:t>
      </w:r>
      <w:r>
        <w:rPr>
          <w:rFonts w:ascii="inter-regular" w:hAnsi="inter-regular"/>
          <w:color w:val="000000"/>
          <w:bdr w:val="none" w:sz="0" w:space="0" w:color="auto" w:frame="1"/>
        </w:rPr>
        <w:t> A3{  </w:t>
      </w:r>
    </w:p>
    <w:p w14:paraId="03D0FDEA" w14:textId="77777777" w:rsidR="00EA462B" w:rsidRDefault="00EA462B">
      <w:pPr>
        <w:numPr>
          <w:ilvl w:val="0"/>
          <w:numId w:val="72"/>
        </w:numPr>
        <w:spacing w:after="0" w:line="375" w:lineRule="atLeast"/>
        <w:jc w:val="both"/>
        <w:rPr>
          <w:rFonts w:ascii="inter-regular" w:hAnsi="inter-regular"/>
          <w:color w:val="000000"/>
        </w:rPr>
      </w:pP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static</w:t>
      </w:r>
      <w:r>
        <w:rPr>
          <w:rFonts w:ascii="inter-regular" w:hAnsi="inter-regular"/>
          <w:color w:val="000000"/>
          <w:bdr w:val="none" w:sz="0" w:space="0" w:color="auto" w:frame="1"/>
        </w:rPr>
        <w:t>{  </w:t>
      </w:r>
    </w:p>
    <w:p w14:paraId="03A9AC70" w14:textId="77777777" w:rsidR="00EA462B" w:rsidRDefault="00EA462B">
      <w:pPr>
        <w:pStyle w:val="alt"/>
        <w:numPr>
          <w:ilvl w:val="0"/>
          <w:numId w:val="72"/>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System.out.println(</w:t>
      </w:r>
      <w:r>
        <w:rPr>
          <w:rStyle w:val="string"/>
          <w:rFonts w:ascii="inter-regular" w:hAnsi="inter-regular"/>
          <w:color w:val="0000FF"/>
          <w:bdr w:val="none" w:sz="0" w:space="0" w:color="auto" w:frame="1"/>
        </w:rPr>
        <w:t>"static block is invoked"</w:t>
      </w:r>
      <w:r>
        <w:rPr>
          <w:rFonts w:ascii="inter-regular" w:hAnsi="inter-regular"/>
          <w:color w:val="000000"/>
          <w:bdr w:val="none" w:sz="0" w:space="0" w:color="auto" w:frame="1"/>
        </w:rPr>
        <w:t>);  </w:t>
      </w:r>
    </w:p>
    <w:p w14:paraId="1F490188" w14:textId="77777777" w:rsidR="00EA462B" w:rsidRDefault="00EA462B">
      <w:pPr>
        <w:numPr>
          <w:ilvl w:val="0"/>
          <w:numId w:val="72"/>
        </w:numPr>
        <w:spacing w:after="0" w:line="375" w:lineRule="atLeast"/>
        <w:jc w:val="both"/>
        <w:rPr>
          <w:rFonts w:ascii="inter-regular" w:hAnsi="inter-regular"/>
          <w:color w:val="000000"/>
        </w:rPr>
      </w:pPr>
      <w:r>
        <w:rPr>
          <w:rFonts w:ascii="inter-regular" w:hAnsi="inter-regular"/>
          <w:color w:val="000000"/>
          <w:bdr w:val="none" w:sz="0" w:space="0" w:color="auto" w:frame="1"/>
        </w:rPr>
        <w:t>  System.exit(</w:t>
      </w:r>
      <w:r>
        <w:rPr>
          <w:rStyle w:val="number"/>
          <w:rFonts w:ascii="inter-regular" w:hAnsi="inter-regular"/>
          <w:color w:val="C00000"/>
          <w:bdr w:val="none" w:sz="0" w:space="0" w:color="auto" w:frame="1"/>
        </w:rPr>
        <w:t>0</w:t>
      </w:r>
      <w:r>
        <w:rPr>
          <w:rFonts w:ascii="inter-regular" w:hAnsi="inter-regular"/>
          <w:color w:val="000000"/>
          <w:bdr w:val="none" w:sz="0" w:space="0" w:color="auto" w:frame="1"/>
        </w:rPr>
        <w:t>);  </w:t>
      </w:r>
    </w:p>
    <w:p w14:paraId="4ECC84C3" w14:textId="77777777" w:rsidR="00EA462B" w:rsidRDefault="00EA462B">
      <w:pPr>
        <w:pStyle w:val="alt"/>
        <w:numPr>
          <w:ilvl w:val="0"/>
          <w:numId w:val="72"/>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  </w:t>
      </w:r>
    </w:p>
    <w:p w14:paraId="170E1C30" w14:textId="77777777" w:rsidR="00EA462B" w:rsidRDefault="00EA462B">
      <w:pPr>
        <w:numPr>
          <w:ilvl w:val="0"/>
          <w:numId w:val="72"/>
        </w:numPr>
        <w:spacing w:after="0" w:line="375" w:lineRule="atLeast"/>
        <w:jc w:val="both"/>
        <w:rPr>
          <w:rFonts w:ascii="inter-regular" w:hAnsi="inter-regular"/>
          <w:color w:val="000000"/>
        </w:rPr>
      </w:pPr>
      <w:r>
        <w:rPr>
          <w:rFonts w:ascii="inter-regular" w:hAnsi="inter-regular"/>
          <w:color w:val="000000"/>
          <w:bdr w:val="none" w:sz="0" w:space="0" w:color="auto" w:frame="1"/>
        </w:rPr>
        <w:t>}  </w:t>
      </w:r>
    </w:p>
    <w:p w14:paraId="135C0DC5" w14:textId="77777777" w:rsidR="00EA462B" w:rsidRDefault="00EA462B" w:rsidP="00EA462B">
      <w:pPr>
        <w:spacing w:line="240" w:lineRule="auto"/>
        <w:rPr>
          <w:rFonts w:ascii="Times New Roman" w:hAnsi="Times New Roman"/>
        </w:rPr>
      </w:pPr>
      <w:hyperlink r:id="rId58" w:tgtFrame="_blank" w:history="1">
        <w:r>
          <w:rPr>
            <w:rStyle w:val="Hyperlink"/>
            <w:rFonts w:ascii="Verdana" w:hAnsi="Verdana"/>
            <w:b/>
            <w:bCs/>
            <w:color w:val="FFFFFF"/>
            <w:sz w:val="20"/>
            <w:szCs w:val="20"/>
            <w:shd w:val="clear" w:color="auto" w:fill="4CAF50"/>
          </w:rPr>
          <w:t>Test it Now</w:t>
        </w:r>
      </w:hyperlink>
    </w:p>
    <w:p w14:paraId="4D88F81C" w14:textId="77777777" w:rsidR="00EA462B" w:rsidRDefault="00EA462B" w:rsidP="00EA462B">
      <w:pPr>
        <w:pStyle w:val="NormalWeb"/>
        <w:shd w:val="clear" w:color="auto" w:fill="FFFFFF"/>
        <w:jc w:val="both"/>
        <w:rPr>
          <w:rFonts w:ascii="inter-regular" w:hAnsi="inter-regular"/>
          <w:color w:val="333333"/>
        </w:rPr>
      </w:pPr>
      <w:r>
        <w:rPr>
          <w:rFonts w:ascii="inter-regular" w:hAnsi="inter-regular"/>
          <w:color w:val="333333"/>
        </w:rPr>
        <w:t>Output:</w:t>
      </w:r>
    </w:p>
    <w:p w14:paraId="1AA33732" w14:textId="77777777" w:rsidR="00EA462B" w:rsidRDefault="00EA462B" w:rsidP="00EA462B">
      <w:pPr>
        <w:pStyle w:val="HTMLPreformatted"/>
        <w:shd w:val="clear" w:color="auto" w:fill="EEEEEE"/>
        <w:jc w:val="both"/>
        <w:rPr>
          <w:color w:val="535559"/>
        </w:rPr>
      </w:pPr>
      <w:r>
        <w:rPr>
          <w:color w:val="535559"/>
        </w:rPr>
        <w:t>static block is invoked</w:t>
      </w:r>
    </w:p>
    <w:p w14:paraId="028937A9" w14:textId="77777777" w:rsidR="00EA462B" w:rsidRDefault="00EA462B" w:rsidP="00EA462B">
      <w:pPr>
        <w:pStyle w:val="NormalWeb"/>
        <w:shd w:val="clear" w:color="auto" w:fill="FFFFFF"/>
        <w:jc w:val="both"/>
        <w:rPr>
          <w:rFonts w:ascii="inter-regular" w:hAnsi="inter-regular"/>
          <w:color w:val="333333"/>
        </w:rPr>
      </w:pPr>
      <w:r>
        <w:rPr>
          <w:rFonts w:ascii="inter-regular" w:hAnsi="inter-regular"/>
          <w:color w:val="333333"/>
        </w:rPr>
        <w:t>Since JDK 1.7 and above, output would be:</w:t>
      </w:r>
    </w:p>
    <w:p w14:paraId="6528EE3D" w14:textId="77777777" w:rsidR="00EA462B" w:rsidRDefault="00EA462B" w:rsidP="00EA462B">
      <w:pPr>
        <w:pStyle w:val="HTMLPreformatted"/>
        <w:shd w:val="clear" w:color="auto" w:fill="EEEEEE"/>
        <w:jc w:val="both"/>
        <w:rPr>
          <w:color w:val="535559"/>
        </w:rPr>
      </w:pPr>
      <w:r>
        <w:rPr>
          <w:color w:val="535559"/>
        </w:rPr>
        <w:t>Error: Main method not found in class A3, please define the main method as:</w:t>
      </w:r>
    </w:p>
    <w:p w14:paraId="6E487B91" w14:textId="77777777" w:rsidR="00EA462B" w:rsidRDefault="00EA462B" w:rsidP="00EA462B">
      <w:pPr>
        <w:pStyle w:val="HTMLPreformatted"/>
        <w:shd w:val="clear" w:color="auto" w:fill="EEEEEE"/>
        <w:jc w:val="both"/>
        <w:rPr>
          <w:color w:val="535559"/>
        </w:rPr>
      </w:pPr>
      <w:r>
        <w:rPr>
          <w:color w:val="535559"/>
        </w:rPr>
        <w:t xml:space="preserve">   public static void main(String[] args)</w:t>
      </w:r>
    </w:p>
    <w:p w14:paraId="6DB95F9C" w14:textId="77777777" w:rsidR="00EA462B" w:rsidRDefault="00EA462B" w:rsidP="00EA462B">
      <w:pPr>
        <w:pStyle w:val="HTMLPreformatted"/>
        <w:shd w:val="clear" w:color="auto" w:fill="EEEEEE"/>
        <w:jc w:val="both"/>
        <w:rPr>
          <w:color w:val="535559"/>
        </w:rPr>
      </w:pPr>
      <w:r>
        <w:rPr>
          <w:color w:val="535559"/>
        </w:rPr>
        <w:t>or a JavaFX application class must extend javafx.application.Application</w:t>
      </w:r>
    </w:p>
    <w:p w14:paraId="7B95E046" w14:textId="77777777" w:rsidR="00EA462B" w:rsidRDefault="00EA462B" w:rsidP="0027496C">
      <w:pPr>
        <w:rPr>
          <w:b/>
          <w:bCs/>
          <w:sz w:val="32"/>
          <w:szCs w:val="32"/>
        </w:rPr>
      </w:pPr>
    </w:p>
    <w:p w14:paraId="3FC9E054" w14:textId="77777777" w:rsidR="00DC49CC" w:rsidRDefault="00DC49CC" w:rsidP="0027496C">
      <w:pPr>
        <w:rPr>
          <w:b/>
          <w:bCs/>
          <w:sz w:val="32"/>
          <w:szCs w:val="32"/>
        </w:rPr>
      </w:pPr>
    </w:p>
    <w:p w14:paraId="3EAFDCF1" w14:textId="77777777" w:rsidR="00DC49CC" w:rsidRDefault="00DC49CC" w:rsidP="0027496C">
      <w:pPr>
        <w:rPr>
          <w:b/>
          <w:bCs/>
          <w:sz w:val="32"/>
          <w:szCs w:val="32"/>
        </w:rPr>
      </w:pPr>
    </w:p>
    <w:p w14:paraId="7BBBEF00" w14:textId="77777777" w:rsidR="00DC49CC" w:rsidRDefault="00DC49CC" w:rsidP="0027496C">
      <w:pPr>
        <w:rPr>
          <w:b/>
          <w:bCs/>
          <w:sz w:val="32"/>
          <w:szCs w:val="32"/>
        </w:rPr>
      </w:pPr>
      <w:r>
        <w:rPr>
          <w:b/>
          <w:bCs/>
          <w:sz w:val="32"/>
          <w:szCs w:val="32"/>
        </w:rPr>
        <w:t xml:space="preserve">Inheritance in Java </w:t>
      </w:r>
    </w:p>
    <w:p w14:paraId="73CCD0F4" w14:textId="77777777" w:rsidR="00DC49CC" w:rsidRDefault="00DC49CC" w:rsidP="0027496C">
      <w:pPr>
        <w:rPr>
          <w:rFonts w:ascii="inter-regular" w:hAnsi="inter-regular"/>
          <w:color w:val="333333"/>
          <w:shd w:val="clear" w:color="auto" w:fill="FFFFFF"/>
        </w:rPr>
      </w:pPr>
      <w:r>
        <w:rPr>
          <w:rStyle w:val="Strong"/>
          <w:rFonts w:ascii="Segoe UI" w:hAnsi="Segoe UI" w:cs="Segoe UI"/>
          <w:color w:val="333333"/>
          <w:shd w:val="clear" w:color="auto" w:fill="FFFFFF"/>
        </w:rPr>
        <w:t>Inheritance in Java</w:t>
      </w:r>
      <w:r>
        <w:rPr>
          <w:rFonts w:ascii="inter-regular" w:hAnsi="inter-regular"/>
          <w:color w:val="333333"/>
          <w:shd w:val="clear" w:color="auto" w:fill="FFFFFF"/>
        </w:rPr>
        <w:t> is a mechanism in which one object acquires all the properties and behaviors of a parent object. It is an important part of </w:t>
      </w:r>
      <w:hyperlink r:id="rId59" w:history="1">
        <w:r>
          <w:rPr>
            <w:rStyle w:val="Hyperlink"/>
            <w:rFonts w:ascii="inter-regular" w:hAnsi="inter-regular"/>
            <w:color w:val="008000"/>
            <w:shd w:val="clear" w:color="auto" w:fill="FFFFFF"/>
          </w:rPr>
          <w:t>OOPs</w:t>
        </w:r>
      </w:hyperlink>
      <w:r>
        <w:rPr>
          <w:rFonts w:ascii="inter-regular" w:hAnsi="inter-regular"/>
          <w:color w:val="333333"/>
          <w:shd w:val="clear" w:color="auto" w:fill="FFFFFF"/>
        </w:rPr>
        <w:t> (Object Oriented programming system).</w:t>
      </w:r>
    </w:p>
    <w:p w14:paraId="13790785" w14:textId="77777777" w:rsidR="00DC49CC" w:rsidRDefault="00DC49CC" w:rsidP="0027496C">
      <w:pPr>
        <w:rPr>
          <w:rFonts w:ascii="inter-regular" w:hAnsi="inter-regular"/>
          <w:color w:val="333333"/>
          <w:shd w:val="clear" w:color="auto" w:fill="FFFFFF"/>
        </w:rPr>
      </w:pPr>
    </w:p>
    <w:p w14:paraId="25223BEE" w14:textId="77777777" w:rsidR="00DC49CC" w:rsidRDefault="00DC49CC" w:rsidP="00DC49CC">
      <w:pPr>
        <w:pStyle w:val="NormalWeb"/>
        <w:shd w:val="clear" w:color="auto" w:fill="FFFFFF"/>
        <w:jc w:val="both"/>
        <w:rPr>
          <w:rFonts w:ascii="inter-regular" w:hAnsi="inter-regular"/>
          <w:color w:val="333333"/>
        </w:rPr>
      </w:pPr>
      <w:r>
        <w:rPr>
          <w:rFonts w:ascii="inter-regular" w:hAnsi="inter-regular"/>
          <w:color w:val="333333"/>
        </w:rPr>
        <w:t>The idea behind inheritance in Java is that you can create new </w:t>
      </w:r>
      <w:hyperlink r:id="rId60" w:history="1">
        <w:r>
          <w:rPr>
            <w:rStyle w:val="Hyperlink"/>
            <w:rFonts w:ascii="inter-regular" w:hAnsi="inter-regular"/>
            <w:color w:val="008000"/>
          </w:rPr>
          <w:t>classes</w:t>
        </w:r>
      </w:hyperlink>
      <w:r>
        <w:rPr>
          <w:rFonts w:ascii="inter-regular" w:hAnsi="inter-regular"/>
          <w:color w:val="333333"/>
        </w:rPr>
        <w:t> that are built upon existing classes. When you inherit from an existing class, you can reuse methods and fields of the parent class. Moreover, you can add new methods and fields in your current class also.</w:t>
      </w:r>
    </w:p>
    <w:p w14:paraId="2D61DF4C" w14:textId="77777777" w:rsidR="00DC49CC" w:rsidRDefault="00DC49CC" w:rsidP="00DC49CC">
      <w:pPr>
        <w:pStyle w:val="NormalWeb"/>
        <w:shd w:val="clear" w:color="auto" w:fill="FFFFFF"/>
        <w:jc w:val="both"/>
        <w:rPr>
          <w:rFonts w:ascii="inter-regular" w:hAnsi="inter-regular"/>
          <w:color w:val="333333"/>
        </w:rPr>
      </w:pPr>
      <w:r>
        <w:rPr>
          <w:rFonts w:ascii="inter-regular" w:hAnsi="inter-regular"/>
          <w:color w:val="333333"/>
        </w:rPr>
        <w:t>Inheritance represents the </w:t>
      </w:r>
      <w:r>
        <w:rPr>
          <w:rStyle w:val="Strong"/>
          <w:rFonts w:ascii="Segoe UI" w:hAnsi="Segoe UI" w:cs="Segoe UI"/>
          <w:color w:val="333333"/>
        </w:rPr>
        <w:t>IS-A relationship</w:t>
      </w:r>
      <w:r>
        <w:rPr>
          <w:rFonts w:ascii="inter-regular" w:hAnsi="inter-regular"/>
          <w:color w:val="333333"/>
        </w:rPr>
        <w:t> which is also known as a </w:t>
      </w:r>
      <w:r>
        <w:rPr>
          <w:rStyle w:val="Emphasis"/>
          <w:rFonts w:ascii="inter-regular" w:hAnsi="inter-regular"/>
          <w:color w:val="333333"/>
        </w:rPr>
        <w:t>parent-child</w:t>
      </w:r>
      <w:r>
        <w:rPr>
          <w:rFonts w:ascii="inter-regular" w:hAnsi="inter-regular"/>
          <w:color w:val="333333"/>
        </w:rPr>
        <w:t> relationship.</w:t>
      </w:r>
    </w:p>
    <w:p w14:paraId="1EC0252D" w14:textId="77777777" w:rsidR="00DC49CC" w:rsidRDefault="00DC49CC" w:rsidP="00DC49CC">
      <w:pPr>
        <w:pStyle w:val="Heading3"/>
        <w:shd w:val="clear" w:color="auto" w:fill="FFFFFF"/>
        <w:spacing w:line="312" w:lineRule="atLeast"/>
        <w:jc w:val="both"/>
        <w:rPr>
          <w:rFonts w:ascii="Helvetica" w:hAnsi="Helvetica"/>
          <w:color w:val="610B4B"/>
          <w:sz w:val="32"/>
          <w:szCs w:val="32"/>
        </w:rPr>
      </w:pPr>
      <w:r>
        <w:rPr>
          <w:rFonts w:ascii="Helvetica" w:hAnsi="Helvetica"/>
          <w:b/>
          <w:bCs/>
          <w:color w:val="610B4B"/>
          <w:sz w:val="32"/>
          <w:szCs w:val="32"/>
        </w:rPr>
        <w:t>Why use inheritance in java</w:t>
      </w:r>
    </w:p>
    <w:p w14:paraId="4C5EFC86" w14:textId="77777777" w:rsidR="00DC49CC" w:rsidRDefault="00DC49CC">
      <w:pPr>
        <w:numPr>
          <w:ilvl w:val="0"/>
          <w:numId w:val="73"/>
        </w:numPr>
        <w:shd w:val="clear" w:color="auto" w:fill="FFFFFF"/>
        <w:spacing w:before="60" w:after="100" w:afterAutospacing="1" w:line="375" w:lineRule="atLeast"/>
        <w:jc w:val="both"/>
        <w:rPr>
          <w:rFonts w:ascii="inter-regular" w:hAnsi="inter-regular"/>
          <w:color w:val="000000"/>
          <w:sz w:val="24"/>
          <w:szCs w:val="24"/>
        </w:rPr>
      </w:pPr>
      <w:r>
        <w:rPr>
          <w:rFonts w:ascii="inter-regular" w:hAnsi="inter-regular"/>
          <w:color w:val="000000"/>
        </w:rPr>
        <w:t>For </w:t>
      </w:r>
      <w:hyperlink r:id="rId61" w:history="1">
        <w:r>
          <w:rPr>
            <w:rStyle w:val="Hyperlink"/>
            <w:rFonts w:ascii="inter-regular" w:hAnsi="inter-regular"/>
            <w:color w:val="008000"/>
          </w:rPr>
          <w:t>Method Overriding</w:t>
        </w:r>
      </w:hyperlink>
      <w:r>
        <w:rPr>
          <w:rFonts w:ascii="inter-regular" w:hAnsi="inter-regular"/>
          <w:color w:val="000000"/>
        </w:rPr>
        <w:t> (so </w:t>
      </w:r>
      <w:hyperlink r:id="rId62" w:history="1">
        <w:r>
          <w:rPr>
            <w:rStyle w:val="Hyperlink"/>
            <w:rFonts w:ascii="inter-regular" w:hAnsi="inter-regular"/>
            <w:color w:val="008000"/>
          </w:rPr>
          <w:t>runtime polymorphism</w:t>
        </w:r>
      </w:hyperlink>
      <w:r>
        <w:rPr>
          <w:rFonts w:ascii="inter-regular" w:hAnsi="inter-regular"/>
          <w:color w:val="000000"/>
        </w:rPr>
        <w:t> can be achieved).</w:t>
      </w:r>
    </w:p>
    <w:p w14:paraId="730A7DF6" w14:textId="77777777" w:rsidR="00DC49CC" w:rsidRDefault="00DC49CC">
      <w:pPr>
        <w:numPr>
          <w:ilvl w:val="0"/>
          <w:numId w:val="73"/>
        </w:numPr>
        <w:shd w:val="clear" w:color="auto" w:fill="FFFFFF"/>
        <w:spacing w:before="60" w:after="100" w:afterAutospacing="1" w:line="375" w:lineRule="atLeast"/>
        <w:jc w:val="both"/>
        <w:rPr>
          <w:rFonts w:ascii="inter-regular" w:hAnsi="inter-regular"/>
          <w:color w:val="000000"/>
        </w:rPr>
      </w:pPr>
      <w:r>
        <w:rPr>
          <w:rFonts w:ascii="inter-regular" w:hAnsi="inter-regular"/>
          <w:color w:val="000000"/>
        </w:rPr>
        <w:t>For Code Reusability.</w:t>
      </w:r>
    </w:p>
    <w:p w14:paraId="748F4C09" w14:textId="77777777" w:rsidR="00DC49CC" w:rsidRDefault="00DC49CC" w:rsidP="00DC49CC">
      <w:pPr>
        <w:pStyle w:val="Heading3"/>
        <w:shd w:val="clear" w:color="auto" w:fill="FFFFFF"/>
        <w:spacing w:line="312" w:lineRule="atLeast"/>
        <w:jc w:val="both"/>
        <w:rPr>
          <w:rFonts w:ascii="Helvetica" w:hAnsi="Helvetica"/>
          <w:color w:val="610B4B"/>
          <w:sz w:val="32"/>
          <w:szCs w:val="32"/>
        </w:rPr>
      </w:pPr>
      <w:r>
        <w:rPr>
          <w:rFonts w:ascii="Helvetica" w:hAnsi="Helvetica"/>
          <w:b/>
          <w:bCs/>
          <w:color w:val="610B4B"/>
          <w:sz w:val="32"/>
          <w:szCs w:val="32"/>
        </w:rPr>
        <w:lastRenderedPageBreak/>
        <w:t>Terms used in Inheritance</w:t>
      </w:r>
    </w:p>
    <w:p w14:paraId="3864F745" w14:textId="77777777" w:rsidR="00DC49CC" w:rsidRDefault="00DC49CC">
      <w:pPr>
        <w:numPr>
          <w:ilvl w:val="0"/>
          <w:numId w:val="74"/>
        </w:numPr>
        <w:shd w:val="clear" w:color="auto" w:fill="FFFFFF"/>
        <w:spacing w:before="60" w:after="100" w:afterAutospacing="1" w:line="375" w:lineRule="atLeast"/>
        <w:jc w:val="both"/>
        <w:rPr>
          <w:rFonts w:ascii="inter-regular" w:hAnsi="inter-regular"/>
          <w:color w:val="000000"/>
          <w:sz w:val="24"/>
          <w:szCs w:val="24"/>
        </w:rPr>
      </w:pPr>
      <w:r>
        <w:rPr>
          <w:rStyle w:val="Strong"/>
          <w:rFonts w:ascii="Segoe UI" w:hAnsi="Segoe UI" w:cs="Segoe UI"/>
          <w:color w:val="000000"/>
        </w:rPr>
        <w:t>Class:</w:t>
      </w:r>
      <w:r>
        <w:rPr>
          <w:rFonts w:ascii="inter-regular" w:hAnsi="inter-regular"/>
          <w:color w:val="000000"/>
        </w:rPr>
        <w:t> A class is a group of objects which have common properties. It is a template or blueprint from which objects are created.</w:t>
      </w:r>
    </w:p>
    <w:p w14:paraId="146EF19A" w14:textId="77777777" w:rsidR="00DC49CC" w:rsidRDefault="00DC49CC">
      <w:pPr>
        <w:numPr>
          <w:ilvl w:val="0"/>
          <w:numId w:val="74"/>
        </w:numPr>
        <w:shd w:val="clear" w:color="auto" w:fill="FFFFFF"/>
        <w:spacing w:before="60" w:after="100" w:afterAutospacing="1" w:line="375" w:lineRule="atLeast"/>
        <w:jc w:val="both"/>
        <w:rPr>
          <w:rFonts w:ascii="inter-regular" w:hAnsi="inter-regular"/>
          <w:color w:val="000000"/>
        </w:rPr>
      </w:pPr>
      <w:r>
        <w:rPr>
          <w:rStyle w:val="Strong"/>
          <w:rFonts w:ascii="Segoe UI" w:hAnsi="Segoe UI" w:cs="Segoe UI"/>
          <w:color w:val="000000"/>
        </w:rPr>
        <w:t>Sub Class/Child Class:</w:t>
      </w:r>
      <w:r>
        <w:rPr>
          <w:rFonts w:ascii="inter-regular" w:hAnsi="inter-regular"/>
          <w:color w:val="000000"/>
        </w:rPr>
        <w:t> Subclass is a class which inherits the other class. It is also called a derived class, extended class, or child class.</w:t>
      </w:r>
    </w:p>
    <w:p w14:paraId="7F376B1F" w14:textId="77777777" w:rsidR="00DC49CC" w:rsidRDefault="00DC49CC">
      <w:pPr>
        <w:numPr>
          <w:ilvl w:val="0"/>
          <w:numId w:val="74"/>
        </w:numPr>
        <w:shd w:val="clear" w:color="auto" w:fill="FFFFFF"/>
        <w:spacing w:before="60" w:after="100" w:afterAutospacing="1" w:line="375" w:lineRule="atLeast"/>
        <w:jc w:val="both"/>
        <w:rPr>
          <w:rFonts w:ascii="inter-regular" w:hAnsi="inter-regular"/>
          <w:color w:val="000000"/>
        </w:rPr>
      </w:pPr>
      <w:r>
        <w:rPr>
          <w:rStyle w:val="Strong"/>
          <w:rFonts w:ascii="Segoe UI" w:hAnsi="Segoe UI" w:cs="Segoe UI"/>
          <w:color w:val="000000"/>
        </w:rPr>
        <w:t>Super Class/Parent Class:</w:t>
      </w:r>
      <w:r>
        <w:rPr>
          <w:rFonts w:ascii="inter-regular" w:hAnsi="inter-regular"/>
          <w:color w:val="000000"/>
        </w:rPr>
        <w:t> Superclass is the class from where a subclass inherits the features. It is also called a base class or a parent class.</w:t>
      </w:r>
    </w:p>
    <w:p w14:paraId="0C157DB9" w14:textId="77777777" w:rsidR="00DC49CC" w:rsidRDefault="00DC49CC">
      <w:pPr>
        <w:numPr>
          <w:ilvl w:val="0"/>
          <w:numId w:val="74"/>
        </w:numPr>
        <w:shd w:val="clear" w:color="auto" w:fill="FFFFFF"/>
        <w:spacing w:before="60" w:after="100" w:afterAutospacing="1" w:line="375" w:lineRule="atLeast"/>
        <w:jc w:val="both"/>
        <w:rPr>
          <w:rFonts w:ascii="inter-regular" w:hAnsi="inter-regular"/>
          <w:color w:val="000000"/>
        </w:rPr>
      </w:pPr>
      <w:r>
        <w:rPr>
          <w:rStyle w:val="Strong"/>
          <w:rFonts w:ascii="Segoe UI" w:hAnsi="Segoe UI" w:cs="Segoe UI"/>
          <w:color w:val="000000"/>
        </w:rPr>
        <w:t>Reusability:</w:t>
      </w:r>
      <w:r>
        <w:rPr>
          <w:rFonts w:ascii="inter-regular" w:hAnsi="inter-regular"/>
          <w:color w:val="000000"/>
        </w:rPr>
        <w:t> As the name specifies, reusability is a mechanism which facilitates you to reuse the fields and methods of the existing class when you create a new class. You can use the same fields and methods already defined in the previous class.</w:t>
      </w:r>
    </w:p>
    <w:p w14:paraId="2F84E69E" w14:textId="77777777" w:rsidR="00DC49CC" w:rsidRDefault="00DC49CC" w:rsidP="00DC49CC">
      <w:pPr>
        <w:pStyle w:val="Heading3"/>
        <w:shd w:val="clear" w:color="auto" w:fill="FFFFFF"/>
        <w:spacing w:line="312" w:lineRule="atLeast"/>
        <w:jc w:val="both"/>
        <w:rPr>
          <w:rFonts w:ascii="Helvetica" w:hAnsi="Helvetica"/>
          <w:color w:val="610B4B"/>
          <w:sz w:val="32"/>
          <w:szCs w:val="32"/>
        </w:rPr>
      </w:pPr>
      <w:r>
        <w:rPr>
          <w:rFonts w:ascii="Helvetica" w:hAnsi="Helvetica"/>
          <w:b/>
          <w:bCs/>
          <w:color w:val="610B4B"/>
          <w:sz w:val="32"/>
          <w:szCs w:val="32"/>
        </w:rPr>
        <w:t>The syntax of Java Inheritance</w:t>
      </w:r>
    </w:p>
    <w:p w14:paraId="18900F05" w14:textId="77777777" w:rsidR="00DC49CC" w:rsidRDefault="00DC49CC">
      <w:pPr>
        <w:pStyle w:val="alt"/>
        <w:numPr>
          <w:ilvl w:val="0"/>
          <w:numId w:val="75"/>
        </w:numPr>
        <w:spacing w:before="0" w:beforeAutospacing="0" w:after="0" w:afterAutospacing="0" w:line="375" w:lineRule="atLeast"/>
        <w:jc w:val="both"/>
        <w:rPr>
          <w:rFonts w:ascii="inter-regular" w:hAnsi="inter-regular"/>
          <w:color w:val="000000"/>
        </w:rPr>
      </w:pPr>
      <w:r>
        <w:rPr>
          <w:rStyle w:val="keyword"/>
          <w:rFonts w:ascii="inter-regular" w:hAnsi="inter-regular"/>
          <w:b/>
          <w:bCs/>
          <w:color w:val="006699"/>
          <w:bdr w:val="none" w:sz="0" w:space="0" w:color="auto" w:frame="1"/>
        </w:rPr>
        <w:t>class</w:t>
      </w:r>
      <w:r>
        <w:rPr>
          <w:rFonts w:ascii="inter-regular" w:hAnsi="inter-regular"/>
          <w:color w:val="000000"/>
          <w:bdr w:val="none" w:sz="0" w:space="0" w:color="auto" w:frame="1"/>
        </w:rPr>
        <w:t> Subclass-name </w:t>
      </w:r>
      <w:r>
        <w:rPr>
          <w:rStyle w:val="keyword"/>
          <w:rFonts w:ascii="inter-regular" w:hAnsi="inter-regular"/>
          <w:b/>
          <w:bCs/>
          <w:color w:val="006699"/>
          <w:bdr w:val="none" w:sz="0" w:space="0" w:color="auto" w:frame="1"/>
        </w:rPr>
        <w:t>extends</w:t>
      </w:r>
      <w:r>
        <w:rPr>
          <w:rFonts w:ascii="inter-regular" w:hAnsi="inter-regular"/>
          <w:color w:val="000000"/>
          <w:bdr w:val="none" w:sz="0" w:space="0" w:color="auto" w:frame="1"/>
        </w:rPr>
        <w:t> Superclass-name  </w:t>
      </w:r>
    </w:p>
    <w:p w14:paraId="699D0190" w14:textId="77777777" w:rsidR="00DC49CC" w:rsidRDefault="00DC49CC">
      <w:pPr>
        <w:numPr>
          <w:ilvl w:val="0"/>
          <w:numId w:val="75"/>
        </w:numPr>
        <w:spacing w:after="0" w:line="375" w:lineRule="atLeast"/>
        <w:jc w:val="both"/>
        <w:rPr>
          <w:rFonts w:ascii="inter-regular" w:hAnsi="inter-regular"/>
          <w:color w:val="000000"/>
        </w:rPr>
      </w:pPr>
      <w:r>
        <w:rPr>
          <w:rFonts w:ascii="inter-regular" w:hAnsi="inter-regular"/>
          <w:color w:val="000000"/>
          <w:bdr w:val="none" w:sz="0" w:space="0" w:color="auto" w:frame="1"/>
        </w:rPr>
        <w:t>{  </w:t>
      </w:r>
    </w:p>
    <w:p w14:paraId="4751EDD8" w14:textId="77777777" w:rsidR="00DC49CC" w:rsidRDefault="00DC49CC">
      <w:pPr>
        <w:pStyle w:val="alt"/>
        <w:numPr>
          <w:ilvl w:val="0"/>
          <w:numId w:val="75"/>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w:t>
      </w:r>
      <w:r>
        <w:rPr>
          <w:rStyle w:val="comment"/>
          <w:rFonts w:ascii="inter-regular" w:hAnsi="inter-regular"/>
          <w:color w:val="008200"/>
          <w:bdr w:val="none" w:sz="0" w:space="0" w:color="auto" w:frame="1"/>
        </w:rPr>
        <w:t>//methods and fields</w:t>
      </w:r>
      <w:r>
        <w:rPr>
          <w:rFonts w:ascii="inter-regular" w:hAnsi="inter-regular"/>
          <w:color w:val="000000"/>
          <w:bdr w:val="none" w:sz="0" w:space="0" w:color="auto" w:frame="1"/>
        </w:rPr>
        <w:t>  </w:t>
      </w:r>
    </w:p>
    <w:p w14:paraId="2D1E4CF7" w14:textId="77777777" w:rsidR="00DC49CC" w:rsidRDefault="00DC49CC">
      <w:pPr>
        <w:numPr>
          <w:ilvl w:val="0"/>
          <w:numId w:val="75"/>
        </w:numPr>
        <w:spacing w:after="0" w:line="375" w:lineRule="atLeast"/>
        <w:jc w:val="both"/>
        <w:rPr>
          <w:rFonts w:ascii="inter-regular" w:hAnsi="inter-regular"/>
          <w:color w:val="000000"/>
        </w:rPr>
      </w:pPr>
      <w:r>
        <w:rPr>
          <w:rFonts w:ascii="inter-regular" w:hAnsi="inter-regular"/>
          <w:color w:val="000000"/>
          <w:bdr w:val="none" w:sz="0" w:space="0" w:color="auto" w:frame="1"/>
        </w:rPr>
        <w:t>}  </w:t>
      </w:r>
    </w:p>
    <w:p w14:paraId="7E7B5CDE" w14:textId="77777777" w:rsidR="00DC49CC" w:rsidRDefault="00DC49CC" w:rsidP="00DC49CC">
      <w:pPr>
        <w:pStyle w:val="NormalWeb"/>
        <w:shd w:val="clear" w:color="auto" w:fill="FFFFFF"/>
        <w:jc w:val="both"/>
        <w:rPr>
          <w:rFonts w:ascii="inter-regular" w:hAnsi="inter-regular"/>
          <w:color w:val="333333"/>
        </w:rPr>
      </w:pPr>
      <w:r>
        <w:rPr>
          <w:rFonts w:ascii="inter-regular" w:hAnsi="inter-regular"/>
          <w:color w:val="333333"/>
        </w:rPr>
        <w:t>The </w:t>
      </w:r>
      <w:r>
        <w:rPr>
          <w:rStyle w:val="Strong"/>
          <w:rFonts w:ascii="Segoe UI" w:hAnsi="Segoe UI" w:cs="Segoe UI"/>
          <w:color w:val="333333"/>
        </w:rPr>
        <w:t>extends keyword</w:t>
      </w:r>
      <w:r>
        <w:rPr>
          <w:rFonts w:ascii="inter-regular" w:hAnsi="inter-regular"/>
          <w:color w:val="333333"/>
        </w:rPr>
        <w:t> indicates that you are making a new class that derives from an existing class. The meaning of "extends" is to increase the functionality.</w:t>
      </w:r>
    </w:p>
    <w:p w14:paraId="5DA6B93E" w14:textId="77777777" w:rsidR="00DC49CC" w:rsidRDefault="00DC49CC" w:rsidP="00DC49CC">
      <w:pPr>
        <w:pStyle w:val="NormalWeb"/>
        <w:shd w:val="clear" w:color="auto" w:fill="FFFFFF"/>
        <w:jc w:val="both"/>
        <w:rPr>
          <w:rFonts w:ascii="inter-regular" w:hAnsi="inter-regular"/>
          <w:color w:val="333333"/>
        </w:rPr>
      </w:pPr>
      <w:r>
        <w:rPr>
          <w:rFonts w:ascii="inter-regular" w:hAnsi="inter-regular"/>
          <w:color w:val="333333"/>
        </w:rPr>
        <w:t>In the terminology of Java, a class which is inherited is called a parent or superclass, and the new class is called child or subclass.</w:t>
      </w:r>
    </w:p>
    <w:p w14:paraId="601D5E75" w14:textId="77777777" w:rsidR="00DC49CC" w:rsidRDefault="00000000" w:rsidP="00DC49CC">
      <w:pPr>
        <w:rPr>
          <w:rFonts w:ascii="Times New Roman" w:hAnsi="Times New Roman"/>
        </w:rPr>
      </w:pPr>
      <w:r>
        <w:pict w14:anchorId="74290834">
          <v:rect id="_x0000_i1036" style="width:0;height:.75pt" o:hrstd="t" o:hrnoshade="t" o:hr="t" fillcolor="#d4d4d4" stroked="f"/>
        </w:pict>
      </w:r>
    </w:p>
    <w:p w14:paraId="61BD8DA9" w14:textId="77777777" w:rsidR="00DC49CC" w:rsidRDefault="00DC49CC" w:rsidP="00DC49CC">
      <w:pPr>
        <w:pStyle w:val="Heading3"/>
        <w:shd w:val="clear" w:color="auto" w:fill="FFFFFF"/>
        <w:jc w:val="both"/>
        <w:rPr>
          <w:rFonts w:ascii="Tahoma" w:hAnsi="Tahoma" w:cs="Tahoma"/>
          <w:color w:val="610B4B"/>
          <w:sz w:val="33"/>
          <w:szCs w:val="33"/>
        </w:rPr>
      </w:pPr>
      <w:r>
        <w:rPr>
          <w:rFonts w:ascii="Tahoma" w:hAnsi="Tahoma" w:cs="Tahoma"/>
          <w:b/>
          <w:bCs/>
          <w:color w:val="610B4B"/>
          <w:sz w:val="33"/>
          <w:szCs w:val="33"/>
        </w:rPr>
        <w:lastRenderedPageBreak/>
        <w:t>Java Inheritance Example</w:t>
      </w:r>
    </w:p>
    <w:p w14:paraId="3FF08075" w14:textId="77777777" w:rsidR="00DC49CC" w:rsidRDefault="00DC49CC" w:rsidP="00DC49CC">
      <w:pPr>
        <w:rPr>
          <w:rFonts w:ascii="Times New Roman" w:hAnsi="Times New Roman" w:cs="Times New Roman"/>
          <w:sz w:val="24"/>
          <w:szCs w:val="24"/>
        </w:rPr>
      </w:pPr>
      <w:r>
        <w:rPr>
          <w:noProof/>
        </w:rPr>
        <w:drawing>
          <wp:inline distT="0" distB="0" distL="0" distR="0" wp14:anchorId="652C98DE" wp14:editId="7AF15EBA">
            <wp:extent cx="2286000" cy="3449320"/>
            <wp:effectExtent l="0" t="0" r="0" b="0"/>
            <wp:docPr id="864022205" name="Picture 12" descr="Inheritance in Ja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Inheritance in Java"/>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2286000" cy="3449320"/>
                    </a:xfrm>
                    <a:prstGeom prst="rect">
                      <a:avLst/>
                    </a:prstGeom>
                    <a:noFill/>
                    <a:ln>
                      <a:noFill/>
                    </a:ln>
                  </pic:spPr>
                </pic:pic>
              </a:graphicData>
            </a:graphic>
          </wp:inline>
        </w:drawing>
      </w:r>
    </w:p>
    <w:p w14:paraId="087CF035" w14:textId="77777777" w:rsidR="00DC49CC" w:rsidRDefault="00DC49CC" w:rsidP="00DC49CC">
      <w:pPr>
        <w:pStyle w:val="NormalWeb"/>
        <w:shd w:val="clear" w:color="auto" w:fill="FFFFFF"/>
        <w:jc w:val="both"/>
        <w:rPr>
          <w:rFonts w:ascii="inter-regular" w:hAnsi="inter-regular"/>
          <w:color w:val="333333"/>
        </w:rPr>
      </w:pPr>
      <w:r>
        <w:rPr>
          <w:rFonts w:ascii="inter-regular" w:hAnsi="inter-regular"/>
          <w:color w:val="333333"/>
        </w:rPr>
        <w:t>As displayed in the above figure, Programmer is the subclass and Employee is the superclass. The relationship between the two classes is </w:t>
      </w:r>
      <w:r>
        <w:rPr>
          <w:rStyle w:val="Strong"/>
          <w:rFonts w:ascii="Segoe UI" w:hAnsi="Segoe UI" w:cs="Segoe UI"/>
          <w:color w:val="333333"/>
        </w:rPr>
        <w:t>Programmer IS-A Employee</w:t>
      </w:r>
      <w:r>
        <w:rPr>
          <w:rFonts w:ascii="inter-regular" w:hAnsi="inter-regular"/>
          <w:color w:val="333333"/>
        </w:rPr>
        <w:t>. It means that Programmer is a type of Employee.</w:t>
      </w:r>
    </w:p>
    <w:p w14:paraId="3C17E3B7" w14:textId="77777777" w:rsidR="00DC49CC" w:rsidRDefault="00DC49CC">
      <w:pPr>
        <w:pStyle w:val="alt"/>
        <w:numPr>
          <w:ilvl w:val="0"/>
          <w:numId w:val="76"/>
        </w:numPr>
        <w:spacing w:before="0" w:beforeAutospacing="0" w:after="0" w:afterAutospacing="0" w:line="375" w:lineRule="atLeast"/>
        <w:jc w:val="both"/>
        <w:rPr>
          <w:rFonts w:ascii="inter-regular" w:hAnsi="inter-regular"/>
          <w:color w:val="000000"/>
        </w:rPr>
      </w:pPr>
      <w:r>
        <w:rPr>
          <w:rStyle w:val="keyword"/>
          <w:rFonts w:ascii="inter-regular" w:hAnsi="inter-regular"/>
          <w:b/>
          <w:bCs/>
          <w:color w:val="006699"/>
          <w:bdr w:val="none" w:sz="0" w:space="0" w:color="auto" w:frame="1"/>
        </w:rPr>
        <w:t>class</w:t>
      </w:r>
      <w:r>
        <w:rPr>
          <w:rFonts w:ascii="inter-regular" w:hAnsi="inter-regular"/>
          <w:color w:val="000000"/>
          <w:bdr w:val="none" w:sz="0" w:space="0" w:color="auto" w:frame="1"/>
        </w:rPr>
        <w:t> Employee{  </w:t>
      </w:r>
    </w:p>
    <w:p w14:paraId="7B87C1BD" w14:textId="77777777" w:rsidR="00DC49CC" w:rsidRDefault="00DC49CC">
      <w:pPr>
        <w:numPr>
          <w:ilvl w:val="0"/>
          <w:numId w:val="76"/>
        </w:numPr>
        <w:spacing w:after="0" w:line="375" w:lineRule="atLeast"/>
        <w:jc w:val="both"/>
        <w:rPr>
          <w:rFonts w:ascii="inter-regular" w:hAnsi="inter-regular"/>
          <w:color w:val="000000"/>
        </w:rPr>
      </w:pP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float</w:t>
      </w:r>
      <w:r>
        <w:rPr>
          <w:rFonts w:ascii="inter-regular" w:hAnsi="inter-regular"/>
          <w:color w:val="000000"/>
          <w:bdr w:val="none" w:sz="0" w:space="0" w:color="auto" w:frame="1"/>
        </w:rPr>
        <w:t> salary=</w:t>
      </w:r>
      <w:r>
        <w:rPr>
          <w:rStyle w:val="number"/>
          <w:rFonts w:ascii="inter-regular" w:hAnsi="inter-regular"/>
          <w:color w:val="C00000"/>
          <w:bdr w:val="none" w:sz="0" w:space="0" w:color="auto" w:frame="1"/>
        </w:rPr>
        <w:t>40000</w:t>
      </w:r>
      <w:r>
        <w:rPr>
          <w:rFonts w:ascii="inter-regular" w:hAnsi="inter-regular"/>
          <w:color w:val="000000"/>
          <w:bdr w:val="none" w:sz="0" w:space="0" w:color="auto" w:frame="1"/>
        </w:rPr>
        <w:t>;  </w:t>
      </w:r>
    </w:p>
    <w:p w14:paraId="22205CD5" w14:textId="77777777" w:rsidR="00DC49CC" w:rsidRDefault="00DC49CC">
      <w:pPr>
        <w:pStyle w:val="alt"/>
        <w:numPr>
          <w:ilvl w:val="0"/>
          <w:numId w:val="76"/>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w:t>
      </w:r>
    </w:p>
    <w:p w14:paraId="4E9623E1" w14:textId="77777777" w:rsidR="00DC49CC" w:rsidRDefault="00DC49CC">
      <w:pPr>
        <w:numPr>
          <w:ilvl w:val="0"/>
          <w:numId w:val="76"/>
        </w:numPr>
        <w:spacing w:after="0" w:line="375" w:lineRule="atLeast"/>
        <w:jc w:val="both"/>
        <w:rPr>
          <w:rFonts w:ascii="inter-regular" w:hAnsi="inter-regular"/>
          <w:color w:val="000000"/>
        </w:rPr>
      </w:pPr>
      <w:r>
        <w:rPr>
          <w:rStyle w:val="keyword"/>
          <w:rFonts w:ascii="inter-regular" w:hAnsi="inter-regular"/>
          <w:b/>
          <w:bCs/>
          <w:color w:val="006699"/>
          <w:bdr w:val="none" w:sz="0" w:space="0" w:color="auto" w:frame="1"/>
        </w:rPr>
        <w:t>class</w:t>
      </w:r>
      <w:r>
        <w:rPr>
          <w:rFonts w:ascii="inter-regular" w:hAnsi="inter-regular"/>
          <w:color w:val="000000"/>
          <w:bdr w:val="none" w:sz="0" w:space="0" w:color="auto" w:frame="1"/>
        </w:rPr>
        <w:t> Programmer </w:t>
      </w:r>
      <w:r>
        <w:rPr>
          <w:rStyle w:val="keyword"/>
          <w:rFonts w:ascii="inter-regular" w:hAnsi="inter-regular"/>
          <w:b/>
          <w:bCs/>
          <w:color w:val="006699"/>
          <w:bdr w:val="none" w:sz="0" w:space="0" w:color="auto" w:frame="1"/>
        </w:rPr>
        <w:t>extends</w:t>
      </w:r>
      <w:r>
        <w:rPr>
          <w:rFonts w:ascii="inter-regular" w:hAnsi="inter-regular"/>
          <w:color w:val="000000"/>
          <w:bdr w:val="none" w:sz="0" w:space="0" w:color="auto" w:frame="1"/>
        </w:rPr>
        <w:t> Employee{  </w:t>
      </w:r>
    </w:p>
    <w:p w14:paraId="70EB5A08" w14:textId="77777777" w:rsidR="00DC49CC" w:rsidRDefault="00DC49CC">
      <w:pPr>
        <w:pStyle w:val="alt"/>
        <w:numPr>
          <w:ilvl w:val="0"/>
          <w:numId w:val="76"/>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int</w:t>
      </w:r>
      <w:r>
        <w:rPr>
          <w:rFonts w:ascii="inter-regular" w:hAnsi="inter-regular"/>
          <w:color w:val="000000"/>
          <w:bdr w:val="none" w:sz="0" w:space="0" w:color="auto" w:frame="1"/>
        </w:rPr>
        <w:t> bonus=</w:t>
      </w:r>
      <w:r>
        <w:rPr>
          <w:rStyle w:val="number"/>
          <w:rFonts w:ascii="inter-regular" w:hAnsi="inter-regular"/>
          <w:color w:val="C00000"/>
          <w:bdr w:val="none" w:sz="0" w:space="0" w:color="auto" w:frame="1"/>
        </w:rPr>
        <w:t>10000</w:t>
      </w:r>
      <w:r>
        <w:rPr>
          <w:rFonts w:ascii="inter-regular" w:hAnsi="inter-regular"/>
          <w:color w:val="000000"/>
          <w:bdr w:val="none" w:sz="0" w:space="0" w:color="auto" w:frame="1"/>
        </w:rPr>
        <w:t>;  </w:t>
      </w:r>
    </w:p>
    <w:p w14:paraId="0FE9E94F" w14:textId="77777777" w:rsidR="00DC49CC" w:rsidRDefault="00DC49CC">
      <w:pPr>
        <w:numPr>
          <w:ilvl w:val="0"/>
          <w:numId w:val="76"/>
        </w:numPr>
        <w:spacing w:after="0" w:line="375" w:lineRule="atLeast"/>
        <w:jc w:val="both"/>
        <w:rPr>
          <w:rFonts w:ascii="inter-regular" w:hAnsi="inter-regular"/>
          <w:color w:val="000000"/>
        </w:rPr>
      </w:pP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public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static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void</w:t>
      </w:r>
      <w:r>
        <w:rPr>
          <w:rFonts w:ascii="inter-regular" w:hAnsi="inter-regular"/>
          <w:color w:val="000000"/>
          <w:bdr w:val="none" w:sz="0" w:space="0" w:color="auto" w:frame="1"/>
        </w:rPr>
        <w:t> main(String args[]){  </w:t>
      </w:r>
    </w:p>
    <w:p w14:paraId="1BA82DAE" w14:textId="77777777" w:rsidR="00DC49CC" w:rsidRDefault="00DC49CC">
      <w:pPr>
        <w:pStyle w:val="alt"/>
        <w:numPr>
          <w:ilvl w:val="0"/>
          <w:numId w:val="76"/>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Programmer p=</w:t>
      </w:r>
      <w:r>
        <w:rPr>
          <w:rStyle w:val="keyword"/>
          <w:rFonts w:ascii="inter-regular" w:hAnsi="inter-regular"/>
          <w:b/>
          <w:bCs/>
          <w:color w:val="006699"/>
          <w:bdr w:val="none" w:sz="0" w:space="0" w:color="auto" w:frame="1"/>
        </w:rPr>
        <w:t>new</w:t>
      </w:r>
      <w:r>
        <w:rPr>
          <w:rFonts w:ascii="inter-regular" w:hAnsi="inter-regular"/>
          <w:color w:val="000000"/>
          <w:bdr w:val="none" w:sz="0" w:space="0" w:color="auto" w:frame="1"/>
        </w:rPr>
        <w:t> Programmer();  </w:t>
      </w:r>
    </w:p>
    <w:p w14:paraId="1DED259C" w14:textId="77777777" w:rsidR="00DC49CC" w:rsidRDefault="00DC49CC">
      <w:pPr>
        <w:numPr>
          <w:ilvl w:val="0"/>
          <w:numId w:val="76"/>
        </w:numPr>
        <w:spacing w:after="0" w:line="375" w:lineRule="atLeast"/>
        <w:jc w:val="both"/>
        <w:rPr>
          <w:rFonts w:ascii="inter-regular" w:hAnsi="inter-regular"/>
          <w:color w:val="000000"/>
        </w:rPr>
      </w:pPr>
      <w:r>
        <w:rPr>
          <w:rFonts w:ascii="inter-regular" w:hAnsi="inter-regular"/>
          <w:color w:val="000000"/>
          <w:bdr w:val="none" w:sz="0" w:space="0" w:color="auto" w:frame="1"/>
        </w:rPr>
        <w:t>   System.out.println(</w:t>
      </w:r>
      <w:r>
        <w:rPr>
          <w:rStyle w:val="string"/>
          <w:rFonts w:ascii="inter-regular" w:hAnsi="inter-regular"/>
          <w:color w:val="0000FF"/>
          <w:bdr w:val="none" w:sz="0" w:space="0" w:color="auto" w:frame="1"/>
        </w:rPr>
        <w:t>"Programmer salary is:"</w:t>
      </w:r>
      <w:r>
        <w:rPr>
          <w:rFonts w:ascii="inter-regular" w:hAnsi="inter-regular"/>
          <w:color w:val="000000"/>
          <w:bdr w:val="none" w:sz="0" w:space="0" w:color="auto" w:frame="1"/>
        </w:rPr>
        <w:t>+p.salary);  </w:t>
      </w:r>
    </w:p>
    <w:p w14:paraId="2DC88A65" w14:textId="77777777" w:rsidR="00DC49CC" w:rsidRDefault="00DC49CC">
      <w:pPr>
        <w:pStyle w:val="alt"/>
        <w:numPr>
          <w:ilvl w:val="0"/>
          <w:numId w:val="76"/>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System.out.println(</w:t>
      </w:r>
      <w:r>
        <w:rPr>
          <w:rStyle w:val="string"/>
          <w:rFonts w:ascii="inter-regular" w:hAnsi="inter-regular"/>
          <w:color w:val="0000FF"/>
          <w:bdr w:val="none" w:sz="0" w:space="0" w:color="auto" w:frame="1"/>
        </w:rPr>
        <w:t>"Bonus of Programmer is:"</w:t>
      </w:r>
      <w:r>
        <w:rPr>
          <w:rFonts w:ascii="inter-regular" w:hAnsi="inter-regular"/>
          <w:color w:val="000000"/>
          <w:bdr w:val="none" w:sz="0" w:space="0" w:color="auto" w:frame="1"/>
        </w:rPr>
        <w:t>+p.bonus);  </w:t>
      </w:r>
    </w:p>
    <w:p w14:paraId="01720B6E" w14:textId="77777777" w:rsidR="00DC49CC" w:rsidRDefault="00DC49CC">
      <w:pPr>
        <w:numPr>
          <w:ilvl w:val="0"/>
          <w:numId w:val="76"/>
        </w:numPr>
        <w:spacing w:after="0" w:line="375" w:lineRule="atLeast"/>
        <w:jc w:val="both"/>
        <w:rPr>
          <w:rFonts w:ascii="inter-regular" w:hAnsi="inter-regular"/>
          <w:color w:val="000000"/>
        </w:rPr>
      </w:pPr>
      <w:r>
        <w:rPr>
          <w:rFonts w:ascii="inter-regular" w:hAnsi="inter-regular"/>
          <w:color w:val="000000"/>
          <w:bdr w:val="none" w:sz="0" w:space="0" w:color="auto" w:frame="1"/>
        </w:rPr>
        <w:t>}  </w:t>
      </w:r>
    </w:p>
    <w:p w14:paraId="0F2D1A0F" w14:textId="77777777" w:rsidR="00DC49CC" w:rsidRDefault="00DC49CC">
      <w:pPr>
        <w:pStyle w:val="alt"/>
        <w:numPr>
          <w:ilvl w:val="0"/>
          <w:numId w:val="76"/>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w:t>
      </w:r>
    </w:p>
    <w:p w14:paraId="504D7389" w14:textId="77777777" w:rsidR="00DC49CC" w:rsidRDefault="00DC49CC" w:rsidP="00DC49CC">
      <w:pPr>
        <w:rPr>
          <w:rFonts w:ascii="Times New Roman" w:hAnsi="Times New Roman"/>
        </w:rPr>
      </w:pPr>
      <w:hyperlink r:id="rId64" w:tgtFrame="_blank" w:history="1">
        <w:r>
          <w:rPr>
            <w:rStyle w:val="Hyperlink"/>
            <w:rFonts w:ascii="Verdana" w:hAnsi="Verdana"/>
            <w:b/>
            <w:bCs/>
            <w:color w:val="FFFFFF"/>
            <w:sz w:val="20"/>
            <w:szCs w:val="20"/>
            <w:shd w:val="clear" w:color="auto" w:fill="4CAF50"/>
          </w:rPr>
          <w:t>Test it Now</w:t>
        </w:r>
      </w:hyperlink>
    </w:p>
    <w:p w14:paraId="46563C0D" w14:textId="77777777" w:rsidR="00DC49CC" w:rsidRDefault="00DC49CC" w:rsidP="00DC49CC">
      <w:pPr>
        <w:pStyle w:val="HTMLPreformatted"/>
        <w:shd w:val="clear" w:color="auto" w:fill="EEEEEE"/>
        <w:jc w:val="both"/>
        <w:rPr>
          <w:color w:val="535559"/>
        </w:rPr>
      </w:pPr>
      <w:r>
        <w:rPr>
          <w:color w:val="535559"/>
        </w:rPr>
        <w:t xml:space="preserve"> Programmer salary is:40000.0</w:t>
      </w:r>
    </w:p>
    <w:p w14:paraId="754AA8D1" w14:textId="77777777" w:rsidR="00DC49CC" w:rsidRDefault="00DC49CC" w:rsidP="00DC49CC">
      <w:pPr>
        <w:pStyle w:val="HTMLPreformatted"/>
        <w:shd w:val="clear" w:color="auto" w:fill="EEEEEE"/>
        <w:jc w:val="both"/>
        <w:rPr>
          <w:color w:val="535559"/>
        </w:rPr>
      </w:pPr>
      <w:r>
        <w:rPr>
          <w:color w:val="535559"/>
        </w:rPr>
        <w:t xml:space="preserve"> Bonus of programmer is:10000</w:t>
      </w:r>
    </w:p>
    <w:p w14:paraId="4C3B61EC" w14:textId="77777777" w:rsidR="00DC49CC" w:rsidRDefault="00DC49CC" w:rsidP="00DC49CC">
      <w:pPr>
        <w:pStyle w:val="NormalWeb"/>
        <w:shd w:val="clear" w:color="auto" w:fill="FFFFFF"/>
        <w:jc w:val="both"/>
        <w:rPr>
          <w:rFonts w:ascii="inter-regular" w:hAnsi="inter-regular"/>
          <w:color w:val="333333"/>
        </w:rPr>
      </w:pPr>
      <w:r>
        <w:rPr>
          <w:rFonts w:ascii="inter-regular" w:hAnsi="inter-regular"/>
          <w:color w:val="333333"/>
        </w:rPr>
        <w:t>In the above example, Programmer object can access the field of own class as well as of Employee class i.e. code reusability.</w:t>
      </w:r>
    </w:p>
    <w:p w14:paraId="1D28684A" w14:textId="77777777" w:rsidR="00DC49CC" w:rsidRDefault="00000000" w:rsidP="00DC49CC">
      <w:pPr>
        <w:rPr>
          <w:rFonts w:ascii="Times New Roman" w:hAnsi="Times New Roman"/>
        </w:rPr>
      </w:pPr>
      <w:r>
        <w:pict w14:anchorId="18CBFCDC">
          <v:rect id="_x0000_i1037" style="width:0;height:.75pt" o:hrstd="t" o:hrnoshade="t" o:hr="t" fillcolor="#d4d4d4" stroked="f"/>
        </w:pict>
      </w:r>
    </w:p>
    <w:p w14:paraId="32359249" w14:textId="77777777" w:rsidR="00DC49CC" w:rsidRDefault="00DC49CC" w:rsidP="00DC49CC">
      <w:pPr>
        <w:pStyle w:val="Heading2"/>
        <w:shd w:val="clear" w:color="auto" w:fill="FFFFFF"/>
        <w:spacing w:line="312" w:lineRule="atLeast"/>
        <w:jc w:val="both"/>
        <w:rPr>
          <w:rFonts w:ascii="Helvetica" w:hAnsi="Helvetica"/>
          <w:b w:val="0"/>
          <w:bCs w:val="0"/>
          <w:color w:val="610B38"/>
          <w:sz w:val="38"/>
          <w:szCs w:val="38"/>
        </w:rPr>
      </w:pPr>
      <w:r>
        <w:rPr>
          <w:rFonts w:ascii="Helvetica" w:hAnsi="Helvetica"/>
          <w:b w:val="0"/>
          <w:bCs w:val="0"/>
          <w:color w:val="610B38"/>
          <w:sz w:val="38"/>
          <w:szCs w:val="38"/>
        </w:rPr>
        <w:lastRenderedPageBreak/>
        <w:t>Types of inheritance in java</w:t>
      </w:r>
    </w:p>
    <w:p w14:paraId="4C39C539" w14:textId="77777777" w:rsidR="00DC49CC" w:rsidRDefault="00DC49CC" w:rsidP="00DC49CC">
      <w:pPr>
        <w:pStyle w:val="NormalWeb"/>
        <w:shd w:val="clear" w:color="auto" w:fill="FFFFFF"/>
        <w:jc w:val="both"/>
        <w:rPr>
          <w:rFonts w:ascii="inter-regular" w:hAnsi="inter-regular"/>
          <w:color w:val="333333"/>
        </w:rPr>
      </w:pPr>
      <w:r>
        <w:rPr>
          <w:rFonts w:ascii="inter-regular" w:hAnsi="inter-regular"/>
          <w:color w:val="333333"/>
        </w:rPr>
        <w:t>On the basis of class, there can be three types of inheritance in java: single, multilevel and hierarchical.</w:t>
      </w:r>
    </w:p>
    <w:p w14:paraId="5F4FF937" w14:textId="77777777" w:rsidR="00DC49CC" w:rsidRDefault="00DC49CC" w:rsidP="00DC49CC">
      <w:pPr>
        <w:pStyle w:val="NormalWeb"/>
        <w:shd w:val="clear" w:color="auto" w:fill="FFFFFF"/>
        <w:jc w:val="both"/>
        <w:rPr>
          <w:rFonts w:ascii="inter-regular" w:hAnsi="inter-regular"/>
          <w:color w:val="333333"/>
        </w:rPr>
      </w:pPr>
      <w:r>
        <w:rPr>
          <w:rFonts w:ascii="inter-regular" w:hAnsi="inter-regular"/>
          <w:color w:val="333333"/>
        </w:rPr>
        <w:t>In java programming, multiple and hybrid inheritance is supported through interface only. We will learn about interfaces later.</w:t>
      </w:r>
    </w:p>
    <w:p w14:paraId="1A18A732" w14:textId="77777777" w:rsidR="00DC49CC" w:rsidRDefault="00DC49CC" w:rsidP="00DC49CC">
      <w:pPr>
        <w:rPr>
          <w:rFonts w:ascii="Times New Roman" w:hAnsi="Times New Roman"/>
        </w:rPr>
      </w:pPr>
      <w:r>
        <w:rPr>
          <w:noProof/>
        </w:rPr>
        <w:drawing>
          <wp:inline distT="0" distB="0" distL="0" distR="0" wp14:anchorId="64B03DFD" wp14:editId="58470A58">
            <wp:extent cx="5731510" cy="3042285"/>
            <wp:effectExtent l="0" t="0" r="2540" b="5715"/>
            <wp:docPr id="883321167" name="Picture 11" descr="Types of inheritance in Ja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Types of inheritance in Java"/>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5731510" cy="3042285"/>
                    </a:xfrm>
                    <a:prstGeom prst="rect">
                      <a:avLst/>
                    </a:prstGeom>
                    <a:noFill/>
                    <a:ln>
                      <a:noFill/>
                    </a:ln>
                  </pic:spPr>
                </pic:pic>
              </a:graphicData>
            </a:graphic>
          </wp:inline>
        </w:drawing>
      </w:r>
    </w:p>
    <w:p w14:paraId="3ED2F870" w14:textId="77777777" w:rsidR="00DC49CC" w:rsidRDefault="00DC49CC" w:rsidP="00DC49CC">
      <w:pPr>
        <w:pStyle w:val="Heading4"/>
        <w:pBdr>
          <w:left w:val="single" w:sz="18" w:space="30" w:color="FFA500"/>
        </w:pBdr>
        <w:shd w:val="clear" w:color="auto" w:fill="FAEBD7"/>
        <w:jc w:val="both"/>
        <w:rPr>
          <w:rFonts w:ascii="Arial" w:hAnsi="Arial" w:cs="Arial"/>
          <w:b w:val="0"/>
          <w:bCs w:val="0"/>
          <w:color w:val="333333"/>
          <w:sz w:val="23"/>
          <w:szCs w:val="23"/>
        </w:rPr>
      </w:pPr>
      <w:r>
        <w:rPr>
          <w:rFonts w:ascii="Arial" w:hAnsi="Arial" w:cs="Arial"/>
          <w:b w:val="0"/>
          <w:bCs w:val="0"/>
          <w:color w:val="333333"/>
          <w:sz w:val="23"/>
          <w:szCs w:val="23"/>
        </w:rPr>
        <w:t>Note: Multiple inheritance is not supported in Java through class.</w:t>
      </w:r>
    </w:p>
    <w:p w14:paraId="3E91C145" w14:textId="77777777" w:rsidR="00DC49CC" w:rsidRDefault="00DC49CC" w:rsidP="00DC49CC">
      <w:pPr>
        <w:pStyle w:val="NormalWeb"/>
        <w:shd w:val="clear" w:color="auto" w:fill="FFFFFF"/>
        <w:jc w:val="both"/>
        <w:rPr>
          <w:rFonts w:ascii="inter-regular" w:hAnsi="inter-regular"/>
          <w:color w:val="333333"/>
        </w:rPr>
      </w:pPr>
      <w:r>
        <w:rPr>
          <w:rFonts w:ascii="inter-regular" w:hAnsi="inter-regular"/>
          <w:color w:val="333333"/>
        </w:rPr>
        <w:t>When one class inherits multiple classes, it is known as multiple inheritance. For Example:</w:t>
      </w:r>
    </w:p>
    <w:p w14:paraId="78B05313" w14:textId="77777777" w:rsidR="00DC49CC" w:rsidRDefault="00DC49CC" w:rsidP="00DC49CC">
      <w:pPr>
        <w:rPr>
          <w:rFonts w:ascii="Times New Roman" w:hAnsi="Times New Roman"/>
        </w:rPr>
      </w:pPr>
      <w:r>
        <w:rPr>
          <w:noProof/>
        </w:rPr>
        <w:lastRenderedPageBreak/>
        <w:drawing>
          <wp:inline distT="0" distB="0" distL="0" distR="0" wp14:anchorId="3864C057" wp14:editId="0C339270">
            <wp:extent cx="5731510" cy="3216910"/>
            <wp:effectExtent l="0" t="0" r="2540" b="2540"/>
            <wp:docPr id="266465800" name="Picture 10" descr="Multiple inheritance in Ja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Multiple inheritance in Java"/>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5731510" cy="3216910"/>
                    </a:xfrm>
                    <a:prstGeom prst="rect">
                      <a:avLst/>
                    </a:prstGeom>
                    <a:noFill/>
                    <a:ln>
                      <a:noFill/>
                    </a:ln>
                  </pic:spPr>
                </pic:pic>
              </a:graphicData>
            </a:graphic>
          </wp:inline>
        </w:drawing>
      </w:r>
    </w:p>
    <w:p w14:paraId="1F6FE608" w14:textId="77777777" w:rsidR="00DC49CC" w:rsidRDefault="00000000" w:rsidP="00DC49CC">
      <w:r>
        <w:pict w14:anchorId="31859B72">
          <v:rect id="_x0000_i1038" style="width:0;height:.75pt" o:hrstd="t" o:hrnoshade="t" o:hr="t" fillcolor="#d4d4d4" stroked="f"/>
        </w:pict>
      </w:r>
    </w:p>
    <w:p w14:paraId="22D88A90" w14:textId="77777777" w:rsidR="00DC49CC" w:rsidRDefault="00DC49CC" w:rsidP="00DC49CC">
      <w:pPr>
        <w:pStyle w:val="Heading2"/>
        <w:shd w:val="clear" w:color="auto" w:fill="FFFFFF"/>
        <w:spacing w:line="312" w:lineRule="atLeast"/>
        <w:jc w:val="both"/>
        <w:rPr>
          <w:rFonts w:ascii="Helvetica" w:hAnsi="Helvetica"/>
          <w:b w:val="0"/>
          <w:bCs w:val="0"/>
          <w:color w:val="610B38"/>
          <w:sz w:val="38"/>
          <w:szCs w:val="38"/>
        </w:rPr>
      </w:pPr>
      <w:r>
        <w:rPr>
          <w:rFonts w:ascii="Helvetica" w:hAnsi="Helvetica"/>
          <w:b w:val="0"/>
          <w:bCs w:val="0"/>
          <w:color w:val="610B38"/>
          <w:sz w:val="38"/>
          <w:szCs w:val="38"/>
        </w:rPr>
        <w:t>Single Inheritance Example</w:t>
      </w:r>
    </w:p>
    <w:p w14:paraId="68487EFE" w14:textId="77777777" w:rsidR="00DC49CC" w:rsidRDefault="00DC49CC" w:rsidP="00DC49CC">
      <w:pPr>
        <w:pStyle w:val="NormalWeb"/>
        <w:shd w:val="clear" w:color="auto" w:fill="FFFFFF"/>
        <w:jc w:val="both"/>
        <w:rPr>
          <w:rFonts w:ascii="inter-regular" w:hAnsi="inter-regular"/>
          <w:color w:val="333333"/>
        </w:rPr>
      </w:pPr>
      <w:r>
        <w:rPr>
          <w:rFonts w:ascii="inter-regular" w:hAnsi="inter-regular"/>
          <w:color w:val="333333"/>
        </w:rPr>
        <w:t>When a class inherits another class, it is known as a </w:t>
      </w:r>
      <w:r>
        <w:rPr>
          <w:rStyle w:val="Emphasis"/>
          <w:rFonts w:ascii="inter-regular" w:hAnsi="inter-regular"/>
          <w:color w:val="333333"/>
        </w:rPr>
        <w:t>single inheritance</w:t>
      </w:r>
      <w:r>
        <w:rPr>
          <w:rFonts w:ascii="inter-regular" w:hAnsi="inter-regular"/>
          <w:color w:val="333333"/>
        </w:rPr>
        <w:t>. In the example given below, Dog class inherits the Animal class, so there is the single inheritance.</w:t>
      </w:r>
    </w:p>
    <w:p w14:paraId="403CB775" w14:textId="77777777" w:rsidR="00DC49CC" w:rsidRDefault="00DC49CC" w:rsidP="00DC49CC">
      <w:pPr>
        <w:pStyle w:val="filename"/>
        <w:shd w:val="clear" w:color="auto" w:fill="FFFFFF"/>
        <w:jc w:val="both"/>
        <w:rPr>
          <w:rFonts w:ascii="inter-regular" w:hAnsi="inter-regular"/>
          <w:i/>
          <w:iCs/>
          <w:color w:val="333333"/>
          <w:sz w:val="21"/>
          <w:szCs w:val="21"/>
        </w:rPr>
      </w:pPr>
      <w:r>
        <w:rPr>
          <w:rFonts w:ascii="inter-regular" w:hAnsi="inter-regular"/>
          <w:i/>
          <w:iCs/>
          <w:color w:val="333333"/>
          <w:sz w:val="21"/>
          <w:szCs w:val="21"/>
        </w:rPr>
        <w:t>File: TestInheritance.java</w:t>
      </w:r>
    </w:p>
    <w:p w14:paraId="7456CD88" w14:textId="77777777" w:rsidR="00DC49CC" w:rsidRDefault="00DC49CC">
      <w:pPr>
        <w:pStyle w:val="alt"/>
        <w:numPr>
          <w:ilvl w:val="0"/>
          <w:numId w:val="77"/>
        </w:numPr>
        <w:spacing w:before="0" w:beforeAutospacing="0" w:after="0" w:afterAutospacing="0" w:line="375" w:lineRule="atLeast"/>
        <w:jc w:val="both"/>
        <w:rPr>
          <w:rFonts w:ascii="inter-regular" w:hAnsi="inter-regular"/>
          <w:color w:val="000000"/>
        </w:rPr>
      </w:pPr>
      <w:r>
        <w:rPr>
          <w:rStyle w:val="keyword"/>
          <w:rFonts w:ascii="inter-regular" w:hAnsi="inter-regular"/>
          <w:b/>
          <w:bCs/>
          <w:color w:val="006699"/>
          <w:bdr w:val="none" w:sz="0" w:space="0" w:color="auto" w:frame="1"/>
        </w:rPr>
        <w:t>class</w:t>
      </w:r>
      <w:r>
        <w:rPr>
          <w:rFonts w:ascii="inter-regular" w:hAnsi="inter-regular"/>
          <w:color w:val="000000"/>
          <w:bdr w:val="none" w:sz="0" w:space="0" w:color="auto" w:frame="1"/>
        </w:rPr>
        <w:t> Animal{  </w:t>
      </w:r>
    </w:p>
    <w:p w14:paraId="4117C5EE" w14:textId="77777777" w:rsidR="00DC49CC" w:rsidRDefault="00DC49CC">
      <w:pPr>
        <w:numPr>
          <w:ilvl w:val="0"/>
          <w:numId w:val="77"/>
        </w:numPr>
        <w:spacing w:after="0" w:line="375" w:lineRule="atLeast"/>
        <w:jc w:val="both"/>
        <w:rPr>
          <w:rFonts w:ascii="inter-regular" w:hAnsi="inter-regular"/>
          <w:color w:val="000000"/>
        </w:rPr>
      </w:pPr>
      <w:r>
        <w:rPr>
          <w:rStyle w:val="keyword"/>
          <w:rFonts w:ascii="inter-regular" w:hAnsi="inter-regular"/>
          <w:b/>
          <w:bCs/>
          <w:color w:val="006699"/>
          <w:bdr w:val="none" w:sz="0" w:space="0" w:color="auto" w:frame="1"/>
        </w:rPr>
        <w:t>void</w:t>
      </w:r>
      <w:r>
        <w:rPr>
          <w:rFonts w:ascii="inter-regular" w:hAnsi="inter-regular"/>
          <w:color w:val="000000"/>
          <w:bdr w:val="none" w:sz="0" w:space="0" w:color="auto" w:frame="1"/>
        </w:rPr>
        <w:t> eat(){System.out.println(</w:t>
      </w:r>
      <w:r>
        <w:rPr>
          <w:rStyle w:val="string"/>
          <w:rFonts w:ascii="inter-regular" w:hAnsi="inter-regular"/>
          <w:color w:val="0000FF"/>
          <w:bdr w:val="none" w:sz="0" w:space="0" w:color="auto" w:frame="1"/>
        </w:rPr>
        <w:t>"eating..."</w:t>
      </w:r>
      <w:r>
        <w:rPr>
          <w:rFonts w:ascii="inter-regular" w:hAnsi="inter-regular"/>
          <w:color w:val="000000"/>
          <w:bdr w:val="none" w:sz="0" w:space="0" w:color="auto" w:frame="1"/>
        </w:rPr>
        <w:t>);}  </w:t>
      </w:r>
    </w:p>
    <w:p w14:paraId="4811081D" w14:textId="77777777" w:rsidR="00DC49CC" w:rsidRDefault="00DC49CC">
      <w:pPr>
        <w:pStyle w:val="alt"/>
        <w:numPr>
          <w:ilvl w:val="0"/>
          <w:numId w:val="77"/>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w:t>
      </w:r>
    </w:p>
    <w:p w14:paraId="50711368" w14:textId="77777777" w:rsidR="00DC49CC" w:rsidRDefault="00DC49CC">
      <w:pPr>
        <w:numPr>
          <w:ilvl w:val="0"/>
          <w:numId w:val="77"/>
        </w:numPr>
        <w:spacing w:after="0" w:line="375" w:lineRule="atLeast"/>
        <w:jc w:val="both"/>
        <w:rPr>
          <w:rFonts w:ascii="inter-regular" w:hAnsi="inter-regular"/>
          <w:color w:val="000000"/>
        </w:rPr>
      </w:pPr>
      <w:r>
        <w:rPr>
          <w:rStyle w:val="keyword"/>
          <w:rFonts w:ascii="inter-regular" w:hAnsi="inter-regular"/>
          <w:b/>
          <w:bCs/>
          <w:color w:val="006699"/>
          <w:bdr w:val="none" w:sz="0" w:space="0" w:color="auto" w:frame="1"/>
        </w:rPr>
        <w:t>class</w:t>
      </w:r>
      <w:r>
        <w:rPr>
          <w:rFonts w:ascii="inter-regular" w:hAnsi="inter-regular"/>
          <w:color w:val="000000"/>
          <w:bdr w:val="none" w:sz="0" w:space="0" w:color="auto" w:frame="1"/>
        </w:rPr>
        <w:t> Dog </w:t>
      </w:r>
      <w:r>
        <w:rPr>
          <w:rStyle w:val="keyword"/>
          <w:rFonts w:ascii="inter-regular" w:hAnsi="inter-regular"/>
          <w:b/>
          <w:bCs/>
          <w:color w:val="006699"/>
          <w:bdr w:val="none" w:sz="0" w:space="0" w:color="auto" w:frame="1"/>
        </w:rPr>
        <w:t>extends</w:t>
      </w:r>
      <w:r>
        <w:rPr>
          <w:rFonts w:ascii="inter-regular" w:hAnsi="inter-regular"/>
          <w:color w:val="000000"/>
          <w:bdr w:val="none" w:sz="0" w:space="0" w:color="auto" w:frame="1"/>
        </w:rPr>
        <w:t> Animal{  </w:t>
      </w:r>
    </w:p>
    <w:p w14:paraId="1D025294" w14:textId="77777777" w:rsidR="00DC49CC" w:rsidRDefault="00DC49CC">
      <w:pPr>
        <w:pStyle w:val="alt"/>
        <w:numPr>
          <w:ilvl w:val="0"/>
          <w:numId w:val="77"/>
        </w:numPr>
        <w:spacing w:before="0" w:beforeAutospacing="0" w:after="0" w:afterAutospacing="0" w:line="375" w:lineRule="atLeast"/>
        <w:jc w:val="both"/>
        <w:rPr>
          <w:rFonts w:ascii="inter-regular" w:hAnsi="inter-regular"/>
          <w:color w:val="000000"/>
        </w:rPr>
      </w:pPr>
      <w:r>
        <w:rPr>
          <w:rStyle w:val="keyword"/>
          <w:rFonts w:ascii="inter-regular" w:hAnsi="inter-regular"/>
          <w:b/>
          <w:bCs/>
          <w:color w:val="006699"/>
          <w:bdr w:val="none" w:sz="0" w:space="0" w:color="auto" w:frame="1"/>
        </w:rPr>
        <w:t>void</w:t>
      </w:r>
      <w:r>
        <w:rPr>
          <w:rFonts w:ascii="inter-regular" w:hAnsi="inter-regular"/>
          <w:color w:val="000000"/>
          <w:bdr w:val="none" w:sz="0" w:space="0" w:color="auto" w:frame="1"/>
        </w:rPr>
        <w:t> bark(){System.out.println(</w:t>
      </w:r>
      <w:r>
        <w:rPr>
          <w:rStyle w:val="string"/>
          <w:rFonts w:ascii="inter-regular" w:hAnsi="inter-regular"/>
          <w:color w:val="0000FF"/>
          <w:bdr w:val="none" w:sz="0" w:space="0" w:color="auto" w:frame="1"/>
        </w:rPr>
        <w:t>"barking..."</w:t>
      </w:r>
      <w:r>
        <w:rPr>
          <w:rFonts w:ascii="inter-regular" w:hAnsi="inter-regular"/>
          <w:color w:val="000000"/>
          <w:bdr w:val="none" w:sz="0" w:space="0" w:color="auto" w:frame="1"/>
        </w:rPr>
        <w:t>);}  </w:t>
      </w:r>
    </w:p>
    <w:p w14:paraId="7D26AA6A" w14:textId="77777777" w:rsidR="00DC49CC" w:rsidRDefault="00DC49CC">
      <w:pPr>
        <w:numPr>
          <w:ilvl w:val="0"/>
          <w:numId w:val="77"/>
        </w:numPr>
        <w:spacing w:after="0" w:line="375" w:lineRule="atLeast"/>
        <w:jc w:val="both"/>
        <w:rPr>
          <w:rFonts w:ascii="inter-regular" w:hAnsi="inter-regular"/>
          <w:color w:val="000000"/>
        </w:rPr>
      </w:pPr>
      <w:r>
        <w:rPr>
          <w:rFonts w:ascii="inter-regular" w:hAnsi="inter-regular"/>
          <w:color w:val="000000"/>
          <w:bdr w:val="none" w:sz="0" w:space="0" w:color="auto" w:frame="1"/>
        </w:rPr>
        <w:t>}  </w:t>
      </w:r>
    </w:p>
    <w:p w14:paraId="4F649C9E" w14:textId="77777777" w:rsidR="00DC49CC" w:rsidRDefault="00DC49CC">
      <w:pPr>
        <w:pStyle w:val="alt"/>
        <w:numPr>
          <w:ilvl w:val="0"/>
          <w:numId w:val="77"/>
        </w:numPr>
        <w:spacing w:before="0" w:beforeAutospacing="0" w:after="0" w:afterAutospacing="0" w:line="375" w:lineRule="atLeast"/>
        <w:jc w:val="both"/>
        <w:rPr>
          <w:rFonts w:ascii="inter-regular" w:hAnsi="inter-regular"/>
          <w:color w:val="000000"/>
        </w:rPr>
      </w:pPr>
      <w:r>
        <w:rPr>
          <w:rStyle w:val="keyword"/>
          <w:rFonts w:ascii="inter-regular" w:hAnsi="inter-regular"/>
          <w:b/>
          <w:bCs/>
          <w:color w:val="006699"/>
          <w:bdr w:val="none" w:sz="0" w:space="0" w:color="auto" w:frame="1"/>
        </w:rPr>
        <w:t>class</w:t>
      </w:r>
      <w:r>
        <w:rPr>
          <w:rFonts w:ascii="inter-regular" w:hAnsi="inter-regular"/>
          <w:color w:val="000000"/>
          <w:bdr w:val="none" w:sz="0" w:space="0" w:color="auto" w:frame="1"/>
        </w:rPr>
        <w:t> TestInheritance{  </w:t>
      </w:r>
    </w:p>
    <w:p w14:paraId="61D939D4" w14:textId="77777777" w:rsidR="00DC49CC" w:rsidRDefault="00DC49CC">
      <w:pPr>
        <w:numPr>
          <w:ilvl w:val="0"/>
          <w:numId w:val="77"/>
        </w:numPr>
        <w:spacing w:after="0" w:line="375" w:lineRule="atLeast"/>
        <w:jc w:val="both"/>
        <w:rPr>
          <w:rFonts w:ascii="inter-regular" w:hAnsi="inter-regular"/>
          <w:color w:val="000000"/>
        </w:rPr>
      </w:pPr>
      <w:r>
        <w:rPr>
          <w:rStyle w:val="keyword"/>
          <w:rFonts w:ascii="inter-regular" w:hAnsi="inter-regular"/>
          <w:b/>
          <w:bCs/>
          <w:color w:val="006699"/>
          <w:bdr w:val="none" w:sz="0" w:space="0" w:color="auto" w:frame="1"/>
        </w:rPr>
        <w:t>public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static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void</w:t>
      </w:r>
      <w:r>
        <w:rPr>
          <w:rFonts w:ascii="inter-regular" w:hAnsi="inter-regular"/>
          <w:color w:val="000000"/>
          <w:bdr w:val="none" w:sz="0" w:space="0" w:color="auto" w:frame="1"/>
        </w:rPr>
        <w:t> main(String args[]){  </w:t>
      </w:r>
    </w:p>
    <w:p w14:paraId="658C7173" w14:textId="77777777" w:rsidR="00DC49CC" w:rsidRDefault="00DC49CC">
      <w:pPr>
        <w:pStyle w:val="alt"/>
        <w:numPr>
          <w:ilvl w:val="0"/>
          <w:numId w:val="77"/>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Dog d=</w:t>
      </w:r>
      <w:r>
        <w:rPr>
          <w:rStyle w:val="keyword"/>
          <w:rFonts w:ascii="inter-regular" w:hAnsi="inter-regular"/>
          <w:b/>
          <w:bCs/>
          <w:color w:val="006699"/>
          <w:bdr w:val="none" w:sz="0" w:space="0" w:color="auto" w:frame="1"/>
        </w:rPr>
        <w:t>new</w:t>
      </w:r>
      <w:r>
        <w:rPr>
          <w:rFonts w:ascii="inter-regular" w:hAnsi="inter-regular"/>
          <w:color w:val="000000"/>
          <w:bdr w:val="none" w:sz="0" w:space="0" w:color="auto" w:frame="1"/>
        </w:rPr>
        <w:t> Dog();  </w:t>
      </w:r>
    </w:p>
    <w:p w14:paraId="57E93725" w14:textId="77777777" w:rsidR="00DC49CC" w:rsidRDefault="00DC49CC">
      <w:pPr>
        <w:numPr>
          <w:ilvl w:val="0"/>
          <w:numId w:val="77"/>
        </w:numPr>
        <w:spacing w:after="0" w:line="375" w:lineRule="atLeast"/>
        <w:jc w:val="both"/>
        <w:rPr>
          <w:rFonts w:ascii="inter-regular" w:hAnsi="inter-regular"/>
          <w:color w:val="000000"/>
        </w:rPr>
      </w:pPr>
      <w:r>
        <w:rPr>
          <w:rFonts w:ascii="inter-regular" w:hAnsi="inter-regular"/>
          <w:color w:val="000000"/>
          <w:bdr w:val="none" w:sz="0" w:space="0" w:color="auto" w:frame="1"/>
        </w:rPr>
        <w:t>d.bark();  </w:t>
      </w:r>
    </w:p>
    <w:p w14:paraId="28F575A3" w14:textId="77777777" w:rsidR="00DC49CC" w:rsidRDefault="00DC49CC">
      <w:pPr>
        <w:pStyle w:val="alt"/>
        <w:numPr>
          <w:ilvl w:val="0"/>
          <w:numId w:val="77"/>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d.eat();  </w:t>
      </w:r>
    </w:p>
    <w:p w14:paraId="6BAEB6F8" w14:textId="77777777" w:rsidR="00DC49CC" w:rsidRDefault="00DC49CC">
      <w:pPr>
        <w:numPr>
          <w:ilvl w:val="0"/>
          <w:numId w:val="77"/>
        </w:numPr>
        <w:spacing w:after="0" w:line="375" w:lineRule="atLeast"/>
        <w:jc w:val="both"/>
        <w:rPr>
          <w:rFonts w:ascii="inter-regular" w:hAnsi="inter-regular"/>
          <w:color w:val="000000"/>
        </w:rPr>
      </w:pPr>
      <w:r>
        <w:rPr>
          <w:rFonts w:ascii="inter-regular" w:hAnsi="inter-regular"/>
          <w:color w:val="000000"/>
          <w:bdr w:val="none" w:sz="0" w:space="0" w:color="auto" w:frame="1"/>
        </w:rPr>
        <w:t>}}  </w:t>
      </w:r>
    </w:p>
    <w:p w14:paraId="28AE303F" w14:textId="77777777" w:rsidR="00DC49CC" w:rsidRDefault="00DC49CC" w:rsidP="00DC49CC">
      <w:pPr>
        <w:pStyle w:val="NormalWeb"/>
        <w:shd w:val="clear" w:color="auto" w:fill="FFFFFF"/>
        <w:jc w:val="both"/>
        <w:rPr>
          <w:rFonts w:ascii="inter-regular" w:hAnsi="inter-regular"/>
          <w:color w:val="333333"/>
        </w:rPr>
      </w:pPr>
      <w:r>
        <w:rPr>
          <w:rFonts w:ascii="inter-regular" w:hAnsi="inter-regular"/>
          <w:color w:val="333333"/>
        </w:rPr>
        <w:t>Output:</w:t>
      </w:r>
    </w:p>
    <w:p w14:paraId="3D7DA6F2" w14:textId="77777777" w:rsidR="00DC49CC" w:rsidRDefault="00DC49CC" w:rsidP="00DC49CC">
      <w:pPr>
        <w:pStyle w:val="HTMLPreformatted"/>
        <w:shd w:val="clear" w:color="auto" w:fill="EEEEEE"/>
        <w:jc w:val="both"/>
        <w:rPr>
          <w:color w:val="535559"/>
        </w:rPr>
      </w:pPr>
      <w:r>
        <w:rPr>
          <w:color w:val="535559"/>
        </w:rPr>
        <w:t>barking...</w:t>
      </w:r>
    </w:p>
    <w:p w14:paraId="187A6563" w14:textId="77777777" w:rsidR="00DC49CC" w:rsidRDefault="00DC49CC" w:rsidP="00DC49CC">
      <w:pPr>
        <w:pStyle w:val="HTMLPreformatted"/>
        <w:shd w:val="clear" w:color="auto" w:fill="EEEEEE"/>
        <w:jc w:val="both"/>
        <w:rPr>
          <w:color w:val="535559"/>
        </w:rPr>
      </w:pPr>
      <w:r>
        <w:rPr>
          <w:color w:val="535559"/>
        </w:rPr>
        <w:t>eating...</w:t>
      </w:r>
    </w:p>
    <w:p w14:paraId="2A9047C8" w14:textId="77777777" w:rsidR="00DC49CC" w:rsidRDefault="00DC49CC" w:rsidP="00DC49CC">
      <w:pPr>
        <w:pStyle w:val="Heading2"/>
        <w:shd w:val="clear" w:color="auto" w:fill="FFFFFF"/>
        <w:spacing w:line="312" w:lineRule="atLeast"/>
        <w:jc w:val="both"/>
        <w:rPr>
          <w:rFonts w:ascii="Helvetica" w:hAnsi="Helvetica"/>
          <w:b w:val="0"/>
          <w:bCs w:val="0"/>
          <w:color w:val="610B38"/>
          <w:sz w:val="38"/>
          <w:szCs w:val="38"/>
        </w:rPr>
      </w:pPr>
      <w:r>
        <w:rPr>
          <w:rFonts w:ascii="Helvetica" w:hAnsi="Helvetica"/>
          <w:b w:val="0"/>
          <w:bCs w:val="0"/>
          <w:color w:val="610B38"/>
          <w:sz w:val="38"/>
          <w:szCs w:val="38"/>
        </w:rPr>
        <w:lastRenderedPageBreak/>
        <w:t>Multilevel Inheritance Example</w:t>
      </w:r>
    </w:p>
    <w:p w14:paraId="7C1E7BB3" w14:textId="77777777" w:rsidR="00DC49CC" w:rsidRDefault="00DC49CC" w:rsidP="00DC49CC">
      <w:pPr>
        <w:pStyle w:val="NormalWeb"/>
        <w:shd w:val="clear" w:color="auto" w:fill="FFFFFF"/>
        <w:jc w:val="both"/>
        <w:rPr>
          <w:rFonts w:ascii="inter-regular" w:hAnsi="inter-regular"/>
          <w:color w:val="333333"/>
        </w:rPr>
      </w:pPr>
      <w:r>
        <w:rPr>
          <w:rFonts w:ascii="inter-regular" w:hAnsi="inter-regular"/>
          <w:color w:val="333333"/>
        </w:rPr>
        <w:t>When there is a chain of inheritance, it is known as </w:t>
      </w:r>
      <w:r>
        <w:rPr>
          <w:rStyle w:val="Emphasis"/>
          <w:rFonts w:ascii="inter-regular" w:hAnsi="inter-regular"/>
          <w:color w:val="333333"/>
        </w:rPr>
        <w:t>multilevel inheritance</w:t>
      </w:r>
      <w:r>
        <w:rPr>
          <w:rFonts w:ascii="inter-regular" w:hAnsi="inter-regular"/>
          <w:color w:val="333333"/>
        </w:rPr>
        <w:t>. As you can see in the example given below, BabyDog class inherits the Dog class which again inherits the Animal class, so there is a multilevel inheritance.</w:t>
      </w:r>
    </w:p>
    <w:p w14:paraId="387C7D23" w14:textId="77777777" w:rsidR="00DC49CC" w:rsidRDefault="00DC49CC" w:rsidP="00DC49CC">
      <w:pPr>
        <w:pStyle w:val="filename"/>
        <w:shd w:val="clear" w:color="auto" w:fill="FFFFFF"/>
        <w:jc w:val="both"/>
        <w:rPr>
          <w:rFonts w:ascii="inter-regular" w:hAnsi="inter-regular"/>
          <w:i/>
          <w:iCs/>
          <w:color w:val="333333"/>
          <w:sz w:val="21"/>
          <w:szCs w:val="21"/>
        </w:rPr>
      </w:pPr>
      <w:r>
        <w:rPr>
          <w:rFonts w:ascii="inter-regular" w:hAnsi="inter-regular"/>
          <w:i/>
          <w:iCs/>
          <w:color w:val="333333"/>
          <w:sz w:val="21"/>
          <w:szCs w:val="21"/>
        </w:rPr>
        <w:t>File: TestInheritance2.java</w:t>
      </w:r>
    </w:p>
    <w:p w14:paraId="1AD96BFA" w14:textId="77777777" w:rsidR="00DC49CC" w:rsidRDefault="00DC49CC">
      <w:pPr>
        <w:pStyle w:val="alt"/>
        <w:numPr>
          <w:ilvl w:val="0"/>
          <w:numId w:val="78"/>
        </w:numPr>
        <w:spacing w:before="0" w:beforeAutospacing="0" w:after="0" w:afterAutospacing="0" w:line="375" w:lineRule="atLeast"/>
        <w:jc w:val="both"/>
        <w:rPr>
          <w:rFonts w:ascii="inter-regular" w:hAnsi="inter-regular"/>
          <w:color w:val="000000"/>
        </w:rPr>
      </w:pPr>
      <w:r>
        <w:rPr>
          <w:rStyle w:val="keyword"/>
          <w:rFonts w:ascii="inter-regular" w:hAnsi="inter-regular"/>
          <w:b/>
          <w:bCs/>
          <w:color w:val="006699"/>
          <w:bdr w:val="none" w:sz="0" w:space="0" w:color="auto" w:frame="1"/>
        </w:rPr>
        <w:t>class</w:t>
      </w:r>
      <w:r>
        <w:rPr>
          <w:rFonts w:ascii="inter-regular" w:hAnsi="inter-regular"/>
          <w:color w:val="000000"/>
          <w:bdr w:val="none" w:sz="0" w:space="0" w:color="auto" w:frame="1"/>
        </w:rPr>
        <w:t> Animal{  </w:t>
      </w:r>
    </w:p>
    <w:p w14:paraId="22101B81" w14:textId="77777777" w:rsidR="00DC49CC" w:rsidRDefault="00DC49CC">
      <w:pPr>
        <w:numPr>
          <w:ilvl w:val="0"/>
          <w:numId w:val="78"/>
        </w:numPr>
        <w:spacing w:after="0" w:line="375" w:lineRule="atLeast"/>
        <w:jc w:val="both"/>
        <w:rPr>
          <w:rFonts w:ascii="inter-regular" w:hAnsi="inter-regular"/>
          <w:color w:val="000000"/>
        </w:rPr>
      </w:pPr>
      <w:r>
        <w:rPr>
          <w:rStyle w:val="keyword"/>
          <w:rFonts w:ascii="inter-regular" w:hAnsi="inter-regular"/>
          <w:b/>
          <w:bCs/>
          <w:color w:val="006699"/>
          <w:bdr w:val="none" w:sz="0" w:space="0" w:color="auto" w:frame="1"/>
        </w:rPr>
        <w:t>void</w:t>
      </w:r>
      <w:r>
        <w:rPr>
          <w:rFonts w:ascii="inter-regular" w:hAnsi="inter-regular"/>
          <w:color w:val="000000"/>
          <w:bdr w:val="none" w:sz="0" w:space="0" w:color="auto" w:frame="1"/>
        </w:rPr>
        <w:t> eat(){System.out.println(</w:t>
      </w:r>
      <w:r>
        <w:rPr>
          <w:rStyle w:val="string"/>
          <w:rFonts w:ascii="inter-regular" w:hAnsi="inter-regular"/>
          <w:color w:val="0000FF"/>
          <w:bdr w:val="none" w:sz="0" w:space="0" w:color="auto" w:frame="1"/>
        </w:rPr>
        <w:t>"eating..."</w:t>
      </w:r>
      <w:r>
        <w:rPr>
          <w:rFonts w:ascii="inter-regular" w:hAnsi="inter-regular"/>
          <w:color w:val="000000"/>
          <w:bdr w:val="none" w:sz="0" w:space="0" w:color="auto" w:frame="1"/>
        </w:rPr>
        <w:t>);}  </w:t>
      </w:r>
    </w:p>
    <w:p w14:paraId="5EFBFADA" w14:textId="77777777" w:rsidR="00DC49CC" w:rsidRDefault="00DC49CC">
      <w:pPr>
        <w:pStyle w:val="alt"/>
        <w:numPr>
          <w:ilvl w:val="0"/>
          <w:numId w:val="78"/>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w:t>
      </w:r>
    </w:p>
    <w:p w14:paraId="03D378FB" w14:textId="77777777" w:rsidR="00DC49CC" w:rsidRDefault="00DC49CC">
      <w:pPr>
        <w:numPr>
          <w:ilvl w:val="0"/>
          <w:numId w:val="78"/>
        </w:numPr>
        <w:spacing w:after="0" w:line="375" w:lineRule="atLeast"/>
        <w:jc w:val="both"/>
        <w:rPr>
          <w:rFonts w:ascii="inter-regular" w:hAnsi="inter-regular"/>
          <w:color w:val="000000"/>
        </w:rPr>
      </w:pPr>
      <w:r>
        <w:rPr>
          <w:rStyle w:val="keyword"/>
          <w:rFonts w:ascii="inter-regular" w:hAnsi="inter-regular"/>
          <w:b/>
          <w:bCs/>
          <w:color w:val="006699"/>
          <w:bdr w:val="none" w:sz="0" w:space="0" w:color="auto" w:frame="1"/>
        </w:rPr>
        <w:t>class</w:t>
      </w:r>
      <w:r>
        <w:rPr>
          <w:rFonts w:ascii="inter-regular" w:hAnsi="inter-regular"/>
          <w:color w:val="000000"/>
          <w:bdr w:val="none" w:sz="0" w:space="0" w:color="auto" w:frame="1"/>
        </w:rPr>
        <w:t> Dog </w:t>
      </w:r>
      <w:r>
        <w:rPr>
          <w:rStyle w:val="keyword"/>
          <w:rFonts w:ascii="inter-regular" w:hAnsi="inter-regular"/>
          <w:b/>
          <w:bCs/>
          <w:color w:val="006699"/>
          <w:bdr w:val="none" w:sz="0" w:space="0" w:color="auto" w:frame="1"/>
        </w:rPr>
        <w:t>extends</w:t>
      </w:r>
      <w:r>
        <w:rPr>
          <w:rFonts w:ascii="inter-regular" w:hAnsi="inter-regular"/>
          <w:color w:val="000000"/>
          <w:bdr w:val="none" w:sz="0" w:space="0" w:color="auto" w:frame="1"/>
        </w:rPr>
        <w:t> Animal{  </w:t>
      </w:r>
    </w:p>
    <w:p w14:paraId="62D4EB5B" w14:textId="77777777" w:rsidR="00DC49CC" w:rsidRDefault="00DC49CC">
      <w:pPr>
        <w:pStyle w:val="alt"/>
        <w:numPr>
          <w:ilvl w:val="0"/>
          <w:numId w:val="78"/>
        </w:numPr>
        <w:spacing w:before="0" w:beforeAutospacing="0" w:after="0" w:afterAutospacing="0" w:line="375" w:lineRule="atLeast"/>
        <w:jc w:val="both"/>
        <w:rPr>
          <w:rFonts w:ascii="inter-regular" w:hAnsi="inter-regular"/>
          <w:color w:val="000000"/>
        </w:rPr>
      </w:pPr>
      <w:r>
        <w:rPr>
          <w:rStyle w:val="keyword"/>
          <w:rFonts w:ascii="inter-regular" w:hAnsi="inter-regular"/>
          <w:b/>
          <w:bCs/>
          <w:color w:val="006699"/>
          <w:bdr w:val="none" w:sz="0" w:space="0" w:color="auto" w:frame="1"/>
        </w:rPr>
        <w:t>void</w:t>
      </w:r>
      <w:r>
        <w:rPr>
          <w:rFonts w:ascii="inter-regular" w:hAnsi="inter-regular"/>
          <w:color w:val="000000"/>
          <w:bdr w:val="none" w:sz="0" w:space="0" w:color="auto" w:frame="1"/>
        </w:rPr>
        <w:t> bark(){System.out.println(</w:t>
      </w:r>
      <w:r>
        <w:rPr>
          <w:rStyle w:val="string"/>
          <w:rFonts w:ascii="inter-regular" w:hAnsi="inter-regular"/>
          <w:color w:val="0000FF"/>
          <w:bdr w:val="none" w:sz="0" w:space="0" w:color="auto" w:frame="1"/>
        </w:rPr>
        <w:t>"barking..."</w:t>
      </w:r>
      <w:r>
        <w:rPr>
          <w:rFonts w:ascii="inter-regular" w:hAnsi="inter-regular"/>
          <w:color w:val="000000"/>
          <w:bdr w:val="none" w:sz="0" w:space="0" w:color="auto" w:frame="1"/>
        </w:rPr>
        <w:t>);}  </w:t>
      </w:r>
    </w:p>
    <w:p w14:paraId="1D55E86A" w14:textId="77777777" w:rsidR="00DC49CC" w:rsidRDefault="00DC49CC">
      <w:pPr>
        <w:numPr>
          <w:ilvl w:val="0"/>
          <w:numId w:val="78"/>
        </w:numPr>
        <w:spacing w:after="0" w:line="375" w:lineRule="atLeast"/>
        <w:jc w:val="both"/>
        <w:rPr>
          <w:rFonts w:ascii="inter-regular" w:hAnsi="inter-regular"/>
          <w:color w:val="000000"/>
        </w:rPr>
      </w:pPr>
      <w:r>
        <w:rPr>
          <w:rFonts w:ascii="inter-regular" w:hAnsi="inter-regular"/>
          <w:color w:val="000000"/>
          <w:bdr w:val="none" w:sz="0" w:space="0" w:color="auto" w:frame="1"/>
        </w:rPr>
        <w:t>}  </w:t>
      </w:r>
    </w:p>
    <w:p w14:paraId="03C1E2A2" w14:textId="77777777" w:rsidR="00DC49CC" w:rsidRDefault="00DC49CC">
      <w:pPr>
        <w:pStyle w:val="alt"/>
        <w:numPr>
          <w:ilvl w:val="0"/>
          <w:numId w:val="78"/>
        </w:numPr>
        <w:spacing w:before="0" w:beforeAutospacing="0" w:after="0" w:afterAutospacing="0" w:line="375" w:lineRule="atLeast"/>
        <w:jc w:val="both"/>
        <w:rPr>
          <w:rFonts w:ascii="inter-regular" w:hAnsi="inter-regular"/>
          <w:color w:val="000000"/>
        </w:rPr>
      </w:pPr>
      <w:r>
        <w:rPr>
          <w:rStyle w:val="keyword"/>
          <w:rFonts w:ascii="inter-regular" w:hAnsi="inter-regular"/>
          <w:b/>
          <w:bCs/>
          <w:color w:val="006699"/>
          <w:bdr w:val="none" w:sz="0" w:space="0" w:color="auto" w:frame="1"/>
        </w:rPr>
        <w:t>class</w:t>
      </w:r>
      <w:r>
        <w:rPr>
          <w:rFonts w:ascii="inter-regular" w:hAnsi="inter-regular"/>
          <w:color w:val="000000"/>
          <w:bdr w:val="none" w:sz="0" w:space="0" w:color="auto" w:frame="1"/>
        </w:rPr>
        <w:t> BabyDog </w:t>
      </w:r>
      <w:r>
        <w:rPr>
          <w:rStyle w:val="keyword"/>
          <w:rFonts w:ascii="inter-regular" w:hAnsi="inter-regular"/>
          <w:b/>
          <w:bCs/>
          <w:color w:val="006699"/>
          <w:bdr w:val="none" w:sz="0" w:space="0" w:color="auto" w:frame="1"/>
        </w:rPr>
        <w:t>extends</w:t>
      </w:r>
      <w:r>
        <w:rPr>
          <w:rFonts w:ascii="inter-regular" w:hAnsi="inter-regular"/>
          <w:color w:val="000000"/>
          <w:bdr w:val="none" w:sz="0" w:space="0" w:color="auto" w:frame="1"/>
        </w:rPr>
        <w:t> Dog{  </w:t>
      </w:r>
    </w:p>
    <w:p w14:paraId="40201633" w14:textId="77777777" w:rsidR="00DC49CC" w:rsidRDefault="00DC49CC">
      <w:pPr>
        <w:numPr>
          <w:ilvl w:val="0"/>
          <w:numId w:val="78"/>
        </w:numPr>
        <w:spacing w:after="0" w:line="375" w:lineRule="atLeast"/>
        <w:jc w:val="both"/>
        <w:rPr>
          <w:rFonts w:ascii="inter-regular" w:hAnsi="inter-regular"/>
          <w:color w:val="000000"/>
        </w:rPr>
      </w:pPr>
      <w:r>
        <w:rPr>
          <w:rStyle w:val="keyword"/>
          <w:rFonts w:ascii="inter-regular" w:hAnsi="inter-regular"/>
          <w:b/>
          <w:bCs/>
          <w:color w:val="006699"/>
          <w:bdr w:val="none" w:sz="0" w:space="0" w:color="auto" w:frame="1"/>
        </w:rPr>
        <w:t>void</w:t>
      </w:r>
      <w:r>
        <w:rPr>
          <w:rFonts w:ascii="inter-regular" w:hAnsi="inter-regular"/>
          <w:color w:val="000000"/>
          <w:bdr w:val="none" w:sz="0" w:space="0" w:color="auto" w:frame="1"/>
        </w:rPr>
        <w:t> weep(){System.out.println(</w:t>
      </w:r>
      <w:r>
        <w:rPr>
          <w:rStyle w:val="string"/>
          <w:rFonts w:ascii="inter-regular" w:hAnsi="inter-regular"/>
          <w:color w:val="0000FF"/>
          <w:bdr w:val="none" w:sz="0" w:space="0" w:color="auto" w:frame="1"/>
        </w:rPr>
        <w:t>"weeping..."</w:t>
      </w:r>
      <w:r>
        <w:rPr>
          <w:rFonts w:ascii="inter-regular" w:hAnsi="inter-regular"/>
          <w:color w:val="000000"/>
          <w:bdr w:val="none" w:sz="0" w:space="0" w:color="auto" w:frame="1"/>
        </w:rPr>
        <w:t>);}  </w:t>
      </w:r>
    </w:p>
    <w:p w14:paraId="2A0088F5" w14:textId="77777777" w:rsidR="00DC49CC" w:rsidRDefault="00DC49CC">
      <w:pPr>
        <w:pStyle w:val="alt"/>
        <w:numPr>
          <w:ilvl w:val="0"/>
          <w:numId w:val="78"/>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w:t>
      </w:r>
    </w:p>
    <w:p w14:paraId="7192DE17" w14:textId="77777777" w:rsidR="00DC49CC" w:rsidRDefault="00DC49CC">
      <w:pPr>
        <w:numPr>
          <w:ilvl w:val="0"/>
          <w:numId w:val="78"/>
        </w:numPr>
        <w:spacing w:after="0" w:line="375" w:lineRule="atLeast"/>
        <w:jc w:val="both"/>
        <w:rPr>
          <w:rFonts w:ascii="inter-regular" w:hAnsi="inter-regular"/>
          <w:color w:val="000000"/>
        </w:rPr>
      </w:pPr>
      <w:r>
        <w:rPr>
          <w:rStyle w:val="keyword"/>
          <w:rFonts w:ascii="inter-regular" w:hAnsi="inter-regular"/>
          <w:b/>
          <w:bCs/>
          <w:color w:val="006699"/>
          <w:bdr w:val="none" w:sz="0" w:space="0" w:color="auto" w:frame="1"/>
        </w:rPr>
        <w:t>class</w:t>
      </w:r>
      <w:r>
        <w:rPr>
          <w:rFonts w:ascii="inter-regular" w:hAnsi="inter-regular"/>
          <w:color w:val="000000"/>
          <w:bdr w:val="none" w:sz="0" w:space="0" w:color="auto" w:frame="1"/>
        </w:rPr>
        <w:t> TestInheritance2{  </w:t>
      </w:r>
    </w:p>
    <w:p w14:paraId="2A5F1650" w14:textId="77777777" w:rsidR="00DC49CC" w:rsidRDefault="00DC49CC">
      <w:pPr>
        <w:pStyle w:val="alt"/>
        <w:numPr>
          <w:ilvl w:val="0"/>
          <w:numId w:val="78"/>
        </w:numPr>
        <w:spacing w:before="0" w:beforeAutospacing="0" w:after="0" w:afterAutospacing="0" w:line="375" w:lineRule="atLeast"/>
        <w:jc w:val="both"/>
        <w:rPr>
          <w:rFonts w:ascii="inter-regular" w:hAnsi="inter-regular"/>
          <w:color w:val="000000"/>
        </w:rPr>
      </w:pPr>
      <w:r>
        <w:rPr>
          <w:rStyle w:val="keyword"/>
          <w:rFonts w:ascii="inter-regular" w:hAnsi="inter-regular"/>
          <w:b/>
          <w:bCs/>
          <w:color w:val="006699"/>
          <w:bdr w:val="none" w:sz="0" w:space="0" w:color="auto" w:frame="1"/>
        </w:rPr>
        <w:t>public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static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void</w:t>
      </w:r>
      <w:r>
        <w:rPr>
          <w:rFonts w:ascii="inter-regular" w:hAnsi="inter-regular"/>
          <w:color w:val="000000"/>
          <w:bdr w:val="none" w:sz="0" w:space="0" w:color="auto" w:frame="1"/>
        </w:rPr>
        <w:t> main(String args[]){  </w:t>
      </w:r>
    </w:p>
    <w:p w14:paraId="1CE7BB94" w14:textId="77777777" w:rsidR="00DC49CC" w:rsidRDefault="00DC49CC">
      <w:pPr>
        <w:numPr>
          <w:ilvl w:val="0"/>
          <w:numId w:val="78"/>
        </w:numPr>
        <w:spacing w:after="0" w:line="375" w:lineRule="atLeast"/>
        <w:jc w:val="both"/>
        <w:rPr>
          <w:rFonts w:ascii="inter-regular" w:hAnsi="inter-regular"/>
          <w:color w:val="000000"/>
        </w:rPr>
      </w:pPr>
      <w:r>
        <w:rPr>
          <w:rFonts w:ascii="inter-regular" w:hAnsi="inter-regular"/>
          <w:color w:val="000000"/>
          <w:bdr w:val="none" w:sz="0" w:space="0" w:color="auto" w:frame="1"/>
        </w:rPr>
        <w:t>BabyDog d=</w:t>
      </w:r>
      <w:r>
        <w:rPr>
          <w:rStyle w:val="keyword"/>
          <w:rFonts w:ascii="inter-regular" w:hAnsi="inter-regular"/>
          <w:b/>
          <w:bCs/>
          <w:color w:val="006699"/>
          <w:bdr w:val="none" w:sz="0" w:space="0" w:color="auto" w:frame="1"/>
        </w:rPr>
        <w:t>new</w:t>
      </w:r>
      <w:r>
        <w:rPr>
          <w:rFonts w:ascii="inter-regular" w:hAnsi="inter-regular"/>
          <w:color w:val="000000"/>
          <w:bdr w:val="none" w:sz="0" w:space="0" w:color="auto" w:frame="1"/>
        </w:rPr>
        <w:t> BabyDog();  </w:t>
      </w:r>
    </w:p>
    <w:p w14:paraId="0113DF4E" w14:textId="77777777" w:rsidR="00DC49CC" w:rsidRDefault="00DC49CC">
      <w:pPr>
        <w:pStyle w:val="alt"/>
        <w:numPr>
          <w:ilvl w:val="0"/>
          <w:numId w:val="78"/>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d.weep();  </w:t>
      </w:r>
    </w:p>
    <w:p w14:paraId="726A7233" w14:textId="77777777" w:rsidR="00DC49CC" w:rsidRDefault="00DC49CC">
      <w:pPr>
        <w:numPr>
          <w:ilvl w:val="0"/>
          <w:numId w:val="78"/>
        </w:numPr>
        <w:spacing w:after="0" w:line="375" w:lineRule="atLeast"/>
        <w:jc w:val="both"/>
        <w:rPr>
          <w:rFonts w:ascii="inter-regular" w:hAnsi="inter-regular"/>
          <w:color w:val="000000"/>
        </w:rPr>
      </w:pPr>
      <w:r>
        <w:rPr>
          <w:rFonts w:ascii="inter-regular" w:hAnsi="inter-regular"/>
          <w:color w:val="000000"/>
          <w:bdr w:val="none" w:sz="0" w:space="0" w:color="auto" w:frame="1"/>
        </w:rPr>
        <w:t>d.bark();  </w:t>
      </w:r>
    </w:p>
    <w:p w14:paraId="78ABF793" w14:textId="77777777" w:rsidR="00DC49CC" w:rsidRDefault="00DC49CC">
      <w:pPr>
        <w:pStyle w:val="alt"/>
        <w:numPr>
          <w:ilvl w:val="0"/>
          <w:numId w:val="78"/>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d.eat();  </w:t>
      </w:r>
    </w:p>
    <w:p w14:paraId="7845C11A" w14:textId="77777777" w:rsidR="00DC49CC" w:rsidRDefault="00DC49CC">
      <w:pPr>
        <w:numPr>
          <w:ilvl w:val="0"/>
          <w:numId w:val="78"/>
        </w:numPr>
        <w:spacing w:after="0" w:line="375" w:lineRule="atLeast"/>
        <w:jc w:val="both"/>
        <w:rPr>
          <w:rFonts w:ascii="inter-regular" w:hAnsi="inter-regular"/>
          <w:color w:val="000000"/>
        </w:rPr>
      </w:pPr>
      <w:r>
        <w:rPr>
          <w:rFonts w:ascii="inter-regular" w:hAnsi="inter-regular"/>
          <w:color w:val="000000"/>
          <w:bdr w:val="none" w:sz="0" w:space="0" w:color="auto" w:frame="1"/>
        </w:rPr>
        <w:t>}}  </w:t>
      </w:r>
    </w:p>
    <w:p w14:paraId="270E08A5" w14:textId="77777777" w:rsidR="00DC49CC" w:rsidRDefault="00DC49CC" w:rsidP="00DC49CC">
      <w:pPr>
        <w:pStyle w:val="NormalWeb"/>
        <w:shd w:val="clear" w:color="auto" w:fill="FFFFFF"/>
        <w:jc w:val="both"/>
        <w:rPr>
          <w:rFonts w:ascii="inter-regular" w:hAnsi="inter-regular"/>
          <w:color w:val="333333"/>
        </w:rPr>
      </w:pPr>
      <w:r>
        <w:rPr>
          <w:rFonts w:ascii="inter-regular" w:hAnsi="inter-regular"/>
          <w:color w:val="333333"/>
        </w:rPr>
        <w:t>Output:</w:t>
      </w:r>
    </w:p>
    <w:p w14:paraId="606E61B4" w14:textId="77777777" w:rsidR="00DC49CC" w:rsidRDefault="00DC49CC" w:rsidP="00DC49CC">
      <w:pPr>
        <w:pStyle w:val="HTMLPreformatted"/>
        <w:shd w:val="clear" w:color="auto" w:fill="EEEEEE"/>
        <w:jc w:val="both"/>
        <w:rPr>
          <w:color w:val="535559"/>
        </w:rPr>
      </w:pPr>
      <w:r>
        <w:rPr>
          <w:color w:val="535559"/>
        </w:rPr>
        <w:t>weeping...</w:t>
      </w:r>
    </w:p>
    <w:p w14:paraId="05A72656" w14:textId="77777777" w:rsidR="00DC49CC" w:rsidRDefault="00DC49CC" w:rsidP="00DC49CC">
      <w:pPr>
        <w:pStyle w:val="HTMLPreformatted"/>
        <w:shd w:val="clear" w:color="auto" w:fill="EEEEEE"/>
        <w:jc w:val="both"/>
        <w:rPr>
          <w:color w:val="535559"/>
        </w:rPr>
      </w:pPr>
      <w:r>
        <w:rPr>
          <w:color w:val="535559"/>
        </w:rPr>
        <w:t>barking...</w:t>
      </w:r>
    </w:p>
    <w:p w14:paraId="787672F4" w14:textId="77777777" w:rsidR="00DC49CC" w:rsidRDefault="00DC49CC" w:rsidP="00DC49CC">
      <w:pPr>
        <w:pStyle w:val="HTMLPreformatted"/>
        <w:shd w:val="clear" w:color="auto" w:fill="EEEEEE"/>
        <w:jc w:val="both"/>
        <w:rPr>
          <w:color w:val="535559"/>
        </w:rPr>
      </w:pPr>
      <w:r>
        <w:rPr>
          <w:color w:val="535559"/>
        </w:rPr>
        <w:t>eating...</w:t>
      </w:r>
    </w:p>
    <w:p w14:paraId="7324DFF1" w14:textId="77777777" w:rsidR="00DC49CC" w:rsidRDefault="00DC49CC" w:rsidP="00DC49CC">
      <w:pPr>
        <w:pStyle w:val="Heading2"/>
        <w:shd w:val="clear" w:color="auto" w:fill="FFFFFF"/>
        <w:spacing w:line="312" w:lineRule="atLeast"/>
        <w:jc w:val="both"/>
        <w:rPr>
          <w:rFonts w:ascii="Helvetica" w:hAnsi="Helvetica"/>
          <w:b w:val="0"/>
          <w:bCs w:val="0"/>
          <w:color w:val="610B38"/>
          <w:sz w:val="38"/>
          <w:szCs w:val="38"/>
        </w:rPr>
      </w:pPr>
      <w:r>
        <w:rPr>
          <w:rFonts w:ascii="Helvetica" w:hAnsi="Helvetica"/>
          <w:b w:val="0"/>
          <w:bCs w:val="0"/>
          <w:color w:val="610B38"/>
          <w:sz w:val="38"/>
          <w:szCs w:val="38"/>
        </w:rPr>
        <w:t>Hierarchical Inheritance Example</w:t>
      </w:r>
    </w:p>
    <w:p w14:paraId="68B01091" w14:textId="77777777" w:rsidR="00DC49CC" w:rsidRDefault="00DC49CC" w:rsidP="00DC49CC">
      <w:pPr>
        <w:pStyle w:val="NormalWeb"/>
        <w:shd w:val="clear" w:color="auto" w:fill="FFFFFF"/>
        <w:jc w:val="both"/>
        <w:rPr>
          <w:rFonts w:ascii="inter-regular" w:hAnsi="inter-regular"/>
          <w:color w:val="333333"/>
        </w:rPr>
      </w:pPr>
      <w:r>
        <w:rPr>
          <w:rFonts w:ascii="inter-regular" w:hAnsi="inter-regular"/>
          <w:color w:val="333333"/>
        </w:rPr>
        <w:t>When two or more classes inherits a single class, it is known as </w:t>
      </w:r>
      <w:r>
        <w:rPr>
          <w:rStyle w:val="Emphasis"/>
          <w:rFonts w:ascii="inter-regular" w:hAnsi="inter-regular"/>
          <w:color w:val="333333"/>
        </w:rPr>
        <w:t>hierarchical inheritance</w:t>
      </w:r>
      <w:r>
        <w:rPr>
          <w:rFonts w:ascii="inter-regular" w:hAnsi="inter-regular"/>
          <w:color w:val="333333"/>
        </w:rPr>
        <w:t>. In the example given below, Dog and Cat classes inherits the Animal class, so there is hierarchical inheritance.</w:t>
      </w:r>
    </w:p>
    <w:p w14:paraId="457879CB" w14:textId="77777777" w:rsidR="00DC49CC" w:rsidRDefault="00DC49CC" w:rsidP="00DC49CC">
      <w:pPr>
        <w:pStyle w:val="filename"/>
        <w:shd w:val="clear" w:color="auto" w:fill="FFFFFF"/>
        <w:jc w:val="both"/>
        <w:rPr>
          <w:rFonts w:ascii="inter-regular" w:hAnsi="inter-regular"/>
          <w:i/>
          <w:iCs/>
          <w:color w:val="333333"/>
          <w:sz w:val="21"/>
          <w:szCs w:val="21"/>
        </w:rPr>
      </w:pPr>
      <w:r>
        <w:rPr>
          <w:rFonts w:ascii="inter-regular" w:hAnsi="inter-regular"/>
          <w:i/>
          <w:iCs/>
          <w:color w:val="333333"/>
          <w:sz w:val="21"/>
          <w:szCs w:val="21"/>
        </w:rPr>
        <w:t>File: TestInheritance3.java</w:t>
      </w:r>
    </w:p>
    <w:p w14:paraId="39E548E6" w14:textId="77777777" w:rsidR="00DC49CC" w:rsidRDefault="00DC49CC">
      <w:pPr>
        <w:pStyle w:val="alt"/>
        <w:numPr>
          <w:ilvl w:val="0"/>
          <w:numId w:val="79"/>
        </w:numPr>
        <w:spacing w:before="0" w:beforeAutospacing="0" w:after="0" w:afterAutospacing="0" w:line="375" w:lineRule="atLeast"/>
        <w:jc w:val="both"/>
        <w:rPr>
          <w:rFonts w:ascii="inter-regular" w:hAnsi="inter-regular"/>
          <w:color w:val="000000"/>
        </w:rPr>
      </w:pPr>
      <w:r>
        <w:rPr>
          <w:rStyle w:val="keyword"/>
          <w:rFonts w:ascii="inter-regular" w:hAnsi="inter-regular"/>
          <w:b/>
          <w:bCs/>
          <w:color w:val="006699"/>
          <w:bdr w:val="none" w:sz="0" w:space="0" w:color="auto" w:frame="1"/>
        </w:rPr>
        <w:t>class</w:t>
      </w:r>
      <w:r>
        <w:rPr>
          <w:rFonts w:ascii="inter-regular" w:hAnsi="inter-regular"/>
          <w:color w:val="000000"/>
          <w:bdr w:val="none" w:sz="0" w:space="0" w:color="auto" w:frame="1"/>
        </w:rPr>
        <w:t> Animal{  </w:t>
      </w:r>
    </w:p>
    <w:p w14:paraId="2C2A6577" w14:textId="77777777" w:rsidR="00DC49CC" w:rsidRDefault="00DC49CC">
      <w:pPr>
        <w:numPr>
          <w:ilvl w:val="0"/>
          <w:numId w:val="79"/>
        </w:numPr>
        <w:spacing w:after="0" w:line="375" w:lineRule="atLeast"/>
        <w:jc w:val="both"/>
        <w:rPr>
          <w:rFonts w:ascii="inter-regular" w:hAnsi="inter-regular"/>
          <w:color w:val="000000"/>
        </w:rPr>
      </w:pPr>
      <w:r>
        <w:rPr>
          <w:rStyle w:val="keyword"/>
          <w:rFonts w:ascii="inter-regular" w:hAnsi="inter-regular"/>
          <w:b/>
          <w:bCs/>
          <w:color w:val="006699"/>
          <w:bdr w:val="none" w:sz="0" w:space="0" w:color="auto" w:frame="1"/>
        </w:rPr>
        <w:t>void</w:t>
      </w:r>
      <w:r>
        <w:rPr>
          <w:rFonts w:ascii="inter-regular" w:hAnsi="inter-regular"/>
          <w:color w:val="000000"/>
          <w:bdr w:val="none" w:sz="0" w:space="0" w:color="auto" w:frame="1"/>
        </w:rPr>
        <w:t> eat(){System.out.println(</w:t>
      </w:r>
      <w:r>
        <w:rPr>
          <w:rStyle w:val="string"/>
          <w:rFonts w:ascii="inter-regular" w:hAnsi="inter-regular"/>
          <w:color w:val="0000FF"/>
          <w:bdr w:val="none" w:sz="0" w:space="0" w:color="auto" w:frame="1"/>
        </w:rPr>
        <w:t>"eating..."</w:t>
      </w:r>
      <w:r>
        <w:rPr>
          <w:rFonts w:ascii="inter-regular" w:hAnsi="inter-regular"/>
          <w:color w:val="000000"/>
          <w:bdr w:val="none" w:sz="0" w:space="0" w:color="auto" w:frame="1"/>
        </w:rPr>
        <w:t>);}  </w:t>
      </w:r>
    </w:p>
    <w:p w14:paraId="71834BC3" w14:textId="77777777" w:rsidR="00DC49CC" w:rsidRDefault="00DC49CC">
      <w:pPr>
        <w:pStyle w:val="alt"/>
        <w:numPr>
          <w:ilvl w:val="0"/>
          <w:numId w:val="79"/>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w:t>
      </w:r>
    </w:p>
    <w:p w14:paraId="54FE6742" w14:textId="77777777" w:rsidR="00DC49CC" w:rsidRDefault="00DC49CC">
      <w:pPr>
        <w:numPr>
          <w:ilvl w:val="0"/>
          <w:numId w:val="79"/>
        </w:numPr>
        <w:spacing w:after="0" w:line="375" w:lineRule="atLeast"/>
        <w:jc w:val="both"/>
        <w:rPr>
          <w:rFonts w:ascii="inter-regular" w:hAnsi="inter-regular"/>
          <w:color w:val="000000"/>
        </w:rPr>
      </w:pPr>
      <w:r>
        <w:rPr>
          <w:rStyle w:val="keyword"/>
          <w:rFonts w:ascii="inter-regular" w:hAnsi="inter-regular"/>
          <w:b/>
          <w:bCs/>
          <w:color w:val="006699"/>
          <w:bdr w:val="none" w:sz="0" w:space="0" w:color="auto" w:frame="1"/>
        </w:rPr>
        <w:lastRenderedPageBreak/>
        <w:t>class</w:t>
      </w:r>
      <w:r>
        <w:rPr>
          <w:rFonts w:ascii="inter-regular" w:hAnsi="inter-regular"/>
          <w:color w:val="000000"/>
          <w:bdr w:val="none" w:sz="0" w:space="0" w:color="auto" w:frame="1"/>
        </w:rPr>
        <w:t> Dog </w:t>
      </w:r>
      <w:r>
        <w:rPr>
          <w:rStyle w:val="keyword"/>
          <w:rFonts w:ascii="inter-regular" w:hAnsi="inter-regular"/>
          <w:b/>
          <w:bCs/>
          <w:color w:val="006699"/>
          <w:bdr w:val="none" w:sz="0" w:space="0" w:color="auto" w:frame="1"/>
        </w:rPr>
        <w:t>extends</w:t>
      </w:r>
      <w:r>
        <w:rPr>
          <w:rFonts w:ascii="inter-regular" w:hAnsi="inter-regular"/>
          <w:color w:val="000000"/>
          <w:bdr w:val="none" w:sz="0" w:space="0" w:color="auto" w:frame="1"/>
        </w:rPr>
        <w:t> Animal{  </w:t>
      </w:r>
    </w:p>
    <w:p w14:paraId="3ECC2CB6" w14:textId="77777777" w:rsidR="00DC49CC" w:rsidRDefault="00DC49CC">
      <w:pPr>
        <w:pStyle w:val="alt"/>
        <w:numPr>
          <w:ilvl w:val="0"/>
          <w:numId w:val="79"/>
        </w:numPr>
        <w:spacing w:before="0" w:beforeAutospacing="0" w:after="0" w:afterAutospacing="0" w:line="375" w:lineRule="atLeast"/>
        <w:jc w:val="both"/>
        <w:rPr>
          <w:rFonts w:ascii="inter-regular" w:hAnsi="inter-regular"/>
          <w:color w:val="000000"/>
        </w:rPr>
      </w:pPr>
      <w:r>
        <w:rPr>
          <w:rStyle w:val="keyword"/>
          <w:rFonts w:ascii="inter-regular" w:hAnsi="inter-regular"/>
          <w:b/>
          <w:bCs/>
          <w:color w:val="006699"/>
          <w:bdr w:val="none" w:sz="0" w:space="0" w:color="auto" w:frame="1"/>
        </w:rPr>
        <w:t>void</w:t>
      </w:r>
      <w:r>
        <w:rPr>
          <w:rFonts w:ascii="inter-regular" w:hAnsi="inter-regular"/>
          <w:color w:val="000000"/>
          <w:bdr w:val="none" w:sz="0" w:space="0" w:color="auto" w:frame="1"/>
        </w:rPr>
        <w:t> bark(){System.out.println(</w:t>
      </w:r>
      <w:r>
        <w:rPr>
          <w:rStyle w:val="string"/>
          <w:rFonts w:ascii="inter-regular" w:hAnsi="inter-regular"/>
          <w:color w:val="0000FF"/>
          <w:bdr w:val="none" w:sz="0" w:space="0" w:color="auto" w:frame="1"/>
        </w:rPr>
        <w:t>"barking..."</w:t>
      </w:r>
      <w:r>
        <w:rPr>
          <w:rFonts w:ascii="inter-regular" w:hAnsi="inter-regular"/>
          <w:color w:val="000000"/>
          <w:bdr w:val="none" w:sz="0" w:space="0" w:color="auto" w:frame="1"/>
        </w:rPr>
        <w:t>);}  </w:t>
      </w:r>
    </w:p>
    <w:p w14:paraId="39DC24E0" w14:textId="77777777" w:rsidR="00DC49CC" w:rsidRDefault="00DC49CC">
      <w:pPr>
        <w:numPr>
          <w:ilvl w:val="0"/>
          <w:numId w:val="79"/>
        </w:numPr>
        <w:spacing w:after="0" w:line="375" w:lineRule="atLeast"/>
        <w:jc w:val="both"/>
        <w:rPr>
          <w:rFonts w:ascii="inter-regular" w:hAnsi="inter-regular"/>
          <w:color w:val="000000"/>
        </w:rPr>
      </w:pPr>
      <w:r>
        <w:rPr>
          <w:rFonts w:ascii="inter-regular" w:hAnsi="inter-regular"/>
          <w:color w:val="000000"/>
          <w:bdr w:val="none" w:sz="0" w:space="0" w:color="auto" w:frame="1"/>
        </w:rPr>
        <w:t>}  </w:t>
      </w:r>
    </w:p>
    <w:p w14:paraId="4D7F6849" w14:textId="77777777" w:rsidR="00DC49CC" w:rsidRDefault="00DC49CC">
      <w:pPr>
        <w:pStyle w:val="alt"/>
        <w:numPr>
          <w:ilvl w:val="0"/>
          <w:numId w:val="79"/>
        </w:numPr>
        <w:spacing w:before="0" w:beforeAutospacing="0" w:after="0" w:afterAutospacing="0" w:line="375" w:lineRule="atLeast"/>
        <w:jc w:val="both"/>
        <w:rPr>
          <w:rFonts w:ascii="inter-regular" w:hAnsi="inter-regular"/>
          <w:color w:val="000000"/>
        </w:rPr>
      </w:pPr>
      <w:r>
        <w:rPr>
          <w:rStyle w:val="keyword"/>
          <w:rFonts w:ascii="inter-regular" w:hAnsi="inter-regular"/>
          <w:b/>
          <w:bCs/>
          <w:color w:val="006699"/>
          <w:bdr w:val="none" w:sz="0" w:space="0" w:color="auto" w:frame="1"/>
        </w:rPr>
        <w:t>class</w:t>
      </w:r>
      <w:r>
        <w:rPr>
          <w:rFonts w:ascii="inter-regular" w:hAnsi="inter-regular"/>
          <w:color w:val="000000"/>
          <w:bdr w:val="none" w:sz="0" w:space="0" w:color="auto" w:frame="1"/>
        </w:rPr>
        <w:t> Cat </w:t>
      </w:r>
      <w:r>
        <w:rPr>
          <w:rStyle w:val="keyword"/>
          <w:rFonts w:ascii="inter-regular" w:hAnsi="inter-regular"/>
          <w:b/>
          <w:bCs/>
          <w:color w:val="006699"/>
          <w:bdr w:val="none" w:sz="0" w:space="0" w:color="auto" w:frame="1"/>
        </w:rPr>
        <w:t>extends</w:t>
      </w:r>
      <w:r>
        <w:rPr>
          <w:rFonts w:ascii="inter-regular" w:hAnsi="inter-regular"/>
          <w:color w:val="000000"/>
          <w:bdr w:val="none" w:sz="0" w:space="0" w:color="auto" w:frame="1"/>
        </w:rPr>
        <w:t> Animal{  </w:t>
      </w:r>
    </w:p>
    <w:p w14:paraId="2BD09A3A" w14:textId="77777777" w:rsidR="00DC49CC" w:rsidRDefault="00DC49CC">
      <w:pPr>
        <w:numPr>
          <w:ilvl w:val="0"/>
          <w:numId w:val="79"/>
        </w:numPr>
        <w:spacing w:after="0" w:line="375" w:lineRule="atLeast"/>
        <w:jc w:val="both"/>
        <w:rPr>
          <w:rFonts w:ascii="inter-regular" w:hAnsi="inter-regular"/>
          <w:color w:val="000000"/>
        </w:rPr>
      </w:pPr>
      <w:r>
        <w:rPr>
          <w:rStyle w:val="keyword"/>
          <w:rFonts w:ascii="inter-regular" w:hAnsi="inter-regular"/>
          <w:b/>
          <w:bCs/>
          <w:color w:val="006699"/>
          <w:bdr w:val="none" w:sz="0" w:space="0" w:color="auto" w:frame="1"/>
        </w:rPr>
        <w:t>void</w:t>
      </w:r>
      <w:r>
        <w:rPr>
          <w:rFonts w:ascii="inter-regular" w:hAnsi="inter-regular"/>
          <w:color w:val="000000"/>
          <w:bdr w:val="none" w:sz="0" w:space="0" w:color="auto" w:frame="1"/>
        </w:rPr>
        <w:t> meow(){System.out.println(</w:t>
      </w:r>
      <w:r>
        <w:rPr>
          <w:rStyle w:val="string"/>
          <w:rFonts w:ascii="inter-regular" w:hAnsi="inter-regular"/>
          <w:color w:val="0000FF"/>
          <w:bdr w:val="none" w:sz="0" w:space="0" w:color="auto" w:frame="1"/>
        </w:rPr>
        <w:t>"meowing..."</w:t>
      </w:r>
      <w:r>
        <w:rPr>
          <w:rFonts w:ascii="inter-regular" w:hAnsi="inter-regular"/>
          <w:color w:val="000000"/>
          <w:bdr w:val="none" w:sz="0" w:space="0" w:color="auto" w:frame="1"/>
        </w:rPr>
        <w:t>);}  </w:t>
      </w:r>
    </w:p>
    <w:p w14:paraId="7CB97783" w14:textId="77777777" w:rsidR="00DC49CC" w:rsidRDefault="00DC49CC">
      <w:pPr>
        <w:pStyle w:val="alt"/>
        <w:numPr>
          <w:ilvl w:val="0"/>
          <w:numId w:val="79"/>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w:t>
      </w:r>
    </w:p>
    <w:p w14:paraId="722AD1A0" w14:textId="77777777" w:rsidR="00DC49CC" w:rsidRDefault="00DC49CC">
      <w:pPr>
        <w:numPr>
          <w:ilvl w:val="0"/>
          <w:numId w:val="79"/>
        </w:numPr>
        <w:spacing w:after="0" w:line="375" w:lineRule="atLeast"/>
        <w:jc w:val="both"/>
        <w:rPr>
          <w:rFonts w:ascii="inter-regular" w:hAnsi="inter-regular"/>
          <w:color w:val="000000"/>
        </w:rPr>
      </w:pPr>
      <w:r>
        <w:rPr>
          <w:rStyle w:val="keyword"/>
          <w:rFonts w:ascii="inter-regular" w:hAnsi="inter-regular"/>
          <w:b/>
          <w:bCs/>
          <w:color w:val="006699"/>
          <w:bdr w:val="none" w:sz="0" w:space="0" w:color="auto" w:frame="1"/>
        </w:rPr>
        <w:t>class</w:t>
      </w:r>
      <w:r>
        <w:rPr>
          <w:rFonts w:ascii="inter-regular" w:hAnsi="inter-regular"/>
          <w:color w:val="000000"/>
          <w:bdr w:val="none" w:sz="0" w:space="0" w:color="auto" w:frame="1"/>
        </w:rPr>
        <w:t> TestInheritance3{  </w:t>
      </w:r>
    </w:p>
    <w:p w14:paraId="6FB8DCD6" w14:textId="77777777" w:rsidR="00DC49CC" w:rsidRDefault="00DC49CC">
      <w:pPr>
        <w:pStyle w:val="alt"/>
        <w:numPr>
          <w:ilvl w:val="0"/>
          <w:numId w:val="79"/>
        </w:numPr>
        <w:spacing w:before="0" w:beforeAutospacing="0" w:after="0" w:afterAutospacing="0" w:line="375" w:lineRule="atLeast"/>
        <w:jc w:val="both"/>
        <w:rPr>
          <w:rFonts w:ascii="inter-regular" w:hAnsi="inter-regular"/>
          <w:color w:val="000000"/>
        </w:rPr>
      </w:pPr>
      <w:r>
        <w:rPr>
          <w:rStyle w:val="keyword"/>
          <w:rFonts w:ascii="inter-regular" w:hAnsi="inter-regular"/>
          <w:b/>
          <w:bCs/>
          <w:color w:val="006699"/>
          <w:bdr w:val="none" w:sz="0" w:space="0" w:color="auto" w:frame="1"/>
        </w:rPr>
        <w:t>public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static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void</w:t>
      </w:r>
      <w:r>
        <w:rPr>
          <w:rFonts w:ascii="inter-regular" w:hAnsi="inter-regular"/>
          <w:color w:val="000000"/>
          <w:bdr w:val="none" w:sz="0" w:space="0" w:color="auto" w:frame="1"/>
        </w:rPr>
        <w:t> main(String args[]){  </w:t>
      </w:r>
    </w:p>
    <w:p w14:paraId="21FCE55F" w14:textId="77777777" w:rsidR="00DC49CC" w:rsidRDefault="00DC49CC">
      <w:pPr>
        <w:numPr>
          <w:ilvl w:val="0"/>
          <w:numId w:val="79"/>
        </w:numPr>
        <w:spacing w:after="0" w:line="375" w:lineRule="atLeast"/>
        <w:jc w:val="both"/>
        <w:rPr>
          <w:rFonts w:ascii="inter-regular" w:hAnsi="inter-regular"/>
          <w:color w:val="000000"/>
        </w:rPr>
      </w:pPr>
      <w:r>
        <w:rPr>
          <w:rFonts w:ascii="inter-regular" w:hAnsi="inter-regular"/>
          <w:color w:val="000000"/>
          <w:bdr w:val="none" w:sz="0" w:space="0" w:color="auto" w:frame="1"/>
        </w:rPr>
        <w:t>Cat c=</w:t>
      </w:r>
      <w:r>
        <w:rPr>
          <w:rStyle w:val="keyword"/>
          <w:rFonts w:ascii="inter-regular" w:hAnsi="inter-regular"/>
          <w:b/>
          <w:bCs/>
          <w:color w:val="006699"/>
          <w:bdr w:val="none" w:sz="0" w:space="0" w:color="auto" w:frame="1"/>
        </w:rPr>
        <w:t>new</w:t>
      </w:r>
      <w:r>
        <w:rPr>
          <w:rFonts w:ascii="inter-regular" w:hAnsi="inter-regular"/>
          <w:color w:val="000000"/>
          <w:bdr w:val="none" w:sz="0" w:space="0" w:color="auto" w:frame="1"/>
        </w:rPr>
        <w:t> Cat();  </w:t>
      </w:r>
    </w:p>
    <w:p w14:paraId="7DF82914" w14:textId="77777777" w:rsidR="00DC49CC" w:rsidRDefault="00DC49CC">
      <w:pPr>
        <w:pStyle w:val="alt"/>
        <w:numPr>
          <w:ilvl w:val="0"/>
          <w:numId w:val="79"/>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c.meow();  </w:t>
      </w:r>
    </w:p>
    <w:p w14:paraId="344CCD9E" w14:textId="77777777" w:rsidR="00DC49CC" w:rsidRDefault="00DC49CC">
      <w:pPr>
        <w:numPr>
          <w:ilvl w:val="0"/>
          <w:numId w:val="79"/>
        </w:numPr>
        <w:spacing w:after="0" w:line="375" w:lineRule="atLeast"/>
        <w:jc w:val="both"/>
        <w:rPr>
          <w:rFonts w:ascii="inter-regular" w:hAnsi="inter-regular"/>
          <w:color w:val="000000"/>
        </w:rPr>
      </w:pPr>
      <w:r>
        <w:rPr>
          <w:rFonts w:ascii="inter-regular" w:hAnsi="inter-regular"/>
          <w:color w:val="000000"/>
          <w:bdr w:val="none" w:sz="0" w:space="0" w:color="auto" w:frame="1"/>
        </w:rPr>
        <w:t>c.eat();  </w:t>
      </w:r>
    </w:p>
    <w:p w14:paraId="0178E8DD" w14:textId="77777777" w:rsidR="00DC49CC" w:rsidRDefault="00DC49CC">
      <w:pPr>
        <w:pStyle w:val="alt"/>
        <w:numPr>
          <w:ilvl w:val="0"/>
          <w:numId w:val="79"/>
        </w:numPr>
        <w:spacing w:before="0" w:beforeAutospacing="0" w:after="0" w:afterAutospacing="0" w:line="375" w:lineRule="atLeast"/>
        <w:jc w:val="both"/>
        <w:rPr>
          <w:rFonts w:ascii="inter-regular" w:hAnsi="inter-regular"/>
          <w:color w:val="000000"/>
        </w:rPr>
      </w:pPr>
      <w:r>
        <w:rPr>
          <w:rStyle w:val="comment"/>
          <w:rFonts w:ascii="inter-regular" w:hAnsi="inter-regular"/>
          <w:color w:val="008200"/>
          <w:bdr w:val="none" w:sz="0" w:space="0" w:color="auto" w:frame="1"/>
        </w:rPr>
        <w:t>//c.bark();//C.T.Error</w:t>
      </w:r>
      <w:r>
        <w:rPr>
          <w:rFonts w:ascii="inter-regular" w:hAnsi="inter-regular"/>
          <w:color w:val="000000"/>
          <w:bdr w:val="none" w:sz="0" w:space="0" w:color="auto" w:frame="1"/>
        </w:rPr>
        <w:t>  </w:t>
      </w:r>
    </w:p>
    <w:p w14:paraId="168A1E2F" w14:textId="77777777" w:rsidR="00DC49CC" w:rsidRDefault="00DC49CC">
      <w:pPr>
        <w:numPr>
          <w:ilvl w:val="0"/>
          <w:numId w:val="79"/>
        </w:numPr>
        <w:spacing w:after="0" w:line="375" w:lineRule="atLeast"/>
        <w:jc w:val="both"/>
        <w:rPr>
          <w:rFonts w:ascii="inter-regular" w:hAnsi="inter-regular"/>
          <w:color w:val="000000"/>
        </w:rPr>
      </w:pPr>
      <w:r>
        <w:rPr>
          <w:rFonts w:ascii="inter-regular" w:hAnsi="inter-regular"/>
          <w:color w:val="000000"/>
          <w:bdr w:val="none" w:sz="0" w:space="0" w:color="auto" w:frame="1"/>
        </w:rPr>
        <w:t>}}  </w:t>
      </w:r>
    </w:p>
    <w:p w14:paraId="4BB4B7E2" w14:textId="77777777" w:rsidR="00DC49CC" w:rsidRDefault="00DC49CC" w:rsidP="00DC49CC">
      <w:pPr>
        <w:pStyle w:val="NormalWeb"/>
        <w:shd w:val="clear" w:color="auto" w:fill="FFFFFF"/>
        <w:jc w:val="both"/>
        <w:rPr>
          <w:rFonts w:ascii="inter-regular" w:hAnsi="inter-regular"/>
          <w:color w:val="333333"/>
        </w:rPr>
      </w:pPr>
      <w:r>
        <w:rPr>
          <w:rFonts w:ascii="inter-regular" w:hAnsi="inter-regular"/>
          <w:color w:val="333333"/>
        </w:rPr>
        <w:t>Output:</w:t>
      </w:r>
    </w:p>
    <w:p w14:paraId="6EFF3107" w14:textId="77777777" w:rsidR="00DC49CC" w:rsidRDefault="00DC49CC" w:rsidP="00DC49CC">
      <w:pPr>
        <w:pStyle w:val="HTMLPreformatted"/>
        <w:shd w:val="clear" w:color="auto" w:fill="EEEEEE"/>
        <w:jc w:val="both"/>
        <w:rPr>
          <w:color w:val="535559"/>
        </w:rPr>
      </w:pPr>
      <w:r>
        <w:rPr>
          <w:color w:val="535559"/>
        </w:rPr>
        <w:t>meowing...</w:t>
      </w:r>
    </w:p>
    <w:p w14:paraId="4F08CC7B" w14:textId="77777777" w:rsidR="00DC49CC" w:rsidRDefault="00DC49CC" w:rsidP="00DC49CC">
      <w:pPr>
        <w:pStyle w:val="HTMLPreformatted"/>
        <w:shd w:val="clear" w:color="auto" w:fill="EEEEEE"/>
        <w:jc w:val="both"/>
        <w:rPr>
          <w:color w:val="535559"/>
        </w:rPr>
      </w:pPr>
      <w:r>
        <w:rPr>
          <w:color w:val="535559"/>
        </w:rPr>
        <w:t>eating...</w:t>
      </w:r>
    </w:p>
    <w:p w14:paraId="1F997D1A" w14:textId="77777777" w:rsidR="00DC49CC" w:rsidRDefault="00000000" w:rsidP="00DC49CC">
      <w:pPr>
        <w:rPr>
          <w:rFonts w:ascii="Times New Roman" w:hAnsi="Times New Roman"/>
        </w:rPr>
      </w:pPr>
      <w:r>
        <w:pict w14:anchorId="6DA92633">
          <v:rect id="_x0000_i1039" style="width:0;height:.75pt" o:hrstd="t" o:hrnoshade="t" o:hr="t" fillcolor="#d4d4d4" stroked="f"/>
        </w:pict>
      </w:r>
    </w:p>
    <w:p w14:paraId="5E610FEE" w14:textId="77777777" w:rsidR="00DC49CC" w:rsidRDefault="00DC49CC" w:rsidP="00DC49CC">
      <w:pPr>
        <w:pStyle w:val="Heading2"/>
        <w:shd w:val="clear" w:color="auto" w:fill="FFFFFF"/>
        <w:spacing w:line="312" w:lineRule="atLeast"/>
        <w:jc w:val="both"/>
        <w:rPr>
          <w:rFonts w:ascii="Helvetica" w:hAnsi="Helvetica"/>
          <w:b w:val="0"/>
          <w:bCs w:val="0"/>
          <w:color w:val="610B38"/>
          <w:sz w:val="38"/>
          <w:szCs w:val="38"/>
        </w:rPr>
      </w:pPr>
      <w:r>
        <w:rPr>
          <w:rFonts w:ascii="Helvetica" w:hAnsi="Helvetica"/>
          <w:b w:val="0"/>
          <w:bCs w:val="0"/>
          <w:color w:val="610B38"/>
          <w:sz w:val="38"/>
          <w:szCs w:val="38"/>
        </w:rPr>
        <w:t>Q) Why multiple inheritance is not supported in java?</w:t>
      </w:r>
    </w:p>
    <w:p w14:paraId="4CAD1439" w14:textId="77777777" w:rsidR="00DC49CC" w:rsidRDefault="00DC49CC" w:rsidP="00DC49CC">
      <w:pPr>
        <w:pStyle w:val="NormalWeb"/>
        <w:shd w:val="clear" w:color="auto" w:fill="FFFFFF"/>
        <w:jc w:val="both"/>
        <w:rPr>
          <w:rFonts w:ascii="inter-regular" w:hAnsi="inter-regular"/>
          <w:color w:val="333333"/>
        </w:rPr>
      </w:pPr>
      <w:r>
        <w:rPr>
          <w:rFonts w:ascii="inter-regular" w:hAnsi="inter-regular"/>
          <w:color w:val="333333"/>
        </w:rPr>
        <w:t>To reduce the complexity and simplify the language, multiple inheritance is not supported in java.</w:t>
      </w:r>
    </w:p>
    <w:p w14:paraId="26EDA4BA" w14:textId="77777777" w:rsidR="00DC49CC" w:rsidRDefault="00DC49CC" w:rsidP="00DC49CC">
      <w:pPr>
        <w:pStyle w:val="NormalWeb"/>
        <w:shd w:val="clear" w:color="auto" w:fill="FFFFFF"/>
        <w:jc w:val="both"/>
        <w:rPr>
          <w:rFonts w:ascii="inter-regular" w:hAnsi="inter-regular"/>
          <w:color w:val="333333"/>
        </w:rPr>
      </w:pPr>
      <w:r>
        <w:rPr>
          <w:rFonts w:ascii="inter-regular" w:hAnsi="inter-regular"/>
          <w:color w:val="333333"/>
        </w:rPr>
        <w:t>Consider a scenario where A, B, and C are three classes. The C class inherits A and B classes. If A and B classes have the same method and you call it from child class object, there will be ambiguity to call the method of A or B class.</w:t>
      </w:r>
    </w:p>
    <w:p w14:paraId="05D53B21" w14:textId="77777777" w:rsidR="00DC49CC" w:rsidRDefault="00DC49CC" w:rsidP="00DC49CC">
      <w:pPr>
        <w:pStyle w:val="NormalWeb"/>
        <w:shd w:val="clear" w:color="auto" w:fill="FFFFFF"/>
        <w:jc w:val="both"/>
        <w:rPr>
          <w:rFonts w:ascii="inter-regular" w:hAnsi="inter-regular"/>
          <w:color w:val="333333"/>
        </w:rPr>
      </w:pPr>
      <w:r>
        <w:rPr>
          <w:rFonts w:ascii="inter-regular" w:hAnsi="inter-regular"/>
          <w:color w:val="333333"/>
        </w:rPr>
        <w:t>Since compile-time errors are better than runtime errors, Java renders compile-time error if you inherit 2 classes. So whether you have same method or different, there will be compile time error.</w:t>
      </w:r>
    </w:p>
    <w:p w14:paraId="604A265F" w14:textId="77777777" w:rsidR="00DC49CC" w:rsidRDefault="00DC49CC">
      <w:pPr>
        <w:pStyle w:val="alt"/>
        <w:numPr>
          <w:ilvl w:val="0"/>
          <w:numId w:val="80"/>
        </w:numPr>
        <w:spacing w:before="0" w:beforeAutospacing="0" w:after="0" w:afterAutospacing="0" w:line="375" w:lineRule="atLeast"/>
        <w:jc w:val="both"/>
        <w:rPr>
          <w:rFonts w:ascii="inter-regular" w:hAnsi="inter-regular"/>
          <w:color w:val="000000"/>
        </w:rPr>
      </w:pPr>
      <w:r>
        <w:rPr>
          <w:rStyle w:val="keyword"/>
          <w:rFonts w:ascii="inter-regular" w:hAnsi="inter-regular"/>
          <w:b/>
          <w:bCs/>
          <w:color w:val="006699"/>
          <w:bdr w:val="none" w:sz="0" w:space="0" w:color="auto" w:frame="1"/>
        </w:rPr>
        <w:t>class</w:t>
      </w:r>
      <w:r>
        <w:rPr>
          <w:rFonts w:ascii="inter-regular" w:hAnsi="inter-regular"/>
          <w:color w:val="000000"/>
          <w:bdr w:val="none" w:sz="0" w:space="0" w:color="auto" w:frame="1"/>
        </w:rPr>
        <w:t> A{  </w:t>
      </w:r>
    </w:p>
    <w:p w14:paraId="17AEEBFF" w14:textId="77777777" w:rsidR="00DC49CC" w:rsidRDefault="00DC49CC">
      <w:pPr>
        <w:numPr>
          <w:ilvl w:val="0"/>
          <w:numId w:val="80"/>
        </w:numPr>
        <w:spacing w:after="0" w:line="375" w:lineRule="atLeast"/>
        <w:jc w:val="both"/>
        <w:rPr>
          <w:rFonts w:ascii="inter-regular" w:hAnsi="inter-regular"/>
          <w:color w:val="000000"/>
        </w:rPr>
      </w:pPr>
      <w:r>
        <w:rPr>
          <w:rStyle w:val="keyword"/>
          <w:rFonts w:ascii="inter-regular" w:hAnsi="inter-regular"/>
          <w:b/>
          <w:bCs/>
          <w:color w:val="006699"/>
          <w:bdr w:val="none" w:sz="0" w:space="0" w:color="auto" w:frame="1"/>
        </w:rPr>
        <w:t>void</w:t>
      </w:r>
      <w:r>
        <w:rPr>
          <w:rFonts w:ascii="inter-regular" w:hAnsi="inter-regular"/>
          <w:color w:val="000000"/>
          <w:bdr w:val="none" w:sz="0" w:space="0" w:color="auto" w:frame="1"/>
        </w:rPr>
        <w:t> msg(){System.out.println(</w:t>
      </w:r>
      <w:r>
        <w:rPr>
          <w:rStyle w:val="string"/>
          <w:rFonts w:ascii="inter-regular" w:hAnsi="inter-regular"/>
          <w:color w:val="0000FF"/>
          <w:bdr w:val="none" w:sz="0" w:space="0" w:color="auto" w:frame="1"/>
        </w:rPr>
        <w:t>"Hello"</w:t>
      </w:r>
      <w:r>
        <w:rPr>
          <w:rFonts w:ascii="inter-regular" w:hAnsi="inter-regular"/>
          <w:color w:val="000000"/>
          <w:bdr w:val="none" w:sz="0" w:space="0" w:color="auto" w:frame="1"/>
        </w:rPr>
        <w:t>);}  </w:t>
      </w:r>
    </w:p>
    <w:p w14:paraId="2CA0552D" w14:textId="77777777" w:rsidR="00DC49CC" w:rsidRDefault="00DC49CC">
      <w:pPr>
        <w:pStyle w:val="alt"/>
        <w:numPr>
          <w:ilvl w:val="0"/>
          <w:numId w:val="80"/>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w:t>
      </w:r>
    </w:p>
    <w:p w14:paraId="1DF07A63" w14:textId="77777777" w:rsidR="00DC49CC" w:rsidRDefault="00DC49CC">
      <w:pPr>
        <w:numPr>
          <w:ilvl w:val="0"/>
          <w:numId w:val="80"/>
        </w:numPr>
        <w:spacing w:after="0" w:line="375" w:lineRule="atLeast"/>
        <w:jc w:val="both"/>
        <w:rPr>
          <w:rFonts w:ascii="inter-regular" w:hAnsi="inter-regular"/>
          <w:color w:val="000000"/>
        </w:rPr>
      </w:pPr>
      <w:r>
        <w:rPr>
          <w:rStyle w:val="keyword"/>
          <w:rFonts w:ascii="inter-regular" w:hAnsi="inter-regular"/>
          <w:b/>
          <w:bCs/>
          <w:color w:val="006699"/>
          <w:bdr w:val="none" w:sz="0" w:space="0" w:color="auto" w:frame="1"/>
        </w:rPr>
        <w:t>class</w:t>
      </w:r>
      <w:r>
        <w:rPr>
          <w:rFonts w:ascii="inter-regular" w:hAnsi="inter-regular"/>
          <w:color w:val="000000"/>
          <w:bdr w:val="none" w:sz="0" w:space="0" w:color="auto" w:frame="1"/>
        </w:rPr>
        <w:t> B{  </w:t>
      </w:r>
    </w:p>
    <w:p w14:paraId="2D93F60B" w14:textId="77777777" w:rsidR="00DC49CC" w:rsidRDefault="00DC49CC">
      <w:pPr>
        <w:pStyle w:val="alt"/>
        <w:numPr>
          <w:ilvl w:val="0"/>
          <w:numId w:val="80"/>
        </w:numPr>
        <w:spacing w:before="0" w:beforeAutospacing="0" w:after="0" w:afterAutospacing="0" w:line="375" w:lineRule="atLeast"/>
        <w:jc w:val="both"/>
        <w:rPr>
          <w:rFonts w:ascii="inter-regular" w:hAnsi="inter-regular"/>
          <w:color w:val="000000"/>
        </w:rPr>
      </w:pPr>
      <w:r>
        <w:rPr>
          <w:rStyle w:val="keyword"/>
          <w:rFonts w:ascii="inter-regular" w:hAnsi="inter-regular"/>
          <w:b/>
          <w:bCs/>
          <w:color w:val="006699"/>
          <w:bdr w:val="none" w:sz="0" w:space="0" w:color="auto" w:frame="1"/>
        </w:rPr>
        <w:t>void</w:t>
      </w:r>
      <w:r>
        <w:rPr>
          <w:rFonts w:ascii="inter-regular" w:hAnsi="inter-regular"/>
          <w:color w:val="000000"/>
          <w:bdr w:val="none" w:sz="0" w:space="0" w:color="auto" w:frame="1"/>
        </w:rPr>
        <w:t> msg(){System.out.println(</w:t>
      </w:r>
      <w:r>
        <w:rPr>
          <w:rStyle w:val="string"/>
          <w:rFonts w:ascii="inter-regular" w:hAnsi="inter-regular"/>
          <w:color w:val="0000FF"/>
          <w:bdr w:val="none" w:sz="0" w:space="0" w:color="auto" w:frame="1"/>
        </w:rPr>
        <w:t>"Welcome"</w:t>
      </w:r>
      <w:r>
        <w:rPr>
          <w:rFonts w:ascii="inter-regular" w:hAnsi="inter-regular"/>
          <w:color w:val="000000"/>
          <w:bdr w:val="none" w:sz="0" w:space="0" w:color="auto" w:frame="1"/>
        </w:rPr>
        <w:t>);}  </w:t>
      </w:r>
    </w:p>
    <w:p w14:paraId="2052C1D0" w14:textId="77777777" w:rsidR="00DC49CC" w:rsidRDefault="00DC49CC">
      <w:pPr>
        <w:numPr>
          <w:ilvl w:val="0"/>
          <w:numId w:val="80"/>
        </w:numPr>
        <w:spacing w:after="0" w:line="375" w:lineRule="atLeast"/>
        <w:jc w:val="both"/>
        <w:rPr>
          <w:rFonts w:ascii="inter-regular" w:hAnsi="inter-regular"/>
          <w:color w:val="000000"/>
        </w:rPr>
      </w:pPr>
      <w:r>
        <w:rPr>
          <w:rFonts w:ascii="inter-regular" w:hAnsi="inter-regular"/>
          <w:color w:val="000000"/>
          <w:bdr w:val="none" w:sz="0" w:space="0" w:color="auto" w:frame="1"/>
        </w:rPr>
        <w:t>}  </w:t>
      </w:r>
    </w:p>
    <w:p w14:paraId="21E21CC9" w14:textId="77777777" w:rsidR="00DC49CC" w:rsidRDefault="00DC49CC">
      <w:pPr>
        <w:pStyle w:val="alt"/>
        <w:numPr>
          <w:ilvl w:val="0"/>
          <w:numId w:val="80"/>
        </w:numPr>
        <w:spacing w:before="0" w:beforeAutospacing="0" w:after="0" w:afterAutospacing="0" w:line="375" w:lineRule="atLeast"/>
        <w:jc w:val="both"/>
        <w:rPr>
          <w:rFonts w:ascii="inter-regular" w:hAnsi="inter-regular"/>
          <w:color w:val="000000"/>
        </w:rPr>
      </w:pPr>
      <w:r>
        <w:rPr>
          <w:rStyle w:val="keyword"/>
          <w:rFonts w:ascii="inter-regular" w:hAnsi="inter-regular"/>
          <w:b/>
          <w:bCs/>
          <w:color w:val="006699"/>
          <w:bdr w:val="none" w:sz="0" w:space="0" w:color="auto" w:frame="1"/>
        </w:rPr>
        <w:t>class</w:t>
      </w:r>
      <w:r>
        <w:rPr>
          <w:rFonts w:ascii="inter-regular" w:hAnsi="inter-regular"/>
          <w:color w:val="000000"/>
          <w:bdr w:val="none" w:sz="0" w:space="0" w:color="auto" w:frame="1"/>
        </w:rPr>
        <w:t> C </w:t>
      </w:r>
      <w:r>
        <w:rPr>
          <w:rStyle w:val="keyword"/>
          <w:rFonts w:ascii="inter-regular" w:hAnsi="inter-regular"/>
          <w:b/>
          <w:bCs/>
          <w:color w:val="006699"/>
          <w:bdr w:val="none" w:sz="0" w:space="0" w:color="auto" w:frame="1"/>
        </w:rPr>
        <w:t>extends</w:t>
      </w:r>
      <w:r>
        <w:rPr>
          <w:rFonts w:ascii="inter-regular" w:hAnsi="inter-regular"/>
          <w:color w:val="000000"/>
          <w:bdr w:val="none" w:sz="0" w:space="0" w:color="auto" w:frame="1"/>
        </w:rPr>
        <w:t> A,B{</w:t>
      </w:r>
      <w:r>
        <w:rPr>
          <w:rStyle w:val="comment"/>
          <w:rFonts w:ascii="inter-regular" w:hAnsi="inter-regular"/>
          <w:color w:val="008200"/>
          <w:bdr w:val="none" w:sz="0" w:space="0" w:color="auto" w:frame="1"/>
        </w:rPr>
        <w:t>//suppose if it were</w:t>
      </w:r>
      <w:r>
        <w:rPr>
          <w:rFonts w:ascii="inter-regular" w:hAnsi="inter-regular"/>
          <w:color w:val="000000"/>
          <w:bdr w:val="none" w:sz="0" w:space="0" w:color="auto" w:frame="1"/>
        </w:rPr>
        <w:t>  </w:t>
      </w:r>
    </w:p>
    <w:p w14:paraId="7A7704C9" w14:textId="77777777" w:rsidR="00DC49CC" w:rsidRDefault="00DC49CC">
      <w:pPr>
        <w:numPr>
          <w:ilvl w:val="0"/>
          <w:numId w:val="80"/>
        </w:numPr>
        <w:spacing w:after="0" w:line="375" w:lineRule="atLeast"/>
        <w:jc w:val="both"/>
        <w:rPr>
          <w:rFonts w:ascii="inter-regular" w:hAnsi="inter-regular"/>
          <w:color w:val="000000"/>
        </w:rPr>
      </w:pPr>
      <w:r>
        <w:rPr>
          <w:rFonts w:ascii="inter-regular" w:hAnsi="inter-regular"/>
          <w:color w:val="000000"/>
          <w:bdr w:val="none" w:sz="0" w:space="0" w:color="auto" w:frame="1"/>
        </w:rPr>
        <w:t>   </w:t>
      </w:r>
    </w:p>
    <w:p w14:paraId="42FF94F2" w14:textId="77777777" w:rsidR="00DC49CC" w:rsidRDefault="00DC49CC">
      <w:pPr>
        <w:pStyle w:val="alt"/>
        <w:numPr>
          <w:ilvl w:val="0"/>
          <w:numId w:val="80"/>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public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static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void</w:t>
      </w:r>
      <w:r>
        <w:rPr>
          <w:rFonts w:ascii="inter-regular" w:hAnsi="inter-regular"/>
          <w:color w:val="000000"/>
          <w:bdr w:val="none" w:sz="0" w:space="0" w:color="auto" w:frame="1"/>
        </w:rPr>
        <w:t> main(String args[]){  </w:t>
      </w:r>
    </w:p>
    <w:p w14:paraId="6201E08D" w14:textId="77777777" w:rsidR="00DC49CC" w:rsidRDefault="00DC49CC">
      <w:pPr>
        <w:numPr>
          <w:ilvl w:val="0"/>
          <w:numId w:val="80"/>
        </w:numPr>
        <w:spacing w:after="0" w:line="375" w:lineRule="atLeast"/>
        <w:jc w:val="both"/>
        <w:rPr>
          <w:rFonts w:ascii="inter-regular" w:hAnsi="inter-regular"/>
          <w:color w:val="000000"/>
        </w:rPr>
      </w:pPr>
      <w:r>
        <w:rPr>
          <w:rFonts w:ascii="inter-regular" w:hAnsi="inter-regular"/>
          <w:color w:val="000000"/>
          <w:bdr w:val="none" w:sz="0" w:space="0" w:color="auto" w:frame="1"/>
        </w:rPr>
        <w:lastRenderedPageBreak/>
        <w:t>   C obj=</w:t>
      </w:r>
      <w:r>
        <w:rPr>
          <w:rStyle w:val="keyword"/>
          <w:rFonts w:ascii="inter-regular" w:hAnsi="inter-regular"/>
          <w:b/>
          <w:bCs/>
          <w:color w:val="006699"/>
          <w:bdr w:val="none" w:sz="0" w:space="0" w:color="auto" w:frame="1"/>
        </w:rPr>
        <w:t>new</w:t>
      </w:r>
      <w:r>
        <w:rPr>
          <w:rFonts w:ascii="inter-regular" w:hAnsi="inter-regular"/>
          <w:color w:val="000000"/>
          <w:bdr w:val="none" w:sz="0" w:space="0" w:color="auto" w:frame="1"/>
        </w:rPr>
        <w:t> C();  </w:t>
      </w:r>
    </w:p>
    <w:p w14:paraId="7D107CDA" w14:textId="77777777" w:rsidR="00DC49CC" w:rsidRDefault="00DC49CC">
      <w:pPr>
        <w:pStyle w:val="alt"/>
        <w:numPr>
          <w:ilvl w:val="0"/>
          <w:numId w:val="80"/>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obj.msg();</w:t>
      </w:r>
      <w:r>
        <w:rPr>
          <w:rStyle w:val="comment"/>
          <w:rFonts w:ascii="inter-regular" w:hAnsi="inter-regular"/>
          <w:color w:val="008200"/>
          <w:bdr w:val="none" w:sz="0" w:space="0" w:color="auto" w:frame="1"/>
        </w:rPr>
        <w:t>//Now which msg() method would be invoked?</w:t>
      </w:r>
      <w:r>
        <w:rPr>
          <w:rFonts w:ascii="inter-regular" w:hAnsi="inter-regular"/>
          <w:color w:val="000000"/>
          <w:bdr w:val="none" w:sz="0" w:space="0" w:color="auto" w:frame="1"/>
        </w:rPr>
        <w:t>  </w:t>
      </w:r>
    </w:p>
    <w:p w14:paraId="7C92AC28" w14:textId="77777777" w:rsidR="00DC49CC" w:rsidRDefault="00DC49CC">
      <w:pPr>
        <w:numPr>
          <w:ilvl w:val="0"/>
          <w:numId w:val="80"/>
        </w:numPr>
        <w:spacing w:after="0" w:line="375" w:lineRule="atLeast"/>
        <w:jc w:val="both"/>
        <w:rPr>
          <w:rFonts w:ascii="inter-regular" w:hAnsi="inter-regular"/>
          <w:color w:val="000000"/>
        </w:rPr>
      </w:pPr>
      <w:r>
        <w:rPr>
          <w:rFonts w:ascii="inter-regular" w:hAnsi="inter-regular"/>
          <w:color w:val="000000"/>
          <w:bdr w:val="none" w:sz="0" w:space="0" w:color="auto" w:frame="1"/>
        </w:rPr>
        <w:t>}  </w:t>
      </w:r>
    </w:p>
    <w:p w14:paraId="21E36934" w14:textId="77777777" w:rsidR="00DC49CC" w:rsidRDefault="00DC49CC">
      <w:pPr>
        <w:pStyle w:val="alt"/>
        <w:numPr>
          <w:ilvl w:val="0"/>
          <w:numId w:val="80"/>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w:t>
      </w:r>
    </w:p>
    <w:p w14:paraId="2C47AE4F" w14:textId="77777777" w:rsidR="00DC49CC" w:rsidRDefault="00DC49CC" w:rsidP="00DC49CC">
      <w:pPr>
        <w:rPr>
          <w:rFonts w:ascii="Times New Roman" w:hAnsi="Times New Roman"/>
        </w:rPr>
      </w:pPr>
      <w:hyperlink r:id="rId67" w:tgtFrame="_blank" w:history="1">
        <w:r>
          <w:rPr>
            <w:rStyle w:val="Hyperlink"/>
            <w:rFonts w:ascii="Verdana" w:hAnsi="Verdana"/>
            <w:b/>
            <w:bCs/>
            <w:color w:val="FFFFFF"/>
            <w:sz w:val="20"/>
            <w:szCs w:val="20"/>
            <w:shd w:val="clear" w:color="auto" w:fill="4CAF50"/>
          </w:rPr>
          <w:t>Test it Now</w:t>
        </w:r>
      </w:hyperlink>
    </w:p>
    <w:p w14:paraId="54F6CBF0" w14:textId="77777777" w:rsidR="00DC49CC" w:rsidRDefault="00DC49CC" w:rsidP="00DC49CC">
      <w:pPr>
        <w:pStyle w:val="HTMLPreformatted"/>
        <w:shd w:val="clear" w:color="auto" w:fill="EEEEEE"/>
        <w:jc w:val="both"/>
        <w:rPr>
          <w:color w:val="535559"/>
        </w:rPr>
      </w:pPr>
      <w:r>
        <w:rPr>
          <w:color w:val="535559"/>
        </w:rPr>
        <w:t xml:space="preserve"> Compile Time Error</w:t>
      </w:r>
    </w:p>
    <w:p w14:paraId="1AFA9BB8" w14:textId="77777777" w:rsidR="00DC49CC" w:rsidRDefault="00DC49CC" w:rsidP="0027496C">
      <w:pPr>
        <w:rPr>
          <w:b/>
          <w:bCs/>
          <w:sz w:val="32"/>
          <w:szCs w:val="32"/>
        </w:rPr>
      </w:pPr>
    </w:p>
    <w:p w14:paraId="1B349A0B" w14:textId="77777777" w:rsidR="008E1FC8" w:rsidRDefault="008E1FC8" w:rsidP="0027496C">
      <w:pPr>
        <w:rPr>
          <w:b/>
          <w:bCs/>
          <w:sz w:val="32"/>
          <w:szCs w:val="32"/>
        </w:rPr>
      </w:pPr>
    </w:p>
    <w:p w14:paraId="4C065450" w14:textId="77777777" w:rsidR="008E1FC8" w:rsidRDefault="008E1FC8" w:rsidP="0027496C">
      <w:pPr>
        <w:rPr>
          <w:b/>
          <w:bCs/>
          <w:sz w:val="32"/>
          <w:szCs w:val="32"/>
        </w:rPr>
      </w:pPr>
      <w:r>
        <w:rPr>
          <w:b/>
          <w:bCs/>
          <w:sz w:val="32"/>
          <w:szCs w:val="32"/>
        </w:rPr>
        <w:t>Polymorphism</w:t>
      </w:r>
    </w:p>
    <w:p w14:paraId="29DD635F" w14:textId="77777777" w:rsidR="008E1FC8" w:rsidRDefault="008E1FC8" w:rsidP="0027496C">
      <w:pPr>
        <w:rPr>
          <w:b/>
          <w:bCs/>
          <w:sz w:val="32"/>
          <w:szCs w:val="32"/>
        </w:rPr>
      </w:pPr>
    </w:p>
    <w:p w14:paraId="2D39F2FA" w14:textId="77777777" w:rsidR="008E1FC8" w:rsidRDefault="008E1FC8" w:rsidP="008E1FC8">
      <w:pPr>
        <w:pStyle w:val="NormalWeb"/>
        <w:shd w:val="clear" w:color="auto" w:fill="FFFFFF"/>
        <w:jc w:val="both"/>
        <w:rPr>
          <w:rFonts w:ascii="inter-regular" w:hAnsi="inter-regular"/>
          <w:color w:val="333333"/>
        </w:rPr>
      </w:pPr>
      <w:r>
        <w:rPr>
          <w:rFonts w:ascii="inter-regular" w:hAnsi="inter-regular"/>
          <w:color w:val="333333"/>
        </w:rPr>
        <w:t>If </w:t>
      </w:r>
      <w:r>
        <w:rPr>
          <w:rStyle w:val="Emphasis"/>
          <w:rFonts w:ascii="inter-regular" w:hAnsi="inter-regular"/>
          <w:color w:val="333333"/>
        </w:rPr>
        <w:t>one task is performed in different ways</w:t>
      </w:r>
      <w:r>
        <w:rPr>
          <w:rFonts w:ascii="inter-regular" w:hAnsi="inter-regular"/>
          <w:color w:val="333333"/>
        </w:rPr>
        <w:t>, it is known as polymorphism. For example: to convince the customer differently, to draw something, for example, shape, triangle, rectangle, etc.</w:t>
      </w:r>
    </w:p>
    <w:p w14:paraId="232B34E4" w14:textId="77777777" w:rsidR="008E1FC8" w:rsidRDefault="008E1FC8" w:rsidP="008E1FC8">
      <w:pPr>
        <w:pStyle w:val="NormalWeb"/>
        <w:shd w:val="clear" w:color="auto" w:fill="FFFFFF"/>
        <w:jc w:val="both"/>
        <w:rPr>
          <w:rFonts w:ascii="inter-regular" w:hAnsi="inter-regular"/>
          <w:color w:val="333333"/>
        </w:rPr>
      </w:pPr>
      <w:r>
        <w:rPr>
          <w:rFonts w:ascii="inter-regular" w:hAnsi="inter-regular"/>
          <w:color w:val="333333"/>
        </w:rPr>
        <w:t>In Java, we use method overloading and method overriding to achieve polymorphism.</w:t>
      </w:r>
    </w:p>
    <w:p w14:paraId="4B98E106" w14:textId="77777777" w:rsidR="008E1FC8" w:rsidRDefault="008E1FC8" w:rsidP="008E1FC8">
      <w:pPr>
        <w:pStyle w:val="NormalWeb"/>
        <w:shd w:val="clear" w:color="auto" w:fill="FFFFFF"/>
        <w:jc w:val="both"/>
        <w:rPr>
          <w:rFonts w:ascii="inter-regular" w:hAnsi="inter-regular"/>
          <w:color w:val="333333"/>
        </w:rPr>
      </w:pPr>
      <w:r>
        <w:rPr>
          <w:rFonts w:ascii="inter-regular" w:hAnsi="inter-regular"/>
          <w:color w:val="333333"/>
        </w:rPr>
        <w:t>Another example can be to speak something; for example, a cat speaks meow, dog barks woof, etc.</w:t>
      </w:r>
    </w:p>
    <w:p w14:paraId="42FD86FC" w14:textId="77777777" w:rsidR="006A5EF6" w:rsidRDefault="006A5EF6" w:rsidP="008E1FC8">
      <w:pPr>
        <w:pStyle w:val="NormalWeb"/>
        <w:shd w:val="clear" w:color="auto" w:fill="FFFFFF"/>
        <w:jc w:val="both"/>
        <w:rPr>
          <w:rFonts w:ascii="inter-regular" w:hAnsi="inter-regular"/>
          <w:color w:val="333333"/>
        </w:rPr>
      </w:pPr>
    </w:p>
    <w:p w14:paraId="1330494A" w14:textId="77777777" w:rsidR="006A5EF6" w:rsidRDefault="006A5EF6" w:rsidP="006A5EF6">
      <w:pPr>
        <w:pStyle w:val="Heading1"/>
        <w:shd w:val="clear" w:color="auto" w:fill="FFFFFF"/>
        <w:spacing w:before="75" w:line="312" w:lineRule="atLeast"/>
        <w:jc w:val="both"/>
        <w:rPr>
          <w:rFonts w:ascii="Helvetica" w:hAnsi="Helvetica"/>
          <w:color w:val="610B38"/>
          <w:sz w:val="44"/>
          <w:szCs w:val="44"/>
        </w:rPr>
      </w:pPr>
      <w:r>
        <w:rPr>
          <w:rFonts w:ascii="Helvetica" w:hAnsi="Helvetica"/>
          <w:b/>
          <w:bCs/>
          <w:color w:val="610B38"/>
          <w:sz w:val="44"/>
          <w:szCs w:val="44"/>
        </w:rPr>
        <w:t>Method Overloading in Java</w:t>
      </w:r>
    </w:p>
    <w:p w14:paraId="3E786A42" w14:textId="77777777" w:rsidR="006A5EF6" w:rsidRDefault="006A5EF6" w:rsidP="006A5EF6">
      <w:pPr>
        <w:pStyle w:val="NormalWeb"/>
        <w:shd w:val="clear" w:color="auto" w:fill="FFFFFF"/>
        <w:jc w:val="both"/>
        <w:rPr>
          <w:rFonts w:ascii="inter-regular" w:hAnsi="inter-regular"/>
          <w:color w:val="333333"/>
        </w:rPr>
      </w:pPr>
      <w:r>
        <w:rPr>
          <w:rFonts w:ascii="inter-regular" w:hAnsi="inter-regular"/>
          <w:color w:val="333333"/>
        </w:rPr>
        <w:t>If a </w:t>
      </w:r>
      <w:hyperlink r:id="rId68" w:history="1">
        <w:r>
          <w:rPr>
            <w:rStyle w:val="Hyperlink"/>
            <w:rFonts w:ascii="inter-regular" w:hAnsi="inter-regular"/>
            <w:color w:val="008000"/>
          </w:rPr>
          <w:t>class</w:t>
        </w:r>
      </w:hyperlink>
      <w:r>
        <w:rPr>
          <w:rFonts w:ascii="inter-regular" w:hAnsi="inter-regular"/>
          <w:color w:val="333333"/>
        </w:rPr>
        <w:t> has multiple methods having same name but different in parameters, it is known as </w:t>
      </w:r>
      <w:r>
        <w:rPr>
          <w:rStyle w:val="Strong"/>
          <w:rFonts w:ascii="Segoe UI" w:hAnsi="Segoe UI" w:cs="Segoe UI"/>
          <w:color w:val="333333"/>
        </w:rPr>
        <w:t>Method Overloading</w:t>
      </w:r>
      <w:r>
        <w:rPr>
          <w:rFonts w:ascii="inter-regular" w:hAnsi="inter-regular"/>
          <w:color w:val="333333"/>
        </w:rPr>
        <w:t>.</w:t>
      </w:r>
    </w:p>
    <w:p w14:paraId="2C913FAB" w14:textId="77777777" w:rsidR="006A5EF6" w:rsidRDefault="006A5EF6" w:rsidP="006A5EF6">
      <w:pPr>
        <w:pStyle w:val="NormalWeb"/>
        <w:shd w:val="clear" w:color="auto" w:fill="FFFFFF"/>
        <w:jc w:val="both"/>
        <w:rPr>
          <w:rFonts w:ascii="inter-regular" w:hAnsi="inter-regular"/>
          <w:color w:val="333333"/>
        </w:rPr>
      </w:pPr>
      <w:r>
        <w:rPr>
          <w:rFonts w:ascii="inter-regular" w:hAnsi="inter-regular"/>
          <w:color w:val="333333"/>
        </w:rPr>
        <w:t>If we have to perform only one operation, having same name of the methods increases the readability of the </w:t>
      </w:r>
      <w:hyperlink r:id="rId69" w:history="1">
        <w:r>
          <w:rPr>
            <w:rStyle w:val="Hyperlink"/>
            <w:rFonts w:ascii="inter-regular" w:hAnsi="inter-regular"/>
            <w:color w:val="008000"/>
          </w:rPr>
          <w:t>program</w:t>
        </w:r>
      </w:hyperlink>
      <w:r>
        <w:rPr>
          <w:rFonts w:ascii="inter-regular" w:hAnsi="inter-regular"/>
          <w:color w:val="333333"/>
        </w:rPr>
        <w:t>.</w:t>
      </w:r>
    </w:p>
    <w:p w14:paraId="5B4446DB" w14:textId="77777777" w:rsidR="006A5EF6" w:rsidRDefault="006A5EF6" w:rsidP="006A5EF6">
      <w:pPr>
        <w:pStyle w:val="NormalWeb"/>
        <w:shd w:val="clear" w:color="auto" w:fill="FFFFFF"/>
        <w:jc w:val="both"/>
        <w:rPr>
          <w:rFonts w:ascii="inter-regular" w:hAnsi="inter-regular"/>
          <w:color w:val="333333"/>
        </w:rPr>
      </w:pPr>
      <w:r>
        <w:rPr>
          <w:rFonts w:ascii="inter-regular" w:hAnsi="inter-regular"/>
          <w:color w:val="333333"/>
        </w:rPr>
        <w:t>Suppose you have to perform addition of the given numbers but there can be any number of arguments, if you write the method such as a(int,int) for two parameters, and b(int,int,int) for three parameters then it may be difficult for you as well as other programmers to understand the behavior of the method because its name differs.</w:t>
      </w:r>
    </w:p>
    <w:p w14:paraId="655F2130" w14:textId="77777777" w:rsidR="006A5EF6" w:rsidRDefault="006A5EF6" w:rsidP="006A5EF6">
      <w:pPr>
        <w:pStyle w:val="NormalWeb"/>
        <w:shd w:val="clear" w:color="auto" w:fill="FFFFFF"/>
        <w:jc w:val="both"/>
        <w:rPr>
          <w:rFonts w:ascii="inter-regular" w:hAnsi="inter-regular"/>
          <w:color w:val="333333"/>
        </w:rPr>
      </w:pPr>
      <w:r>
        <w:rPr>
          <w:rFonts w:ascii="inter-regular" w:hAnsi="inter-regular"/>
          <w:color w:val="333333"/>
        </w:rPr>
        <w:t>So, we perform method overloading to figure out the program quickly.</w:t>
      </w:r>
    </w:p>
    <w:p w14:paraId="0D892248" w14:textId="77777777" w:rsidR="006A5EF6" w:rsidRDefault="006A5EF6" w:rsidP="006A5EF6">
      <w:pPr>
        <w:rPr>
          <w:rFonts w:ascii="Times New Roman" w:hAnsi="Times New Roman"/>
        </w:rPr>
      </w:pPr>
    </w:p>
    <w:p w14:paraId="60F4D096" w14:textId="77777777" w:rsidR="006A5EF6" w:rsidRDefault="006A5EF6" w:rsidP="006A5EF6">
      <w:pPr>
        <w:pStyle w:val="Heading2"/>
        <w:shd w:val="clear" w:color="auto" w:fill="FFFFFF"/>
        <w:spacing w:line="312" w:lineRule="atLeast"/>
        <w:jc w:val="both"/>
        <w:rPr>
          <w:rFonts w:ascii="Helvetica" w:hAnsi="Helvetica"/>
          <w:b w:val="0"/>
          <w:bCs w:val="0"/>
          <w:color w:val="610B4B"/>
          <w:sz w:val="26"/>
          <w:szCs w:val="26"/>
        </w:rPr>
      </w:pPr>
      <w:r>
        <w:rPr>
          <w:rFonts w:ascii="Helvetica" w:hAnsi="Helvetica"/>
          <w:b w:val="0"/>
          <w:bCs w:val="0"/>
          <w:color w:val="610B4B"/>
          <w:sz w:val="26"/>
          <w:szCs w:val="26"/>
        </w:rPr>
        <w:t>Advantage of method overloading</w:t>
      </w:r>
    </w:p>
    <w:p w14:paraId="2AF2FFAF" w14:textId="77777777" w:rsidR="006A5EF6" w:rsidRDefault="006A5EF6" w:rsidP="006A5EF6">
      <w:pPr>
        <w:pStyle w:val="NormalWeb"/>
        <w:shd w:val="clear" w:color="auto" w:fill="FFFFFF"/>
        <w:jc w:val="both"/>
        <w:rPr>
          <w:rFonts w:ascii="inter-regular" w:hAnsi="inter-regular"/>
          <w:color w:val="333333"/>
        </w:rPr>
      </w:pPr>
      <w:r>
        <w:rPr>
          <w:rFonts w:ascii="inter-regular" w:hAnsi="inter-regular"/>
          <w:color w:val="333333"/>
        </w:rPr>
        <w:t>Method overloading </w:t>
      </w:r>
      <w:r>
        <w:rPr>
          <w:rStyle w:val="Emphasis"/>
          <w:rFonts w:ascii="inter-regular" w:hAnsi="inter-regular"/>
          <w:color w:val="333333"/>
        </w:rPr>
        <w:t>increases the readability of the program</w:t>
      </w:r>
      <w:r>
        <w:rPr>
          <w:rFonts w:ascii="inter-regular" w:hAnsi="inter-regular"/>
          <w:color w:val="333333"/>
        </w:rPr>
        <w:t>.</w:t>
      </w:r>
    </w:p>
    <w:p w14:paraId="47479359" w14:textId="77777777" w:rsidR="006A5EF6" w:rsidRDefault="006A5EF6" w:rsidP="006A5EF6">
      <w:pPr>
        <w:pStyle w:val="Heading3"/>
        <w:shd w:val="clear" w:color="auto" w:fill="FFFFFF"/>
        <w:spacing w:line="312" w:lineRule="atLeast"/>
        <w:jc w:val="both"/>
        <w:rPr>
          <w:rFonts w:ascii="Helvetica" w:hAnsi="Helvetica"/>
          <w:color w:val="610B4B"/>
          <w:sz w:val="26"/>
          <w:szCs w:val="26"/>
        </w:rPr>
      </w:pPr>
      <w:r>
        <w:rPr>
          <w:rFonts w:ascii="Helvetica" w:hAnsi="Helvetica"/>
          <w:b/>
          <w:bCs/>
          <w:color w:val="610B4B"/>
          <w:sz w:val="26"/>
          <w:szCs w:val="26"/>
        </w:rPr>
        <w:lastRenderedPageBreak/>
        <w:t>Different ways to overload the method</w:t>
      </w:r>
    </w:p>
    <w:p w14:paraId="1FEC8EB5" w14:textId="77777777" w:rsidR="006A5EF6" w:rsidRDefault="006A5EF6" w:rsidP="006A5EF6">
      <w:pPr>
        <w:pStyle w:val="NormalWeb"/>
        <w:shd w:val="clear" w:color="auto" w:fill="FFFFFF"/>
        <w:jc w:val="both"/>
        <w:rPr>
          <w:rFonts w:ascii="inter-regular" w:hAnsi="inter-regular"/>
          <w:color w:val="333333"/>
        </w:rPr>
      </w:pPr>
      <w:r>
        <w:rPr>
          <w:rFonts w:ascii="inter-regular" w:hAnsi="inter-regular"/>
          <w:color w:val="333333"/>
        </w:rPr>
        <w:t>There are two ways to overload the method in java</w:t>
      </w:r>
    </w:p>
    <w:p w14:paraId="512B7345" w14:textId="77777777" w:rsidR="006A5EF6" w:rsidRDefault="006A5EF6">
      <w:pPr>
        <w:numPr>
          <w:ilvl w:val="0"/>
          <w:numId w:val="81"/>
        </w:numPr>
        <w:shd w:val="clear" w:color="auto" w:fill="FFFFFF"/>
        <w:spacing w:before="60" w:after="100" w:afterAutospacing="1" w:line="375" w:lineRule="atLeast"/>
        <w:jc w:val="both"/>
        <w:rPr>
          <w:rFonts w:ascii="inter-regular" w:hAnsi="inter-regular"/>
          <w:color w:val="000000"/>
        </w:rPr>
      </w:pPr>
      <w:r>
        <w:rPr>
          <w:rFonts w:ascii="inter-regular" w:hAnsi="inter-regular"/>
          <w:color w:val="000000"/>
        </w:rPr>
        <w:t>By changing number of arguments</w:t>
      </w:r>
    </w:p>
    <w:p w14:paraId="0AF1FCC8" w14:textId="77777777" w:rsidR="006A5EF6" w:rsidRDefault="006A5EF6">
      <w:pPr>
        <w:numPr>
          <w:ilvl w:val="0"/>
          <w:numId w:val="81"/>
        </w:numPr>
        <w:shd w:val="clear" w:color="auto" w:fill="FFFFFF"/>
        <w:spacing w:before="60" w:after="100" w:afterAutospacing="1" w:line="375" w:lineRule="atLeast"/>
        <w:jc w:val="both"/>
        <w:rPr>
          <w:rFonts w:ascii="inter-regular" w:hAnsi="inter-regular"/>
          <w:color w:val="000000"/>
        </w:rPr>
      </w:pPr>
      <w:r>
        <w:rPr>
          <w:rFonts w:ascii="inter-regular" w:hAnsi="inter-regular"/>
          <w:color w:val="000000"/>
        </w:rPr>
        <w:t>By changing the data type</w:t>
      </w:r>
    </w:p>
    <w:p w14:paraId="007B288D" w14:textId="77777777" w:rsidR="006A5EF6" w:rsidRDefault="006A5EF6" w:rsidP="006A5EF6">
      <w:pPr>
        <w:pStyle w:val="Heading4"/>
        <w:pBdr>
          <w:left w:val="single" w:sz="18" w:space="30" w:color="FFA500"/>
        </w:pBdr>
        <w:shd w:val="clear" w:color="auto" w:fill="FAEBD7"/>
        <w:jc w:val="both"/>
        <w:rPr>
          <w:rFonts w:ascii="Arial" w:hAnsi="Arial" w:cs="Arial"/>
          <w:b w:val="0"/>
          <w:bCs w:val="0"/>
          <w:color w:val="333333"/>
          <w:sz w:val="23"/>
          <w:szCs w:val="23"/>
        </w:rPr>
      </w:pPr>
      <w:r>
        <w:rPr>
          <w:rFonts w:ascii="Arial" w:hAnsi="Arial" w:cs="Arial"/>
          <w:b w:val="0"/>
          <w:bCs w:val="0"/>
          <w:color w:val="333333"/>
          <w:sz w:val="23"/>
          <w:szCs w:val="23"/>
        </w:rPr>
        <w:t>In Java, Method Overloading is not possible by changing the return type of the method only.</w:t>
      </w:r>
    </w:p>
    <w:p w14:paraId="0FCF5CED" w14:textId="77777777" w:rsidR="006A5EF6" w:rsidRDefault="00000000" w:rsidP="006A5EF6">
      <w:pPr>
        <w:rPr>
          <w:rFonts w:ascii="Times New Roman" w:hAnsi="Times New Roman" w:cs="Times New Roman"/>
          <w:sz w:val="24"/>
          <w:szCs w:val="24"/>
        </w:rPr>
      </w:pPr>
      <w:r>
        <w:pict w14:anchorId="0D2B5ECD">
          <v:rect id="_x0000_i1040" style="width:0;height:.75pt" o:hrstd="t" o:hrnoshade="t" o:hr="t" fillcolor="#d4d4d4" stroked="f"/>
        </w:pict>
      </w:r>
    </w:p>
    <w:p w14:paraId="212CB051" w14:textId="77777777" w:rsidR="006A5EF6" w:rsidRDefault="006A5EF6" w:rsidP="006A5EF6">
      <w:pPr>
        <w:pStyle w:val="Heading3"/>
        <w:shd w:val="clear" w:color="auto" w:fill="FFFFFF"/>
        <w:jc w:val="both"/>
        <w:rPr>
          <w:rFonts w:ascii="Tahoma" w:hAnsi="Tahoma" w:cs="Tahoma"/>
          <w:color w:val="610B4B"/>
          <w:sz w:val="33"/>
          <w:szCs w:val="33"/>
        </w:rPr>
      </w:pPr>
      <w:r>
        <w:rPr>
          <w:rFonts w:ascii="Tahoma" w:hAnsi="Tahoma" w:cs="Tahoma"/>
          <w:b/>
          <w:bCs/>
          <w:color w:val="610B4B"/>
          <w:sz w:val="33"/>
          <w:szCs w:val="33"/>
        </w:rPr>
        <w:t>1) Method Overloading: changing no. of arguments</w:t>
      </w:r>
    </w:p>
    <w:p w14:paraId="4A74C597" w14:textId="77777777" w:rsidR="006A5EF6" w:rsidRDefault="006A5EF6" w:rsidP="006A5EF6">
      <w:pPr>
        <w:pStyle w:val="NormalWeb"/>
        <w:shd w:val="clear" w:color="auto" w:fill="FFFFFF"/>
        <w:jc w:val="both"/>
        <w:rPr>
          <w:rFonts w:ascii="inter-regular" w:hAnsi="inter-regular"/>
          <w:color w:val="333333"/>
        </w:rPr>
      </w:pPr>
      <w:r>
        <w:rPr>
          <w:rFonts w:ascii="inter-regular" w:hAnsi="inter-regular"/>
          <w:color w:val="333333"/>
        </w:rPr>
        <w:t>In this example, we have created two methods, first add() method performs addition of two numbers and second add method performs addition of three numbers.</w:t>
      </w:r>
    </w:p>
    <w:p w14:paraId="7CCD0FDA" w14:textId="77777777" w:rsidR="006A5EF6" w:rsidRDefault="006A5EF6" w:rsidP="006A5EF6">
      <w:pPr>
        <w:pStyle w:val="NormalWeb"/>
        <w:shd w:val="clear" w:color="auto" w:fill="FFFFFF"/>
        <w:jc w:val="both"/>
        <w:rPr>
          <w:rFonts w:ascii="inter-regular" w:hAnsi="inter-regular"/>
          <w:color w:val="333333"/>
        </w:rPr>
      </w:pPr>
      <w:r>
        <w:rPr>
          <w:rFonts w:ascii="inter-regular" w:hAnsi="inter-regular"/>
          <w:color w:val="333333"/>
        </w:rPr>
        <w:t>In this example, we are creating </w:t>
      </w:r>
      <w:hyperlink r:id="rId70" w:history="1">
        <w:r>
          <w:rPr>
            <w:rStyle w:val="Hyperlink"/>
            <w:rFonts w:ascii="inter-regular" w:hAnsi="inter-regular"/>
            <w:color w:val="008000"/>
          </w:rPr>
          <w:t>static methods</w:t>
        </w:r>
      </w:hyperlink>
      <w:r>
        <w:rPr>
          <w:rFonts w:ascii="inter-regular" w:hAnsi="inter-regular"/>
          <w:color w:val="333333"/>
        </w:rPr>
        <w:t> so that we don't need to create instance for calling methods.</w:t>
      </w:r>
    </w:p>
    <w:p w14:paraId="61E60632" w14:textId="77777777" w:rsidR="006A5EF6" w:rsidRDefault="006A5EF6">
      <w:pPr>
        <w:pStyle w:val="alt"/>
        <w:numPr>
          <w:ilvl w:val="0"/>
          <w:numId w:val="82"/>
        </w:numPr>
        <w:spacing w:before="0" w:beforeAutospacing="0" w:after="0" w:afterAutospacing="0" w:line="375" w:lineRule="atLeast"/>
        <w:jc w:val="both"/>
        <w:rPr>
          <w:rFonts w:ascii="inter-regular" w:hAnsi="inter-regular"/>
          <w:color w:val="000000"/>
        </w:rPr>
      </w:pPr>
      <w:r>
        <w:rPr>
          <w:rStyle w:val="keyword"/>
          <w:rFonts w:ascii="inter-regular" w:hAnsi="inter-regular"/>
          <w:b/>
          <w:bCs/>
          <w:color w:val="006699"/>
          <w:bdr w:val="none" w:sz="0" w:space="0" w:color="auto" w:frame="1"/>
        </w:rPr>
        <w:t>class</w:t>
      </w:r>
      <w:r>
        <w:rPr>
          <w:rFonts w:ascii="inter-regular" w:hAnsi="inter-regular"/>
          <w:color w:val="000000"/>
          <w:bdr w:val="none" w:sz="0" w:space="0" w:color="auto" w:frame="1"/>
        </w:rPr>
        <w:t> Adder{  </w:t>
      </w:r>
    </w:p>
    <w:p w14:paraId="50888A80" w14:textId="77777777" w:rsidR="006A5EF6" w:rsidRDefault="006A5EF6">
      <w:pPr>
        <w:numPr>
          <w:ilvl w:val="0"/>
          <w:numId w:val="82"/>
        </w:numPr>
        <w:spacing w:after="0" w:line="375" w:lineRule="atLeast"/>
        <w:jc w:val="both"/>
        <w:rPr>
          <w:rFonts w:ascii="inter-regular" w:hAnsi="inter-regular"/>
          <w:color w:val="000000"/>
        </w:rPr>
      </w:pPr>
      <w:r>
        <w:rPr>
          <w:rStyle w:val="keyword"/>
          <w:rFonts w:ascii="inter-regular" w:hAnsi="inter-regular"/>
          <w:b/>
          <w:bCs/>
          <w:color w:val="006699"/>
          <w:bdr w:val="none" w:sz="0" w:space="0" w:color="auto" w:frame="1"/>
        </w:rPr>
        <w:t>static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int</w:t>
      </w:r>
      <w:r>
        <w:rPr>
          <w:rFonts w:ascii="inter-regular" w:hAnsi="inter-regular"/>
          <w:color w:val="000000"/>
          <w:bdr w:val="none" w:sz="0" w:space="0" w:color="auto" w:frame="1"/>
        </w:rPr>
        <w:t> add(</w:t>
      </w:r>
      <w:r>
        <w:rPr>
          <w:rStyle w:val="keyword"/>
          <w:rFonts w:ascii="inter-regular" w:hAnsi="inter-regular"/>
          <w:b/>
          <w:bCs/>
          <w:color w:val="006699"/>
          <w:bdr w:val="none" w:sz="0" w:space="0" w:color="auto" w:frame="1"/>
        </w:rPr>
        <w:t>int</w:t>
      </w:r>
      <w:r>
        <w:rPr>
          <w:rFonts w:ascii="inter-regular" w:hAnsi="inter-regular"/>
          <w:color w:val="000000"/>
          <w:bdr w:val="none" w:sz="0" w:space="0" w:color="auto" w:frame="1"/>
        </w:rPr>
        <w:t> a,</w:t>
      </w:r>
      <w:r>
        <w:rPr>
          <w:rStyle w:val="keyword"/>
          <w:rFonts w:ascii="inter-regular" w:hAnsi="inter-regular"/>
          <w:b/>
          <w:bCs/>
          <w:color w:val="006699"/>
          <w:bdr w:val="none" w:sz="0" w:space="0" w:color="auto" w:frame="1"/>
        </w:rPr>
        <w:t>int</w:t>
      </w:r>
      <w:r>
        <w:rPr>
          <w:rFonts w:ascii="inter-regular" w:hAnsi="inter-regular"/>
          <w:color w:val="000000"/>
          <w:bdr w:val="none" w:sz="0" w:space="0" w:color="auto" w:frame="1"/>
        </w:rPr>
        <w:t> b){</w:t>
      </w:r>
      <w:r>
        <w:rPr>
          <w:rStyle w:val="keyword"/>
          <w:rFonts w:ascii="inter-regular" w:hAnsi="inter-regular"/>
          <w:b/>
          <w:bCs/>
          <w:color w:val="006699"/>
          <w:bdr w:val="none" w:sz="0" w:space="0" w:color="auto" w:frame="1"/>
        </w:rPr>
        <w:t>return</w:t>
      </w:r>
      <w:r>
        <w:rPr>
          <w:rFonts w:ascii="inter-regular" w:hAnsi="inter-regular"/>
          <w:color w:val="000000"/>
          <w:bdr w:val="none" w:sz="0" w:space="0" w:color="auto" w:frame="1"/>
        </w:rPr>
        <w:t> a+b;}  </w:t>
      </w:r>
    </w:p>
    <w:p w14:paraId="21361E47" w14:textId="77777777" w:rsidR="006A5EF6" w:rsidRDefault="006A5EF6">
      <w:pPr>
        <w:pStyle w:val="alt"/>
        <w:numPr>
          <w:ilvl w:val="0"/>
          <w:numId w:val="82"/>
        </w:numPr>
        <w:spacing w:before="0" w:beforeAutospacing="0" w:after="0" w:afterAutospacing="0" w:line="375" w:lineRule="atLeast"/>
        <w:jc w:val="both"/>
        <w:rPr>
          <w:rFonts w:ascii="inter-regular" w:hAnsi="inter-regular"/>
          <w:color w:val="000000"/>
        </w:rPr>
      </w:pPr>
      <w:r>
        <w:rPr>
          <w:rStyle w:val="keyword"/>
          <w:rFonts w:ascii="inter-regular" w:hAnsi="inter-regular"/>
          <w:b/>
          <w:bCs/>
          <w:color w:val="006699"/>
          <w:bdr w:val="none" w:sz="0" w:space="0" w:color="auto" w:frame="1"/>
        </w:rPr>
        <w:t>static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int</w:t>
      </w:r>
      <w:r>
        <w:rPr>
          <w:rFonts w:ascii="inter-regular" w:hAnsi="inter-regular"/>
          <w:color w:val="000000"/>
          <w:bdr w:val="none" w:sz="0" w:space="0" w:color="auto" w:frame="1"/>
        </w:rPr>
        <w:t> add(</w:t>
      </w:r>
      <w:r>
        <w:rPr>
          <w:rStyle w:val="keyword"/>
          <w:rFonts w:ascii="inter-regular" w:hAnsi="inter-regular"/>
          <w:b/>
          <w:bCs/>
          <w:color w:val="006699"/>
          <w:bdr w:val="none" w:sz="0" w:space="0" w:color="auto" w:frame="1"/>
        </w:rPr>
        <w:t>int</w:t>
      </w:r>
      <w:r>
        <w:rPr>
          <w:rFonts w:ascii="inter-regular" w:hAnsi="inter-regular"/>
          <w:color w:val="000000"/>
          <w:bdr w:val="none" w:sz="0" w:space="0" w:color="auto" w:frame="1"/>
        </w:rPr>
        <w:t> a,</w:t>
      </w:r>
      <w:r>
        <w:rPr>
          <w:rStyle w:val="keyword"/>
          <w:rFonts w:ascii="inter-regular" w:hAnsi="inter-regular"/>
          <w:b/>
          <w:bCs/>
          <w:color w:val="006699"/>
          <w:bdr w:val="none" w:sz="0" w:space="0" w:color="auto" w:frame="1"/>
        </w:rPr>
        <w:t>int</w:t>
      </w:r>
      <w:r>
        <w:rPr>
          <w:rFonts w:ascii="inter-regular" w:hAnsi="inter-regular"/>
          <w:color w:val="000000"/>
          <w:bdr w:val="none" w:sz="0" w:space="0" w:color="auto" w:frame="1"/>
        </w:rPr>
        <w:t> b,</w:t>
      </w:r>
      <w:r>
        <w:rPr>
          <w:rStyle w:val="keyword"/>
          <w:rFonts w:ascii="inter-regular" w:hAnsi="inter-regular"/>
          <w:b/>
          <w:bCs/>
          <w:color w:val="006699"/>
          <w:bdr w:val="none" w:sz="0" w:space="0" w:color="auto" w:frame="1"/>
        </w:rPr>
        <w:t>int</w:t>
      </w:r>
      <w:r>
        <w:rPr>
          <w:rFonts w:ascii="inter-regular" w:hAnsi="inter-regular"/>
          <w:color w:val="000000"/>
          <w:bdr w:val="none" w:sz="0" w:space="0" w:color="auto" w:frame="1"/>
        </w:rPr>
        <w:t> c){</w:t>
      </w:r>
      <w:r>
        <w:rPr>
          <w:rStyle w:val="keyword"/>
          <w:rFonts w:ascii="inter-regular" w:hAnsi="inter-regular"/>
          <w:b/>
          <w:bCs/>
          <w:color w:val="006699"/>
          <w:bdr w:val="none" w:sz="0" w:space="0" w:color="auto" w:frame="1"/>
        </w:rPr>
        <w:t>return</w:t>
      </w:r>
      <w:r>
        <w:rPr>
          <w:rFonts w:ascii="inter-regular" w:hAnsi="inter-regular"/>
          <w:color w:val="000000"/>
          <w:bdr w:val="none" w:sz="0" w:space="0" w:color="auto" w:frame="1"/>
        </w:rPr>
        <w:t> a+b+c;}  </w:t>
      </w:r>
    </w:p>
    <w:p w14:paraId="3434521A" w14:textId="77777777" w:rsidR="006A5EF6" w:rsidRDefault="006A5EF6">
      <w:pPr>
        <w:numPr>
          <w:ilvl w:val="0"/>
          <w:numId w:val="82"/>
        </w:numPr>
        <w:spacing w:after="0" w:line="375" w:lineRule="atLeast"/>
        <w:jc w:val="both"/>
        <w:rPr>
          <w:rFonts w:ascii="inter-regular" w:hAnsi="inter-regular"/>
          <w:color w:val="000000"/>
        </w:rPr>
      </w:pPr>
      <w:r>
        <w:rPr>
          <w:rFonts w:ascii="inter-regular" w:hAnsi="inter-regular"/>
          <w:color w:val="000000"/>
          <w:bdr w:val="none" w:sz="0" w:space="0" w:color="auto" w:frame="1"/>
        </w:rPr>
        <w:t>}  </w:t>
      </w:r>
    </w:p>
    <w:p w14:paraId="563E6DC9" w14:textId="77777777" w:rsidR="006A5EF6" w:rsidRDefault="006A5EF6">
      <w:pPr>
        <w:pStyle w:val="alt"/>
        <w:numPr>
          <w:ilvl w:val="0"/>
          <w:numId w:val="82"/>
        </w:numPr>
        <w:spacing w:before="0" w:beforeAutospacing="0" w:after="0" w:afterAutospacing="0" w:line="375" w:lineRule="atLeast"/>
        <w:jc w:val="both"/>
        <w:rPr>
          <w:rFonts w:ascii="inter-regular" w:hAnsi="inter-regular"/>
          <w:color w:val="000000"/>
        </w:rPr>
      </w:pPr>
      <w:r>
        <w:rPr>
          <w:rStyle w:val="keyword"/>
          <w:rFonts w:ascii="inter-regular" w:hAnsi="inter-regular"/>
          <w:b/>
          <w:bCs/>
          <w:color w:val="006699"/>
          <w:bdr w:val="none" w:sz="0" w:space="0" w:color="auto" w:frame="1"/>
        </w:rPr>
        <w:t>class</w:t>
      </w:r>
      <w:r>
        <w:rPr>
          <w:rFonts w:ascii="inter-regular" w:hAnsi="inter-regular"/>
          <w:color w:val="000000"/>
          <w:bdr w:val="none" w:sz="0" w:space="0" w:color="auto" w:frame="1"/>
        </w:rPr>
        <w:t> TestOverloading1{  </w:t>
      </w:r>
    </w:p>
    <w:p w14:paraId="340696A8" w14:textId="77777777" w:rsidR="006A5EF6" w:rsidRDefault="006A5EF6">
      <w:pPr>
        <w:numPr>
          <w:ilvl w:val="0"/>
          <w:numId w:val="82"/>
        </w:numPr>
        <w:spacing w:after="0" w:line="375" w:lineRule="atLeast"/>
        <w:jc w:val="both"/>
        <w:rPr>
          <w:rFonts w:ascii="inter-regular" w:hAnsi="inter-regular"/>
          <w:color w:val="000000"/>
        </w:rPr>
      </w:pPr>
      <w:r>
        <w:rPr>
          <w:rStyle w:val="keyword"/>
          <w:rFonts w:ascii="inter-regular" w:hAnsi="inter-regular"/>
          <w:b/>
          <w:bCs/>
          <w:color w:val="006699"/>
          <w:bdr w:val="none" w:sz="0" w:space="0" w:color="auto" w:frame="1"/>
        </w:rPr>
        <w:t>public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static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void</w:t>
      </w:r>
      <w:r>
        <w:rPr>
          <w:rFonts w:ascii="inter-regular" w:hAnsi="inter-regular"/>
          <w:color w:val="000000"/>
          <w:bdr w:val="none" w:sz="0" w:space="0" w:color="auto" w:frame="1"/>
        </w:rPr>
        <w:t> main(String[] args){  </w:t>
      </w:r>
    </w:p>
    <w:p w14:paraId="7BCE6E50" w14:textId="77777777" w:rsidR="006A5EF6" w:rsidRDefault="006A5EF6">
      <w:pPr>
        <w:pStyle w:val="alt"/>
        <w:numPr>
          <w:ilvl w:val="0"/>
          <w:numId w:val="82"/>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System.out.println(Adder.add(</w:t>
      </w:r>
      <w:r>
        <w:rPr>
          <w:rStyle w:val="number"/>
          <w:rFonts w:ascii="inter-regular" w:hAnsi="inter-regular"/>
          <w:color w:val="C00000"/>
          <w:bdr w:val="none" w:sz="0" w:space="0" w:color="auto" w:frame="1"/>
        </w:rPr>
        <w:t>11</w:t>
      </w:r>
      <w:r>
        <w:rPr>
          <w:rFonts w:ascii="inter-regular" w:hAnsi="inter-regular"/>
          <w:color w:val="000000"/>
          <w:bdr w:val="none" w:sz="0" w:space="0" w:color="auto" w:frame="1"/>
        </w:rPr>
        <w:t>,</w:t>
      </w:r>
      <w:r>
        <w:rPr>
          <w:rStyle w:val="number"/>
          <w:rFonts w:ascii="inter-regular" w:hAnsi="inter-regular"/>
          <w:color w:val="C00000"/>
          <w:bdr w:val="none" w:sz="0" w:space="0" w:color="auto" w:frame="1"/>
        </w:rPr>
        <w:t>11</w:t>
      </w:r>
      <w:r>
        <w:rPr>
          <w:rFonts w:ascii="inter-regular" w:hAnsi="inter-regular"/>
          <w:color w:val="000000"/>
          <w:bdr w:val="none" w:sz="0" w:space="0" w:color="auto" w:frame="1"/>
        </w:rPr>
        <w:t>));  </w:t>
      </w:r>
    </w:p>
    <w:p w14:paraId="396AF79D" w14:textId="77777777" w:rsidR="006A5EF6" w:rsidRDefault="006A5EF6">
      <w:pPr>
        <w:numPr>
          <w:ilvl w:val="0"/>
          <w:numId w:val="82"/>
        </w:numPr>
        <w:spacing w:after="0" w:line="375" w:lineRule="atLeast"/>
        <w:jc w:val="both"/>
        <w:rPr>
          <w:rFonts w:ascii="inter-regular" w:hAnsi="inter-regular"/>
          <w:color w:val="000000"/>
        </w:rPr>
      </w:pPr>
      <w:r>
        <w:rPr>
          <w:rFonts w:ascii="inter-regular" w:hAnsi="inter-regular"/>
          <w:color w:val="000000"/>
          <w:bdr w:val="none" w:sz="0" w:space="0" w:color="auto" w:frame="1"/>
        </w:rPr>
        <w:t>System.out.println(Adder.add(</w:t>
      </w:r>
      <w:r>
        <w:rPr>
          <w:rStyle w:val="number"/>
          <w:rFonts w:ascii="inter-regular" w:hAnsi="inter-regular"/>
          <w:color w:val="C00000"/>
          <w:bdr w:val="none" w:sz="0" w:space="0" w:color="auto" w:frame="1"/>
        </w:rPr>
        <w:t>11</w:t>
      </w:r>
      <w:r>
        <w:rPr>
          <w:rFonts w:ascii="inter-regular" w:hAnsi="inter-regular"/>
          <w:color w:val="000000"/>
          <w:bdr w:val="none" w:sz="0" w:space="0" w:color="auto" w:frame="1"/>
        </w:rPr>
        <w:t>,</w:t>
      </w:r>
      <w:r>
        <w:rPr>
          <w:rStyle w:val="number"/>
          <w:rFonts w:ascii="inter-regular" w:hAnsi="inter-regular"/>
          <w:color w:val="C00000"/>
          <w:bdr w:val="none" w:sz="0" w:space="0" w:color="auto" w:frame="1"/>
        </w:rPr>
        <w:t>11</w:t>
      </w:r>
      <w:r>
        <w:rPr>
          <w:rFonts w:ascii="inter-regular" w:hAnsi="inter-regular"/>
          <w:color w:val="000000"/>
          <w:bdr w:val="none" w:sz="0" w:space="0" w:color="auto" w:frame="1"/>
        </w:rPr>
        <w:t>,</w:t>
      </w:r>
      <w:r>
        <w:rPr>
          <w:rStyle w:val="number"/>
          <w:rFonts w:ascii="inter-regular" w:hAnsi="inter-regular"/>
          <w:color w:val="C00000"/>
          <w:bdr w:val="none" w:sz="0" w:space="0" w:color="auto" w:frame="1"/>
        </w:rPr>
        <w:t>11</w:t>
      </w:r>
      <w:r>
        <w:rPr>
          <w:rFonts w:ascii="inter-regular" w:hAnsi="inter-regular"/>
          <w:color w:val="000000"/>
          <w:bdr w:val="none" w:sz="0" w:space="0" w:color="auto" w:frame="1"/>
        </w:rPr>
        <w:t>));  </w:t>
      </w:r>
    </w:p>
    <w:p w14:paraId="57AA01F3" w14:textId="77777777" w:rsidR="006A5EF6" w:rsidRDefault="006A5EF6">
      <w:pPr>
        <w:pStyle w:val="alt"/>
        <w:numPr>
          <w:ilvl w:val="0"/>
          <w:numId w:val="82"/>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w:t>
      </w:r>
    </w:p>
    <w:p w14:paraId="30199ECB" w14:textId="77777777" w:rsidR="006A5EF6" w:rsidRDefault="006A5EF6" w:rsidP="006A5EF6">
      <w:pPr>
        <w:rPr>
          <w:rFonts w:ascii="Times New Roman" w:hAnsi="Times New Roman"/>
        </w:rPr>
      </w:pPr>
      <w:hyperlink r:id="rId71" w:tgtFrame="_blank" w:history="1">
        <w:r>
          <w:rPr>
            <w:rStyle w:val="Hyperlink"/>
            <w:rFonts w:ascii="Verdana" w:hAnsi="Verdana"/>
            <w:b/>
            <w:bCs/>
            <w:color w:val="FFFFFF"/>
            <w:sz w:val="20"/>
            <w:szCs w:val="20"/>
            <w:shd w:val="clear" w:color="auto" w:fill="4CAF50"/>
          </w:rPr>
          <w:t>Test it Now</w:t>
        </w:r>
      </w:hyperlink>
    </w:p>
    <w:p w14:paraId="61EDB194" w14:textId="77777777" w:rsidR="006A5EF6" w:rsidRDefault="006A5EF6" w:rsidP="006A5EF6">
      <w:pPr>
        <w:pStyle w:val="NormalWeb"/>
        <w:shd w:val="clear" w:color="auto" w:fill="FFFFFF"/>
        <w:jc w:val="both"/>
        <w:rPr>
          <w:rFonts w:ascii="inter-regular" w:hAnsi="inter-regular"/>
          <w:color w:val="333333"/>
        </w:rPr>
      </w:pPr>
      <w:r>
        <w:rPr>
          <w:rFonts w:ascii="inter-regular" w:hAnsi="inter-regular"/>
          <w:color w:val="333333"/>
        </w:rPr>
        <w:t>Output:</w:t>
      </w:r>
    </w:p>
    <w:p w14:paraId="76C260D1" w14:textId="77777777" w:rsidR="006A5EF6" w:rsidRDefault="006A5EF6" w:rsidP="006A5EF6">
      <w:pPr>
        <w:pStyle w:val="HTMLPreformatted"/>
        <w:shd w:val="clear" w:color="auto" w:fill="EEEEEE"/>
        <w:jc w:val="both"/>
        <w:rPr>
          <w:color w:val="535559"/>
        </w:rPr>
      </w:pPr>
      <w:r>
        <w:rPr>
          <w:color w:val="535559"/>
        </w:rPr>
        <w:t>22</w:t>
      </w:r>
    </w:p>
    <w:p w14:paraId="1A091AE7" w14:textId="77777777" w:rsidR="006A5EF6" w:rsidRDefault="006A5EF6" w:rsidP="006A5EF6">
      <w:pPr>
        <w:pStyle w:val="HTMLPreformatted"/>
        <w:shd w:val="clear" w:color="auto" w:fill="EEEEEE"/>
        <w:jc w:val="both"/>
        <w:rPr>
          <w:color w:val="535559"/>
        </w:rPr>
      </w:pPr>
      <w:r>
        <w:rPr>
          <w:color w:val="535559"/>
        </w:rPr>
        <w:t>33</w:t>
      </w:r>
    </w:p>
    <w:p w14:paraId="6A59D5D3" w14:textId="77777777" w:rsidR="006A5EF6" w:rsidRDefault="006A5EF6" w:rsidP="006A5EF6">
      <w:pPr>
        <w:rPr>
          <w:rFonts w:ascii="Times New Roman" w:hAnsi="Times New Roman"/>
        </w:rPr>
      </w:pPr>
    </w:p>
    <w:p w14:paraId="136CEB8D" w14:textId="77777777" w:rsidR="006A5EF6" w:rsidRDefault="00000000" w:rsidP="006A5EF6">
      <w:r>
        <w:pict w14:anchorId="53E0A415">
          <v:rect id="_x0000_i1041" style="width:0;height:.75pt" o:hrstd="t" o:hrnoshade="t" o:hr="t" fillcolor="#d4d4d4" stroked="f"/>
        </w:pict>
      </w:r>
    </w:p>
    <w:p w14:paraId="54954947" w14:textId="77777777" w:rsidR="006A5EF6" w:rsidRDefault="006A5EF6" w:rsidP="006A5EF6">
      <w:pPr>
        <w:pStyle w:val="Heading3"/>
        <w:shd w:val="clear" w:color="auto" w:fill="FFFFFF"/>
        <w:jc w:val="both"/>
        <w:rPr>
          <w:rFonts w:ascii="Tahoma" w:hAnsi="Tahoma" w:cs="Tahoma"/>
          <w:color w:val="610B4B"/>
          <w:sz w:val="33"/>
          <w:szCs w:val="33"/>
        </w:rPr>
      </w:pPr>
      <w:r>
        <w:rPr>
          <w:rFonts w:ascii="Tahoma" w:hAnsi="Tahoma" w:cs="Tahoma"/>
          <w:b/>
          <w:bCs/>
          <w:color w:val="610B4B"/>
          <w:sz w:val="33"/>
          <w:szCs w:val="33"/>
        </w:rPr>
        <w:t>2) Method Overloading: changing data type of arguments</w:t>
      </w:r>
    </w:p>
    <w:p w14:paraId="7E290673" w14:textId="77777777" w:rsidR="006A5EF6" w:rsidRDefault="006A5EF6" w:rsidP="006A5EF6">
      <w:pPr>
        <w:pStyle w:val="NormalWeb"/>
        <w:shd w:val="clear" w:color="auto" w:fill="FFFFFF"/>
        <w:jc w:val="both"/>
        <w:rPr>
          <w:rFonts w:ascii="inter-regular" w:hAnsi="inter-regular"/>
          <w:color w:val="333333"/>
        </w:rPr>
      </w:pPr>
      <w:r>
        <w:rPr>
          <w:rFonts w:ascii="inter-regular" w:hAnsi="inter-regular"/>
          <w:color w:val="333333"/>
        </w:rPr>
        <w:t>In this example, we have created two methods that differs in </w:t>
      </w:r>
      <w:hyperlink r:id="rId72" w:history="1">
        <w:r>
          <w:rPr>
            <w:rStyle w:val="Hyperlink"/>
            <w:rFonts w:ascii="inter-regular" w:hAnsi="inter-regular"/>
            <w:color w:val="008000"/>
          </w:rPr>
          <w:t>data type</w:t>
        </w:r>
      </w:hyperlink>
      <w:r>
        <w:rPr>
          <w:rFonts w:ascii="inter-regular" w:hAnsi="inter-regular"/>
          <w:color w:val="333333"/>
        </w:rPr>
        <w:t>. The first add method receives two integer arguments and second add method receives two double arguments.</w:t>
      </w:r>
    </w:p>
    <w:p w14:paraId="06E96BEE" w14:textId="77777777" w:rsidR="006A5EF6" w:rsidRDefault="006A5EF6">
      <w:pPr>
        <w:pStyle w:val="alt"/>
        <w:numPr>
          <w:ilvl w:val="0"/>
          <w:numId w:val="83"/>
        </w:numPr>
        <w:spacing w:before="0" w:beforeAutospacing="0" w:after="0" w:afterAutospacing="0" w:line="375" w:lineRule="atLeast"/>
        <w:jc w:val="both"/>
        <w:rPr>
          <w:rFonts w:ascii="inter-regular" w:hAnsi="inter-regular"/>
          <w:color w:val="000000"/>
        </w:rPr>
      </w:pPr>
      <w:r>
        <w:rPr>
          <w:rStyle w:val="keyword"/>
          <w:rFonts w:ascii="inter-regular" w:hAnsi="inter-regular"/>
          <w:b/>
          <w:bCs/>
          <w:color w:val="006699"/>
          <w:bdr w:val="none" w:sz="0" w:space="0" w:color="auto" w:frame="1"/>
        </w:rPr>
        <w:lastRenderedPageBreak/>
        <w:t>class</w:t>
      </w:r>
      <w:r>
        <w:rPr>
          <w:rFonts w:ascii="inter-regular" w:hAnsi="inter-regular"/>
          <w:color w:val="000000"/>
          <w:bdr w:val="none" w:sz="0" w:space="0" w:color="auto" w:frame="1"/>
        </w:rPr>
        <w:t> Adder{  </w:t>
      </w:r>
    </w:p>
    <w:p w14:paraId="43DE5091" w14:textId="77777777" w:rsidR="006A5EF6" w:rsidRDefault="006A5EF6">
      <w:pPr>
        <w:numPr>
          <w:ilvl w:val="0"/>
          <w:numId w:val="83"/>
        </w:numPr>
        <w:spacing w:after="0" w:line="375" w:lineRule="atLeast"/>
        <w:jc w:val="both"/>
        <w:rPr>
          <w:rFonts w:ascii="inter-regular" w:hAnsi="inter-regular"/>
          <w:color w:val="000000"/>
        </w:rPr>
      </w:pPr>
      <w:r>
        <w:rPr>
          <w:rStyle w:val="keyword"/>
          <w:rFonts w:ascii="inter-regular" w:hAnsi="inter-regular"/>
          <w:b/>
          <w:bCs/>
          <w:color w:val="006699"/>
          <w:bdr w:val="none" w:sz="0" w:space="0" w:color="auto" w:frame="1"/>
        </w:rPr>
        <w:t>static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int</w:t>
      </w:r>
      <w:r>
        <w:rPr>
          <w:rFonts w:ascii="inter-regular" w:hAnsi="inter-regular"/>
          <w:color w:val="000000"/>
          <w:bdr w:val="none" w:sz="0" w:space="0" w:color="auto" w:frame="1"/>
        </w:rPr>
        <w:t> add(</w:t>
      </w:r>
      <w:r>
        <w:rPr>
          <w:rStyle w:val="keyword"/>
          <w:rFonts w:ascii="inter-regular" w:hAnsi="inter-regular"/>
          <w:b/>
          <w:bCs/>
          <w:color w:val="006699"/>
          <w:bdr w:val="none" w:sz="0" w:space="0" w:color="auto" w:frame="1"/>
        </w:rPr>
        <w:t>int</w:t>
      </w:r>
      <w:r>
        <w:rPr>
          <w:rFonts w:ascii="inter-regular" w:hAnsi="inter-regular"/>
          <w:color w:val="000000"/>
          <w:bdr w:val="none" w:sz="0" w:space="0" w:color="auto" w:frame="1"/>
        </w:rPr>
        <w:t> a, </w:t>
      </w:r>
      <w:r>
        <w:rPr>
          <w:rStyle w:val="keyword"/>
          <w:rFonts w:ascii="inter-regular" w:hAnsi="inter-regular"/>
          <w:b/>
          <w:bCs/>
          <w:color w:val="006699"/>
          <w:bdr w:val="none" w:sz="0" w:space="0" w:color="auto" w:frame="1"/>
        </w:rPr>
        <w:t>int</w:t>
      </w:r>
      <w:r>
        <w:rPr>
          <w:rFonts w:ascii="inter-regular" w:hAnsi="inter-regular"/>
          <w:color w:val="000000"/>
          <w:bdr w:val="none" w:sz="0" w:space="0" w:color="auto" w:frame="1"/>
        </w:rPr>
        <w:t> b){</w:t>
      </w:r>
      <w:r>
        <w:rPr>
          <w:rStyle w:val="keyword"/>
          <w:rFonts w:ascii="inter-regular" w:hAnsi="inter-regular"/>
          <w:b/>
          <w:bCs/>
          <w:color w:val="006699"/>
          <w:bdr w:val="none" w:sz="0" w:space="0" w:color="auto" w:frame="1"/>
        </w:rPr>
        <w:t>return</w:t>
      </w:r>
      <w:r>
        <w:rPr>
          <w:rFonts w:ascii="inter-regular" w:hAnsi="inter-regular"/>
          <w:color w:val="000000"/>
          <w:bdr w:val="none" w:sz="0" w:space="0" w:color="auto" w:frame="1"/>
        </w:rPr>
        <w:t> a+b;}  </w:t>
      </w:r>
    </w:p>
    <w:p w14:paraId="42C5B2FA" w14:textId="77777777" w:rsidR="006A5EF6" w:rsidRDefault="006A5EF6">
      <w:pPr>
        <w:pStyle w:val="alt"/>
        <w:numPr>
          <w:ilvl w:val="0"/>
          <w:numId w:val="83"/>
        </w:numPr>
        <w:spacing w:before="0" w:beforeAutospacing="0" w:after="0" w:afterAutospacing="0" w:line="375" w:lineRule="atLeast"/>
        <w:jc w:val="both"/>
        <w:rPr>
          <w:rFonts w:ascii="inter-regular" w:hAnsi="inter-regular"/>
          <w:color w:val="000000"/>
        </w:rPr>
      </w:pPr>
      <w:r>
        <w:rPr>
          <w:rStyle w:val="keyword"/>
          <w:rFonts w:ascii="inter-regular" w:hAnsi="inter-regular"/>
          <w:b/>
          <w:bCs/>
          <w:color w:val="006699"/>
          <w:bdr w:val="none" w:sz="0" w:space="0" w:color="auto" w:frame="1"/>
        </w:rPr>
        <w:t>static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double</w:t>
      </w:r>
      <w:r>
        <w:rPr>
          <w:rFonts w:ascii="inter-regular" w:hAnsi="inter-regular"/>
          <w:color w:val="000000"/>
          <w:bdr w:val="none" w:sz="0" w:space="0" w:color="auto" w:frame="1"/>
        </w:rPr>
        <w:t> add(</w:t>
      </w:r>
      <w:r>
        <w:rPr>
          <w:rStyle w:val="keyword"/>
          <w:rFonts w:ascii="inter-regular" w:hAnsi="inter-regular"/>
          <w:b/>
          <w:bCs/>
          <w:color w:val="006699"/>
          <w:bdr w:val="none" w:sz="0" w:space="0" w:color="auto" w:frame="1"/>
        </w:rPr>
        <w:t>double</w:t>
      </w:r>
      <w:r>
        <w:rPr>
          <w:rFonts w:ascii="inter-regular" w:hAnsi="inter-regular"/>
          <w:color w:val="000000"/>
          <w:bdr w:val="none" w:sz="0" w:space="0" w:color="auto" w:frame="1"/>
        </w:rPr>
        <w:t> a, </w:t>
      </w:r>
      <w:r>
        <w:rPr>
          <w:rStyle w:val="keyword"/>
          <w:rFonts w:ascii="inter-regular" w:hAnsi="inter-regular"/>
          <w:b/>
          <w:bCs/>
          <w:color w:val="006699"/>
          <w:bdr w:val="none" w:sz="0" w:space="0" w:color="auto" w:frame="1"/>
        </w:rPr>
        <w:t>double</w:t>
      </w:r>
      <w:r>
        <w:rPr>
          <w:rFonts w:ascii="inter-regular" w:hAnsi="inter-regular"/>
          <w:color w:val="000000"/>
          <w:bdr w:val="none" w:sz="0" w:space="0" w:color="auto" w:frame="1"/>
        </w:rPr>
        <w:t> b){</w:t>
      </w:r>
      <w:r>
        <w:rPr>
          <w:rStyle w:val="keyword"/>
          <w:rFonts w:ascii="inter-regular" w:hAnsi="inter-regular"/>
          <w:b/>
          <w:bCs/>
          <w:color w:val="006699"/>
          <w:bdr w:val="none" w:sz="0" w:space="0" w:color="auto" w:frame="1"/>
        </w:rPr>
        <w:t>return</w:t>
      </w:r>
      <w:r>
        <w:rPr>
          <w:rFonts w:ascii="inter-regular" w:hAnsi="inter-regular"/>
          <w:color w:val="000000"/>
          <w:bdr w:val="none" w:sz="0" w:space="0" w:color="auto" w:frame="1"/>
        </w:rPr>
        <w:t> a+b;}  </w:t>
      </w:r>
    </w:p>
    <w:p w14:paraId="356FF4AB" w14:textId="77777777" w:rsidR="006A5EF6" w:rsidRDefault="006A5EF6">
      <w:pPr>
        <w:numPr>
          <w:ilvl w:val="0"/>
          <w:numId w:val="83"/>
        </w:numPr>
        <w:spacing w:after="0" w:line="375" w:lineRule="atLeast"/>
        <w:jc w:val="both"/>
        <w:rPr>
          <w:rFonts w:ascii="inter-regular" w:hAnsi="inter-regular"/>
          <w:color w:val="000000"/>
        </w:rPr>
      </w:pPr>
      <w:r>
        <w:rPr>
          <w:rFonts w:ascii="inter-regular" w:hAnsi="inter-regular"/>
          <w:color w:val="000000"/>
          <w:bdr w:val="none" w:sz="0" w:space="0" w:color="auto" w:frame="1"/>
        </w:rPr>
        <w:t>}  </w:t>
      </w:r>
    </w:p>
    <w:p w14:paraId="230A016A" w14:textId="77777777" w:rsidR="006A5EF6" w:rsidRDefault="006A5EF6">
      <w:pPr>
        <w:pStyle w:val="alt"/>
        <w:numPr>
          <w:ilvl w:val="0"/>
          <w:numId w:val="83"/>
        </w:numPr>
        <w:spacing w:before="0" w:beforeAutospacing="0" w:after="0" w:afterAutospacing="0" w:line="375" w:lineRule="atLeast"/>
        <w:jc w:val="both"/>
        <w:rPr>
          <w:rFonts w:ascii="inter-regular" w:hAnsi="inter-regular"/>
          <w:color w:val="000000"/>
        </w:rPr>
      </w:pPr>
      <w:r>
        <w:rPr>
          <w:rStyle w:val="keyword"/>
          <w:rFonts w:ascii="inter-regular" w:hAnsi="inter-regular"/>
          <w:b/>
          <w:bCs/>
          <w:color w:val="006699"/>
          <w:bdr w:val="none" w:sz="0" w:space="0" w:color="auto" w:frame="1"/>
        </w:rPr>
        <w:t>class</w:t>
      </w:r>
      <w:r>
        <w:rPr>
          <w:rFonts w:ascii="inter-regular" w:hAnsi="inter-regular"/>
          <w:color w:val="000000"/>
          <w:bdr w:val="none" w:sz="0" w:space="0" w:color="auto" w:frame="1"/>
        </w:rPr>
        <w:t> TestOverloading2{  </w:t>
      </w:r>
    </w:p>
    <w:p w14:paraId="51E50950" w14:textId="77777777" w:rsidR="006A5EF6" w:rsidRDefault="006A5EF6">
      <w:pPr>
        <w:numPr>
          <w:ilvl w:val="0"/>
          <w:numId w:val="83"/>
        </w:numPr>
        <w:spacing w:after="0" w:line="375" w:lineRule="atLeast"/>
        <w:jc w:val="both"/>
        <w:rPr>
          <w:rFonts w:ascii="inter-regular" w:hAnsi="inter-regular"/>
          <w:color w:val="000000"/>
        </w:rPr>
      </w:pPr>
      <w:r>
        <w:rPr>
          <w:rStyle w:val="keyword"/>
          <w:rFonts w:ascii="inter-regular" w:hAnsi="inter-regular"/>
          <w:b/>
          <w:bCs/>
          <w:color w:val="006699"/>
          <w:bdr w:val="none" w:sz="0" w:space="0" w:color="auto" w:frame="1"/>
        </w:rPr>
        <w:t>public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static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void</w:t>
      </w:r>
      <w:r>
        <w:rPr>
          <w:rFonts w:ascii="inter-regular" w:hAnsi="inter-regular"/>
          <w:color w:val="000000"/>
          <w:bdr w:val="none" w:sz="0" w:space="0" w:color="auto" w:frame="1"/>
        </w:rPr>
        <w:t> main(String[] args){  </w:t>
      </w:r>
    </w:p>
    <w:p w14:paraId="5AA318AE" w14:textId="77777777" w:rsidR="006A5EF6" w:rsidRDefault="006A5EF6">
      <w:pPr>
        <w:pStyle w:val="alt"/>
        <w:numPr>
          <w:ilvl w:val="0"/>
          <w:numId w:val="83"/>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System.out.println(Adder.add(</w:t>
      </w:r>
      <w:r>
        <w:rPr>
          <w:rStyle w:val="number"/>
          <w:rFonts w:ascii="inter-regular" w:hAnsi="inter-regular"/>
          <w:color w:val="C00000"/>
          <w:bdr w:val="none" w:sz="0" w:space="0" w:color="auto" w:frame="1"/>
        </w:rPr>
        <w:t>11</w:t>
      </w:r>
      <w:r>
        <w:rPr>
          <w:rFonts w:ascii="inter-regular" w:hAnsi="inter-regular"/>
          <w:color w:val="000000"/>
          <w:bdr w:val="none" w:sz="0" w:space="0" w:color="auto" w:frame="1"/>
        </w:rPr>
        <w:t>,</w:t>
      </w:r>
      <w:r>
        <w:rPr>
          <w:rStyle w:val="number"/>
          <w:rFonts w:ascii="inter-regular" w:hAnsi="inter-regular"/>
          <w:color w:val="C00000"/>
          <w:bdr w:val="none" w:sz="0" w:space="0" w:color="auto" w:frame="1"/>
        </w:rPr>
        <w:t>11</w:t>
      </w:r>
      <w:r>
        <w:rPr>
          <w:rFonts w:ascii="inter-regular" w:hAnsi="inter-regular"/>
          <w:color w:val="000000"/>
          <w:bdr w:val="none" w:sz="0" w:space="0" w:color="auto" w:frame="1"/>
        </w:rPr>
        <w:t>));  </w:t>
      </w:r>
    </w:p>
    <w:p w14:paraId="3DF6A427" w14:textId="77777777" w:rsidR="006A5EF6" w:rsidRDefault="006A5EF6">
      <w:pPr>
        <w:numPr>
          <w:ilvl w:val="0"/>
          <w:numId w:val="83"/>
        </w:numPr>
        <w:spacing w:after="0" w:line="375" w:lineRule="atLeast"/>
        <w:jc w:val="both"/>
        <w:rPr>
          <w:rFonts w:ascii="inter-regular" w:hAnsi="inter-regular"/>
          <w:color w:val="000000"/>
        </w:rPr>
      </w:pPr>
      <w:r>
        <w:rPr>
          <w:rFonts w:ascii="inter-regular" w:hAnsi="inter-regular"/>
          <w:color w:val="000000"/>
          <w:bdr w:val="none" w:sz="0" w:space="0" w:color="auto" w:frame="1"/>
        </w:rPr>
        <w:t>System.out.println(Adder.add(</w:t>
      </w:r>
      <w:r>
        <w:rPr>
          <w:rStyle w:val="number"/>
          <w:rFonts w:ascii="inter-regular" w:hAnsi="inter-regular"/>
          <w:color w:val="C00000"/>
          <w:bdr w:val="none" w:sz="0" w:space="0" w:color="auto" w:frame="1"/>
        </w:rPr>
        <w:t>12.3</w:t>
      </w:r>
      <w:r>
        <w:rPr>
          <w:rFonts w:ascii="inter-regular" w:hAnsi="inter-regular"/>
          <w:color w:val="000000"/>
          <w:bdr w:val="none" w:sz="0" w:space="0" w:color="auto" w:frame="1"/>
        </w:rPr>
        <w:t>,</w:t>
      </w:r>
      <w:r>
        <w:rPr>
          <w:rStyle w:val="number"/>
          <w:rFonts w:ascii="inter-regular" w:hAnsi="inter-regular"/>
          <w:color w:val="C00000"/>
          <w:bdr w:val="none" w:sz="0" w:space="0" w:color="auto" w:frame="1"/>
        </w:rPr>
        <w:t>12.6</w:t>
      </w:r>
      <w:r>
        <w:rPr>
          <w:rFonts w:ascii="inter-regular" w:hAnsi="inter-regular"/>
          <w:color w:val="000000"/>
          <w:bdr w:val="none" w:sz="0" w:space="0" w:color="auto" w:frame="1"/>
        </w:rPr>
        <w:t>));  </w:t>
      </w:r>
    </w:p>
    <w:p w14:paraId="3A0436F2" w14:textId="77777777" w:rsidR="006A5EF6" w:rsidRDefault="006A5EF6">
      <w:pPr>
        <w:pStyle w:val="alt"/>
        <w:numPr>
          <w:ilvl w:val="0"/>
          <w:numId w:val="83"/>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w:t>
      </w:r>
    </w:p>
    <w:p w14:paraId="4EBCC664" w14:textId="77777777" w:rsidR="006A5EF6" w:rsidRDefault="006A5EF6" w:rsidP="006A5EF6">
      <w:pPr>
        <w:rPr>
          <w:rFonts w:ascii="Times New Roman" w:hAnsi="Times New Roman"/>
        </w:rPr>
      </w:pPr>
      <w:hyperlink r:id="rId73" w:tgtFrame="_blank" w:history="1">
        <w:r>
          <w:rPr>
            <w:rStyle w:val="Hyperlink"/>
            <w:rFonts w:ascii="Verdana" w:hAnsi="Verdana"/>
            <w:b/>
            <w:bCs/>
            <w:color w:val="FFFFFF"/>
            <w:sz w:val="20"/>
            <w:szCs w:val="20"/>
            <w:shd w:val="clear" w:color="auto" w:fill="4CAF50"/>
          </w:rPr>
          <w:t>Test it Now</w:t>
        </w:r>
      </w:hyperlink>
    </w:p>
    <w:p w14:paraId="3B13DA6C" w14:textId="77777777" w:rsidR="006A5EF6" w:rsidRDefault="006A5EF6" w:rsidP="006A5EF6">
      <w:pPr>
        <w:pStyle w:val="NormalWeb"/>
        <w:shd w:val="clear" w:color="auto" w:fill="FFFFFF"/>
        <w:jc w:val="both"/>
        <w:rPr>
          <w:rFonts w:ascii="inter-regular" w:hAnsi="inter-regular"/>
          <w:color w:val="333333"/>
        </w:rPr>
      </w:pPr>
      <w:r>
        <w:rPr>
          <w:rFonts w:ascii="inter-regular" w:hAnsi="inter-regular"/>
          <w:color w:val="333333"/>
        </w:rPr>
        <w:t>Output:</w:t>
      </w:r>
    </w:p>
    <w:p w14:paraId="03AF30E3" w14:textId="77777777" w:rsidR="006A5EF6" w:rsidRDefault="006A5EF6" w:rsidP="006A5EF6">
      <w:pPr>
        <w:pStyle w:val="HTMLPreformatted"/>
        <w:shd w:val="clear" w:color="auto" w:fill="EEEEEE"/>
        <w:jc w:val="both"/>
        <w:rPr>
          <w:color w:val="535559"/>
        </w:rPr>
      </w:pPr>
      <w:r>
        <w:rPr>
          <w:color w:val="535559"/>
        </w:rPr>
        <w:t>22</w:t>
      </w:r>
    </w:p>
    <w:p w14:paraId="72F32B29" w14:textId="77777777" w:rsidR="006A5EF6" w:rsidRDefault="006A5EF6" w:rsidP="006A5EF6">
      <w:pPr>
        <w:pStyle w:val="HTMLPreformatted"/>
        <w:shd w:val="clear" w:color="auto" w:fill="EEEEEE"/>
        <w:jc w:val="both"/>
        <w:rPr>
          <w:color w:val="535559"/>
        </w:rPr>
      </w:pPr>
      <w:r>
        <w:rPr>
          <w:color w:val="535559"/>
        </w:rPr>
        <w:t>24.9</w:t>
      </w:r>
    </w:p>
    <w:p w14:paraId="75CBB4A9" w14:textId="77777777" w:rsidR="006A5EF6" w:rsidRDefault="00000000" w:rsidP="006A5EF6">
      <w:pPr>
        <w:rPr>
          <w:rFonts w:ascii="Times New Roman" w:hAnsi="Times New Roman"/>
        </w:rPr>
      </w:pPr>
      <w:r>
        <w:pict w14:anchorId="6C0389A6">
          <v:rect id="_x0000_i1042" style="width:0;height:.75pt" o:hrstd="t" o:hrnoshade="t" o:hr="t" fillcolor="#d4d4d4" stroked="f"/>
        </w:pict>
      </w:r>
    </w:p>
    <w:p w14:paraId="22DE9F79" w14:textId="77777777" w:rsidR="006A5EF6" w:rsidRDefault="006A5EF6" w:rsidP="006A5EF6">
      <w:pPr>
        <w:pStyle w:val="Heading3"/>
        <w:shd w:val="clear" w:color="auto" w:fill="FFFFFF"/>
        <w:spacing w:line="312" w:lineRule="atLeast"/>
        <w:jc w:val="both"/>
        <w:rPr>
          <w:rFonts w:ascii="Helvetica" w:hAnsi="Helvetica"/>
          <w:color w:val="610B4B"/>
          <w:sz w:val="32"/>
          <w:szCs w:val="32"/>
        </w:rPr>
      </w:pPr>
      <w:r>
        <w:rPr>
          <w:rFonts w:ascii="Helvetica" w:hAnsi="Helvetica"/>
          <w:b/>
          <w:bCs/>
          <w:color w:val="610B4B"/>
          <w:sz w:val="32"/>
          <w:szCs w:val="32"/>
        </w:rPr>
        <w:t>Q) Why Method Overloading is not possible by changing the return type of method only?</w:t>
      </w:r>
    </w:p>
    <w:p w14:paraId="5198A3F9" w14:textId="77777777" w:rsidR="006A5EF6" w:rsidRDefault="006A5EF6" w:rsidP="006A5EF6">
      <w:pPr>
        <w:pStyle w:val="NormalWeb"/>
        <w:shd w:val="clear" w:color="auto" w:fill="FFFFFF"/>
        <w:jc w:val="both"/>
        <w:rPr>
          <w:rFonts w:ascii="inter-regular" w:hAnsi="inter-regular"/>
          <w:color w:val="333333"/>
        </w:rPr>
      </w:pPr>
      <w:r>
        <w:rPr>
          <w:rFonts w:ascii="inter-regular" w:hAnsi="inter-regular"/>
          <w:color w:val="333333"/>
        </w:rPr>
        <w:t>In java, method overloading is not possible by changing the return type of the method only because of ambiguity. Let's see how ambiguity may occur:</w:t>
      </w:r>
    </w:p>
    <w:p w14:paraId="67D75814" w14:textId="77777777" w:rsidR="006A5EF6" w:rsidRDefault="006A5EF6">
      <w:pPr>
        <w:pStyle w:val="alt"/>
        <w:numPr>
          <w:ilvl w:val="0"/>
          <w:numId w:val="84"/>
        </w:numPr>
        <w:spacing w:before="0" w:beforeAutospacing="0" w:after="0" w:afterAutospacing="0" w:line="375" w:lineRule="atLeast"/>
        <w:jc w:val="both"/>
        <w:rPr>
          <w:rFonts w:ascii="inter-regular" w:hAnsi="inter-regular"/>
          <w:color w:val="000000"/>
        </w:rPr>
      </w:pPr>
      <w:r>
        <w:rPr>
          <w:rStyle w:val="keyword"/>
          <w:rFonts w:ascii="inter-regular" w:hAnsi="inter-regular"/>
          <w:b/>
          <w:bCs/>
          <w:color w:val="006699"/>
          <w:bdr w:val="none" w:sz="0" w:space="0" w:color="auto" w:frame="1"/>
        </w:rPr>
        <w:t>class</w:t>
      </w:r>
      <w:r>
        <w:rPr>
          <w:rFonts w:ascii="inter-regular" w:hAnsi="inter-regular"/>
          <w:color w:val="000000"/>
          <w:bdr w:val="none" w:sz="0" w:space="0" w:color="auto" w:frame="1"/>
        </w:rPr>
        <w:t> Adder{  </w:t>
      </w:r>
    </w:p>
    <w:p w14:paraId="4B5AE230" w14:textId="77777777" w:rsidR="006A5EF6" w:rsidRDefault="006A5EF6">
      <w:pPr>
        <w:numPr>
          <w:ilvl w:val="0"/>
          <w:numId w:val="84"/>
        </w:numPr>
        <w:spacing w:after="0" w:line="375" w:lineRule="atLeast"/>
        <w:jc w:val="both"/>
        <w:rPr>
          <w:rFonts w:ascii="inter-regular" w:hAnsi="inter-regular"/>
          <w:color w:val="000000"/>
        </w:rPr>
      </w:pPr>
      <w:r>
        <w:rPr>
          <w:rStyle w:val="keyword"/>
          <w:rFonts w:ascii="inter-regular" w:hAnsi="inter-regular"/>
          <w:b/>
          <w:bCs/>
          <w:color w:val="006699"/>
          <w:bdr w:val="none" w:sz="0" w:space="0" w:color="auto" w:frame="1"/>
        </w:rPr>
        <w:t>static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int</w:t>
      </w:r>
      <w:r>
        <w:rPr>
          <w:rFonts w:ascii="inter-regular" w:hAnsi="inter-regular"/>
          <w:color w:val="000000"/>
          <w:bdr w:val="none" w:sz="0" w:space="0" w:color="auto" w:frame="1"/>
        </w:rPr>
        <w:t> add(</w:t>
      </w:r>
      <w:r>
        <w:rPr>
          <w:rStyle w:val="keyword"/>
          <w:rFonts w:ascii="inter-regular" w:hAnsi="inter-regular"/>
          <w:b/>
          <w:bCs/>
          <w:color w:val="006699"/>
          <w:bdr w:val="none" w:sz="0" w:space="0" w:color="auto" w:frame="1"/>
        </w:rPr>
        <w:t>int</w:t>
      </w:r>
      <w:r>
        <w:rPr>
          <w:rFonts w:ascii="inter-regular" w:hAnsi="inter-regular"/>
          <w:color w:val="000000"/>
          <w:bdr w:val="none" w:sz="0" w:space="0" w:color="auto" w:frame="1"/>
        </w:rPr>
        <w:t> a,</w:t>
      </w:r>
      <w:r>
        <w:rPr>
          <w:rStyle w:val="keyword"/>
          <w:rFonts w:ascii="inter-regular" w:hAnsi="inter-regular"/>
          <w:b/>
          <w:bCs/>
          <w:color w:val="006699"/>
          <w:bdr w:val="none" w:sz="0" w:space="0" w:color="auto" w:frame="1"/>
        </w:rPr>
        <w:t>int</w:t>
      </w:r>
      <w:r>
        <w:rPr>
          <w:rFonts w:ascii="inter-regular" w:hAnsi="inter-regular"/>
          <w:color w:val="000000"/>
          <w:bdr w:val="none" w:sz="0" w:space="0" w:color="auto" w:frame="1"/>
        </w:rPr>
        <w:t> b){</w:t>
      </w:r>
      <w:r>
        <w:rPr>
          <w:rStyle w:val="keyword"/>
          <w:rFonts w:ascii="inter-regular" w:hAnsi="inter-regular"/>
          <w:b/>
          <w:bCs/>
          <w:color w:val="006699"/>
          <w:bdr w:val="none" w:sz="0" w:space="0" w:color="auto" w:frame="1"/>
        </w:rPr>
        <w:t>return</w:t>
      </w:r>
      <w:r>
        <w:rPr>
          <w:rFonts w:ascii="inter-regular" w:hAnsi="inter-regular"/>
          <w:color w:val="000000"/>
          <w:bdr w:val="none" w:sz="0" w:space="0" w:color="auto" w:frame="1"/>
        </w:rPr>
        <w:t> a+b;}  </w:t>
      </w:r>
    </w:p>
    <w:p w14:paraId="78A42CFE" w14:textId="77777777" w:rsidR="006A5EF6" w:rsidRDefault="006A5EF6">
      <w:pPr>
        <w:pStyle w:val="alt"/>
        <w:numPr>
          <w:ilvl w:val="0"/>
          <w:numId w:val="84"/>
        </w:numPr>
        <w:spacing w:before="0" w:beforeAutospacing="0" w:after="0" w:afterAutospacing="0" w:line="375" w:lineRule="atLeast"/>
        <w:jc w:val="both"/>
        <w:rPr>
          <w:rFonts w:ascii="inter-regular" w:hAnsi="inter-regular"/>
          <w:color w:val="000000"/>
        </w:rPr>
      </w:pPr>
      <w:r>
        <w:rPr>
          <w:rStyle w:val="keyword"/>
          <w:rFonts w:ascii="inter-regular" w:hAnsi="inter-regular"/>
          <w:b/>
          <w:bCs/>
          <w:color w:val="006699"/>
          <w:bdr w:val="none" w:sz="0" w:space="0" w:color="auto" w:frame="1"/>
        </w:rPr>
        <w:t>static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double</w:t>
      </w:r>
      <w:r>
        <w:rPr>
          <w:rFonts w:ascii="inter-regular" w:hAnsi="inter-regular"/>
          <w:color w:val="000000"/>
          <w:bdr w:val="none" w:sz="0" w:space="0" w:color="auto" w:frame="1"/>
        </w:rPr>
        <w:t> add(</w:t>
      </w:r>
      <w:r>
        <w:rPr>
          <w:rStyle w:val="keyword"/>
          <w:rFonts w:ascii="inter-regular" w:hAnsi="inter-regular"/>
          <w:b/>
          <w:bCs/>
          <w:color w:val="006699"/>
          <w:bdr w:val="none" w:sz="0" w:space="0" w:color="auto" w:frame="1"/>
        </w:rPr>
        <w:t>int</w:t>
      </w:r>
      <w:r>
        <w:rPr>
          <w:rFonts w:ascii="inter-regular" w:hAnsi="inter-regular"/>
          <w:color w:val="000000"/>
          <w:bdr w:val="none" w:sz="0" w:space="0" w:color="auto" w:frame="1"/>
        </w:rPr>
        <w:t> a,</w:t>
      </w:r>
      <w:r>
        <w:rPr>
          <w:rStyle w:val="keyword"/>
          <w:rFonts w:ascii="inter-regular" w:hAnsi="inter-regular"/>
          <w:b/>
          <w:bCs/>
          <w:color w:val="006699"/>
          <w:bdr w:val="none" w:sz="0" w:space="0" w:color="auto" w:frame="1"/>
        </w:rPr>
        <w:t>int</w:t>
      </w:r>
      <w:r>
        <w:rPr>
          <w:rFonts w:ascii="inter-regular" w:hAnsi="inter-regular"/>
          <w:color w:val="000000"/>
          <w:bdr w:val="none" w:sz="0" w:space="0" w:color="auto" w:frame="1"/>
        </w:rPr>
        <w:t> b){</w:t>
      </w:r>
      <w:r>
        <w:rPr>
          <w:rStyle w:val="keyword"/>
          <w:rFonts w:ascii="inter-regular" w:hAnsi="inter-regular"/>
          <w:b/>
          <w:bCs/>
          <w:color w:val="006699"/>
          <w:bdr w:val="none" w:sz="0" w:space="0" w:color="auto" w:frame="1"/>
        </w:rPr>
        <w:t>return</w:t>
      </w:r>
      <w:r>
        <w:rPr>
          <w:rFonts w:ascii="inter-regular" w:hAnsi="inter-regular"/>
          <w:color w:val="000000"/>
          <w:bdr w:val="none" w:sz="0" w:space="0" w:color="auto" w:frame="1"/>
        </w:rPr>
        <w:t> a+b;}  </w:t>
      </w:r>
    </w:p>
    <w:p w14:paraId="4D5EF925" w14:textId="77777777" w:rsidR="006A5EF6" w:rsidRDefault="006A5EF6">
      <w:pPr>
        <w:numPr>
          <w:ilvl w:val="0"/>
          <w:numId w:val="84"/>
        </w:numPr>
        <w:spacing w:after="0" w:line="375" w:lineRule="atLeast"/>
        <w:jc w:val="both"/>
        <w:rPr>
          <w:rFonts w:ascii="inter-regular" w:hAnsi="inter-regular"/>
          <w:color w:val="000000"/>
        </w:rPr>
      </w:pPr>
      <w:r>
        <w:rPr>
          <w:rFonts w:ascii="inter-regular" w:hAnsi="inter-regular"/>
          <w:color w:val="000000"/>
          <w:bdr w:val="none" w:sz="0" w:space="0" w:color="auto" w:frame="1"/>
        </w:rPr>
        <w:t>}  </w:t>
      </w:r>
    </w:p>
    <w:p w14:paraId="4F88D76F" w14:textId="77777777" w:rsidR="006A5EF6" w:rsidRDefault="006A5EF6">
      <w:pPr>
        <w:pStyle w:val="alt"/>
        <w:numPr>
          <w:ilvl w:val="0"/>
          <w:numId w:val="84"/>
        </w:numPr>
        <w:spacing w:before="0" w:beforeAutospacing="0" w:after="0" w:afterAutospacing="0" w:line="375" w:lineRule="atLeast"/>
        <w:jc w:val="both"/>
        <w:rPr>
          <w:rFonts w:ascii="inter-regular" w:hAnsi="inter-regular"/>
          <w:color w:val="000000"/>
        </w:rPr>
      </w:pPr>
      <w:r>
        <w:rPr>
          <w:rStyle w:val="keyword"/>
          <w:rFonts w:ascii="inter-regular" w:hAnsi="inter-regular"/>
          <w:b/>
          <w:bCs/>
          <w:color w:val="006699"/>
          <w:bdr w:val="none" w:sz="0" w:space="0" w:color="auto" w:frame="1"/>
        </w:rPr>
        <w:t>class</w:t>
      </w:r>
      <w:r>
        <w:rPr>
          <w:rFonts w:ascii="inter-regular" w:hAnsi="inter-regular"/>
          <w:color w:val="000000"/>
          <w:bdr w:val="none" w:sz="0" w:space="0" w:color="auto" w:frame="1"/>
        </w:rPr>
        <w:t> TestOverloading3{  </w:t>
      </w:r>
    </w:p>
    <w:p w14:paraId="4FBD92BE" w14:textId="77777777" w:rsidR="006A5EF6" w:rsidRDefault="006A5EF6">
      <w:pPr>
        <w:numPr>
          <w:ilvl w:val="0"/>
          <w:numId w:val="84"/>
        </w:numPr>
        <w:spacing w:after="0" w:line="375" w:lineRule="atLeast"/>
        <w:jc w:val="both"/>
        <w:rPr>
          <w:rFonts w:ascii="inter-regular" w:hAnsi="inter-regular"/>
          <w:color w:val="000000"/>
        </w:rPr>
      </w:pPr>
      <w:r>
        <w:rPr>
          <w:rStyle w:val="keyword"/>
          <w:rFonts w:ascii="inter-regular" w:hAnsi="inter-regular"/>
          <w:b/>
          <w:bCs/>
          <w:color w:val="006699"/>
          <w:bdr w:val="none" w:sz="0" w:space="0" w:color="auto" w:frame="1"/>
        </w:rPr>
        <w:t>public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static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void</w:t>
      </w:r>
      <w:r>
        <w:rPr>
          <w:rFonts w:ascii="inter-regular" w:hAnsi="inter-regular"/>
          <w:color w:val="000000"/>
          <w:bdr w:val="none" w:sz="0" w:space="0" w:color="auto" w:frame="1"/>
        </w:rPr>
        <w:t> main(String[] args){  </w:t>
      </w:r>
    </w:p>
    <w:p w14:paraId="36B35F90" w14:textId="77777777" w:rsidR="006A5EF6" w:rsidRDefault="006A5EF6">
      <w:pPr>
        <w:pStyle w:val="alt"/>
        <w:numPr>
          <w:ilvl w:val="0"/>
          <w:numId w:val="84"/>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System.out.println(Adder.add(</w:t>
      </w:r>
      <w:r>
        <w:rPr>
          <w:rStyle w:val="number"/>
          <w:rFonts w:ascii="inter-regular" w:hAnsi="inter-regular"/>
          <w:color w:val="C00000"/>
          <w:bdr w:val="none" w:sz="0" w:space="0" w:color="auto" w:frame="1"/>
        </w:rPr>
        <w:t>11</w:t>
      </w:r>
      <w:r>
        <w:rPr>
          <w:rFonts w:ascii="inter-regular" w:hAnsi="inter-regular"/>
          <w:color w:val="000000"/>
          <w:bdr w:val="none" w:sz="0" w:space="0" w:color="auto" w:frame="1"/>
        </w:rPr>
        <w:t>,</w:t>
      </w:r>
      <w:r>
        <w:rPr>
          <w:rStyle w:val="number"/>
          <w:rFonts w:ascii="inter-regular" w:hAnsi="inter-regular"/>
          <w:color w:val="C00000"/>
          <w:bdr w:val="none" w:sz="0" w:space="0" w:color="auto" w:frame="1"/>
        </w:rPr>
        <w:t>11</w:t>
      </w:r>
      <w:r>
        <w:rPr>
          <w:rFonts w:ascii="inter-regular" w:hAnsi="inter-regular"/>
          <w:color w:val="000000"/>
          <w:bdr w:val="none" w:sz="0" w:space="0" w:color="auto" w:frame="1"/>
        </w:rPr>
        <w:t>));</w:t>
      </w:r>
      <w:r>
        <w:rPr>
          <w:rStyle w:val="comment"/>
          <w:rFonts w:ascii="inter-regular" w:hAnsi="inter-regular"/>
          <w:color w:val="008200"/>
          <w:bdr w:val="none" w:sz="0" w:space="0" w:color="auto" w:frame="1"/>
        </w:rPr>
        <w:t>//ambiguity</w:t>
      </w:r>
      <w:r>
        <w:rPr>
          <w:rFonts w:ascii="inter-regular" w:hAnsi="inter-regular"/>
          <w:color w:val="000000"/>
          <w:bdr w:val="none" w:sz="0" w:space="0" w:color="auto" w:frame="1"/>
        </w:rPr>
        <w:t>  </w:t>
      </w:r>
    </w:p>
    <w:p w14:paraId="1A65D74E" w14:textId="77777777" w:rsidR="006A5EF6" w:rsidRDefault="006A5EF6">
      <w:pPr>
        <w:numPr>
          <w:ilvl w:val="0"/>
          <w:numId w:val="84"/>
        </w:numPr>
        <w:spacing w:after="0" w:line="375" w:lineRule="atLeast"/>
        <w:jc w:val="both"/>
        <w:rPr>
          <w:rFonts w:ascii="inter-regular" w:hAnsi="inter-regular"/>
          <w:color w:val="000000"/>
        </w:rPr>
      </w:pPr>
      <w:r>
        <w:rPr>
          <w:rFonts w:ascii="inter-regular" w:hAnsi="inter-regular"/>
          <w:color w:val="000000"/>
          <w:bdr w:val="none" w:sz="0" w:space="0" w:color="auto" w:frame="1"/>
        </w:rPr>
        <w:t>}}  </w:t>
      </w:r>
    </w:p>
    <w:p w14:paraId="50018375" w14:textId="77777777" w:rsidR="006A5EF6" w:rsidRDefault="006A5EF6" w:rsidP="006A5EF6">
      <w:pPr>
        <w:spacing w:line="240" w:lineRule="auto"/>
        <w:rPr>
          <w:rFonts w:ascii="Times New Roman" w:hAnsi="Times New Roman"/>
        </w:rPr>
      </w:pPr>
      <w:hyperlink r:id="rId74" w:tgtFrame="_blank" w:history="1">
        <w:r>
          <w:rPr>
            <w:rStyle w:val="Hyperlink"/>
            <w:rFonts w:ascii="Verdana" w:hAnsi="Verdana"/>
            <w:b/>
            <w:bCs/>
            <w:color w:val="FFFFFF"/>
            <w:sz w:val="20"/>
            <w:szCs w:val="20"/>
            <w:shd w:val="clear" w:color="auto" w:fill="4CAF50"/>
          </w:rPr>
          <w:t>Test it Now</w:t>
        </w:r>
      </w:hyperlink>
    </w:p>
    <w:p w14:paraId="651CFB37" w14:textId="77777777" w:rsidR="006A5EF6" w:rsidRDefault="006A5EF6" w:rsidP="006A5EF6">
      <w:pPr>
        <w:pStyle w:val="NormalWeb"/>
        <w:shd w:val="clear" w:color="auto" w:fill="FFFFFF"/>
        <w:jc w:val="both"/>
        <w:rPr>
          <w:rFonts w:ascii="inter-regular" w:hAnsi="inter-regular"/>
          <w:color w:val="333333"/>
        </w:rPr>
      </w:pPr>
      <w:r>
        <w:rPr>
          <w:rFonts w:ascii="inter-regular" w:hAnsi="inter-regular"/>
          <w:color w:val="333333"/>
        </w:rPr>
        <w:t>Output:</w:t>
      </w:r>
    </w:p>
    <w:p w14:paraId="23DE5369" w14:textId="77777777" w:rsidR="006A5EF6" w:rsidRDefault="006A5EF6" w:rsidP="006A5EF6">
      <w:pPr>
        <w:pStyle w:val="HTMLPreformatted"/>
        <w:shd w:val="clear" w:color="auto" w:fill="EEEEEE"/>
        <w:jc w:val="both"/>
        <w:rPr>
          <w:color w:val="535559"/>
        </w:rPr>
      </w:pPr>
      <w:r>
        <w:rPr>
          <w:color w:val="535559"/>
        </w:rPr>
        <w:t>Compile Time Error: method add(int,int) is already defined in class Adder</w:t>
      </w:r>
    </w:p>
    <w:p w14:paraId="2332A23C" w14:textId="77777777" w:rsidR="006A5EF6" w:rsidRDefault="006A5EF6" w:rsidP="006A5EF6">
      <w:pPr>
        <w:pStyle w:val="NormalWeb"/>
        <w:shd w:val="clear" w:color="auto" w:fill="FFFFFF"/>
        <w:jc w:val="both"/>
        <w:rPr>
          <w:rFonts w:ascii="inter-regular" w:hAnsi="inter-regular"/>
          <w:color w:val="333333"/>
        </w:rPr>
      </w:pPr>
      <w:r>
        <w:rPr>
          <w:rFonts w:ascii="inter-regular" w:hAnsi="inter-regular"/>
          <w:color w:val="333333"/>
        </w:rPr>
        <w:t>System.out.println(Adder.add(11,11)); //Here, how can java determine which sum() method should be called?</w:t>
      </w:r>
    </w:p>
    <w:p w14:paraId="6886AF63" w14:textId="77777777" w:rsidR="006A5EF6" w:rsidRDefault="006A5EF6" w:rsidP="006A5EF6">
      <w:pPr>
        <w:pStyle w:val="Heading4"/>
        <w:pBdr>
          <w:left w:val="single" w:sz="18" w:space="30" w:color="FFA500"/>
        </w:pBdr>
        <w:shd w:val="clear" w:color="auto" w:fill="FAEBD7"/>
        <w:jc w:val="both"/>
        <w:rPr>
          <w:rFonts w:ascii="Arial" w:hAnsi="Arial" w:cs="Arial"/>
          <w:b w:val="0"/>
          <w:bCs w:val="0"/>
          <w:color w:val="333333"/>
          <w:sz w:val="23"/>
          <w:szCs w:val="23"/>
        </w:rPr>
      </w:pPr>
      <w:r>
        <w:rPr>
          <w:rFonts w:ascii="Arial" w:hAnsi="Arial" w:cs="Arial"/>
          <w:b w:val="0"/>
          <w:bCs w:val="0"/>
          <w:color w:val="333333"/>
          <w:sz w:val="23"/>
          <w:szCs w:val="23"/>
        </w:rPr>
        <w:t>Note: Compile Time Error is better than Run Time Error. So, java compiler renders compiler time error if you declare the same method having same parameters.</w:t>
      </w:r>
    </w:p>
    <w:p w14:paraId="12034FC5" w14:textId="77777777" w:rsidR="006A5EF6" w:rsidRDefault="006A5EF6" w:rsidP="006A5EF6">
      <w:pPr>
        <w:pStyle w:val="Heading3"/>
        <w:shd w:val="clear" w:color="auto" w:fill="FFFFFF"/>
        <w:spacing w:line="312" w:lineRule="atLeast"/>
        <w:jc w:val="both"/>
        <w:rPr>
          <w:rFonts w:ascii="Helvetica" w:hAnsi="Helvetica" w:cs="Times New Roman"/>
          <w:b/>
          <w:bCs/>
          <w:color w:val="610B4B"/>
          <w:sz w:val="32"/>
          <w:szCs w:val="32"/>
        </w:rPr>
      </w:pPr>
      <w:r>
        <w:rPr>
          <w:rFonts w:ascii="Helvetica" w:hAnsi="Helvetica"/>
          <w:b/>
          <w:bCs/>
          <w:color w:val="610B4B"/>
          <w:sz w:val="32"/>
          <w:szCs w:val="32"/>
        </w:rPr>
        <w:lastRenderedPageBreak/>
        <w:t>Can we overload java main() method?</w:t>
      </w:r>
    </w:p>
    <w:p w14:paraId="2417F423" w14:textId="77777777" w:rsidR="006A5EF6" w:rsidRDefault="006A5EF6" w:rsidP="006A5EF6">
      <w:pPr>
        <w:pStyle w:val="NormalWeb"/>
        <w:shd w:val="clear" w:color="auto" w:fill="FFFFFF"/>
        <w:jc w:val="both"/>
        <w:rPr>
          <w:rFonts w:ascii="inter-regular" w:hAnsi="inter-regular"/>
          <w:color w:val="333333"/>
        </w:rPr>
      </w:pPr>
      <w:r>
        <w:rPr>
          <w:rFonts w:ascii="inter-regular" w:hAnsi="inter-regular"/>
          <w:color w:val="333333"/>
        </w:rPr>
        <w:t>Yes, by method overloading. You can have any number of main methods in a class by method overloading. But </w:t>
      </w:r>
      <w:hyperlink r:id="rId75" w:history="1">
        <w:r>
          <w:rPr>
            <w:rStyle w:val="Hyperlink"/>
            <w:rFonts w:ascii="inter-regular" w:hAnsi="inter-regular"/>
            <w:color w:val="008000"/>
          </w:rPr>
          <w:t>JVM</w:t>
        </w:r>
      </w:hyperlink>
      <w:r>
        <w:rPr>
          <w:rFonts w:ascii="inter-regular" w:hAnsi="inter-regular"/>
          <w:color w:val="333333"/>
        </w:rPr>
        <w:t> calls main() method which receives string array as arguments only. Let's see the simple example:</w:t>
      </w:r>
    </w:p>
    <w:p w14:paraId="45FDA5B3" w14:textId="77777777" w:rsidR="006A5EF6" w:rsidRDefault="006A5EF6">
      <w:pPr>
        <w:pStyle w:val="alt"/>
        <w:numPr>
          <w:ilvl w:val="0"/>
          <w:numId w:val="85"/>
        </w:numPr>
        <w:spacing w:before="0" w:beforeAutospacing="0" w:after="0" w:afterAutospacing="0" w:line="375" w:lineRule="atLeast"/>
        <w:jc w:val="both"/>
        <w:rPr>
          <w:rFonts w:ascii="inter-regular" w:hAnsi="inter-regular"/>
          <w:color w:val="000000"/>
        </w:rPr>
      </w:pPr>
      <w:r>
        <w:rPr>
          <w:rStyle w:val="keyword"/>
          <w:rFonts w:ascii="inter-regular" w:hAnsi="inter-regular"/>
          <w:b/>
          <w:bCs/>
          <w:color w:val="006699"/>
          <w:bdr w:val="none" w:sz="0" w:space="0" w:color="auto" w:frame="1"/>
        </w:rPr>
        <w:t>class</w:t>
      </w:r>
      <w:r>
        <w:rPr>
          <w:rFonts w:ascii="inter-regular" w:hAnsi="inter-regular"/>
          <w:color w:val="000000"/>
          <w:bdr w:val="none" w:sz="0" w:space="0" w:color="auto" w:frame="1"/>
        </w:rPr>
        <w:t> TestOverloading4{  </w:t>
      </w:r>
    </w:p>
    <w:p w14:paraId="2ECAACB4" w14:textId="77777777" w:rsidR="006A5EF6" w:rsidRDefault="006A5EF6">
      <w:pPr>
        <w:numPr>
          <w:ilvl w:val="0"/>
          <w:numId w:val="85"/>
        </w:numPr>
        <w:spacing w:after="0" w:line="375" w:lineRule="atLeast"/>
        <w:jc w:val="both"/>
        <w:rPr>
          <w:rFonts w:ascii="inter-regular" w:hAnsi="inter-regular"/>
          <w:color w:val="000000"/>
        </w:rPr>
      </w:pPr>
      <w:r>
        <w:rPr>
          <w:rStyle w:val="keyword"/>
          <w:rFonts w:ascii="inter-regular" w:hAnsi="inter-regular"/>
          <w:b/>
          <w:bCs/>
          <w:color w:val="006699"/>
          <w:bdr w:val="none" w:sz="0" w:space="0" w:color="auto" w:frame="1"/>
        </w:rPr>
        <w:t>public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static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void</w:t>
      </w:r>
      <w:r>
        <w:rPr>
          <w:rFonts w:ascii="inter-regular" w:hAnsi="inter-regular"/>
          <w:color w:val="000000"/>
          <w:bdr w:val="none" w:sz="0" w:space="0" w:color="auto" w:frame="1"/>
        </w:rPr>
        <w:t> main(String[] args){System.out.println(</w:t>
      </w:r>
      <w:r>
        <w:rPr>
          <w:rStyle w:val="string"/>
          <w:rFonts w:ascii="inter-regular" w:hAnsi="inter-regular"/>
          <w:color w:val="0000FF"/>
          <w:bdr w:val="none" w:sz="0" w:space="0" w:color="auto" w:frame="1"/>
        </w:rPr>
        <w:t>"main with String[]"</w:t>
      </w:r>
      <w:r>
        <w:rPr>
          <w:rFonts w:ascii="inter-regular" w:hAnsi="inter-regular"/>
          <w:color w:val="000000"/>
          <w:bdr w:val="none" w:sz="0" w:space="0" w:color="auto" w:frame="1"/>
        </w:rPr>
        <w:t>);}  </w:t>
      </w:r>
    </w:p>
    <w:p w14:paraId="305045B7" w14:textId="77777777" w:rsidR="006A5EF6" w:rsidRDefault="006A5EF6">
      <w:pPr>
        <w:pStyle w:val="alt"/>
        <w:numPr>
          <w:ilvl w:val="0"/>
          <w:numId w:val="85"/>
        </w:numPr>
        <w:spacing w:before="0" w:beforeAutospacing="0" w:after="0" w:afterAutospacing="0" w:line="375" w:lineRule="atLeast"/>
        <w:jc w:val="both"/>
        <w:rPr>
          <w:rFonts w:ascii="inter-regular" w:hAnsi="inter-regular"/>
          <w:color w:val="000000"/>
        </w:rPr>
      </w:pPr>
      <w:r>
        <w:rPr>
          <w:rStyle w:val="keyword"/>
          <w:rFonts w:ascii="inter-regular" w:hAnsi="inter-regular"/>
          <w:b/>
          <w:bCs/>
          <w:color w:val="006699"/>
          <w:bdr w:val="none" w:sz="0" w:space="0" w:color="auto" w:frame="1"/>
        </w:rPr>
        <w:t>public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static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void</w:t>
      </w:r>
      <w:r>
        <w:rPr>
          <w:rFonts w:ascii="inter-regular" w:hAnsi="inter-regular"/>
          <w:color w:val="000000"/>
          <w:bdr w:val="none" w:sz="0" w:space="0" w:color="auto" w:frame="1"/>
        </w:rPr>
        <w:t> main(String args){System.out.println(</w:t>
      </w:r>
      <w:r>
        <w:rPr>
          <w:rStyle w:val="string"/>
          <w:rFonts w:ascii="inter-regular" w:hAnsi="inter-regular"/>
          <w:color w:val="0000FF"/>
          <w:bdr w:val="none" w:sz="0" w:space="0" w:color="auto" w:frame="1"/>
        </w:rPr>
        <w:t>"main with String"</w:t>
      </w:r>
      <w:r>
        <w:rPr>
          <w:rFonts w:ascii="inter-regular" w:hAnsi="inter-regular"/>
          <w:color w:val="000000"/>
          <w:bdr w:val="none" w:sz="0" w:space="0" w:color="auto" w:frame="1"/>
        </w:rPr>
        <w:t>);}  </w:t>
      </w:r>
    </w:p>
    <w:p w14:paraId="128F4C88" w14:textId="77777777" w:rsidR="006A5EF6" w:rsidRDefault="006A5EF6">
      <w:pPr>
        <w:numPr>
          <w:ilvl w:val="0"/>
          <w:numId w:val="85"/>
        </w:numPr>
        <w:spacing w:after="0" w:line="375" w:lineRule="atLeast"/>
        <w:jc w:val="both"/>
        <w:rPr>
          <w:rFonts w:ascii="inter-regular" w:hAnsi="inter-regular"/>
          <w:color w:val="000000"/>
        </w:rPr>
      </w:pPr>
      <w:r>
        <w:rPr>
          <w:rStyle w:val="keyword"/>
          <w:rFonts w:ascii="inter-regular" w:hAnsi="inter-regular"/>
          <w:b/>
          <w:bCs/>
          <w:color w:val="006699"/>
          <w:bdr w:val="none" w:sz="0" w:space="0" w:color="auto" w:frame="1"/>
        </w:rPr>
        <w:t>public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static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void</w:t>
      </w:r>
      <w:r>
        <w:rPr>
          <w:rFonts w:ascii="inter-regular" w:hAnsi="inter-regular"/>
          <w:color w:val="000000"/>
          <w:bdr w:val="none" w:sz="0" w:space="0" w:color="auto" w:frame="1"/>
        </w:rPr>
        <w:t> main(){System.out.println(</w:t>
      </w:r>
      <w:r>
        <w:rPr>
          <w:rStyle w:val="string"/>
          <w:rFonts w:ascii="inter-regular" w:hAnsi="inter-regular"/>
          <w:color w:val="0000FF"/>
          <w:bdr w:val="none" w:sz="0" w:space="0" w:color="auto" w:frame="1"/>
        </w:rPr>
        <w:t>"main without args"</w:t>
      </w:r>
      <w:r>
        <w:rPr>
          <w:rFonts w:ascii="inter-regular" w:hAnsi="inter-regular"/>
          <w:color w:val="000000"/>
          <w:bdr w:val="none" w:sz="0" w:space="0" w:color="auto" w:frame="1"/>
        </w:rPr>
        <w:t>);}  </w:t>
      </w:r>
    </w:p>
    <w:p w14:paraId="1E77C916" w14:textId="77777777" w:rsidR="006A5EF6" w:rsidRDefault="006A5EF6">
      <w:pPr>
        <w:pStyle w:val="alt"/>
        <w:numPr>
          <w:ilvl w:val="0"/>
          <w:numId w:val="85"/>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w:t>
      </w:r>
    </w:p>
    <w:p w14:paraId="746A1600" w14:textId="77777777" w:rsidR="006A5EF6" w:rsidRDefault="006A5EF6" w:rsidP="006A5EF6">
      <w:pPr>
        <w:rPr>
          <w:rFonts w:ascii="Times New Roman" w:hAnsi="Times New Roman"/>
        </w:rPr>
      </w:pPr>
      <w:hyperlink r:id="rId76" w:tgtFrame="_blank" w:history="1">
        <w:r>
          <w:rPr>
            <w:rStyle w:val="Hyperlink"/>
            <w:rFonts w:ascii="Verdana" w:hAnsi="Verdana"/>
            <w:b/>
            <w:bCs/>
            <w:color w:val="FFFFFF"/>
            <w:sz w:val="20"/>
            <w:szCs w:val="20"/>
            <w:shd w:val="clear" w:color="auto" w:fill="4CAF50"/>
          </w:rPr>
          <w:t>Test it Now</w:t>
        </w:r>
      </w:hyperlink>
    </w:p>
    <w:p w14:paraId="24DAE301" w14:textId="77777777" w:rsidR="006A5EF6" w:rsidRDefault="006A5EF6" w:rsidP="006A5EF6">
      <w:pPr>
        <w:pStyle w:val="NormalWeb"/>
        <w:shd w:val="clear" w:color="auto" w:fill="FFFFFF"/>
        <w:jc w:val="both"/>
        <w:rPr>
          <w:rFonts w:ascii="inter-regular" w:hAnsi="inter-regular"/>
          <w:color w:val="333333"/>
        </w:rPr>
      </w:pPr>
      <w:r>
        <w:rPr>
          <w:rFonts w:ascii="inter-regular" w:hAnsi="inter-regular"/>
          <w:color w:val="333333"/>
        </w:rPr>
        <w:t>Output:</w:t>
      </w:r>
    </w:p>
    <w:p w14:paraId="7C437181" w14:textId="77777777" w:rsidR="006A5EF6" w:rsidRDefault="006A5EF6" w:rsidP="006A5EF6">
      <w:pPr>
        <w:pStyle w:val="HTMLPreformatted"/>
        <w:shd w:val="clear" w:color="auto" w:fill="EEEEEE"/>
        <w:jc w:val="both"/>
        <w:rPr>
          <w:color w:val="535559"/>
        </w:rPr>
      </w:pPr>
      <w:r>
        <w:rPr>
          <w:color w:val="535559"/>
        </w:rPr>
        <w:t>main with String[]</w:t>
      </w:r>
    </w:p>
    <w:p w14:paraId="42666164" w14:textId="77777777" w:rsidR="006A5EF6" w:rsidRDefault="006A5EF6" w:rsidP="006A5EF6">
      <w:pPr>
        <w:pStyle w:val="Heading3"/>
        <w:shd w:val="clear" w:color="auto" w:fill="FFFFFF"/>
        <w:jc w:val="both"/>
        <w:rPr>
          <w:rFonts w:ascii="Tahoma" w:hAnsi="Tahoma" w:cs="Tahoma"/>
          <w:color w:val="610B4B"/>
          <w:sz w:val="33"/>
          <w:szCs w:val="33"/>
        </w:rPr>
      </w:pPr>
      <w:r>
        <w:rPr>
          <w:rFonts w:ascii="Tahoma" w:hAnsi="Tahoma" w:cs="Tahoma"/>
          <w:b/>
          <w:bCs/>
          <w:color w:val="610B4B"/>
          <w:sz w:val="33"/>
          <w:szCs w:val="33"/>
        </w:rPr>
        <w:t>Example of Method Overloading with TypePromotion</w:t>
      </w:r>
    </w:p>
    <w:p w14:paraId="6CB31929" w14:textId="77777777" w:rsidR="006A5EF6" w:rsidRDefault="006A5EF6">
      <w:pPr>
        <w:pStyle w:val="alt"/>
        <w:numPr>
          <w:ilvl w:val="0"/>
          <w:numId w:val="86"/>
        </w:numPr>
        <w:spacing w:before="0" w:beforeAutospacing="0" w:after="0" w:afterAutospacing="0" w:line="375" w:lineRule="atLeast"/>
        <w:jc w:val="both"/>
        <w:rPr>
          <w:rFonts w:ascii="inter-regular" w:hAnsi="inter-regular"/>
          <w:color w:val="000000"/>
        </w:rPr>
      </w:pPr>
      <w:r>
        <w:rPr>
          <w:rStyle w:val="keyword"/>
          <w:rFonts w:ascii="inter-regular" w:hAnsi="inter-regular"/>
          <w:b/>
          <w:bCs/>
          <w:color w:val="006699"/>
          <w:bdr w:val="none" w:sz="0" w:space="0" w:color="auto" w:frame="1"/>
        </w:rPr>
        <w:t>class</w:t>
      </w:r>
      <w:r>
        <w:rPr>
          <w:rFonts w:ascii="inter-regular" w:hAnsi="inter-regular"/>
          <w:color w:val="000000"/>
          <w:bdr w:val="none" w:sz="0" w:space="0" w:color="auto" w:frame="1"/>
        </w:rPr>
        <w:t> OverloadingCalculation1{  </w:t>
      </w:r>
    </w:p>
    <w:p w14:paraId="2DD91FF3" w14:textId="77777777" w:rsidR="006A5EF6" w:rsidRDefault="006A5EF6">
      <w:pPr>
        <w:numPr>
          <w:ilvl w:val="0"/>
          <w:numId w:val="86"/>
        </w:numPr>
        <w:spacing w:after="0" w:line="375" w:lineRule="atLeast"/>
        <w:jc w:val="both"/>
        <w:rPr>
          <w:rFonts w:ascii="inter-regular" w:hAnsi="inter-regular"/>
          <w:color w:val="000000"/>
        </w:rPr>
      </w:pP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void</w:t>
      </w:r>
      <w:r>
        <w:rPr>
          <w:rFonts w:ascii="inter-regular" w:hAnsi="inter-regular"/>
          <w:color w:val="000000"/>
          <w:bdr w:val="none" w:sz="0" w:space="0" w:color="auto" w:frame="1"/>
        </w:rPr>
        <w:t> sum(</w:t>
      </w:r>
      <w:r>
        <w:rPr>
          <w:rStyle w:val="keyword"/>
          <w:rFonts w:ascii="inter-regular" w:hAnsi="inter-regular"/>
          <w:b/>
          <w:bCs/>
          <w:color w:val="006699"/>
          <w:bdr w:val="none" w:sz="0" w:space="0" w:color="auto" w:frame="1"/>
        </w:rPr>
        <w:t>int</w:t>
      </w:r>
      <w:r>
        <w:rPr>
          <w:rFonts w:ascii="inter-regular" w:hAnsi="inter-regular"/>
          <w:color w:val="000000"/>
          <w:bdr w:val="none" w:sz="0" w:space="0" w:color="auto" w:frame="1"/>
        </w:rPr>
        <w:t> a,</w:t>
      </w:r>
      <w:r>
        <w:rPr>
          <w:rStyle w:val="keyword"/>
          <w:rFonts w:ascii="inter-regular" w:hAnsi="inter-regular"/>
          <w:b/>
          <w:bCs/>
          <w:color w:val="006699"/>
          <w:bdr w:val="none" w:sz="0" w:space="0" w:color="auto" w:frame="1"/>
        </w:rPr>
        <w:t>long</w:t>
      </w:r>
      <w:r>
        <w:rPr>
          <w:rFonts w:ascii="inter-regular" w:hAnsi="inter-regular"/>
          <w:color w:val="000000"/>
          <w:bdr w:val="none" w:sz="0" w:space="0" w:color="auto" w:frame="1"/>
        </w:rPr>
        <w:t> b){System.out.println(a+b);}  </w:t>
      </w:r>
    </w:p>
    <w:p w14:paraId="7DAB7009" w14:textId="77777777" w:rsidR="006A5EF6" w:rsidRDefault="006A5EF6">
      <w:pPr>
        <w:pStyle w:val="alt"/>
        <w:numPr>
          <w:ilvl w:val="0"/>
          <w:numId w:val="86"/>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void</w:t>
      </w:r>
      <w:r>
        <w:rPr>
          <w:rFonts w:ascii="inter-regular" w:hAnsi="inter-regular"/>
          <w:color w:val="000000"/>
          <w:bdr w:val="none" w:sz="0" w:space="0" w:color="auto" w:frame="1"/>
        </w:rPr>
        <w:t> sum(</w:t>
      </w:r>
      <w:r>
        <w:rPr>
          <w:rStyle w:val="keyword"/>
          <w:rFonts w:ascii="inter-regular" w:hAnsi="inter-regular"/>
          <w:b/>
          <w:bCs/>
          <w:color w:val="006699"/>
          <w:bdr w:val="none" w:sz="0" w:space="0" w:color="auto" w:frame="1"/>
        </w:rPr>
        <w:t>int</w:t>
      </w:r>
      <w:r>
        <w:rPr>
          <w:rFonts w:ascii="inter-regular" w:hAnsi="inter-regular"/>
          <w:color w:val="000000"/>
          <w:bdr w:val="none" w:sz="0" w:space="0" w:color="auto" w:frame="1"/>
        </w:rPr>
        <w:t> a,</w:t>
      </w:r>
      <w:r>
        <w:rPr>
          <w:rStyle w:val="keyword"/>
          <w:rFonts w:ascii="inter-regular" w:hAnsi="inter-regular"/>
          <w:b/>
          <w:bCs/>
          <w:color w:val="006699"/>
          <w:bdr w:val="none" w:sz="0" w:space="0" w:color="auto" w:frame="1"/>
        </w:rPr>
        <w:t>int</w:t>
      </w:r>
      <w:r>
        <w:rPr>
          <w:rFonts w:ascii="inter-regular" w:hAnsi="inter-regular"/>
          <w:color w:val="000000"/>
          <w:bdr w:val="none" w:sz="0" w:space="0" w:color="auto" w:frame="1"/>
        </w:rPr>
        <w:t> b,</w:t>
      </w:r>
      <w:r>
        <w:rPr>
          <w:rStyle w:val="keyword"/>
          <w:rFonts w:ascii="inter-regular" w:hAnsi="inter-regular"/>
          <w:b/>
          <w:bCs/>
          <w:color w:val="006699"/>
          <w:bdr w:val="none" w:sz="0" w:space="0" w:color="auto" w:frame="1"/>
        </w:rPr>
        <w:t>int</w:t>
      </w:r>
      <w:r>
        <w:rPr>
          <w:rFonts w:ascii="inter-regular" w:hAnsi="inter-regular"/>
          <w:color w:val="000000"/>
          <w:bdr w:val="none" w:sz="0" w:space="0" w:color="auto" w:frame="1"/>
        </w:rPr>
        <w:t> c){System.out.println(a+b+c);}  </w:t>
      </w:r>
    </w:p>
    <w:p w14:paraId="34F60367" w14:textId="77777777" w:rsidR="006A5EF6" w:rsidRDefault="006A5EF6">
      <w:pPr>
        <w:numPr>
          <w:ilvl w:val="0"/>
          <w:numId w:val="86"/>
        </w:numPr>
        <w:spacing w:after="0" w:line="375" w:lineRule="atLeast"/>
        <w:jc w:val="both"/>
        <w:rPr>
          <w:rFonts w:ascii="inter-regular" w:hAnsi="inter-regular"/>
          <w:color w:val="000000"/>
        </w:rPr>
      </w:pPr>
      <w:r>
        <w:rPr>
          <w:rFonts w:ascii="inter-regular" w:hAnsi="inter-regular"/>
          <w:color w:val="000000"/>
          <w:bdr w:val="none" w:sz="0" w:space="0" w:color="auto" w:frame="1"/>
        </w:rPr>
        <w:t>  </w:t>
      </w:r>
    </w:p>
    <w:p w14:paraId="5CED6341" w14:textId="77777777" w:rsidR="006A5EF6" w:rsidRDefault="006A5EF6">
      <w:pPr>
        <w:pStyle w:val="alt"/>
        <w:numPr>
          <w:ilvl w:val="0"/>
          <w:numId w:val="86"/>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public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static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void</w:t>
      </w:r>
      <w:r>
        <w:rPr>
          <w:rFonts w:ascii="inter-regular" w:hAnsi="inter-regular"/>
          <w:color w:val="000000"/>
          <w:bdr w:val="none" w:sz="0" w:space="0" w:color="auto" w:frame="1"/>
        </w:rPr>
        <w:t> main(String args[]){  </w:t>
      </w:r>
    </w:p>
    <w:p w14:paraId="1A05907A" w14:textId="77777777" w:rsidR="006A5EF6" w:rsidRDefault="006A5EF6">
      <w:pPr>
        <w:numPr>
          <w:ilvl w:val="0"/>
          <w:numId w:val="86"/>
        </w:numPr>
        <w:spacing w:after="0" w:line="375" w:lineRule="atLeast"/>
        <w:jc w:val="both"/>
        <w:rPr>
          <w:rFonts w:ascii="inter-regular" w:hAnsi="inter-regular"/>
          <w:color w:val="000000"/>
        </w:rPr>
      </w:pPr>
      <w:r>
        <w:rPr>
          <w:rFonts w:ascii="inter-regular" w:hAnsi="inter-regular"/>
          <w:color w:val="000000"/>
          <w:bdr w:val="none" w:sz="0" w:space="0" w:color="auto" w:frame="1"/>
        </w:rPr>
        <w:t>  OverloadingCalculation1 obj=</w:t>
      </w:r>
      <w:r>
        <w:rPr>
          <w:rStyle w:val="keyword"/>
          <w:rFonts w:ascii="inter-regular" w:hAnsi="inter-regular"/>
          <w:b/>
          <w:bCs/>
          <w:color w:val="006699"/>
          <w:bdr w:val="none" w:sz="0" w:space="0" w:color="auto" w:frame="1"/>
        </w:rPr>
        <w:t>new</w:t>
      </w:r>
      <w:r>
        <w:rPr>
          <w:rFonts w:ascii="inter-regular" w:hAnsi="inter-regular"/>
          <w:color w:val="000000"/>
          <w:bdr w:val="none" w:sz="0" w:space="0" w:color="auto" w:frame="1"/>
        </w:rPr>
        <w:t> OverloadingCalculation1();  </w:t>
      </w:r>
    </w:p>
    <w:p w14:paraId="62846652" w14:textId="77777777" w:rsidR="006A5EF6" w:rsidRDefault="006A5EF6">
      <w:pPr>
        <w:pStyle w:val="alt"/>
        <w:numPr>
          <w:ilvl w:val="0"/>
          <w:numId w:val="86"/>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obj.sum(</w:t>
      </w:r>
      <w:r>
        <w:rPr>
          <w:rStyle w:val="number"/>
          <w:rFonts w:ascii="inter-regular" w:hAnsi="inter-regular"/>
          <w:color w:val="C00000"/>
          <w:bdr w:val="none" w:sz="0" w:space="0" w:color="auto" w:frame="1"/>
        </w:rPr>
        <w:t>20</w:t>
      </w:r>
      <w:r>
        <w:rPr>
          <w:rFonts w:ascii="inter-regular" w:hAnsi="inter-regular"/>
          <w:color w:val="000000"/>
          <w:bdr w:val="none" w:sz="0" w:space="0" w:color="auto" w:frame="1"/>
        </w:rPr>
        <w:t>,</w:t>
      </w:r>
      <w:r>
        <w:rPr>
          <w:rStyle w:val="number"/>
          <w:rFonts w:ascii="inter-regular" w:hAnsi="inter-regular"/>
          <w:color w:val="C00000"/>
          <w:bdr w:val="none" w:sz="0" w:space="0" w:color="auto" w:frame="1"/>
        </w:rPr>
        <w:t>20</w:t>
      </w:r>
      <w:r>
        <w:rPr>
          <w:rFonts w:ascii="inter-regular" w:hAnsi="inter-regular"/>
          <w:color w:val="000000"/>
          <w:bdr w:val="none" w:sz="0" w:space="0" w:color="auto" w:frame="1"/>
        </w:rPr>
        <w:t>);</w:t>
      </w:r>
      <w:r>
        <w:rPr>
          <w:rStyle w:val="comment"/>
          <w:rFonts w:ascii="inter-regular" w:hAnsi="inter-regular"/>
          <w:color w:val="008200"/>
          <w:bdr w:val="none" w:sz="0" w:space="0" w:color="auto" w:frame="1"/>
        </w:rPr>
        <w:t>//now second int literal will be promoted to long</w:t>
      </w:r>
      <w:r>
        <w:rPr>
          <w:rFonts w:ascii="inter-regular" w:hAnsi="inter-regular"/>
          <w:color w:val="000000"/>
          <w:bdr w:val="none" w:sz="0" w:space="0" w:color="auto" w:frame="1"/>
        </w:rPr>
        <w:t>  </w:t>
      </w:r>
    </w:p>
    <w:p w14:paraId="0C563501" w14:textId="77777777" w:rsidR="006A5EF6" w:rsidRDefault="006A5EF6">
      <w:pPr>
        <w:numPr>
          <w:ilvl w:val="0"/>
          <w:numId w:val="86"/>
        </w:numPr>
        <w:spacing w:after="0" w:line="375" w:lineRule="atLeast"/>
        <w:jc w:val="both"/>
        <w:rPr>
          <w:rFonts w:ascii="inter-regular" w:hAnsi="inter-regular"/>
          <w:color w:val="000000"/>
        </w:rPr>
      </w:pPr>
      <w:r>
        <w:rPr>
          <w:rFonts w:ascii="inter-regular" w:hAnsi="inter-regular"/>
          <w:color w:val="000000"/>
          <w:bdr w:val="none" w:sz="0" w:space="0" w:color="auto" w:frame="1"/>
        </w:rPr>
        <w:t>  obj.sum(</w:t>
      </w:r>
      <w:r>
        <w:rPr>
          <w:rStyle w:val="number"/>
          <w:rFonts w:ascii="inter-regular" w:hAnsi="inter-regular"/>
          <w:color w:val="C00000"/>
          <w:bdr w:val="none" w:sz="0" w:space="0" w:color="auto" w:frame="1"/>
        </w:rPr>
        <w:t>20</w:t>
      </w:r>
      <w:r>
        <w:rPr>
          <w:rFonts w:ascii="inter-regular" w:hAnsi="inter-regular"/>
          <w:color w:val="000000"/>
          <w:bdr w:val="none" w:sz="0" w:space="0" w:color="auto" w:frame="1"/>
        </w:rPr>
        <w:t>,</w:t>
      </w:r>
      <w:r>
        <w:rPr>
          <w:rStyle w:val="number"/>
          <w:rFonts w:ascii="inter-regular" w:hAnsi="inter-regular"/>
          <w:color w:val="C00000"/>
          <w:bdr w:val="none" w:sz="0" w:space="0" w:color="auto" w:frame="1"/>
        </w:rPr>
        <w:t>20</w:t>
      </w:r>
      <w:r>
        <w:rPr>
          <w:rFonts w:ascii="inter-regular" w:hAnsi="inter-regular"/>
          <w:color w:val="000000"/>
          <w:bdr w:val="none" w:sz="0" w:space="0" w:color="auto" w:frame="1"/>
        </w:rPr>
        <w:t>,</w:t>
      </w:r>
      <w:r>
        <w:rPr>
          <w:rStyle w:val="number"/>
          <w:rFonts w:ascii="inter-regular" w:hAnsi="inter-regular"/>
          <w:color w:val="C00000"/>
          <w:bdr w:val="none" w:sz="0" w:space="0" w:color="auto" w:frame="1"/>
        </w:rPr>
        <w:t>20</w:t>
      </w:r>
      <w:r>
        <w:rPr>
          <w:rFonts w:ascii="inter-regular" w:hAnsi="inter-regular"/>
          <w:color w:val="000000"/>
          <w:bdr w:val="none" w:sz="0" w:space="0" w:color="auto" w:frame="1"/>
        </w:rPr>
        <w:t>);  </w:t>
      </w:r>
    </w:p>
    <w:p w14:paraId="623C1957" w14:textId="77777777" w:rsidR="006A5EF6" w:rsidRDefault="006A5EF6">
      <w:pPr>
        <w:pStyle w:val="alt"/>
        <w:numPr>
          <w:ilvl w:val="0"/>
          <w:numId w:val="86"/>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w:t>
      </w:r>
    </w:p>
    <w:p w14:paraId="36A4FE5D" w14:textId="77777777" w:rsidR="006A5EF6" w:rsidRDefault="006A5EF6">
      <w:pPr>
        <w:numPr>
          <w:ilvl w:val="0"/>
          <w:numId w:val="86"/>
        </w:numPr>
        <w:spacing w:after="0" w:line="375" w:lineRule="atLeast"/>
        <w:jc w:val="both"/>
        <w:rPr>
          <w:rFonts w:ascii="inter-regular" w:hAnsi="inter-regular"/>
          <w:color w:val="000000"/>
        </w:rPr>
      </w:pPr>
      <w:r>
        <w:rPr>
          <w:rFonts w:ascii="inter-regular" w:hAnsi="inter-regular"/>
          <w:color w:val="000000"/>
          <w:bdr w:val="none" w:sz="0" w:space="0" w:color="auto" w:frame="1"/>
        </w:rPr>
        <w:t>  }  </w:t>
      </w:r>
    </w:p>
    <w:p w14:paraId="72BF14DE" w14:textId="77777777" w:rsidR="006A5EF6" w:rsidRDefault="006A5EF6">
      <w:pPr>
        <w:pStyle w:val="alt"/>
        <w:numPr>
          <w:ilvl w:val="0"/>
          <w:numId w:val="86"/>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w:t>
      </w:r>
    </w:p>
    <w:p w14:paraId="279075BF" w14:textId="77777777" w:rsidR="006A5EF6" w:rsidRDefault="006A5EF6" w:rsidP="006A5EF6">
      <w:pPr>
        <w:rPr>
          <w:rFonts w:ascii="Times New Roman" w:hAnsi="Times New Roman"/>
        </w:rPr>
      </w:pPr>
      <w:hyperlink r:id="rId77" w:tgtFrame="_blank" w:history="1">
        <w:r>
          <w:rPr>
            <w:rStyle w:val="Hyperlink"/>
            <w:rFonts w:ascii="Verdana" w:hAnsi="Verdana"/>
            <w:b/>
            <w:bCs/>
            <w:color w:val="FFFFFF"/>
            <w:sz w:val="20"/>
            <w:szCs w:val="20"/>
            <w:shd w:val="clear" w:color="auto" w:fill="4CAF50"/>
          </w:rPr>
          <w:t>Test it Now</w:t>
        </w:r>
      </w:hyperlink>
    </w:p>
    <w:p w14:paraId="6C01E5D8" w14:textId="77777777" w:rsidR="006A5EF6" w:rsidRDefault="006A5EF6" w:rsidP="006A5EF6">
      <w:pPr>
        <w:pStyle w:val="HTMLPreformatted"/>
        <w:shd w:val="clear" w:color="auto" w:fill="EEEEEE"/>
        <w:jc w:val="both"/>
        <w:rPr>
          <w:color w:val="535559"/>
        </w:rPr>
      </w:pPr>
      <w:r>
        <w:rPr>
          <w:color w:val="535559"/>
        </w:rPr>
        <w:t>Output:40</w:t>
      </w:r>
    </w:p>
    <w:p w14:paraId="1FDB77EC" w14:textId="77777777" w:rsidR="006A5EF6" w:rsidRDefault="006A5EF6" w:rsidP="006A5EF6">
      <w:pPr>
        <w:pStyle w:val="HTMLPreformatted"/>
        <w:shd w:val="clear" w:color="auto" w:fill="EEEEEE"/>
        <w:jc w:val="both"/>
        <w:rPr>
          <w:color w:val="535559"/>
        </w:rPr>
      </w:pPr>
      <w:r>
        <w:rPr>
          <w:color w:val="535559"/>
        </w:rPr>
        <w:t xml:space="preserve">       60</w:t>
      </w:r>
    </w:p>
    <w:p w14:paraId="4194544D" w14:textId="77777777" w:rsidR="006A5EF6" w:rsidRDefault="00000000" w:rsidP="006A5EF6">
      <w:r>
        <w:pict w14:anchorId="5EC4A535">
          <v:rect id="_x0000_i1043" style="width:0;height:.75pt" o:hrstd="t" o:hrnoshade="t" o:hr="t" fillcolor="#d4d4d4" stroked="f"/>
        </w:pict>
      </w:r>
    </w:p>
    <w:p w14:paraId="7272F752" w14:textId="77777777" w:rsidR="006A5EF6" w:rsidRDefault="006A5EF6" w:rsidP="006A5EF6">
      <w:pPr>
        <w:pStyle w:val="Heading3"/>
        <w:shd w:val="clear" w:color="auto" w:fill="FFFFFF"/>
        <w:jc w:val="both"/>
        <w:rPr>
          <w:rFonts w:ascii="Tahoma" w:hAnsi="Tahoma" w:cs="Tahoma"/>
          <w:color w:val="610B4B"/>
          <w:sz w:val="33"/>
          <w:szCs w:val="33"/>
        </w:rPr>
      </w:pPr>
      <w:r>
        <w:rPr>
          <w:rFonts w:ascii="Tahoma" w:hAnsi="Tahoma" w:cs="Tahoma"/>
          <w:b/>
          <w:bCs/>
          <w:color w:val="610B4B"/>
          <w:sz w:val="33"/>
          <w:szCs w:val="33"/>
        </w:rPr>
        <w:t>Example of Method Overloading with Type Promotion if matching found</w:t>
      </w:r>
    </w:p>
    <w:p w14:paraId="3F86ED77" w14:textId="77777777" w:rsidR="006A5EF6" w:rsidRDefault="006A5EF6" w:rsidP="006A5EF6">
      <w:pPr>
        <w:pStyle w:val="NormalWeb"/>
        <w:shd w:val="clear" w:color="auto" w:fill="FFFFFF"/>
        <w:jc w:val="both"/>
        <w:rPr>
          <w:rFonts w:ascii="inter-regular" w:hAnsi="inter-regular"/>
          <w:color w:val="333333"/>
        </w:rPr>
      </w:pPr>
      <w:r>
        <w:rPr>
          <w:rFonts w:ascii="inter-regular" w:hAnsi="inter-regular"/>
          <w:color w:val="333333"/>
        </w:rPr>
        <w:t>If there are matching type arguments in the method, type promotion is not performed.</w:t>
      </w:r>
    </w:p>
    <w:p w14:paraId="3650BEA1" w14:textId="77777777" w:rsidR="006A5EF6" w:rsidRDefault="006A5EF6">
      <w:pPr>
        <w:pStyle w:val="alt"/>
        <w:numPr>
          <w:ilvl w:val="0"/>
          <w:numId w:val="87"/>
        </w:numPr>
        <w:spacing w:before="0" w:beforeAutospacing="0" w:after="0" w:afterAutospacing="0" w:line="375" w:lineRule="atLeast"/>
        <w:jc w:val="both"/>
        <w:rPr>
          <w:rFonts w:ascii="inter-regular" w:hAnsi="inter-regular"/>
          <w:color w:val="000000"/>
        </w:rPr>
      </w:pPr>
      <w:r>
        <w:rPr>
          <w:rStyle w:val="keyword"/>
          <w:rFonts w:ascii="inter-regular" w:hAnsi="inter-regular"/>
          <w:b/>
          <w:bCs/>
          <w:color w:val="006699"/>
          <w:bdr w:val="none" w:sz="0" w:space="0" w:color="auto" w:frame="1"/>
        </w:rPr>
        <w:t>class</w:t>
      </w:r>
      <w:r>
        <w:rPr>
          <w:rFonts w:ascii="inter-regular" w:hAnsi="inter-regular"/>
          <w:color w:val="000000"/>
          <w:bdr w:val="none" w:sz="0" w:space="0" w:color="auto" w:frame="1"/>
        </w:rPr>
        <w:t> OverloadingCalculation2{  </w:t>
      </w:r>
    </w:p>
    <w:p w14:paraId="52ADFC81" w14:textId="77777777" w:rsidR="006A5EF6" w:rsidRDefault="006A5EF6">
      <w:pPr>
        <w:numPr>
          <w:ilvl w:val="0"/>
          <w:numId w:val="87"/>
        </w:numPr>
        <w:spacing w:after="0" w:line="375" w:lineRule="atLeast"/>
        <w:jc w:val="both"/>
        <w:rPr>
          <w:rFonts w:ascii="inter-regular" w:hAnsi="inter-regular"/>
          <w:color w:val="000000"/>
        </w:rPr>
      </w:pP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void</w:t>
      </w:r>
      <w:r>
        <w:rPr>
          <w:rFonts w:ascii="inter-regular" w:hAnsi="inter-regular"/>
          <w:color w:val="000000"/>
          <w:bdr w:val="none" w:sz="0" w:space="0" w:color="auto" w:frame="1"/>
        </w:rPr>
        <w:t> sum(</w:t>
      </w:r>
      <w:r>
        <w:rPr>
          <w:rStyle w:val="keyword"/>
          <w:rFonts w:ascii="inter-regular" w:hAnsi="inter-regular"/>
          <w:b/>
          <w:bCs/>
          <w:color w:val="006699"/>
          <w:bdr w:val="none" w:sz="0" w:space="0" w:color="auto" w:frame="1"/>
        </w:rPr>
        <w:t>int</w:t>
      </w:r>
      <w:r>
        <w:rPr>
          <w:rFonts w:ascii="inter-regular" w:hAnsi="inter-regular"/>
          <w:color w:val="000000"/>
          <w:bdr w:val="none" w:sz="0" w:space="0" w:color="auto" w:frame="1"/>
        </w:rPr>
        <w:t> a,</w:t>
      </w:r>
      <w:r>
        <w:rPr>
          <w:rStyle w:val="keyword"/>
          <w:rFonts w:ascii="inter-regular" w:hAnsi="inter-regular"/>
          <w:b/>
          <w:bCs/>
          <w:color w:val="006699"/>
          <w:bdr w:val="none" w:sz="0" w:space="0" w:color="auto" w:frame="1"/>
        </w:rPr>
        <w:t>int</w:t>
      </w:r>
      <w:r>
        <w:rPr>
          <w:rFonts w:ascii="inter-regular" w:hAnsi="inter-regular"/>
          <w:color w:val="000000"/>
          <w:bdr w:val="none" w:sz="0" w:space="0" w:color="auto" w:frame="1"/>
        </w:rPr>
        <w:t> b){System.out.println(</w:t>
      </w:r>
      <w:r>
        <w:rPr>
          <w:rStyle w:val="string"/>
          <w:rFonts w:ascii="inter-regular" w:hAnsi="inter-regular"/>
          <w:color w:val="0000FF"/>
          <w:bdr w:val="none" w:sz="0" w:space="0" w:color="auto" w:frame="1"/>
        </w:rPr>
        <w:t>"int arg method invoked"</w:t>
      </w:r>
      <w:r>
        <w:rPr>
          <w:rFonts w:ascii="inter-regular" w:hAnsi="inter-regular"/>
          <w:color w:val="000000"/>
          <w:bdr w:val="none" w:sz="0" w:space="0" w:color="auto" w:frame="1"/>
        </w:rPr>
        <w:t>);}  </w:t>
      </w:r>
    </w:p>
    <w:p w14:paraId="77BCCEC8" w14:textId="77777777" w:rsidR="006A5EF6" w:rsidRDefault="006A5EF6">
      <w:pPr>
        <w:pStyle w:val="alt"/>
        <w:numPr>
          <w:ilvl w:val="0"/>
          <w:numId w:val="87"/>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void</w:t>
      </w:r>
      <w:r>
        <w:rPr>
          <w:rFonts w:ascii="inter-regular" w:hAnsi="inter-regular"/>
          <w:color w:val="000000"/>
          <w:bdr w:val="none" w:sz="0" w:space="0" w:color="auto" w:frame="1"/>
        </w:rPr>
        <w:t> sum(</w:t>
      </w:r>
      <w:r>
        <w:rPr>
          <w:rStyle w:val="keyword"/>
          <w:rFonts w:ascii="inter-regular" w:hAnsi="inter-regular"/>
          <w:b/>
          <w:bCs/>
          <w:color w:val="006699"/>
          <w:bdr w:val="none" w:sz="0" w:space="0" w:color="auto" w:frame="1"/>
        </w:rPr>
        <w:t>long</w:t>
      </w:r>
      <w:r>
        <w:rPr>
          <w:rFonts w:ascii="inter-regular" w:hAnsi="inter-regular"/>
          <w:color w:val="000000"/>
          <w:bdr w:val="none" w:sz="0" w:space="0" w:color="auto" w:frame="1"/>
        </w:rPr>
        <w:t> a,</w:t>
      </w:r>
      <w:r>
        <w:rPr>
          <w:rStyle w:val="keyword"/>
          <w:rFonts w:ascii="inter-regular" w:hAnsi="inter-regular"/>
          <w:b/>
          <w:bCs/>
          <w:color w:val="006699"/>
          <w:bdr w:val="none" w:sz="0" w:space="0" w:color="auto" w:frame="1"/>
        </w:rPr>
        <w:t>long</w:t>
      </w:r>
      <w:r>
        <w:rPr>
          <w:rFonts w:ascii="inter-regular" w:hAnsi="inter-regular"/>
          <w:color w:val="000000"/>
          <w:bdr w:val="none" w:sz="0" w:space="0" w:color="auto" w:frame="1"/>
        </w:rPr>
        <w:t> b){System.out.println(</w:t>
      </w:r>
      <w:r>
        <w:rPr>
          <w:rStyle w:val="string"/>
          <w:rFonts w:ascii="inter-regular" w:hAnsi="inter-regular"/>
          <w:color w:val="0000FF"/>
          <w:bdr w:val="none" w:sz="0" w:space="0" w:color="auto" w:frame="1"/>
        </w:rPr>
        <w:t>"long arg method invoked"</w:t>
      </w:r>
      <w:r>
        <w:rPr>
          <w:rFonts w:ascii="inter-regular" w:hAnsi="inter-regular"/>
          <w:color w:val="000000"/>
          <w:bdr w:val="none" w:sz="0" w:space="0" w:color="auto" w:frame="1"/>
        </w:rPr>
        <w:t>);}  </w:t>
      </w:r>
    </w:p>
    <w:p w14:paraId="2155BA68" w14:textId="77777777" w:rsidR="006A5EF6" w:rsidRDefault="006A5EF6">
      <w:pPr>
        <w:numPr>
          <w:ilvl w:val="0"/>
          <w:numId w:val="87"/>
        </w:numPr>
        <w:spacing w:after="0" w:line="375" w:lineRule="atLeast"/>
        <w:jc w:val="both"/>
        <w:rPr>
          <w:rFonts w:ascii="inter-regular" w:hAnsi="inter-regular"/>
          <w:color w:val="000000"/>
        </w:rPr>
      </w:pPr>
      <w:r>
        <w:rPr>
          <w:rFonts w:ascii="inter-regular" w:hAnsi="inter-regular"/>
          <w:color w:val="000000"/>
          <w:bdr w:val="none" w:sz="0" w:space="0" w:color="auto" w:frame="1"/>
        </w:rPr>
        <w:lastRenderedPageBreak/>
        <w:t>  </w:t>
      </w:r>
    </w:p>
    <w:p w14:paraId="70DCE30C" w14:textId="77777777" w:rsidR="006A5EF6" w:rsidRDefault="006A5EF6">
      <w:pPr>
        <w:pStyle w:val="alt"/>
        <w:numPr>
          <w:ilvl w:val="0"/>
          <w:numId w:val="87"/>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public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static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void</w:t>
      </w:r>
      <w:r>
        <w:rPr>
          <w:rFonts w:ascii="inter-regular" w:hAnsi="inter-regular"/>
          <w:color w:val="000000"/>
          <w:bdr w:val="none" w:sz="0" w:space="0" w:color="auto" w:frame="1"/>
        </w:rPr>
        <w:t> main(String args[]){  </w:t>
      </w:r>
    </w:p>
    <w:p w14:paraId="64FF3732" w14:textId="77777777" w:rsidR="006A5EF6" w:rsidRDefault="006A5EF6">
      <w:pPr>
        <w:numPr>
          <w:ilvl w:val="0"/>
          <w:numId w:val="87"/>
        </w:numPr>
        <w:spacing w:after="0" w:line="375" w:lineRule="atLeast"/>
        <w:jc w:val="both"/>
        <w:rPr>
          <w:rFonts w:ascii="inter-regular" w:hAnsi="inter-regular"/>
          <w:color w:val="000000"/>
        </w:rPr>
      </w:pPr>
      <w:r>
        <w:rPr>
          <w:rFonts w:ascii="inter-regular" w:hAnsi="inter-regular"/>
          <w:color w:val="000000"/>
          <w:bdr w:val="none" w:sz="0" w:space="0" w:color="auto" w:frame="1"/>
        </w:rPr>
        <w:t>  OverloadingCalculation2 obj=</w:t>
      </w:r>
      <w:r>
        <w:rPr>
          <w:rStyle w:val="keyword"/>
          <w:rFonts w:ascii="inter-regular" w:hAnsi="inter-regular"/>
          <w:b/>
          <w:bCs/>
          <w:color w:val="006699"/>
          <w:bdr w:val="none" w:sz="0" w:space="0" w:color="auto" w:frame="1"/>
        </w:rPr>
        <w:t>new</w:t>
      </w:r>
      <w:r>
        <w:rPr>
          <w:rFonts w:ascii="inter-regular" w:hAnsi="inter-regular"/>
          <w:color w:val="000000"/>
          <w:bdr w:val="none" w:sz="0" w:space="0" w:color="auto" w:frame="1"/>
        </w:rPr>
        <w:t> OverloadingCalculation2();  </w:t>
      </w:r>
    </w:p>
    <w:p w14:paraId="2DF57279" w14:textId="77777777" w:rsidR="006A5EF6" w:rsidRDefault="006A5EF6">
      <w:pPr>
        <w:pStyle w:val="alt"/>
        <w:numPr>
          <w:ilvl w:val="0"/>
          <w:numId w:val="87"/>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obj.sum(</w:t>
      </w:r>
      <w:r>
        <w:rPr>
          <w:rStyle w:val="number"/>
          <w:rFonts w:ascii="inter-regular" w:hAnsi="inter-regular"/>
          <w:color w:val="C00000"/>
          <w:bdr w:val="none" w:sz="0" w:space="0" w:color="auto" w:frame="1"/>
        </w:rPr>
        <w:t>20</w:t>
      </w:r>
      <w:r>
        <w:rPr>
          <w:rFonts w:ascii="inter-regular" w:hAnsi="inter-regular"/>
          <w:color w:val="000000"/>
          <w:bdr w:val="none" w:sz="0" w:space="0" w:color="auto" w:frame="1"/>
        </w:rPr>
        <w:t>,</w:t>
      </w:r>
      <w:r>
        <w:rPr>
          <w:rStyle w:val="number"/>
          <w:rFonts w:ascii="inter-regular" w:hAnsi="inter-regular"/>
          <w:color w:val="C00000"/>
          <w:bdr w:val="none" w:sz="0" w:space="0" w:color="auto" w:frame="1"/>
        </w:rPr>
        <w:t>20</w:t>
      </w:r>
      <w:r>
        <w:rPr>
          <w:rFonts w:ascii="inter-regular" w:hAnsi="inter-regular"/>
          <w:color w:val="000000"/>
          <w:bdr w:val="none" w:sz="0" w:space="0" w:color="auto" w:frame="1"/>
        </w:rPr>
        <w:t>);</w:t>
      </w:r>
      <w:r>
        <w:rPr>
          <w:rStyle w:val="comment"/>
          <w:rFonts w:ascii="inter-regular" w:hAnsi="inter-regular"/>
          <w:color w:val="008200"/>
          <w:bdr w:val="none" w:sz="0" w:space="0" w:color="auto" w:frame="1"/>
        </w:rPr>
        <w:t>//now int arg sum() method gets invoked</w:t>
      </w:r>
      <w:r>
        <w:rPr>
          <w:rFonts w:ascii="inter-regular" w:hAnsi="inter-regular"/>
          <w:color w:val="000000"/>
          <w:bdr w:val="none" w:sz="0" w:space="0" w:color="auto" w:frame="1"/>
        </w:rPr>
        <w:t>  </w:t>
      </w:r>
    </w:p>
    <w:p w14:paraId="3C3568B8" w14:textId="77777777" w:rsidR="006A5EF6" w:rsidRDefault="006A5EF6">
      <w:pPr>
        <w:numPr>
          <w:ilvl w:val="0"/>
          <w:numId w:val="87"/>
        </w:numPr>
        <w:spacing w:after="0" w:line="375" w:lineRule="atLeast"/>
        <w:jc w:val="both"/>
        <w:rPr>
          <w:rFonts w:ascii="inter-regular" w:hAnsi="inter-regular"/>
          <w:color w:val="000000"/>
        </w:rPr>
      </w:pPr>
      <w:r>
        <w:rPr>
          <w:rFonts w:ascii="inter-regular" w:hAnsi="inter-regular"/>
          <w:color w:val="000000"/>
          <w:bdr w:val="none" w:sz="0" w:space="0" w:color="auto" w:frame="1"/>
        </w:rPr>
        <w:t>  }  </w:t>
      </w:r>
    </w:p>
    <w:p w14:paraId="67FF2FBC" w14:textId="77777777" w:rsidR="006A5EF6" w:rsidRDefault="006A5EF6">
      <w:pPr>
        <w:pStyle w:val="alt"/>
        <w:numPr>
          <w:ilvl w:val="0"/>
          <w:numId w:val="87"/>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w:t>
      </w:r>
    </w:p>
    <w:p w14:paraId="43D737C8" w14:textId="77777777" w:rsidR="006A5EF6" w:rsidRDefault="006A5EF6" w:rsidP="006A5EF6">
      <w:pPr>
        <w:rPr>
          <w:rFonts w:ascii="Times New Roman" w:hAnsi="Times New Roman"/>
        </w:rPr>
      </w:pPr>
      <w:hyperlink r:id="rId78" w:tgtFrame="_blank" w:history="1">
        <w:r>
          <w:rPr>
            <w:rStyle w:val="Hyperlink"/>
            <w:rFonts w:ascii="Verdana" w:hAnsi="Verdana"/>
            <w:b/>
            <w:bCs/>
            <w:color w:val="FFFFFF"/>
            <w:sz w:val="20"/>
            <w:szCs w:val="20"/>
            <w:shd w:val="clear" w:color="auto" w:fill="4CAF50"/>
          </w:rPr>
          <w:t>Test it Now</w:t>
        </w:r>
      </w:hyperlink>
    </w:p>
    <w:p w14:paraId="3283D07E" w14:textId="77777777" w:rsidR="006A5EF6" w:rsidRDefault="006A5EF6" w:rsidP="006A5EF6">
      <w:pPr>
        <w:pStyle w:val="HTMLPreformatted"/>
        <w:shd w:val="clear" w:color="auto" w:fill="EEEEEE"/>
        <w:jc w:val="both"/>
        <w:rPr>
          <w:color w:val="535559"/>
        </w:rPr>
      </w:pPr>
      <w:r>
        <w:rPr>
          <w:color w:val="535559"/>
        </w:rPr>
        <w:t>Output:int arg method invoked</w:t>
      </w:r>
    </w:p>
    <w:p w14:paraId="05E24DA4" w14:textId="77777777" w:rsidR="006A5EF6" w:rsidRDefault="006A5EF6" w:rsidP="006A5EF6">
      <w:pPr>
        <w:pStyle w:val="Heading3"/>
        <w:shd w:val="clear" w:color="auto" w:fill="FFFFFF"/>
        <w:jc w:val="both"/>
        <w:rPr>
          <w:rFonts w:ascii="Tahoma" w:hAnsi="Tahoma" w:cs="Tahoma"/>
          <w:color w:val="610B4B"/>
          <w:sz w:val="33"/>
          <w:szCs w:val="33"/>
        </w:rPr>
      </w:pPr>
      <w:r>
        <w:rPr>
          <w:rFonts w:ascii="Tahoma" w:hAnsi="Tahoma" w:cs="Tahoma"/>
          <w:b/>
          <w:bCs/>
          <w:color w:val="610B4B"/>
          <w:sz w:val="33"/>
          <w:szCs w:val="33"/>
        </w:rPr>
        <w:t>Example of Method Overloading with Type Promotion in case of ambiguity</w:t>
      </w:r>
    </w:p>
    <w:p w14:paraId="55C93437" w14:textId="77777777" w:rsidR="006A5EF6" w:rsidRDefault="006A5EF6" w:rsidP="006A5EF6">
      <w:pPr>
        <w:pStyle w:val="NormalWeb"/>
        <w:shd w:val="clear" w:color="auto" w:fill="FFFFFF"/>
        <w:jc w:val="both"/>
        <w:rPr>
          <w:rFonts w:ascii="inter-regular" w:hAnsi="inter-regular"/>
          <w:color w:val="333333"/>
        </w:rPr>
      </w:pPr>
      <w:r>
        <w:rPr>
          <w:rFonts w:ascii="inter-regular" w:hAnsi="inter-regular"/>
          <w:color w:val="333333"/>
        </w:rPr>
        <w:t>If there are no matching type arguments in the method, and each method promotes similar number of arguments, there will be ambiguity.</w:t>
      </w:r>
    </w:p>
    <w:p w14:paraId="22E4FF32" w14:textId="77777777" w:rsidR="006A5EF6" w:rsidRDefault="006A5EF6">
      <w:pPr>
        <w:pStyle w:val="alt"/>
        <w:numPr>
          <w:ilvl w:val="0"/>
          <w:numId w:val="88"/>
        </w:numPr>
        <w:spacing w:before="0" w:beforeAutospacing="0" w:after="0" w:afterAutospacing="0" w:line="375" w:lineRule="atLeast"/>
        <w:jc w:val="both"/>
        <w:rPr>
          <w:rFonts w:ascii="inter-regular" w:hAnsi="inter-regular"/>
          <w:color w:val="000000"/>
        </w:rPr>
      </w:pPr>
      <w:r>
        <w:rPr>
          <w:rStyle w:val="keyword"/>
          <w:rFonts w:ascii="inter-regular" w:hAnsi="inter-regular"/>
          <w:b/>
          <w:bCs/>
          <w:color w:val="006699"/>
          <w:bdr w:val="none" w:sz="0" w:space="0" w:color="auto" w:frame="1"/>
        </w:rPr>
        <w:t>class</w:t>
      </w:r>
      <w:r>
        <w:rPr>
          <w:rFonts w:ascii="inter-regular" w:hAnsi="inter-regular"/>
          <w:color w:val="000000"/>
          <w:bdr w:val="none" w:sz="0" w:space="0" w:color="auto" w:frame="1"/>
        </w:rPr>
        <w:t> OverloadingCalculation3{  </w:t>
      </w:r>
    </w:p>
    <w:p w14:paraId="461ED324" w14:textId="77777777" w:rsidR="006A5EF6" w:rsidRDefault="006A5EF6">
      <w:pPr>
        <w:numPr>
          <w:ilvl w:val="0"/>
          <w:numId w:val="88"/>
        </w:numPr>
        <w:spacing w:after="0" w:line="375" w:lineRule="atLeast"/>
        <w:jc w:val="both"/>
        <w:rPr>
          <w:rFonts w:ascii="inter-regular" w:hAnsi="inter-regular"/>
          <w:color w:val="000000"/>
        </w:rPr>
      </w:pP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void</w:t>
      </w:r>
      <w:r>
        <w:rPr>
          <w:rFonts w:ascii="inter-regular" w:hAnsi="inter-regular"/>
          <w:color w:val="000000"/>
          <w:bdr w:val="none" w:sz="0" w:space="0" w:color="auto" w:frame="1"/>
        </w:rPr>
        <w:t> sum(</w:t>
      </w:r>
      <w:r>
        <w:rPr>
          <w:rStyle w:val="keyword"/>
          <w:rFonts w:ascii="inter-regular" w:hAnsi="inter-regular"/>
          <w:b/>
          <w:bCs/>
          <w:color w:val="006699"/>
          <w:bdr w:val="none" w:sz="0" w:space="0" w:color="auto" w:frame="1"/>
        </w:rPr>
        <w:t>int</w:t>
      </w:r>
      <w:r>
        <w:rPr>
          <w:rFonts w:ascii="inter-regular" w:hAnsi="inter-regular"/>
          <w:color w:val="000000"/>
          <w:bdr w:val="none" w:sz="0" w:space="0" w:color="auto" w:frame="1"/>
        </w:rPr>
        <w:t> a,</w:t>
      </w:r>
      <w:r>
        <w:rPr>
          <w:rStyle w:val="keyword"/>
          <w:rFonts w:ascii="inter-regular" w:hAnsi="inter-regular"/>
          <w:b/>
          <w:bCs/>
          <w:color w:val="006699"/>
          <w:bdr w:val="none" w:sz="0" w:space="0" w:color="auto" w:frame="1"/>
        </w:rPr>
        <w:t>long</w:t>
      </w:r>
      <w:r>
        <w:rPr>
          <w:rFonts w:ascii="inter-regular" w:hAnsi="inter-regular"/>
          <w:color w:val="000000"/>
          <w:bdr w:val="none" w:sz="0" w:space="0" w:color="auto" w:frame="1"/>
        </w:rPr>
        <w:t> b){System.out.println(</w:t>
      </w:r>
      <w:r>
        <w:rPr>
          <w:rStyle w:val="string"/>
          <w:rFonts w:ascii="inter-regular" w:hAnsi="inter-regular"/>
          <w:color w:val="0000FF"/>
          <w:bdr w:val="none" w:sz="0" w:space="0" w:color="auto" w:frame="1"/>
        </w:rPr>
        <w:t>"a method invoked"</w:t>
      </w:r>
      <w:r>
        <w:rPr>
          <w:rFonts w:ascii="inter-regular" w:hAnsi="inter-regular"/>
          <w:color w:val="000000"/>
          <w:bdr w:val="none" w:sz="0" w:space="0" w:color="auto" w:frame="1"/>
        </w:rPr>
        <w:t>);}  </w:t>
      </w:r>
    </w:p>
    <w:p w14:paraId="2796EBD7" w14:textId="77777777" w:rsidR="006A5EF6" w:rsidRDefault="006A5EF6">
      <w:pPr>
        <w:pStyle w:val="alt"/>
        <w:numPr>
          <w:ilvl w:val="0"/>
          <w:numId w:val="88"/>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void</w:t>
      </w:r>
      <w:r>
        <w:rPr>
          <w:rFonts w:ascii="inter-regular" w:hAnsi="inter-regular"/>
          <w:color w:val="000000"/>
          <w:bdr w:val="none" w:sz="0" w:space="0" w:color="auto" w:frame="1"/>
        </w:rPr>
        <w:t> sum(</w:t>
      </w:r>
      <w:r>
        <w:rPr>
          <w:rStyle w:val="keyword"/>
          <w:rFonts w:ascii="inter-regular" w:hAnsi="inter-regular"/>
          <w:b/>
          <w:bCs/>
          <w:color w:val="006699"/>
          <w:bdr w:val="none" w:sz="0" w:space="0" w:color="auto" w:frame="1"/>
        </w:rPr>
        <w:t>long</w:t>
      </w:r>
      <w:r>
        <w:rPr>
          <w:rFonts w:ascii="inter-regular" w:hAnsi="inter-regular"/>
          <w:color w:val="000000"/>
          <w:bdr w:val="none" w:sz="0" w:space="0" w:color="auto" w:frame="1"/>
        </w:rPr>
        <w:t> a,</w:t>
      </w:r>
      <w:r>
        <w:rPr>
          <w:rStyle w:val="keyword"/>
          <w:rFonts w:ascii="inter-regular" w:hAnsi="inter-regular"/>
          <w:b/>
          <w:bCs/>
          <w:color w:val="006699"/>
          <w:bdr w:val="none" w:sz="0" w:space="0" w:color="auto" w:frame="1"/>
        </w:rPr>
        <w:t>int</w:t>
      </w:r>
      <w:r>
        <w:rPr>
          <w:rFonts w:ascii="inter-regular" w:hAnsi="inter-regular"/>
          <w:color w:val="000000"/>
          <w:bdr w:val="none" w:sz="0" w:space="0" w:color="auto" w:frame="1"/>
        </w:rPr>
        <w:t> b){System.out.println(</w:t>
      </w:r>
      <w:r>
        <w:rPr>
          <w:rStyle w:val="string"/>
          <w:rFonts w:ascii="inter-regular" w:hAnsi="inter-regular"/>
          <w:color w:val="0000FF"/>
          <w:bdr w:val="none" w:sz="0" w:space="0" w:color="auto" w:frame="1"/>
        </w:rPr>
        <w:t>"b method invoked"</w:t>
      </w:r>
      <w:r>
        <w:rPr>
          <w:rFonts w:ascii="inter-regular" w:hAnsi="inter-regular"/>
          <w:color w:val="000000"/>
          <w:bdr w:val="none" w:sz="0" w:space="0" w:color="auto" w:frame="1"/>
        </w:rPr>
        <w:t>);}  </w:t>
      </w:r>
    </w:p>
    <w:p w14:paraId="63E24FD3" w14:textId="77777777" w:rsidR="006A5EF6" w:rsidRDefault="006A5EF6">
      <w:pPr>
        <w:numPr>
          <w:ilvl w:val="0"/>
          <w:numId w:val="88"/>
        </w:numPr>
        <w:spacing w:after="0" w:line="375" w:lineRule="atLeast"/>
        <w:jc w:val="both"/>
        <w:rPr>
          <w:rFonts w:ascii="inter-regular" w:hAnsi="inter-regular"/>
          <w:color w:val="000000"/>
        </w:rPr>
      </w:pPr>
      <w:r>
        <w:rPr>
          <w:rFonts w:ascii="inter-regular" w:hAnsi="inter-regular"/>
          <w:color w:val="000000"/>
          <w:bdr w:val="none" w:sz="0" w:space="0" w:color="auto" w:frame="1"/>
        </w:rPr>
        <w:t>  </w:t>
      </w:r>
    </w:p>
    <w:p w14:paraId="7C1D3EBF" w14:textId="77777777" w:rsidR="006A5EF6" w:rsidRDefault="006A5EF6">
      <w:pPr>
        <w:pStyle w:val="alt"/>
        <w:numPr>
          <w:ilvl w:val="0"/>
          <w:numId w:val="88"/>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public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static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void</w:t>
      </w:r>
      <w:r>
        <w:rPr>
          <w:rFonts w:ascii="inter-regular" w:hAnsi="inter-regular"/>
          <w:color w:val="000000"/>
          <w:bdr w:val="none" w:sz="0" w:space="0" w:color="auto" w:frame="1"/>
        </w:rPr>
        <w:t> main(String args[]){  </w:t>
      </w:r>
    </w:p>
    <w:p w14:paraId="08FD1136" w14:textId="77777777" w:rsidR="006A5EF6" w:rsidRDefault="006A5EF6">
      <w:pPr>
        <w:numPr>
          <w:ilvl w:val="0"/>
          <w:numId w:val="88"/>
        </w:numPr>
        <w:spacing w:after="0" w:line="375" w:lineRule="atLeast"/>
        <w:jc w:val="both"/>
        <w:rPr>
          <w:rFonts w:ascii="inter-regular" w:hAnsi="inter-regular"/>
          <w:color w:val="000000"/>
        </w:rPr>
      </w:pPr>
      <w:r>
        <w:rPr>
          <w:rFonts w:ascii="inter-regular" w:hAnsi="inter-regular"/>
          <w:color w:val="000000"/>
          <w:bdr w:val="none" w:sz="0" w:space="0" w:color="auto" w:frame="1"/>
        </w:rPr>
        <w:t>  OverloadingCalculation3 obj=</w:t>
      </w:r>
      <w:r>
        <w:rPr>
          <w:rStyle w:val="keyword"/>
          <w:rFonts w:ascii="inter-regular" w:hAnsi="inter-regular"/>
          <w:b/>
          <w:bCs/>
          <w:color w:val="006699"/>
          <w:bdr w:val="none" w:sz="0" w:space="0" w:color="auto" w:frame="1"/>
        </w:rPr>
        <w:t>new</w:t>
      </w:r>
      <w:r>
        <w:rPr>
          <w:rFonts w:ascii="inter-regular" w:hAnsi="inter-regular"/>
          <w:color w:val="000000"/>
          <w:bdr w:val="none" w:sz="0" w:space="0" w:color="auto" w:frame="1"/>
        </w:rPr>
        <w:t> OverloadingCalculation3();  </w:t>
      </w:r>
    </w:p>
    <w:p w14:paraId="6F8A06C7" w14:textId="77777777" w:rsidR="006A5EF6" w:rsidRDefault="006A5EF6">
      <w:pPr>
        <w:pStyle w:val="alt"/>
        <w:numPr>
          <w:ilvl w:val="0"/>
          <w:numId w:val="88"/>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obj.sum(</w:t>
      </w:r>
      <w:r>
        <w:rPr>
          <w:rStyle w:val="number"/>
          <w:rFonts w:ascii="inter-regular" w:hAnsi="inter-regular"/>
          <w:color w:val="C00000"/>
          <w:bdr w:val="none" w:sz="0" w:space="0" w:color="auto" w:frame="1"/>
        </w:rPr>
        <w:t>20</w:t>
      </w:r>
      <w:r>
        <w:rPr>
          <w:rFonts w:ascii="inter-regular" w:hAnsi="inter-regular"/>
          <w:color w:val="000000"/>
          <w:bdr w:val="none" w:sz="0" w:space="0" w:color="auto" w:frame="1"/>
        </w:rPr>
        <w:t>,</w:t>
      </w:r>
      <w:r>
        <w:rPr>
          <w:rStyle w:val="number"/>
          <w:rFonts w:ascii="inter-regular" w:hAnsi="inter-regular"/>
          <w:color w:val="C00000"/>
          <w:bdr w:val="none" w:sz="0" w:space="0" w:color="auto" w:frame="1"/>
        </w:rPr>
        <w:t>20</w:t>
      </w:r>
      <w:r>
        <w:rPr>
          <w:rFonts w:ascii="inter-regular" w:hAnsi="inter-regular"/>
          <w:color w:val="000000"/>
          <w:bdr w:val="none" w:sz="0" w:space="0" w:color="auto" w:frame="1"/>
        </w:rPr>
        <w:t>);</w:t>
      </w:r>
      <w:r>
        <w:rPr>
          <w:rStyle w:val="comment"/>
          <w:rFonts w:ascii="inter-regular" w:hAnsi="inter-regular"/>
          <w:color w:val="008200"/>
          <w:bdr w:val="none" w:sz="0" w:space="0" w:color="auto" w:frame="1"/>
        </w:rPr>
        <w:t>//now ambiguity</w:t>
      </w:r>
      <w:r>
        <w:rPr>
          <w:rFonts w:ascii="inter-regular" w:hAnsi="inter-regular"/>
          <w:color w:val="000000"/>
          <w:bdr w:val="none" w:sz="0" w:space="0" w:color="auto" w:frame="1"/>
        </w:rPr>
        <w:t>  </w:t>
      </w:r>
    </w:p>
    <w:p w14:paraId="1D32E90C" w14:textId="77777777" w:rsidR="006A5EF6" w:rsidRDefault="006A5EF6">
      <w:pPr>
        <w:numPr>
          <w:ilvl w:val="0"/>
          <w:numId w:val="88"/>
        </w:numPr>
        <w:spacing w:after="0" w:line="375" w:lineRule="atLeast"/>
        <w:jc w:val="both"/>
        <w:rPr>
          <w:rFonts w:ascii="inter-regular" w:hAnsi="inter-regular"/>
          <w:color w:val="000000"/>
        </w:rPr>
      </w:pPr>
      <w:r>
        <w:rPr>
          <w:rFonts w:ascii="inter-regular" w:hAnsi="inter-regular"/>
          <w:color w:val="000000"/>
          <w:bdr w:val="none" w:sz="0" w:space="0" w:color="auto" w:frame="1"/>
        </w:rPr>
        <w:t>  }  </w:t>
      </w:r>
    </w:p>
    <w:p w14:paraId="45232270" w14:textId="77777777" w:rsidR="006A5EF6" w:rsidRDefault="006A5EF6">
      <w:pPr>
        <w:pStyle w:val="alt"/>
        <w:numPr>
          <w:ilvl w:val="0"/>
          <w:numId w:val="88"/>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w:t>
      </w:r>
    </w:p>
    <w:p w14:paraId="6FECFB8D" w14:textId="77777777" w:rsidR="006A5EF6" w:rsidRDefault="006A5EF6" w:rsidP="006A5EF6">
      <w:pPr>
        <w:rPr>
          <w:rFonts w:ascii="Times New Roman" w:hAnsi="Times New Roman"/>
        </w:rPr>
      </w:pPr>
      <w:hyperlink r:id="rId79" w:tgtFrame="_blank" w:history="1">
        <w:r>
          <w:rPr>
            <w:rStyle w:val="Hyperlink"/>
            <w:rFonts w:ascii="Verdana" w:hAnsi="Verdana"/>
            <w:b/>
            <w:bCs/>
            <w:color w:val="FFFFFF"/>
            <w:sz w:val="20"/>
            <w:szCs w:val="20"/>
            <w:shd w:val="clear" w:color="auto" w:fill="4CAF50"/>
          </w:rPr>
          <w:t>Test it Now</w:t>
        </w:r>
      </w:hyperlink>
    </w:p>
    <w:p w14:paraId="717B3A65" w14:textId="77777777" w:rsidR="006A5EF6" w:rsidRDefault="006A5EF6" w:rsidP="006A5EF6">
      <w:pPr>
        <w:pStyle w:val="HTMLPreformatted"/>
        <w:shd w:val="clear" w:color="auto" w:fill="EEEEEE"/>
        <w:jc w:val="both"/>
        <w:rPr>
          <w:color w:val="535559"/>
        </w:rPr>
      </w:pPr>
      <w:r>
        <w:rPr>
          <w:color w:val="535559"/>
        </w:rPr>
        <w:t>Output:Compile Time Error</w:t>
      </w:r>
    </w:p>
    <w:p w14:paraId="1F7C1D5E" w14:textId="77777777" w:rsidR="006A5EF6" w:rsidRDefault="006A5EF6" w:rsidP="008E1FC8">
      <w:pPr>
        <w:pStyle w:val="NormalWeb"/>
        <w:shd w:val="clear" w:color="auto" w:fill="FFFFFF"/>
        <w:jc w:val="both"/>
        <w:rPr>
          <w:rFonts w:ascii="inter-regular" w:hAnsi="inter-regular"/>
          <w:color w:val="333333"/>
        </w:rPr>
      </w:pPr>
    </w:p>
    <w:p w14:paraId="777F6F8B" w14:textId="77777777" w:rsidR="00086C67" w:rsidRDefault="00086C67" w:rsidP="00086C67">
      <w:pPr>
        <w:pStyle w:val="Heading1"/>
        <w:shd w:val="clear" w:color="auto" w:fill="FFFFFF"/>
        <w:spacing w:before="75" w:line="312" w:lineRule="atLeast"/>
        <w:jc w:val="both"/>
        <w:rPr>
          <w:rFonts w:ascii="Helvetica" w:hAnsi="Helvetica"/>
          <w:color w:val="610B38"/>
          <w:sz w:val="44"/>
          <w:szCs w:val="44"/>
        </w:rPr>
      </w:pPr>
      <w:r>
        <w:rPr>
          <w:rFonts w:ascii="Helvetica" w:hAnsi="Helvetica"/>
          <w:b/>
          <w:bCs/>
          <w:color w:val="610B38"/>
          <w:sz w:val="44"/>
          <w:szCs w:val="44"/>
        </w:rPr>
        <w:t>Method Overriding in Java</w:t>
      </w:r>
    </w:p>
    <w:p w14:paraId="6EE723E0" w14:textId="77777777" w:rsidR="008E1FC8" w:rsidRDefault="008E1FC8" w:rsidP="0027496C">
      <w:pPr>
        <w:rPr>
          <w:b/>
          <w:bCs/>
          <w:sz w:val="32"/>
          <w:szCs w:val="32"/>
        </w:rPr>
      </w:pPr>
    </w:p>
    <w:p w14:paraId="3458364C" w14:textId="77777777" w:rsidR="00086C67" w:rsidRDefault="00086C67" w:rsidP="0027496C">
      <w:pPr>
        <w:rPr>
          <w:rFonts w:ascii="inter-regular" w:hAnsi="inter-regular"/>
          <w:color w:val="333333"/>
          <w:shd w:val="clear" w:color="auto" w:fill="FFFFFF"/>
        </w:rPr>
      </w:pPr>
      <w:r>
        <w:rPr>
          <w:rFonts w:ascii="inter-regular" w:hAnsi="inter-regular"/>
          <w:color w:val="333333"/>
          <w:shd w:val="clear" w:color="auto" w:fill="FFFFFF"/>
        </w:rPr>
        <w:t>If subclass (child class) has the same method as declared in the parent class, it is known as </w:t>
      </w:r>
      <w:r>
        <w:rPr>
          <w:rStyle w:val="Strong"/>
          <w:rFonts w:ascii="Segoe UI" w:hAnsi="Segoe UI" w:cs="Segoe UI"/>
          <w:color w:val="333333"/>
          <w:shd w:val="clear" w:color="auto" w:fill="FFFFFF"/>
        </w:rPr>
        <w:t>method overriding in Java</w:t>
      </w:r>
      <w:r>
        <w:rPr>
          <w:rFonts w:ascii="inter-regular" w:hAnsi="inter-regular"/>
          <w:color w:val="333333"/>
          <w:shd w:val="clear" w:color="auto" w:fill="FFFFFF"/>
        </w:rPr>
        <w:t>.</w:t>
      </w:r>
    </w:p>
    <w:p w14:paraId="3727C712" w14:textId="77777777" w:rsidR="00086C67" w:rsidRDefault="00086C67" w:rsidP="0027496C">
      <w:pPr>
        <w:rPr>
          <w:rFonts w:ascii="inter-regular" w:hAnsi="inter-regular"/>
          <w:color w:val="333333"/>
          <w:shd w:val="clear" w:color="auto" w:fill="FFFFFF"/>
        </w:rPr>
      </w:pPr>
    </w:p>
    <w:p w14:paraId="0C0CBFA1" w14:textId="77777777" w:rsidR="00086C67" w:rsidRDefault="00086C67" w:rsidP="00086C67">
      <w:pPr>
        <w:pStyle w:val="NormalWeb"/>
        <w:shd w:val="clear" w:color="auto" w:fill="FFFFFF"/>
        <w:jc w:val="both"/>
        <w:rPr>
          <w:rFonts w:ascii="inter-regular" w:hAnsi="inter-regular"/>
          <w:color w:val="333333"/>
        </w:rPr>
      </w:pPr>
      <w:r>
        <w:rPr>
          <w:rFonts w:ascii="inter-regular" w:hAnsi="inter-regular"/>
          <w:color w:val="333333"/>
        </w:rPr>
        <w:t>n other words, If a subclass provides the specific implementation of the method that has been declared by one of its parent class, it is known as method overriding.</w:t>
      </w:r>
    </w:p>
    <w:p w14:paraId="60203EE8" w14:textId="77777777" w:rsidR="00086C67" w:rsidRDefault="00086C67" w:rsidP="00086C67">
      <w:pPr>
        <w:pStyle w:val="Heading3"/>
        <w:shd w:val="clear" w:color="auto" w:fill="FFFFFF"/>
        <w:spacing w:line="312" w:lineRule="atLeast"/>
        <w:jc w:val="both"/>
        <w:rPr>
          <w:rFonts w:ascii="Helvetica" w:hAnsi="Helvetica"/>
          <w:color w:val="610B4B"/>
          <w:sz w:val="32"/>
          <w:szCs w:val="32"/>
        </w:rPr>
      </w:pPr>
      <w:r>
        <w:rPr>
          <w:rFonts w:ascii="Helvetica" w:hAnsi="Helvetica"/>
          <w:b/>
          <w:bCs/>
          <w:color w:val="610B4B"/>
          <w:sz w:val="32"/>
          <w:szCs w:val="32"/>
        </w:rPr>
        <w:lastRenderedPageBreak/>
        <w:t>Usage of Java Method Overriding</w:t>
      </w:r>
    </w:p>
    <w:p w14:paraId="501A25B1" w14:textId="77777777" w:rsidR="00086C67" w:rsidRDefault="00086C67">
      <w:pPr>
        <w:numPr>
          <w:ilvl w:val="0"/>
          <w:numId w:val="89"/>
        </w:numPr>
        <w:shd w:val="clear" w:color="auto" w:fill="FFFFFF"/>
        <w:spacing w:before="60" w:after="100" w:afterAutospacing="1" w:line="375" w:lineRule="atLeast"/>
        <w:jc w:val="both"/>
        <w:rPr>
          <w:rFonts w:ascii="inter-regular" w:hAnsi="inter-regular"/>
          <w:color w:val="000000"/>
          <w:sz w:val="24"/>
          <w:szCs w:val="24"/>
        </w:rPr>
      </w:pPr>
      <w:r>
        <w:rPr>
          <w:rFonts w:ascii="inter-regular" w:hAnsi="inter-regular"/>
          <w:color w:val="000000"/>
        </w:rPr>
        <w:t>Method overriding is used to provide the specific implementation of a method which is already provided by its superclass.</w:t>
      </w:r>
    </w:p>
    <w:p w14:paraId="1624E838" w14:textId="77777777" w:rsidR="00086C67" w:rsidRDefault="00086C67">
      <w:pPr>
        <w:numPr>
          <w:ilvl w:val="0"/>
          <w:numId w:val="89"/>
        </w:numPr>
        <w:shd w:val="clear" w:color="auto" w:fill="FFFFFF"/>
        <w:spacing w:before="60" w:after="100" w:afterAutospacing="1" w:line="375" w:lineRule="atLeast"/>
        <w:jc w:val="both"/>
        <w:rPr>
          <w:rFonts w:ascii="inter-regular" w:hAnsi="inter-regular"/>
          <w:color w:val="000000"/>
        </w:rPr>
      </w:pPr>
      <w:r>
        <w:rPr>
          <w:rFonts w:ascii="inter-regular" w:hAnsi="inter-regular"/>
          <w:color w:val="000000"/>
        </w:rPr>
        <w:t>Method overriding is used for runtime polymorphism</w:t>
      </w:r>
    </w:p>
    <w:p w14:paraId="20ED7BEB" w14:textId="77777777" w:rsidR="00086C67" w:rsidRDefault="00086C67" w:rsidP="00086C67">
      <w:pPr>
        <w:pStyle w:val="Heading4"/>
        <w:shd w:val="clear" w:color="auto" w:fill="FFFFFF"/>
        <w:jc w:val="both"/>
        <w:rPr>
          <w:rFonts w:ascii="Helvetica" w:hAnsi="Helvetica"/>
          <w:b w:val="0"/>
          <w:bCs w:val="0"/>
          <w:color w:val="610B4B"/>
          <w:sz w:val="32"/>
          <w:szCs w:val="32"/>
        </w:rPr>
      </w:pPr>
      <w:r>
        <w:rPr>
          <w:rFonts w:ascii="Helvetica" w:hAnsi="Helvetica"/>
          <w:b w:val="0"/>
          <w:bCs w:val="0"/>
          <w:color w:val="610B4B"/>
          <w:sz w:val="32"/>
          <w:szCs w:val="32"/>
        </w:rPr>
        <w:t>Rules for Java Method Overriding</w:t>
      </w:r>
    </w:p>
    <w:p w14:paraId="51B7BC77" w14:textId="77777777" w:rsidR="00086C67" w:rsidRDefault="00086C67">
      <w:pPr>
        <w:numPr>
          <w:ilvl w:val="0"/>
          <w:numId w:val="90"/>
        </w:numPr>
        <w:shd w:val="clear" w:color="auto" w:fill="FFFFFF"/>
        <w:spacing w:before="60" w:after="100" w:afterAutospacing="1" w:line="375" w:lineRule="atLeast"/>
        <w:jc w:val="both"/>
        <w:rPr>
          <w:rFonts w:ascii="inter-regular" w:hAnsi="inter-regular"/>
          <w:color w:val="000000"/>
          <w:sz w:val="24"/>
          <w:szCs w:val="24"/>
        </w:rPr>
      </w:pPr>
      <w:r>
        <w:rPr>
          <w:rFonts w:ascii="inter-regular" w:hAnsi="inter-regular"/>
          <w:color w:val="000000"/>
        </w:rPr>
        <w:t>The method must have the same name as in the parent class</w:t>
      </w:r>
    </w:p>
    <w:p w14:paraId="10C5EFC2" w14:textId="77777777" w:rsidR="00086C67" w:rsidRDefault="00086C67">
      <w:pPr>
        <w:numPr>
          <w:ilvl w:val="0"/>
          <w:numId w:val="90"/>
        </w:numPr>
        <w:shd w:val="clear" w:color="auto" w:fill="FFFFFF"/>
        <w:spacing w:before="60" w:after="100" w:afterAutospacing="1" w:line="375" w:lineRule="atLeast"/>
        <w:jc w:val="both"/>
        <w:rPr>
          <w:rFonts w:ascii="inter-regular" w:hAnsi="inter-regular"/>
          <w:color w:val="000000"/>
        </w:rPr>
      </w:pPr>
      <w:r>
        <w:rPr>
          <w:rFonts w:ascii="inter-regular" w:hAnsi="inter-regular"/>
          <w:color w:val="000000"/>
        </w:rPr>
        <w:t>The method must have the same parameter as in the parent class.</w:t>
      </w:r>
    </w:p>
    <w:p w14:paraId="148BA6BE" w14:textId="77777777" w:rsidR="00086C67" w:rsidRDefault="00086C67">
      <w:pPr>
        <w:numPr>
          <w:ilvl w:val="0"/>
          <w:numId w:val="90"/>
        </w:numPr>
        <w:shd w:val="clear" w:color="auto" w:fill="FFFFFF"/>
        <w:spacing w:before="60" w:after="100" w:afterAutospacing="1" w:line="375" w:lineRule="atLeast"/>
        <w:jc w:val="both"/>
        <w:rPr>
          <w:rFonts w:ascii="inter-regular" w:hAnsi="inter-regular"/>
          <w:color w:val="000000"/>
        </w:rPr>
      </w:pPr>
      <w:r>
        <w:rPr>
          <w:rFonts w:ascii="inter-regular" w:hAnsi="inter-regular"/>
          <w:color w:val="000000"/>
        </w:rPr>
        <w:t>There must be an IS-A relationship (inheritance).</w:t>
      </w:r>
    </w:p>
    <w:p w14:paraId="4C888284" w14:textId="77777777" w:rsidR="00086C67" w:rsidRDefault="00086C67" w:rsidP="00086C67">
      <w:pPr>
        <w:spacing w:after="0" w:line="240" w:lineRule="auto"/>
        <w:rPr>
          <w:ins w:id="0" w:author="Unknown"/>
          <w:rFonts w:ascii="inter-regular" w:hAnsi="inter-regular"/>
          <w:color w:val="333333"/>
          <w:shd w:val="clear" w:color="auto" w:fill="FFFFFF"/>
        </w:rPr>
      </w:pPr>
      <w:r>
        <w:rPr>
          <w:noProof/>
        </w:rPr>
        <w:drawing>
          <wp:inline distT="0" distB="0" distL="0" distR="0" wp14:anchorId="3902BE7E" wp14:editId="3952B241">
            <wp:extent cx="4183098" cy="2389505"/>
            <wp:effectExtent l="0" t="0" r="8255" b="0"/>
            <wp:docPr id="754019275" name="Picture 16" descr="Java Rules for Method Overrid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descr="Java Rules for Method Overriding"/>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4195481" cy="2396579"/>
                    </a:xfrm>
                    <a:prstGeom prst="rect">
                      <a:avLst/>
                    </a:prstGeom>
                    <a:noFill/>
                    <a:ln>
                      <a:noFill/>
                    </a:ln>
                  </pic:spPr>
                </pic:pic>
              </a:graphicData>
            </a:graphic>
          </wp:inline>
        </w:drawing>
      </w:r>
      <w:r>
        <w:rPr>
          <w:rFonts w:ascii="inter-regular" w:hAnsi="inter-regular"/>
          <w:color w:val="333333"/>
          <w:shd w:val="clear" w:color="auto" w:fill="FFFFFF"/>
        </w:rPr>
        <w:t> </w:t>
      </w:r>
    </w:p>
    <w:p w14:paraId="2C03E456" w14:textId="77777777" w:rsidR="00086C67" w:rsidRDefault="00086C67" w:rsidP="00086C67">
      <w:pPr>
        <w:pStyle w:val="Heading3"/>
        <w:shd w:val="clear" w:color="auto" w:fill="FFFFFF"/>
        <w:spacing w:line="312" w:lineRule="atLeast"/>
        <w:jc w:val="both"/>
        <w:rPr>
          <w:rFonts w:ascii="Helvetica" w:hAnsi="Helvetica"/>
          <w:color w:val="610B4B"/>
          <w:sz w:val="26"/>
          <w:szCs w:val="26"/>
        </w:rPr>
      </w:pPr>
      <w:r>
        <w:rPr>
          <w:rFonts w:ascii="Helvetica" w:hAnsi="Helvetica"/>
          <w:b/>
          <w:bCs/>
          <w:color w:val="610B4B"/>
          <w:sz w:val="26"/>
          <w:szCs w:val="26"/>
        </w:rPr>
        <w:t>Understanding the problem without method overriding</w:t>
      </w:r>
    </w:p>
    <w:p w14:paraId="2C5B7DAD" w14:textId="77777777" w:rsidR="00086C67" w:rsidRDefault="00086C67" w:rsidP="00086C67">
      <w:pPr>
        <w:pStyle w:val="NormalWeb"/>
        <w:shd w:val="clear" w:color="auto" w:fill="FFFFFF"/>
        <w:jc w:val="both"/>
        <w:rPr>
          <w:rFonts w:ascii="inter-regular" w:hAnsi="inter-regular"/>
          <w:color w:val="333333"/>
        </w:rPr>
      </w:pPr>
      <w:r>
        <w:rPr>
          <w:rFonts w:ascii="inter-regular" w:hAnsi="inter-regular"/>
          <w:color w:val="333333"/>
        </w:rPr>
        <w:t>Let's understand the problem that we may face in the program if we don't use method overriding.</w:t>
      </w:r>
    </w:p>
    <w:p w14:paraId="4CF125CC" w14:textId="77777777" w:rsidR="00086C67" w:rsidRDefault="00086C67">
      <w:pPr>
        <w:pStyle w:val="alt"/>
        <w:numPr>
          <w:ilvl w:val="0"/>
          <w:numId w:val="91"/>
        </w:numPr>
        <w:spacing w:before="0" w:beforeAutospacing="0" w:after="0" w:afterAutospacing="0" w:line="375" w:lineRule="atLeast"/>
        <w:jc w:val="both"/>
        <w:rPr>
          <w:rFonts w:ascii="inter-regular" w:hAnsi="inter-regular"/>
          <w:color w:val="000000"/>
        </w:rPr>
      </w:pPr>
      <w:r>
        <w:rPr>
          <w:rStyle w:val="comment"/>
          <w:rFonts w:ascii="inter-regular" w:hAnsi="inter-regular"/>
          <w:color w:val="008200"/>
          <w:bdr w:val="none" w:sz="0" w:space="0" w:color="auto" w:frame="1"/>
        </w:rPr>
        <w:t>//Java Program to demonstrate why we need method overriding</w:t>
      </w:r>
      <w:r>
        <w:rPr>
          <w:rFonts w:ascii="inter-regular" w:hAnsi="inter-regular"/>
          <w:color w:val="000000"/>
          <w:bdr w:val="none" w:sz="0" w:space="0" w:color="auto" w:frame="1"/>
        </w:rPr>
        <w:t>  </w:t>
      </w:r>
    </w:p>
    <w:p w14:paraId="5A43D5AE" w14:textId="77777777" w:rsidR="00086C67" w:rsidRDefault="00086C67">
      <w:pPr>
        <w:numPr>
          <w:ilvl w:val="0"/>
          <w:numId w:val="91"/>
        </w:numPr>
        <w:spacing w:after="0" w:line="375" w:lineRule="atLeast"/>
        <w:jc w:val="both"/>
        <w:rPr>
          <w:rFonts w:ascii="inter-regular" w:hAnsi="inter-regular"/>
          <w:color w:val="000000"/>
        </w:rPr>
      </w:pPr>
      <w:r>
        <w:rPr>
          <w:rStyle w:val="comment"/>
          <w:rFonts w:ascii="inter-regular" w:hAnsi="inter-regular"/>
          <w:color w:val="008200"/>
          <w:bdr w:val="none" w:sz="0" w:space="0" w:color="auto" w:frame="1"/>
        </w:rPr>
        <w:t>//Here, we are calling the method of parent class with child</w:t>
      </w:r>
      <w:r>
        <w:rPr>
          <w:rFonts w:ascii="inter-regular" w:hAnsi="inter-regular"/>
          <w:color w:val="000000"/>
          <w:bdr w:val="none" w:sz="0" w:space="0" w:color="auto" w:frame="1"/>
        </w:rPr>
        <w:t>  </w:t>
      </w:r>
    </w:p>
    <w:p w14:paraId="7769547E" w14:textId="77777777" w:rsidR="00086C67" w:rsidRDefault="00086C67">
      <w:pPr>
        <w:pStyle w:val="alt"/>
        <w:numPr>
          <w:ilvl w:val="0"/>
          <w:numId w:val="91"/>
        </w:numPr>
        <w:spacing w:before="0" w:beforeAutospacing="0" w:after="0" w:afterAutospacing="0" w:line="375" w:lineRule="atLeast"/>
        <w:jc w:val="both"/>
        <w:rPr>
          <w:rFonts w:ascii="inter-regular" w:hAnsi="inter-regular"/>
          <w:color w:val="000000"/>
        </w:rPr>
      </w:pPr>
      <w:r>
        <w:rPr>
          <w:rStyle w:val="comment"/>
          <w:rFonts w:ascii="inter-regular" w:hAnsi="inter-regular"/>
          <w:color w:val="008200"/>
          <w:bdr w:val="none" w:sz="0" w:space="0" w:color="auto" w:frame="1"/>
        </w:rPr>
        <w:t>//class object.</w:t>
      </w:r>
      <w:r>
        <w:rPr>
          <w:rFonts w:ascii="inter-regular" w:hAnsi="inter-regular"/>
          <w:color w:val="000000"/>
          <w:bdr w:val="none" w:sz="0" w:space="0" w:color="auto" w:frame="1"/>
        </w:rPr>
        <w:t>  </w:t>
      </w:r>
    </w:p>
    <w:p w14:paraId="1EDB4F46" w14:textId="77777777" w:rsidR="00086C67" w:rsidRDefault="00086C67">
      <w:pPr>
        <w:numPr>
          <w:ilvl w:val="0"/>
          <w:numId w:val="91"/>
        </w:numPr>
        <w:spacing w:after="0" w:line="375" w:lineRule="atLeast"/>
        <w:jc w:val="both"/>
        <w:rPr>
          <w:rFonts w:ascii="inter-regular" w:hAnsi="inter-regular"/>
          <w:color w:val="000000"/>
        </w:rPr>
      </w:pPr>
      <w:r>
        <w:rPr>
          <w:rStyle w:val="comment"/>
          <w:rFonts w:ascii="inter-regular" w:hAnsi="inter-regular"/>
          <w:color w:val="008200"/>
          <w:bdr w:val="none" w:sz="0" w:space="0" w:color="auto" w:frame="1"/>
        </w:rPr>
        <w:t>//Creating a parent class</w:t>
      </w:r>
      <w:r>
        <w:rPr>
          <w:rFonts w:ascii="inter-regular" w:hAnsi="inter-regular"/>
          <w:color w:val="000000"/>
          <w:bdr w:val="none" w:sz="0" w:space="0" w:color="auto" w:frame="1"/>
        </w:rPr>
        <w:t>  </w:t>
      </w:r>
    </w:p>
    <w:p w14:paraId="5E7D00AD" w14:textId="77777777" w:rsidR="00086C67" w:rsidRDefault="00086C67">
      <w:pPr>
        <w:pStyle w:val="alt"/>
        <w:numPr>
          <w:ilvl w:val="0"/>
          <w:numId w:val="91"/>
        </w:numPr>
        <w:spacing w:before="0" w:beforeAutospacing="0" w:after="0" w:afterAutospacing="0" w:line="375" w:lineRule="atLeast"/>
        <w:jc w:val="both"/>
        <w:rPr>
          <w:rFonts w:ascii="inter-regular" w:hAnsi="inter-regular"/>
          <w:color w:val="000000"/>
        </w:rPr>
      </w:pPr>
      <w:r>
        <w:rPr>
          <w:rStyle w:val="keyword"/>
          <w:rFonts w:ascii="inter-regular" w:hAnsi="inter-regular"/>
          <w:b/>
          <w:bCs/>
          <w:color w:val="006699"/>
          <w:bdr w:val="none" w:sz="0" w:space="0" w:color="auto" w:frame="1"/>
        </w:rPr>
        <w:t>class</w:t>
      </w:r>
      <w:r>
        <w:rPr>
          <w:rFonts w:ascii="inter-regular" w:hAnsi="inter-regular"/>
          <w:color w:val="000000"/>
          <w:bdr w:val="none" w:sz="0" w:space="0" w:color="auto" w:frame="1"/>
        </w:rPr>
        <w:t> Vehicle{  </w:t>
      </w:r>
    </w:p>
    <w:p w14:paraId="7C8FDB4A" w14:textId="77777777" w:rsidR="00086C67" w:rsidRDefault="00086C67">
      <w:pPr>
        <w:numPr>
          <w:ilvl w:val="0"/>
          <w:numId w:val="91"/>
        </w:numPr>
        <w:spacing w:after="0" w:line="375" w:lineRule="atLeast"/>
        <w:jc w:val="both"/>
        <w:rPr>
          <w:rFonts w:ascii="inter-regular" w:hAnsi="inter-regular"/>
          <w:color w:val="000000"/>
        </w:rPr>
      </w:pP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void</w:t>
      </w:r>
      <w:r>
        <w:rPr>
          <w:rFonts w:ascii="inter-regular" w:hAnsi="inter-regular"/>
          <w:color w:val="000000"/>
          <w:bdr w:val="none" w:sz="0" w:space="0" w:color="auto" w:frame="1"/>
        </w:rPr>
        <w:t> run(){System.out.println(</w:t>
      </w:r>
      <w:r>
        <w:rPr>
          <w:rStyle w:val="string"/>
          <w:rFonts w:ascii="inter-regular" w:hAnsi="inter-regular"/>
          <w:color w:val="0000FF"/>
          <w:bdr w:val="none" w:sz="0" w:space="0" w:color="auto" w:frame="1"/>
        </w:rPr>
        <w:t>"Vehicle is running"</w:t>
      </w:r>
      <w:r>
        <w:rPr>
          <w:rFonts w:ascii="inter-regular" w:hAnsi="inter-regular"/>
          <w:color w:val="000000"/>
          <w:bdr w:val="none" w:sz="0" w:space="0" w:color="auto" w:frame="1"/>
        </w:rPr>
        <w:t>);}  </w:t>
      </w:r>
    </w:p>
    <w:p w14:paraId="35DC9C0C" w14:textId="77777777" w:rsidR="00086C67" w:rsidRDefault="00086C67">
      <w:pPr>
        <w:pStyle w:val="alt"/>
        <w:numPr>
          <w:ilvl w:val="0"/>
          <w:numId w:val="91"/>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w:t>
      </w:r>
    </w:p>
    <w:p w14:paraId="6B5B3D11" w14:textId="77777777" w:rsidR="00086C67" w:rsidRDefault="00086C67">
      <w:pPr>
        <w:numPr>
          <w:ilvl w:val="0"/>
          <w:numId w:val="91"/>
        </w:numPr>
        <w:spacing w:after="0" w:line="375" w:lineRule="atLeast"/>
        <w:jc w:val="both"/>
        <w:rPr>
          <w:rFonts w:ascii="inter-regular" w:hAnsi="inter-regular"/>
          <w:color w:val="000000"/>
        </w:rPr>
      </w:pPr>
      <w:r>
        <w:rPr>
          <w:rStyle w:val="comment"/>
          <w:rFonts w:ascii="inter-regular" w:hAnsi="inter-regular"/>
          <w:color w:val="008200"/>
          <w:bdr w:val="none" w:sz="0" w:space="0" w:color="auto" w:frame="1"/>
        </w:rPr>
        <w:t>//Creating a child class</w:t>
      </w:r>
      <w:r>
        <w:rPr>
          <w:rFonts w:ascii="inter-regular" w:hAnsi="inter-regular"/>
          <w:color w:val="000000"/>
          <w:bdr w:val="none" w:sz="0" w:space="0" w:color="auto" w:frame="1"/>
        </w:rPr>
        <w:t>  </w:t>
      </w:r>
    </w:p>
    <w:p w14:paraId="2642A4AC" w14:textId="77777777" w:rsidR="00086C67" w:rsidRDefault="00086C67">
      <w:pPr>
        <w:pStyle w:val="alt"/>
        <w:numPr>
          <w:ilvl w:val="0"/>
          <w:numId w:val="91"/>
        </w:numPr>
        <w:spacing w:before="0" w:beforeAutospacing="0" w:after="0" w:afterAutospacing="0" w:line="375" w:lineRule="atLeast"/>
        <w:jc w:val="both"/>
        <w:rPr>
          <w:rFonts w:ascii="inter-regular" w:hAnsi="inter-regular"/>
          <w:color w:val="000000"/>
        </w:rPr>
      </w:pPr>
      <w:r>
        <w:rPr>
          <w:rStyle w:val="keyword"/>
          <w:rFonts w:ascii="inter-regular" w:hAnsi="inter-regular"/>
          <w:b/>
          <w:bCs/>
          <w:color w:val="006699"/>
          <w:bdr w:val="none" w:sz="0" w:space="0" w:color="auto" w:frame="1"/>
        </w:rPr>
        <w:t>class</w:t>
      </w:r>
      <w:r>
        <w:rPr>
          <w:rFonts w:ascii="inter-regular" w:hAnsi="inter-regular"/>
          <w:color w:val="000000"/>
          <w:bdr w:val="none" w:sz="0" w:space="0" w:color="auto" w:frame="1"/>
        </w:rPr>
        <w:t> Bike </w:t>
      </w:r>
      <w:r>
        <w:rPr>
          <w:rStyle w:val="keyword"/>
          <w:rFonts w:ascii="inter-regular" w:hAnsi="inter-regular"/>
          <w:b/>
          <w:bCs/>
          <w:color w:val="006699"/>
          <w:bdr w:val="none" w:sz="0" w:space="0" w:color="auto" w:frame="1"/>
        </w:rPr>
        <w:t>extends</w:t>
      </w:r>
      <w:r>
        <w:rPr>
          <w:rFonts w:ascii="inter-regular" w:hAnsi="inter-regular"/>
          <w:color w:val="000000"/>
          <w:bdr w:val="none" w:sz="0" w:space="0" w:color="auto" w:frame="1"/>
        </w:rPr>
        <w:t> Vehicle{  </w:t>
      </w:r>
    </w:p>
    <w:p w14:paraId="65B418BF" w14:textId="77777777" w:rsidR="00086C67" w:rsidRDefault="00086C67">
      <w:pPr>
        <w:numPr>
          <w:ilvl w:val="0"/>
          <w:numId w:val="91"/>
        </w:numPr>
        <w:spacing w:after="0" w:line="375" w:lineRule="atLeast"/>
        <w:jc w:val="both"/>
        <w:rPr>
          <w:rFonts w:ascii="inter-regular" w:hAnsi="inter-regular"/>
          <w:color w:val="000000"/>
        </w:rPr>
      </w:pP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public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static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void</w:t>
      </w:r>
      <w:r>
        <w:rPr>
          <w:rFonts w:ascii="inter-regular" w:hAnsi="inter-regular"/>
          <w:color w:val="000000"/>
          <w:bdr w:val="none" w:sz="0" w:space="0" w:color="auto" w:frame="1"/>
        </w:rPr>
        <w:t> main(String args[]){  </w:t>
      </w:r>
    </w:p>
    <w:p w14:paraId="4926556A" w14:textId="77777777" w:rsidR="00086C67" w:rsidRDefault="00086C67">
      <w:pPr>
        <w:pStyle w:val="alt"/>
        <w:numPr>
          <w:ilvl w:val="0"/>
          <w:numId w:val="91"/>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w:t>
      </w:r>
      <w:r>
        <w:rPr>
          <w:rStyle w:val="comment"/>
          <w:rFonts w:ascii="inter-regular" w:hAnsi="inter-regular"/>
          <w:color w:val="008200"/>
          <w:bdr w:val="none" w:sz="0" w:space="0" w:color="auto" w:frame="1"/>
        </w:rPr>
        <w:t>//creating an instance of child class</w:t>
      </w:r>
      <w:r>
        <w:rPr>
          <w:rFonts w:ascii="inter-regular" w:hAnsi="inter-regular"/>
          <w:color w:val="000000"/>
          <w:bdr w:val="none" w:sz="0" w:space="0" w:color="auto" w:frame="1"/>
        </w:rPr>
        <w:t>  </w:t>
      </w:r>
    </w:p>
    <w:p w14:paraId="5EA7B147" w14:textId="77777777" w:rsidR="00086C67" w:rsidRDefault="00086C67">
      <w:pPr>
        <w:numPr>
          <w:ilvl w:val="0"/>
          <w:numId w:val="91"/>
        </w:numPr>
        <w:spacing w:after="0" w:line="375" w:lineRule="atLeast"/>
        <w:jc w:val="both"/>
        <w:rPr>
          <w:rFonts w:ascii="inter-regular" w:hAnsi="inter-regular"/>
          <w:color w:val="000000"/>
        </w:rPr>
      </w:pPr>
      <w:r>
        <w:rPr>
          <w:rFonts w:ascii="inter-regular" w:hAnsi="inter-regular"/>
          <w:color w:val="000000"/>
          <w:bdr w:val="none" w:sz="0" w:space="0" w:color="auto" w:frame="1"/>
        </w:rPr>
        <w:t>  Bike obj = </w:t>
      </w:r>
      <w:r>
        <w:rPr>
          <w:rStyle w:val="keyword"/>
          <w:rFonts w:ascii="inter-regular" w:hAnsi="inter-regular"/>
          <w:b/>
          <w:bCs/>
          <w:color w:val="006699"/>
          <w:bdr w:val="none" w:sz="0" w:space="0" w:color="auto" w:frame="1"/>
        </w:rPr>
        <w:t>new</w:t>
      </w:r>
      <w:r>
        <w:rPr>
          <w:rFonts w:ascii="inter-regular" w:hAnsi="inter-regular"/>
          <w:color w:val="000000"/>
          <w:bdr w:val="none" w:sz="0" w:space="0" w:color="auto" w:frame="1"/>
        </w:rPr>
        <w:t> Bike();  </w:t>
      </w:r>
    </w:p>
    <w:p w14:paraId="6248CE9A" w14:textId="77777777" w:rsidR="00086C67" w:rsidRDefault="00086C67">
      <w:pPr>
        <w:pStyle w:val="alt"/>
        <w:numPr>
          <w:ilvl w:val="0"/>
          <w:numId w:val="91"/>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lastRenderedPageBreak/>
        <w:t>  </w:t>
      </w:r>
      <w:r>
        <w:rPr>
          <w:rStyle w:val="comment"/>
          <w:rFonts w:ascii="inter-regular" w:hAnsi="inter-regular"/>
          <w:color w:val="008200"/>
          <w:bdr w:val="none" w:sz="0" w:space="0" w:color="auto" w:frame="1"/>
        </w:rPr>
        <w:t>//calling the method with child class instance</w:t>
      </w:r>
      <w:r>
        <w:rPr>
          <w:rFonts w:ascii="inter-regular" w:hAnsi="inter-regular"/>
          <w:color w:val="000000"/>
          <w:bdr w:val="none" w:sz="0" w:space="0" w:color="auto" w:frame="1"/>
        </w:rPr>
        <w:t>  </w:t>
      </w:r>
    </w:p>
    <w:p w14:paraId="1E2AD3AC" w14:textId="77777777" w:rsidR="00086C67" w:rsidRDefault="00086C67">
      <w:pPr>
        <w:numPr>
          <w:ilvl w:val="0"/>
          <w:numId w:val="91"/>
        </w:numPr>
        <w:spacing w:after="0" w:line="375" w:lineRule="atLeast"/>
        <w:jc w:val="both"/>
        <w:rPr>
          <w:rFonts w:ascii="inter-regular" w:hAnsi="inter-regular"/>
          <w:color w:val="000000"/>
        </w:rPr>
      </w:pPr>
      <w:r>
        <w:rPr>
          <w:rFonts w:ascii="inter-regular" w:hAnsi="inter-regular"/>
          <w:color w:val="000000"/>
          <w:bdr w:val="none" w:sz="0" w:space="0" w:color="auto" w:frame="1"/>
        </w:rPr>
        <w:t>  obj.run();  </w:t>
      </w:r>
    </w:p>
    <w:p w14:paraId="6C072C46" w14:textId="77777777" w:rsidR="00086C67" w:rsidRDefault="00086C67">
      <w:pPr>
        <w:pStyle w:val="alt"/>
        <w:numPr>
          <w:ilvl w:val="0"/>
          <w:numId w:val="91"/>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  </w:t>
      </w:r>
    </w:p>
    <w:p w14:paraId="6A3A5B82" w14:textId="77777777" w:rsidR="00086C67" w:rsidRDefault="00086C67">
      <w:pPr>
        <w:numPr>
          <w:ilvl w:val="0"/>
          <w:numId w:val="91"/>
        </w:numPr>
        <w:spacing w:after="0" w:line="375" w:lineRule="atLeast"/>
        <w:jc w:val="both"/>
        <w:rPr>
          <w:rFonts w:ascii="inter-regular" w:hAnsi="inter-regular"/>
          <w:color w:val="000000"/>
        </w:rPr>
      </w:pPr>
      <w:r>
        <w:rPr>
          <w:rFonts w:ascii="inter-regular" w:hAnsi="inter-regular"/>
          <w:color w:val="000000"/>
          <w:bdr w:val="none" w:sz="0" w:space="0" w:color="auto" w:frame="1"/>
        </w:rPr>
        <w:t>}  </w:t>
      </w:r>
    </w:p>
    <w:p w14:paraId="5BD58196" w14:textId="77777777" w:rsidR="00086C67" w:rsidRDefault="00086C67" w:rsidP="00086C67">
      <w:pPr>
        <w:spacing w:line="240" w:lineRule="auto"/>
        <w:rPr>
          <w:rFonts w:ascii="Times New Roman" w:hAnsi="Times New Roman"/>
        </w:rPr>
      </w:pPr>
      <w:hyperlink r:id="rId81" w:tgtFrame="_blank" w:history="1">
        <w:r>
          <w:rPr>
            <w:rStyle w:val="Hyperlink"/>
            <w:rFonts w:ascii="Verdana" w:hAnsi="Verdana"/>
            <w:b/>
            <w:bCs/>
            <w:color w:val="FFFFFF"/>
            <w:sz w:val="20"/>
            <w:szCs w:val="20"/>
            <w:shd w:val="clear" w:color="auto" w:fill="4CAF50"/>
          </w:rPr>
          <w:t>Test it Now</w:t>
        </w:r>
      </w:hyperlink>
    </w:p>
    <w:p w14:paraId="28D93EE5" w14:textId="77777777" w:rsidR="00086C67" w:rsidRDefault="00086C67" w:rsidP="00086C67">
      <w:pPr>
        <w:pStyle w:val="NormalWeb"/>
        <w:shd w:val="clear" w:color="auto" w:fill="FFFFFF"/>
        <w:jc w:val="both"/>
        <w:rPr>
          <w:rFonts w:ascii="inter-regular" w:hAnsi="inter-regular"/>
          <w:color w:val="333333"/>
        </w:rPr>
      </w:pPr>
      <w:r>
        <w:rPr>
          <w:rFonts w:ascii="inter-regular" w:hAnsi="inter-regular"/>
          <w:color w:val="333333"/>
        </w:rPr>
        <w:t>Output:</w:t>
      </w:r>
    </w:p>
    <w:p w14:paraId="314EA425" w14:textId="77777777" w:rsidR="00086C67" w:rsidRDefault="00086C67" w:rsidP="00086C67">
      <w:pPr>
        <w:pStyle w:val="HTMLPreformatted"/>
        <w:shd w:val="clear" w:color="auto" w:fill="EEEEEE"/>
        <w:jc w:val="both"/>
        <w:rPr>
          <w:color w:val="535559"/>
        </w:rPr>
      </w:pPr>
      <w:r>
        <w:rPr>
          <w:color w:val="535559"/>
        </w:rPr>
        <w:t>Vehicle is running</w:t>
      </w:r>
    </w:p>
    <w:p w14:paraId="30FBE7D3" w14:textId="77777777" w:rsidR="00086C67" w:rsidRDefault="00086C67" w:rsidP="00086C67">
      <w:pPr>
        <w:pStyle w:val="NormalWeb"/>
        <w:shd w:val="clear" w:color="auto" w:fill="FFFFFF"/>
        <w:jc w:val="both"/>
        <w:rPr>
          <w:rFonts w:ascii="inter-regular" w:hAnsi="inter-regular"/>
          <w:color w:val="333333"/>
        </w:rPr>
      </w:pPr>
      <w:r>
        <w:rPr>
          <w:rFonts w:ascii="inter-regular" w:hAnsi="inter-regular"/>
          <w:color w:val="333333"/>
        </w:rPr>
        <w:t>Problem is that I have to provide a specific implementation of run() method in subclass that is why we use method overriding.</w:t>
      </w:r>
    </w:p>
    <w:p w14:paraId="4AF94EF6" w14:textId="77777777" w:rsidR="00086C67" w:rsidRDefault="00000000" w:rsidP="00086C67">
      <w:pPr>
        <w:rPr>
          <w:rFonts w:ascii="Times New Roman" w:hAnsi="Times New Roman"/>
        </w:rPr>
      </w:pPr>
      <w:r>
        <w:pict w14:anchorId="348D3038">
          <v:rect id="_x0000_i1044" style="width:0;height:.75pt" o:hrstd="t" o:hrnoshade="t" o:hr="t" fillcolor="#d4d4d4" stroked="f"/>
        </w:pict>
      </w:r>
    </w:p>
    <w:p w14:paraId="59570DE1" w14:textId="77777777" w:rsidR="00086C67" w:rsidRDefault="00086C67" w:rsidP="00086C67">
      <w:pPr>
        <w:pStyle w:val="Heading3"/>
        <w:shd w:val="clear" w:color="auto" w:fill="FFFFFF"/>
        <w:jc w:val="both"/>
        <w:rPr>
          <w:rFonts w:ascii="Tahoma" w:hAnsi="Tahoma" w:cs="Tahoma"/>
          <w:color w:val="610B4B"/>
          <w:sz w:val="33"/>
          <w:szCs w:val="33"/>
        </w:rPr>
      </w:pPr>
      <w:r>
        <w:rPr>
          <w:rFonts w:ascii="Tahoma" w:hAnsi="Tahoma" w:cs="Tahoma"/>
          <w:b/>
          <w:bCs/>
          <w:color w:val="610B4B"/>
          <w:sz w:val="33"/>
          <w:szCs w:val="33"/>
        </w:rPr>
        <w:t>Example of method overriding</w:t>
      </w:r>
    </w:p>
    <w:p w14:paraId="7BBC5AC2" w14:textId="77777777" w:rsidR="00086C67" w:rsidRDefault="00086C67" w:rsidP="00086C67">
      <w:pPr>
        <w:pStyle w:val="NormalWeb"/>
        <w:shd w:val="clear" w:color="auto" w:fill="FFFFFF"/>
        <w:jc w:val="both"/>
        <w:rPr>
          <w:rFonts w:ascii="inter-regular" w:hAnsi="inter-regular"/>
          <w:color w:val="333333"/>
        </w:rPr>
      </w:pPr>
      <w:r>
        <w:rPr>
          <w:rFonts w:ascii="inter-regular" w:hAnsi="inter-regular"/>
          <w:color w:val="333333"/>
        </w:rPr>
        <w:t>In this example, we have defined the run method in the subclass as defined in the parent class but it has some specific implementation. The name and parameter of the method are the same, and there is IS-A relationship between the classes, so there is method overriding.</w:t>
      </w:r>
    </w:p>
    <w:p w14:paraId="03F2C582" w14:textId="77777777" w:rsidR="00086C67" w:rsidRDefault="00086C67">
      <w:pPr>
        <w:pStyle w:val="alt"/>
        <w:numPr>
          <w:ilvl w:val="0"/>
          <w:numId w:val="92"/>
        </w:numPr>
        <w:spacing w:before="0" w:beforeAutospacing="0" w:after="0" w:afterAutospacing="0" w:line="375" w:lineRule="atLeast"/>
        <w:jc w:val="both"/>
        <w:rPr>
          <w:rFonts w:ascii="inter-regular" w:hAnsi="inter-regular"/>
          <w:color w:val="000000"/>
        </w:rPr>
      </w:pPr>
      <w:r>
        <w:rPr>
          <w:rStyle w:val="comment"/>
          <w:rFonts w:ascii="inter-regular" w:hAnsi="inter-regular"/>
          <w:color w:val="008200"/>
          <w:bdr w:val="none" w:sz="0" w:space="0" w:color="auto" w:frame="1"/>
        </w:rPr>
        <w:t>//Java Program to illustrate the use of Java Method Overriding</w:t>
      </w:r>
      <w:r>
        <w:rPr>
          <w:rFonts w:ascii="inter-regular" w:hAnsi="inter-regular"/>
          <w:color w:val="000000"/>
          <w:bdr w:val="none" w:sz="0" w:space="0" w:color="auto" w:frame="1"/>
        </w:rPr>
        <w:t>  </w:t>
      </w:r>
    </w:p>
    <w:p w14:paraId="138FB79D" w14:textId="77777777" w:rsidR="00086C67" w:rsidRDefault="00086C67">
      <w:pPr>
        <w:numPr>
          <w:ilvl w:val="0"/>
          <w:numId w:val="92"/>
        </w:numPr>
        <w:spacing w:after="0" w:line="375" w:lineRule="atLeast"/>
        <w:jc w:val="both"/>
        <w:rPr>
          <w:rFonts w:ascii="inter-regular" w:hAnsi="inter-regular"/>
          <w:color w:val="000000"/>
        </w:rPr>
      </w:pPr>
      <w:r>
        <w:rPr>
          <w:rStyle w:val="comment"/>
          <w:rFonts w:ascii="inter-regular" w:hAnsi="inter-regular"/>
          <w:color w:val="008200"/>
          <w:bdr w:val="none" w:sz="0" w:space="0" w:color="auto" w:frame="1"/>
        </w:rPr>
        <w:t>//Creating a parent class.</w:t>
      </w:r>
      <w:r>
        <w:rPr>
          <w:rFonts w:ascii="inter-regular" w:hAnsi="inter-regular"/>
          <w:color w:val="000000"/>
          <w:bdr w:val="none" w:sz="0" w:space="0" w:color="auto" w:frame="1"/>
        </w:rPr>
        <w:t>  </w:t>
      </w:r>
    </w:p>
    <w:p w14:paraId="0B83BC08" w14:textId="77777777" w:rsidR="00086C67" w:rsidRDefault="00086C67">
      <w:pPr>
        <w:pStyle w:val="alt"/>
        <w:numPr>
          <w:ilvl w:val="0"/>
          <w:numId w:val="92"/>
        </w:numPr>
        <w:spacing w:before="0" w:beforeAutospacing="0" w:after="0" w:afterAutospacing="0" w:line="375" w:lineRule="atLeast"/>
        <w:jc w:val="both"/>
        <w:rPr>
          <w:rFonts w:ascii="inter-regular" w:hAnsi="inter-regular"/>
          <w:color w:val="000000"/>
        </w:rPr>
      </w:pPr>
      <w:r>
        <w:rPr>
          <w:rStyle w:val="keyword"/>
          <w:rFonts w:ascii="inter-regular" w:hAnsi="inter-regular"/>
          <w:b/>
          <w:bCs/>
          <w:color w:val="006699"/>
          <w:bdr w:val="none" w:sz="0" w:space="0" w:color="auto" w:frame="1"/>
        </w:rPr>
        <w:t>class</w:t>
      </w:r>
      <w:r>
        <w:rPr>
          <w:rFonts w:ascii="inter-regular" w:hAnsi="inter-regular"/>
          <w:color w:val="000000"/>
          <w:bdr w:val="none" w:sz="0" w:space="0" w:color="auto" w:frame="1"/>
        </w:rPr>
        <w:t> Vehicle{  </w:t>
      </w:r>
    </w:p>
    <w:p w14:paraId="57D14902" w14:textId="77777777" w:rsidR="00086C67" w:rsidRDefault="00086C67">
      <w:pPr>
        <w:numPr>
          <w:ilvl w:val="0"/>
          <w:numId w:val="92"/>
        </w:numPr>
        <w:spacing w:after="0" w:line="375" w:lineRule="atLeast"/>
        <w:jc w:val="both"/>
        <w:rPr>
          <w:rFonts w:ascii="inter-regular" w:hAnsi="inter-regular"/>
          <w:color w:val="000000"/>
        </w:rPr>
      </w:pPr>
      <w:r>
        <w:rPr>
          <w:rFonts w:ascii="inter-regular" w:hAnsi="inter-regular"/>
          <w:color w:val="000000"/>
          <w:bdr w:val="none" w:sz="0" w:space="0" w:color="auto" w:frame="1"/>
        </w:rPr>
        <w:t>  </w:t>
      </w:r>
      <w:r>
        <w:rPr>
          <w:rStyle w:val="comment"/>
          <w:rFonts w:ascii="inter-regular" w:hAnsi="inter-regular"/>
          <w:color w:val="008200"/>
          <w:bdr w:val="none" w:sz="0" w:space="0" w:color="auto" w:frame="1"/>
        </w:rPr>
        <w:t>//defining a method</w:t>
      </w:r>
      <w:r>
        <w:rPr>
          <w:rFonts w:ascii="inter-regular" w:hAnsi="inter-regular"/>
          <w:color w:val="000000"/>
          <w:bdr w:val="none" w:sz="0" w:space="0" w:color="auto" w:frame="1"/>
        </w:rPr>
        <w:t>  </w:t>
      </w:r>
    </w:p>
    <w:p w14:paraId="12EAC438" w14:textId="77777777" w:rsidR="00086C67" w:rsidRDefault="00086C67">
      <w:pPr>
        <w:pStyle w:val="alt"/>
        <w:numPr>
          <w:ilvl w:val="0"/>
          <w:numId w:val="92"/>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void</w:t>
      </w:r>
      <w:r>
        <w:rPr>
          <w:rFonts w:ascii="inter-regular" w:hAnsi="inter-regular"/>
          <w:color w:val="000000"/>
          <w:bdr w:val="none" w:sz="0" w:space="0" w:color="auto" w:frame="1"/>
        </w:rPr>
        <w:t> run(){System.out.println(</w:t>
      </w:r>
      <w:r>
        <w:rPr>
          <w:rStyle w:val="string"/>
          <w:rFonts w:ascii="inter-regular" w:hAnsi="inter-regular"/>
          <w:color w:val="0000FF"/>
          <w:bdr w:val="none" w:sz="0" w:space="0" w:color="auto" w:frame="1"/>
        </w:rPr>
        <w:t>"Vehicle is running"</w:t>
      </w:r>
      <w:r>
        <w:rPr>
          <w:rFonts w:ascii="inter-regular" w:hAnsi="inter-regular"/>
          <w:color w:val="000000"/>
          <w:bdr w:val="none" w:sz="0" w:space="0" w:color="auto" w:frame="1"/>
        </w:rPr>
        <w:t>);}  </w:t>
      </w:r>
    </w:p>
    <w:p w14:paraId="537660CC" w14:textId="77777777" w:rsidR="00086C67" w:rsidRDefault="00086C67">
      <w:pPr>
        <w:numPr>
          <w:ilvl w:val="0"/>
          <w:numId w:val="92"/>
        </w:numPr>
        <w:spacing w:after="0" w:line="375" w:lineRule="atLeast"/>
        <w:jc w:val="both"/>
        <w:rPr>
          <w:rFonts w:ascii="inter-regular" w:hAnsi="inter-regular"/>
          <w:color w:val="000000"/>
        </w:rPr>
      </w:pPr>
      <w:r>
        <w:rPr>
          <w:rFonts w:ascii="inter-regular" w:hAnsi="inter-regular"/>
          <w:color w:val="000000"/>
          <w:bdr w:val="none" w:sz="0" w:space="0" w:color="auto" w:frame="1"/>
        </w:rPr>
        <w:t>}  </w:t>
      </w:r>
    </w:p>
    <w:p w14:paraId="7F6C64BF" w14:textId="77777777" w:rsidR="00086C67" w:rsidRDefault="00086C67">
      <w:pPr>
        <w:pStyle w:val="alt"/>
        <w:numPr>
          <w:ilvl w:val="0"/>
          <w:numId w:val="92"/>
        </w:numPr>
        <w:spacing w:before="0" w:beforeAutospacing="0" w:after="0" w:afterAutospacing="0" w:line="375" w:lineRule="atLeast"/>
        <w:jc w:val="both"/>
        <w:rPr>
          <w:rFonts w:ascii="inter-regular" w:hAnsi="inter-regular"/>
          <w:color w:val="000000"/>
        </w:rPr>
      </w:pPr>
      <w:r>
        <w:rPr>
          <w:rStyle w:val="comment"/>
          <w:rFonts w:ascii="inter-regular" w:hAnsi="inter-regular"/>
          <w:color w:val="008200"/>
          <w:bdr w:val="none" w:sz="0" w:space="0" w:color="auto" w:frame="1"/>
        </w:rPr>
        <w:t>//Creating a child class</w:t>
      </w:r>
      <w:r>
        <w:rPr>
          <w:rFonts w:ascii="inter-regular" w:hAnsi="inter-regular"/>
          <w:color w:val="000000"/>
          <w:bdr w:val="none" w:sz="0" w:space="0" w:color="auto" w:frame="1"/>
        </w:rPr>
        <w:t>  </w:t>
      </w:r>
    </w:p>
    <w:p w14:paraId="7C61F024" w14:textId="77777777" w:rsidR="00086C67" w:rsidRDefault="00086C67">
      <w:pPr>
        <w:numPr>
          <w:ilvl w:val="0"/>
          <w:numId w:val="92"/>
        </w:numPr>
        <w:spacing w:after="0" w:line="375" w:lineRule="atLeast"/>
        <w:jc w:val="both"/>
        <w:rPr>
          <w:rFonts w:ascii="inter-regular" w:hAnsi="inter-regular"/>
          <w:color w:val="000000"/>
        </w:rPr>
      </w:pPr>
      <w:r>
        <w:rPr>
          <w:rStyle w:val="keyword"/>
          <w:rFonts w:ascii="inter-regular" w:hAnsi="inter-regular"/>
          <w:b/>
          <w:bCs/>
          <w:color w:val="006699"/>
          <w:bdr w:val="none" w:sz="0" w:space="0" w:color="auto" w:frame="1"/>
        </w:rPr>
        <w:t>class</w:t>
      </w:r>
      <w:r>
        <w:rPr>
          <w:rFonts w:ascii="inter-regular" w:hAnsi="inter-regular"/>
          <w:color w:val="000000"/>
          <w:bdr w:val="none" w:sz="0" w:space="0" w:color="auto" w:frame="1"/>
        </w:rPr>
        <w:t> Bike2 </w:t>
      </w:r>
      <w:r>
        <w:rPr>
          <w:rStyle w:val="keyword"/>
          <w:rFonts w:ascii="inter-regular" w:hAnsi="inter-regular"/>
          <w:b/>
          <w:bCs/>
          <w:color w:val="006699"/>
          <w:bdr w:val="none" w:sz="0" w:space="0" w:color="auto" w:frame="1"/>
        </w:rPr>
        <w:t>extends</w:t>
      </w:r>
      <w:r>
        <w:rPr>
          <w:rFonts w:ascii="inter-regular" w:hAnsi="inter-regular"/>
          <w:color w:val="000000"/>
          <w:bdr w:val="none" w:sz="0" w:space="0" w:color="auto" w:frame="1"/>
        </w:rPr>
        <w:t> Vehicle{  </w:t>
      </w:r>
    </w:p>
    <w:p w14:paraId="54467F8D" w14:textId="77777777" w:rsidR="00086C67" w:rsidRDefault="00086C67">
      <w:pPr>
        <w:pStyle w:val="alt"/>
        <w:numPr>
          <w:ilvl w:val="0"/>
          <w:numId w:val="92"/>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w:t>
      </w:r>
      <w:r>
        <w:rPr>
          <w:rStyle w:val="comment"/>
          <w:rFonts w:ascii="inter-regular" w:hAnsi="inter-regular"/>
          <w:color w:val="008200"/>
          <w:bdr w:val="none" w:sz="0" w:space="0" w:color="auto" w:frame="1"/>
        </w:rPr>
        <w:t>//defining the same method as in the parent class</w:t>
      </w:r>
      <w:r>
        <w:rPr>
          <w:rFonts w:ascii="inter-regular" w:hAnsi="inter-regular"/>
          <w:color w:val="000000"/>
          <w:bdr w:val="none" w:sz="0" w:space="0" w:color="auto" w:frame="1"/>
        </w:rPr>
        <w:t>  </w:t>
      </w:r>
    </w:p>
    <w:p w14:paraId="2F982269" w14:textId="77777777" w:rsidR="00086C67" w:rsidRDefault="00086C67">
      <w:pPr>
        <w:numPr>
          <w:ilvl w:val="0"/>
          <w:numId w:val="92"/>
        </w:numPr>
        <w:spacing w:after="0" w:line="375" w:lineRule="atLeast"/>
        <w:jc w:val="both"/>
        <w:rPr>
          <w:rFonts w:ascii="inter-regular" w:hAnsi="inter-regular"/>
          <w:color w:val="000000"/>
        </w:rPr>
      </w:pP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void</w:t>
      </w:r>
      <w:r>
        <w:rPr>
          <w:rFonts w:ascii="inter-regular" w:hAnsi="inter-regular"/>
          <w:color w:val="000000"/>
          <w:bdr w:val="none" w:sz="0" w:space="0" w:color="auto" w:frame="1"/>
        </w:rPr>
        <w:t> run(){System.out.println(</w:t>
      </w:r>
      <w:r>
        <w:rPr>
          <w:rStyle w:val="string"/>
          <w:rFonts w:ascii="inter-regular" w:hAnsi="inter-regular"/>
          <w:color w:val="0000FF"/>
          <w:bdr w:val="none" w:sz="0" w:space="0" w:color="auto" w:frame="1"/>
        </w:rPr>
        <w:t>"Bike is running safely"</w:t>
      </w:r>
      <w:r>
        <w:rPr>
          <w:rFonts w:ascii="inter-regular" w:hAnsi="inter-regular"/>
          <w:color w:val="000000"/>
          <w:bdr w:val="none" w:sz="0" w:space="0" w:color="auto" w:frame="1"/>
        </w:rPr>
        <w:t>);}  </w:t>
      </w:r>
    </w:p>
    <w:p w14:paraId="7A6CD5FB" w14:textId="77777777" w:rsidR="00086C67" w:rsidRDefault="00086C67">
      <w:pPr>
        <w:pStyle w:val="alt"/>
        <w:numPr>
          <w:ilvl w:val="0"/>
          <w:numId w:val="92"/>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w:t>
      </w:r>
    </w:p>
    <w:p w14:paraId="3C59F518" w14:textId="77777777" w:rsidR="00086C67" w:rsidRDefault="00086C67">
      <w:pPr>
        <w:numPr>
          <w:ilvl w:val="0"/>
          <w:numId w:val="92"/>
        </w:numPr>
        <w:spacing w:after="0" w:line="375" w:lineRule="atLeast"/>
        <w:jc w:val="both"/>
        <w:rPr>
          <w:rFonts w:ascii="inter-regular" w:hAnsi="inter-regular"/>
          <w:color w:val="000000"/>
        </w:rPr>
      </w:pP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public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static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void</w:t>
      </w:r>
      <w:r>
        <w:rPr>
          <w:rFonts w:ascii="inter-regular" w:hAnsi="inter-regular"/>
          <w:color w:val="000000"/>
          <w:bdr w:val="none" w:sz="0" w:space="0" w:color="auto" w:frame="1"/>
        </w:rPr>
        <w:t> main(String args[]){  </w:t>
      </w:r>
    </w:p>
    <w:p w14:paraId="621C7DBF" w14:textId="77777777" w:rsidR="00086C67" w:rsidRDefault="00086C67">
      <w:pPr>
        <w:pStyle w:val="alt"/>
        <w:numPr>
          <w:ilvl w:val="0"/>
          <w:numId w:val="92"/>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Bike2 obj = </w:t>
      </w:r>
      <w:r>
        <w:rPr>
          <w:rStyle w:val="keyword"/>
          <w:rFonts w:ascii="inter-regular" w:hAnsi="inter-regular"/>
          <w:b/>
          <w:bCs/>
          <w:color w:val="006699"/>
          <w:bdr w:val="none" w:sz="0" w:space="0" w:color="auto" w:frame="1"/>
        </w:rPr>
        <w:t>new</w:t>
      </w:r>
      <w:r>
        <w:rPr>
          <w:rFonts w:ascii="inter-regular" w:hAnsi="inter-regular"/>
          <w:color w:val="000000"/>
          <w:bdr w:val="none" w:sz="0" w:space="0" w:color="auto" w:frame="1"/>
        </w:rPr>
        <w:t> Bike2();</w:t>
      </w:r>
      <w:r>
        <w:rPr>
          <w:rStyle w:val="comment"/>
          <w:rFonts w:ascii="inter-regular" w:hAnsi="inter-regular"/>
          <w:color w:val="008200"/>
          <w:bdr w:val="none" w:sz="0" w:space="0" w:color="auto" w:frame="1"/>
        </w:rPr>
        <w:t>//creating object</w:t>
      </w:r>
      <w:r>
        <w:rPr>
          <w:rFonts w:ascii="inter-regular" w:hAnsi="inter-regular"/>
          <w:color w:val="000000"/>
          <w:bdr w:val="none" w:sz="0" w:space="0" w:color="auto" w:frame="1"/>
        </w:rPr>
        <w:t>  </w:t>
      </w:r>
    </w:p>
    <w:p w14:paraId="7A10F508" w14:textId="77777777" w:rsidR="00086C67" w:rsidRDefault="00086C67">
      <w:pPr>
        <w:numPr>
          <w:ilvl w:val="0"/>
          <w:numId w:val="92"/>
        </w:numPr>
        <w:spacing w:after="0" w:line="375" w:lineRule="atLeast"/>
        <w:jc w:val="both"/>
        <w:rPr>
          <w:rFonts w:ascii="inter-regular" w:hAnsi="inter-regular"/>
          <w:color w:val="000000"/>
        </w:rPr>
      </w:pPr>
      <w:r>
        <w:rPr>
          <w:rFonts w:ascii="inter-regular" w:hAnsi="inter-regular"/>
          <w:color w:val="000000"/>
          <w:bdr w:val="none" w:sz="0" w:space="0" w:color="auto" w:frame="1"/>
        </w:rPr>
        <w:t>  obj.run();</w:t>
      </w:r>
      <w:r>
        <w:rPr>
          <w:rStyle w:val="comment"/>
          <w:rFonts w:ascii="inter-regular" w:hAnsi="inter-regular"/>
          <w:color w:val="008200"/>
          <w:bdr w:val="none" w:sz="0" w:space="0" w:color="auto" w:frame="1"/>
        </w:rPr>
        <w:t>//calling method</w:t>
      </w:r>
      <w:r>
        <w:rPr>
          <w:rFonts w:ascii="inter-regular" w:hAnsi="inter-regular"/>
          <w:color w:val="000000"/>
          <w:bdr w:val="none" w:sz="0" w:space="0" w:color="auto" w:frame="1"/>
        </w:rPr>
        <w:t>  </w:t>
      </w:r>
    </w:p>
    <w:p w14:paraId="77951C47" w14:textId="77777777" w:rsidR="00086C67" w:rsidRDefault="00086C67">
      <w:pPr>
        <w:pStyle w:val="alt"/>
        <w:numPr>
          <w:ilvl w:val="0"/>
          <w:numId w:val="92"/>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  </w:t>
      </w:r>
    </w:p>
    <w:p w14:paraId="2E6AD10C" w14:textId="77777777" w:rsidR="00086C67" w:rsidRDefault="00086C67">
      <w:pPr>
        <w:numPr>
          <w:ilvl w:val="0"/>
          <w:numId w:val="92"/>
        </w:numPr>
        <w:spacing w:after="0" w:line="375" w:lineRule="atLeast"/>
        <w:jc w:val="both"/>
        <w:rPr>
          <w:rFonts w:ascii="inter-regular" w:hAnsi="inter-regular"/>
          <w:color w:val="000000"/>
        </w:rPr>
      </w:pPr>
      <w:r>
        <w:rPr>
          <w:rFonts w:ascii="inter-regular" w:hAnsi="inter-regular"/>
          <w:color w:val="000000"/>
          <w:bdr w:val="none" w:sz="0" w:space="0" w:color="auto" w:frame="1"/>
        </w:rPr>
        <w:t>}  </w:t>
      </w:r>
    </w:p>
    <w:p w14:paraId="52E27992" w14:textId="77777777" w:rsidR="00086C67" w:rsidRDefault="00086C67" w:rsidP="00086C67">
      <w:pPr>
        <w:spacing w:line="240" w:lineRule="auto"/>
        <w:rPr>
          <w:rFonts w:ascii="Times New Roman" w:hAnsi="Times New Roman"/>
        </w:rPr>
      </w:pPr>
      <w:hyperlink r:id="rId82" w:tgtFrame="_blank" w:history="1">
        <w:r>
          <w:rPr>
            <w:rStyle w:val="Hyperlink"/>
            <w:rFonts w:ascii="Verdana" w:hAnsi="Verdana"/>
            <w:b/>
            <w:bCs/>
            <w:color w:val="FFFFFF"/>
            <w:sz w:val="20"/>
            <w:szCs w:val="20"/>
            <w:shd w:val="clear" w:color="auto" w:fill="4CAF50"/>
          </w:rPr>
          <w:t>Test it Now</w:t>
        </w:r>
      </w:hyperlink>
    </w:p>
    <w:p w14:paraId="555EC96D" w14:textId="77777777" w:rsidR="00086C67" w:rsidRDefault="00086C67" w:rsidP="00086C67">
      <w:pPr>
        <w:pStyle w:val="NormalWeb"/>
        <w:shd w:val="clear" w:color="auto" w:fill="FFFFFF"/>
        <w:jc w:val="both"/>
        <w:rPr>
          <w:rFonts w:ascii="inter-regular" w:hAnsi="inter-regular"/>
          <w:color w:val="333333"/>
        </w:rPr>
      </w:pPr>
      <w:r>
        <w:rPr>
          <w:rFonts w:ascii="inter-regular" w:hAnsi="inter-regular"/>
          <w:color w:val="333333"/>
        </w:rPr>
        <w:t>Output:</w:t>
      </w:r>
    </w:p>
    <w:p w14:paraId="30625050" w14:textId="77777777" w:rsidR="00086C67" w:rsidRDefault="00086C67" w:rsidP="00086C67">
      <w:pPr>
        <w:pStyle w:val="HTMLPreformatted"/>
        <w:shd w:val="clear" w:color="auto" w:fill="EEEEEE"/>
        <w:jc w:val="both"/>
        <w:rPr>
          <w:color w:val="535559"/>
        </w:rPr>
      </w:pPr>
      <w:r>
        <w:rPr>
          <w:color w:val="535559"/>
        </w:rPr>
        <w:t>Bike is running safely</w:t>
      </w:r>
    </w:p>
    <w:p w14:paraId="46AFCE40" w14:textId="77777777" w:rsidR="00086C67" w:rsidRDefault="00000000" w:rsidP="00086C67">
      <w:pPr>
        <w:rPr>
          <w:rFonts w:ascii="Times New Roman" w:hAnsi="Times New Roman"/>
        </w:rPr>
      </w:pPr>
      <w:r>
        <w:lastRenderedPageBreak/>
        <w:pict w14:anchorId="277FAE8F">
          <v:rect id="_x0000_i1045" style="width:0;height:.75pt" o:hrstd="t" o:hrnoshade="t" o:hr="t" fillcolor="#d4d4d4" stroked="f"/>
        </w:pict>
      </w:r>
    </w:p>
    <w:p w14:paraId="61884823" w14:textId="77777777" w:rsidR="00086C67" w:rsidRDefault="00086C67" w:rsidP="00086C67">
      <w:pPr>
        <w:pStyle w:val="Heading3"/>
        <w:shd w:val="clear" w:color="auto" w:fill="FFFFFF"/>
        <w:spacing w:line="312" w:lineRule="atLeast"/>
        <w:jc w:val="both"/>
        <w:rPr>
          <w:rFonts w:ascii="Helvetica" w:hAnsi="Helvetica"/>
          <w:color w:val="610B38"/>
          <w:sz w:val="38"/>
          <w:szCs w:val="38"/>
        </w:rPr>
      </w:pPr>
      <w:r>
        <w:rPr>
          <w:rFonts w:ascii="Helvetica" w:hAnsi="Helvetica"/>
          <w:b/>
          <w:bCs/>
          <w:color w:val="610B38"/>
          <w:sz w:val="38"/>
          <w:szCs w:val="38"/>
        </w:rPr>
        <w:t>A real example of Java Method Overriding</w:t>
      </w:r>
    </w:p>
    <w:p w14:paraId="44444D38" w14:textId="77777777" w:rsidR="00086C67" w:rsidRDefault="00086C67" w:rsidP="00086C67">
      <w:pPr>
        <w:pStyle w:val="NormalWeb"/>
        <w:shd w:val="clear" w:color="auto" w:fill="FFFFFF"/>
        <w:jc w:val="both"/>
        <w:rPr>
          <w:rFonts w:ascii="inter-regular" w:hAnsi="inter-regular"/>
          <w:color w:val="333333"/>
        </w:rPr>
      </w:pPr>
      <w:r>
        <w:rPr>
          <w:rFonts w:ascii="inter-regular" w:hAnsi="inter-regular"/>
          <w:color w:val="333333"/>
        </w:rPr>
        <w:t>Consider a scenario where Bank is a class that provides functionality to get the rate of interest. However, the rate of interest varies according to banks. For example, SBI, ICICI and AXIS banks could provide 8%, 7%, and 9% rate of interest.</w:t>
      </w:r>
    </w:p>
    <w:p w14:paraId="0B532368" w14:textId="77777777" w:rsidR="00086C67" w:rsidRDefault="00086C67" w:rsidP="00086C67">
      <w:pPr>
        <w:rPr>
          <w:rFonts w:ascii="Times New Roman" w:hAnsi="Times New Roman"/>
        </w:rPr>
      </w:pPr>
      <w:r>
        <w:rPr>
          <w:noProof/>
        </w:rPr>
        <w:drawing>
          <wp:inline distT="0" distB="0" distL="0" distR="0" wp14:anchorId="68587219" wp14:editId="241E143B">
            <wp:extent cx="5731510" cy="2002155"/>
            <wp:effectExtent l="0" t="0" r="2540" b="0"/>
            <wp:docPr id="558666899" name="Picture 15" descr="Java method overriding example of ban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descr="Java method overriding example of bank"/>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5731510" cy="2002155"/>
                    </a:xfrm>
                    <a:prstGeom prst="rect">
                      <a:avLst/>
                    </a:prstGeom>
                    <a:noFill/>
                    <a:ln>
                      <a:noFill/>
                    </a:ln>
                  </pic:spPr>
                </pic:pic>
              </a:graphicData>
            </a:graphic>
          </wp:inline>
        </w:drawing>
      </w:r>
    </w:p>
    <w:p w14:paraId="0F81F9E4" w14:textId="77777777" w:rsidR="00086C67" w:rsidRDefault="00086C67" w:rsidP="00086C67">
      <w:pPr>
        <w:pStyle w:val="Heading4"/>
        <w:pBdr>
          <w:left w:val="single" w:sz="18" w:space="30" w:color="FFA500"/>
        </w:pBdr>
        <w:shd w:val="clear" w:color="auto" w:fill="FAEBD7"/>
        <w:jc w:val="both"/>
        <w:rPr>
          <w:rFonts w:ascii="Arial" w:hAnsi="Arial" w:cs="Arial"/>
          <w:b w:val="0"/>
          <w:bCs w:val="0"/>
          <w:color w:val="333333"/>
          <w:sz w:val="23"/>
          <w:szCs w:val="23"/>
        </w:rPr>
      </w:pPr>
      <w:r>
        <w:rPr>
          <w:rFonts w:ascii="Arial" w:hAnsi="Arial" w:cs="Arial"/>
          <w:b w:val="0"/>
          <w:bCs w:val="0"/>
          <w:color w:val="333333"/>
          <w:sz w:val="23"/>
          <w:szCs w:val="23"/>
        </w:rPr>
        <w:t>Java method overriding is mostly used in Runtime Polymorphism which we will learn in next pages.</w:t>
      </w:r>
    </w:p>
    <w:p w14:paraId="085C60A5" w14:textId="77777777" w:rsidR="00086C67" w:rsidRDefault="00086C67">
      <w:pPr>
        <w:pStyle w:val="alt"/>
        <w:numPr>
          <w:ilvl w:val="0"/>
          <w:numId w:val="93"/>
        </w:numPr>
        <w:spacing w:before="0" w:beforeAutospacing="0" w:after="0" w:afterAutospacing="0" w:line="375" w:lineRule="atLeast"/>
        <w:jc w:val="both"/>
        <w:rPr>
          <w:rFonts w:ascii="inter-regular" w:hAnsi="inter-regular"/>
          <w:color w:val="000000"/>
        </w:rPr>
      </w:pPr>
      <w:r>
        <w:rPr>
          <w:rStyle w:val="comment"/>
          <w:rFonts w:ascii="inter-regular" w:hAnsi="inter-regular"/>
          <w:color w:val="008200"/>
          <w:bdr w:val="none" w:sz="0" w:space="0" w:color="auto" w:frame="1"/>
        </w:rPr>
        <w:t>//Java Program to demonstrate the real scenario of Java Method Overriding</w:t>
      </w:r>
      <w:r>
        <w:rPr>
          <w:rFonts w:ascii="inter-regular" w:hAnsi="inter-regular"/>
          <w:color w:val="000000"/>
          <w:bdr w:val="none" w:sz="0" w:space="0" w:color="auto" w:frame="1"/>
        </w:rPr>
        <w:t>  </w:t>
      </w:r>
    </w:p>
    <w:p w14:paraId="5AF451FD" w14:textId="77777777" w:rsidR="00086C67" w:rsidRDefault="00086C67">
      <w:pPr>
        <w:numPr>
          <w:ilvl w:val="0"/>
          <w:numId w:val="93"/>
        </w:numPr>
        <w:spacing w:after="0" w:line="375" w:lineRule="atLeast"/>
        <w:jc w:val="both"/>
        <w:rPr>
          <w:rFonts w:ascii="inter-regular" w:hAnsi="inter-regular"/>
          <w:color w:val="000000"/>
        </w:rPr>
      </w:pPr>
      <w:r>
        <w:rPr>
          <w:rStyle w:val="comment"/>
          <w:rFonts w:ascii="inter-regular" w:hAnsi="inter-regular"/>
          <w:color w:val="008200"/>
          <w:bdr w:val="none" w:sz="0" w:space="0" w:color="auto" w:frame="1"/>
        </w:rPr>
        <w:t>//where three classes are overriding the method of a parent class.</w:t>
      </w:r>
      <w:r>
        <w:rPr>
          <w:rFonts w:ascii="inter-regular" w:hAnsi="inter-regular"/>
          <w:color w:val="000000"/>
          <w:bdr w:val="none" w:sz="0" w:space="0" w:color="auto" w:frame="1"/>
        </w:rPr>
        <w:t>  </w:t>
      </w:r>
    </w:p>
    <w:p w14:paraId="69FA2BA7" w14:textId="77777777" w:rsidR="00086C67" w:rsidRDefault="00086C67">
      <w:pPr>
        <w:pStyle w:val="alt"/>
        <w:numPr>
          <w:ilvl w:val="0"/>
          <w:numId w:val="93"/>
        </w:numPr>
        <w:spacing w:before="0" w:beforeAutospacing="0" w:after="0" w:afterAutospacing="0" w:line="375" w:lineRule="atLeast"/>
        <w:jc w:val="both"/>
        <w:rPr>
          <w:rFonts w:ascii="inter-regular" w:hAnsi="inter-regular"/>
          <w:color w:val="000000"/>
        </w:rPr>
      </w:pPr>
      <w:r>
        <w:rPr>
          <w:rStyle w:val="comment"/>
          <w:rFonts w:ascii="inter-regular" w:hAnsi="inter-regular"/>
          <w:color w:val="008200"/>
          <w:bdr w:val="none" w:sz="0" w:space="0" w:color="auto" w:frame="1"/>
        </w:rPr>
        <w:t>//Creating a parent class.</w:t>
      </w:r>
      <w:r>
        <w:rPr>
          <w:rFonts w:ascii="inter-regular" w:hAnsi="inter-regular"/>
          <w:color w:val="000000"/>
          <w:bdr w:val="none" w:sz="0" w:space="0" w:color="auto" w:frame="1"/>
        </w:rPr>
        <w:t>  </w:t>
      </w:r>
    </w:p>
    <w:p w14:paraId="3D699037" w14:textId="77777777" w:rsidR="00086C67" w:rsidRDefault="00086C67">
      <w:pPr>
        <w:numPr>
          <w:ilvl w:val="0"/>
          <w:numId w:val="93"/>
        </w:numPr>
        <w:spacing w:after="0" w:line="375" w:lineRule="atLeast"/>
        <w:jc w:val="both"/>
        <w:rPr>
          <w:rFonts w:ascii="inter-regular" w:hAnsi="inter-regular"/>
          <w:color w:val="000000"/>
        </w:rPr>
      </w:pPr>
      <w:r>
        <w:rPr>
          <w:rStyle w:val="keyword"/>
          <w:rFonts w:ascii="inter-regular" w:hAnsi="inter-regular"/>
          <w:b/>
          <w:bCs/>
          <w:color w:val="006699"/>
          <w:bdr w:val="none" w:sz="0" w:space="0" w:color="auto" w:frame="1"/>
        </w:rPr>
        <w:t>class</w:t>
      </w:r>
      <w:r>
        <w:rPr>
          <w:rFonts w:ascii="inter-regular" w:hAnsi="inter-regular"/>
          <w:color w:val="000000"/>
          <w:bdr w:val="none" w:sz="0" w:space="0" w:color="auto" w:frame="1"/>
        </w:rPr>
        <w:t> Bank{  </w:t>
      </w:r>
    </w:p>
    <w:p w14:paraId="15CE7310" w14:textId="77777777" w:rsidR="00086C67" w:rsidRDefault="00086C67">
      <w:pPr>
        <w:pStyle w:val="alt"/>
        <w:numPr>
          <w:ilvl w:val="0"/>
          <w:numId w:val="93"/>
        </w:numPr>
        <w:spacing w:before="0" w:beforeAutospacing="0" w:after="0" w:afterAutospacing="0" w:line="375" w:lineRule="atLeast"/>
        <w:jc w:val="both"/>
        <w:rPr>
          <w:rFonts w:ascii="inter-regular" w:hAnsi="inter-regular"/>
          <w:color w:val="000000"/>
        </w:rPr>
      </w:pPr>
      <w:r>
        <w:rPr>
          <w:rStyle w:val="keyword"/>
          <w:rFonts w:ascii="inter-regular" w:hAnsi="inter-regular"/>
          <w:b/>
          <w:bCs/>
          <w:color w:val="006699"/>
          <w:bdr w:val="none" w:sz="0" w:space="0" w:color="auto" w:frame="1"/>
        </w:rPr>
        <w:t>int</w:t>
      </w:r>
      <w:r>
        <w:rPr>
          <w:rFonts w:ascii="inter-regular" w:hAnsi="inter-regular"/>
          <w:color w:val="000000"/>
          <w:bdr w:val="none" w:sz="0" w:space="0" w:color="auto" w:frame="1"/>
        </w:rPr>
        <w:t> getRateOfInterest(){</w:t>
      </w:r>
      <w:r>
        <w:rPr>
          <w:rStyle w:val="keyword"/>
          <w:rFonts w:ascii="inter-regular" w:hAnsi="inter-regular"/>
          <w:b/>
          <w:bCs/>
          <w:color w:val="006699"/>
          <w:bdr w:val="none" w:sz="0" w:space="0" w:color="auto" w:frame="1"/>
        </w:rPr>
        <w:t>return</w:t>
      </w:r>
      <w:r>
        <w:rPr>
          <w:rFonts w:ascii="inter-regular" w:hAnsi="inter-regular"/>
          <w:color w:val="000000"/>
          <w:bdr w:val="none" w:sz="0" w:space="0" w:color="auto" w:frame="1"/>
        </w:rPr>
        <w:t> </w:t>
      </w:r>
      <w:r>
        <w:rPr>
          <w:rStyle w:val="number"/>
          <w:rFonts w:ascii="inter-regular" w:hAnsi="inter-regular"/>
          <w:color w:val="C00000"/>
          <w:bdr w:val="none" w:sz="0" w:space="0" w:color="auto" w:frame="1"/>
        </w:rPr>
        <w:t>0</w:t>
      </w:r>
      <w:r>
        <w:rPr>
          <w:rFonts w:ascii="inter-regular" w:hAnsi="inter-regular"/>
          <w:color w:val="000000"/>
          <w:bdr w:val="none" w:sz="0" w:space="0" w:color="auto" w:frame="1"/>
        </w:rPr>
        <w:t>;}  </w:t>
      </w:r>
    </w:p>
    <w:p w14:paraId="2C20E190" w14:textId="77777777" w:rsidR="00086C67" w:rsidRDefault="00086C67">
      <w:pPr>
        <w:numPr>
          <w:ilvl w:val="0"/>
          <w:numId w:val="93"/>
        </w:numPr>
        <w:spacing w:after="0" w:line="375" w:lineRule="atLeast"/>
        <w:jc w:val="both"/>
        <w:rPr>
          <w:rFonts w:ascii="inter-regular" w:hAnsi="inter-regular"/>
          <w:color w:val="000000"/>
        </w:rPr>
      </w:pPr>
      <w:r>
        <w:rPr>
          <w:rFonts w:ascii="inter-regular" w:hAnsi="inter-regular"/>
          <w:color w:val="000000"/>
          <w:bdr w:val="none" w:sz="0" w:space="0" w:color="auto" w:frame="1"/>
        </w:rPr>
        <w:t>}  </w:t>
      </w:r>
    </w:p>
    <w:p w14:paraId="047A265C" w14:textId="77777777" w:rsidR="00086C67" w:rsidRDefault="00086C67">
      <w:pPr>
        <w:pStyle w:val="alt"/>
        <w:numPr>
          <w:ilvl w:val="0"/>
          <w:numId w:val="93"/>
        </w:numPr>
        <w:spacing w:before="0" w:beforeAutospacing="0" w:after="0" w:afterAutospacing="0" w:line="375" w:lineRule="atLeast"/>
        <w:jc w:val="both"/>
        <w:rPr>
          <w:rFonts w:ascii="inter-regular" w:hAnsi="inter-regular"/>
          <w:color w:val="000000"/>
        </w:rPr>
      </w:pPr>
      <w:r>
        <w:rPr>
          <w:rStyle w:val="comment"/>
          <w:rFonts w:ascii="inter-regular" w:hAnsi="inter-regular"/>
          <w:color w:val="008200"/>
          <w:bdr w:val="none" w:sz="0" w:space="0" w:color="auto" w:frame="1"/>
        </w:rPr>
        <w:t>//Creating child classes.</w:t>
      </w:r>
      <w:r>
        <w:rPr>
          <w:rFonts w:ascii="inter-regular" w:hAnsi="inter-regular"/>
          <w:color w:val="000000"/>
          <w:bdr w:val="none" w:sz="0" w:space="0" w:color="auto" w:frame="1"/>
        </w:rPr>
        <w:t>  </w:t>
      </w:r>
    </w:p>
    <w:p w14:paraId="5D1E511D" w14:textId="77777777" w:rsidR="00086C67" w:rsidRDefault="00086C67">
      <w:pPr>
        <w:numPr>
          <w:ilvl w:val="0"/>
          <w:numId w:val="93"/>
        </w:numPr>
        <w:spacing w:after="0" w:line="375" w:lineRule="atLeast"/>
        <w:jc w:val="both"/>
        <w:rPr>
          <w:rFonts w:ascii="inter-regular" w:hAnsi="inter-regular"/>
          <w:color w:val="000000"/>
        </w:rPr>
      </w:pPr>
      <w:r>
        <w:rPr>
          <w:rStyle w:val="keyword"/>
          <w:rFonts w:ascii="inter-regular" w:hAnsi="inter-regular"/>
          <w:b/>
          <w:bCs/>
          <w:color w:val="006699"/>
          <w:bdr w:val="none" w:sz="0" w:space="0" w:color="auto" w:frame="1"/>
        </w:rPr>
        <w:t>class</w:t>
      </w:r>
      <w:r>
        <w:rPr>
          <w:rFonts w:ascii="inter-regular" w:hAnsi="inter-regular"/>
          <w:color w:val="000000"/>
          <w:bdr w:val="none" w:sz="0" w:space="0" w:color="auto" w:frame="1"/>
        </w:rPr>
        <w:t> SBI </w:t>
      </w:r>
      <w:r>
        <w:rPr>
          <w:rStyle w:val="keyword"/>
          <w:rFonts w:ascii="inter-regular" w:hAnsi="inter-regular"/>
          <w:b/>
          <w:bCs/>
          <w:color w:val="006699"/>
          <w:bdr w:val="none" w:sz="0" w:space="0" w:color="auto" w:frame="1"/>
        </w:rPr>
        <w:t>extends</w:t>
      </w:r>
      <w:r>
        <w:rPr>
          <w:rFonts w:ascii="inter-regular" w:hAnsi="inter-regular"/>
          <w:color w:val="000000"/>
          <w:bdr w:val="none" w:sz="0" w:space="0" w:color="auto" w:frame="1"/>
        </w:rPr>
        <w:t> Bank{  </w:t>
      </w:r>
    </w:p>
    <w:p w14:paraId="6F1AC07D" w14:textId="77777777" w:rsidR="00086C67" w:rsidRDefault="00086C67">
      <w:pPr>
        <w:pStyle w:val="alt"/>
        <w:numPr>
          <w:ilvl w:val="0"/>
          <w:numId w:val="93"/>
        </w:numPr>
        <w:spacing w:before="0" w:beforeAutospacing="0" w:after="0" w:afterAutospacing="0" w:line="375" w:lineRule="atLeast"/>
        <w:jc w:val="both"/>
        <w:rPr>
          <w:rFonts w:ascii="inter-regular" w:hAnsi="inter-regular"/>
          <w:color w:val="000000"/>
        </w:rPr>
      </w:pPr>
      <w:r>
        <w:rPr>
          <w:rStyle w:val="keyword"/>
          <w:rFonts w:ascii="inter-regular" w:hAnsi="inter-regular"/>
          <w:b/>
          <w:bCs/>
          <w:color w:val="006699"/>
          <w:bdr w:val="none" w:sz="0" w:space="0" w:color="auto" w:frame="1"/>
        </w:rPr>
        <w:t>int</w:t>
      </w:r>
      <w:r>
        <w:rPr>
          <w:rFonts w:ascii="inter-regular" w:hAnsi="inter-regular"/>
          <w:color w:val="000000"/>
          <w:bdr w:val="none" w:sz="0" w:space="0" w:color="auto" w:frame="1"/>
        </w:rPr>
        <w:t> getRateOfInterest(){</w:t>
      </w:r>
      <w:r>
        <w:rPr>
          <w:rStyle w:val="keyword"/>
          <w:rFonts w:ascii="inter-regular" w:hAnsi="inter-regular"/>
          <w:b/>
          <w:bCs/>
          <w:color w:val="006699"/>
          <w:bdr w:val="none" w:sz="0" w:space="0" w:color="auto" w:frame="1"/>
        </w:rPr>
        <w:t>return</w:t>
      </w:r>
      <w:r>
        <w:rPr>
          <w:rFonts w:ascii="inter-regular" w:hAnsi="inter-regular"/>
          <w:color w:val="000000"/>
          <w:bdr w:val="none" w:sz="0" w:space="0" w:color="auto" w:frame="1"/>
        </w:rPr>
        <w:t> </w:t>
      </w:r>
      <w:r>
        <w:rPr>
          <w:rStyle w:val="number"/>
          <w:rFonts w:ascii="inter-regular" w:hAnsi="inter-regular"/>
          <w:color w:val="C00000"/>
          <w:bdr w:val="none" w:sz="0" w:space="0" w:color="auto" w:frame="1"/>
        </w:rPr>
        <w:t>8</w:t>
      </w:r>
      <w:r>
        <w:rPr>
          <w:rFonts w:ascii="inter-regular" w:hAnsi="inter-regular"/>
          <w:color w:val="000000"/>
          <w:bdr w:val="none" w:sz="0" w:space="0" w:color="auto" w:frame="1"/>
        </w:rPr>
        <w:t>;}  </w:t>
      </w:r>
    </w:p>
    <w:p w14:paraId="70577E62" w14:textId="77777777" w:rsidR="00086C67" w:rsidRDefault="00086C67">
      <w:pPr>
        <w:numPr>
          <w:ilvl w:val="0"/>
          <w:numId w:val="93"/>
        </w:numPr>
        <w:spacing w:after="0" w:line="375" w:lineRule="atLeast"/>
        <w:jc w:val="both"/>
        <w:rPr>
          <w:rFonts w:ascii="inter-regular" w:hAnsi="inter-regular"/>
          <w:color w:val="000000"/>
        </w:rPr>
      </w:pPr>
      <w:r>
        <w:rPr>
          <w:rFonts w:ascii="inter-regular" w:hAnsi="inter-regular"/>
          <w:color w:val="000000"/>
          <w:bdr w:val="none" w:sz="0" w:space="0" w:color="auto" w:frame="1"/>
        </w:rPr>
        <w:t>}  </w:t>
      </w:r>
    </w:p>
    <w:p w14:paraId="679862EB" w14:textId="77777777" w:rsidR="00086C67" w:rsidRDefault="00086C67">
      <w:pPr>
        <w:pStyle w:val="alt"/>
        <w:numPr>
          <w:ilvl w:val="0"/>
          <w:numId w:val="93"/>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w:t>
      </w:r>
    </w:p>
    <w:p w14:paraId="5C17D22C" w14:textId="77777777" w:rsidR="00086C67" w:rsidRDefault="00086C67">
      <w:pPr>
        <w:numPr>
          <w:ilvl w:val="0"/>
          <w:numId w:val="93"/>
        </w:numPr>
        <w:spacing w:after="0" w:line="375" w:lineRule="atLeast"/>
        <w:jc w:val="both"/>
        <w:rPr>
          <w:rFonts w:ascii="inter-regular" w:hAnsi="inter-regular"/>
          <w:color w:val="000000"/>
        </w:rPr>
      </w:pPr>
      <w:r>
        <w:rPr>
          <w:rStyle w:val="keyword"/>
          <w:rFonts w:ascii="inter-regular" w:hAnsi="inter-regular"/>
          <w:b/>
          <w:bCs/>
          <w:color w:val="006699"/>
          <w:bdr w:val="none" w:sz="0" w:space="0" w:color="auto" w:frame="1"/>
        </w:rPr>
        <w:t>class</w:t>
      </w:r>
      <w:r>
        <w:rPr>
          <w:rFonts w:ascii="inter-regular" w:hAnsi="inter-regular"/>
          <w:color w:val="000000"/>
          <w:bdr w:val="none" w:sz="0" w:space="0" w:color="auto" w:frame="1"/>
        </w:rPr>
        <w:t> ICICI </w:t>
      </w:r>
      <w:r>
        <w:rPr>
          <w:rStyle w:val="keyword"/>
          <w:rFonts w:ascii="inter-regular" w:hAnsi="inter-regular"/>
          <w:b/>
          <w:bCs/>
          <w:color w:val="006699"/>
          <w:bdr w:val="none" w:sz="0" w:space="0" w:color="auto" w:frame="1"/>
        </w:rPr>
        <w:t>extends</w:t>
      </w:r>
      <w:r>
        <w:rPr>
          <w:rFonts w:ascii="inter-regular" w:hAnsi="inter-regular"/>
          <w:color w:val="000000"/>
          <w:bdr w:val="none" w:sz="0" w:space="0" w:color="auto" w:frame="1"/>
        </w:rPr>
        <w:t> Bank{  </w:t>
      </w:r>
    </w:p>
    <w:p w14:paraId="18E6C50B" w14:textId="77777777" w:rsidR="00086C67" w:rsidRDefault="00086C67">
      <w:pPr>
        <w:pStyle w:val="alt"/>
        <w:numPr>
          <w:ilvl w:val="0"/>
          <w:numId w:val="93"/>
        </w:numPr>
        <w:spacing w:before="0" w:beforeAutospacing="0" w:after="0" w:afterAutospacing="0" w:line="375" w:lineRule="atLeast"/>
        <w:jc w:val="both"/>
        <w:rPr>
          <w:rFonts w:ascii="inter-regular" w:hAnsi="inter-regular"/>
          <w:color w:val="000000"/>
        </w:rPr>
      </w:pPr>
      <w:r>
        <w:rPr>
          <w:rStyle w:val="keyword"/>
          <w:rFonts w:ascii="inter-regular" w:hAnsi="inter-regular"/>
          <w:b/>
          <w:bCs/>
          <w:color w:val="006699"/>
          <w:bdr w:val="none" w:sz="0" w:space="0" w:color="auto" w:frame="1"/>
        </w:rPr>
        <w:t>int</w:t>
      </w:r>
      <w:r>
        <w:rPr>
          <w:rFonts w:ascii="inter-regular" w:hAnsi="inter-regular"/>
          <w:color w:val="000000"/>
          <w:bdr w:val="none" w:sz="0" w:space="0" w:color="auto" w:frame="1"/>
        </w:rPr>
        <w:t> getRateOfInterest(){</w:t>
      </w:r>
      <w:r>
        <w:rPr>
          <w:rStyle w:val="keyword"/>
          <w:rFonts w:ascii="inter-regular" w:hAnsi="inter-regular"/>
          <w:b/>
          <w:bCs/>
          <w:color w:val="006699"/>
          <w:bdr w:val="none" w:sz="0" w:space="0" w:color="auto" w:frame="1"/>
        </w:rPr>
        <w:t>return</w:t>
      </w:r>
      <w:r>
        <w:rPr>
          <w:rFonts w:ascii="inter-regular" w:hAnsi="inter-regular"/>
          <w:color w:val="000000"/>
          <w:bdr w:val="none" w:sz="0" w:space="0" w:color="auto" w:frame="1"/>
        </w:rPr>
        <w:t> </w:t>
      </w:r>
      <w:r>
        <w:rPr>
          <w:rStyle w:val="number"/>
          <w:rFonts w:ascii="inter-regular" w:hAnsi="inter-regular"/>
          <w:color w:val="C00000"/>
          <w:bdr w:val="none" w:sz="0" w:space="0" w:color="auto" w:frame="1"/>
        </w:rPr>
        <w:t>7</w:t>
      </w:r>
      <w:r>
        <w:rPr>
          <w:rFonts w:ascii="inter-regular" w:hAnsi="inter-regular"/>
          <w:color w:val="000000"/>
          <w:bdr w:val="none" w:sz="0" w:space="0" w:color="auto" w:frame="1"/>
        </w:rPr>
        <w:t>;}  </w:t>
      </w:r>
    </w:p>
    <w:p w14:paraId="6821EF6A" w14:textId="77777777" w:rsidR="00086C67" w:rsidRDefault="00086C67">
      <w:pPr>
        <w:numPr>
          <w:ilvl w:val="0"/>
          <w:numId w:val="93"/>
        </w:numPr>
        <w:spacing w:after="0" w:line="375" w:lineRule="atLeast"/>
        <w:jc w:val="both"/>
        <w:rPr>
          <w:rFonts w:ascii="inter-regular" w:hAnsi="inter-regular"/>
          <w:color w:val="000000"/>
        </w:rPr>
      </w:pPr>
      <w:r>
        <w:rPr>
          <w:rFonts w:ascii="inter-regular" w:hAnsi="inter-regular"/>
          <w:color w:val="000000"/>
          <w:bdr w:val="none" w:sz="0" w:space="0" w:color="auto" w:frame="1"/>
        </w:rPr>
        <w:t>}  </w:t>
      </w:r>
    </w:p>
    <w:p w14:paraId="78EAAD17" w14:textId="77777777" w:rsidR="00086C67" w:rsidRDefault="00086C67">
      <w:pPr>
        <w:pStyle w:val="alt"/>
        <w:numPr>
          <w:ilvl w:val="0"/>
          <w:numId w:val="93"/>
        </w:numPr>
        <w:spacing w:before="0" w:beforeAutospacing="0" w:after="0" w:afterAutospacing="0" w:line="375" w:lineRule="atLeast"/>
        <w:jc w:val="both"/>
        <w:rPr>
          <w:rFonts w:ascii="inter-regular" w:hAnsi="inter-regular"/>
          <w:color w:val="000000"/>
        </w:rPr>
      </w:pPr>
      <w:r>
        <w:rPr>
          <w:rStyle w:val="keyword"/>
          <w:rFonts w:ascii="inter-regular" w:hAnsi="inter-regular"/>
          <w:b/>
          <w:bCs/>
          <w:color w:val="006699"/>
          <w:bdr w:val="none" w:sz="0" w:space="0" w:color="auto" w:frame="1"/>
        </w:rPr>
        <w:t>class</w:t>
      </w:r>
      <w:r>
        <w:rPr>
          <w:rFonts w:ascii="inter-regular" w:hAnsi="inter-regular"/>
          <w:color w:val="000000"/>
          <w:bdr w:val="none" w:sz="0" w:space="0" w:color="auto" w:frame="1"/>
        </w:rPr>
        <w:t> AXIS </w:t>
      </w:r>
      <w:r>
        <w:rPr>
          <w:rStyle w:val="keyword"/>
          <w:rFonts w:ascii="inter-regular" w:hAnsi="inter-regular"/>
          <w:b/>
          <w:bCs/>
          <w:color w:val="006699"/>
          <w:bdr w:val="none" w:sz="0" w:space="0" w:color="auto" w:frame="1"/>
        </w:rPr>
        <w:t>extends</w:t>
      </w:r>
      <w:r>
        <w:rPr>
          <w:rFonts w:ascii="inter-regular" w:hAnsi="inter-regular"/>
          <w:color w:val="000000"/>
          <w:bdr w:val="none" w:sz="0" w:space="0" w:color="auto" w:frame="1"/>
        </w:rPr>
        <w:t> Bank{  </w:t>
      </w:r>
    </w:p>
    <w:p w14:paraId="5DFF47A9" w14:textId="77777777" w:rsidR="00086C67" w:rsidRDefault="00086C67">
      <w:pPr>
        <w:numPr>
          <w:ilvl w:val="0"/>
          <w:numId w:val="93"/>
        </w:numPr>
        <w:spacing w:after="0" w:line="375" w:lineRule="atLeast"/>
        <w:jc w:val="both"/>
        <w:rPr>
          <w:rFonts w:ascii="inter-regular" w:hAnsi="inter-regular"/>
          <w:color w:val="000000"/>
        </w:rPr>
      </w:pPr>
      <w:r>
        <w:rPr>
          <w:rStyle w:val="keyword"/>
          <w:rFonts w:ascii="inter-regular" w:hAnsi="inter-regular"/>
          <w:b/>
          <w:bCs/>
          <w:color w:val="006699"/>
          <w:bdr w:val="none" w:sz="0" w:space="0" w:color="auto" w:frame="1"/>
        </w:rPr>
        <w:t>int</w:t>
      </w:r>
      <w:r>
        <w:rPr>
          <w:rFonts w:ascii="inter-regular" w:hAnsi="inter-regular"/>
          <w:color w:val="000000"/>
          <w:bdr w:val="none" w:sz="0" w:space="0" w:color="auto" w:frame="1"/>
        </w:rPr>
        <w:t> getRateOfInterest(){</w:t>
      </w:r>
      <w:r>
        <w:rPr>
          <w:rStyle w:val="keyword"/>
          <w:rFonts w:ascii="inter-regular" w:hAnsi="inter-regular"/>
          <w:b/>
          <w:bCs/>
          <w:color w:val="006699"/>
          <w:bdr w:val="none" w:sz="0" w:space="0" w:color="auto" w:frame="1"/>
        </w:rPr>
        <w:t>return</w:t>
      </w:r>
      <w:r>
        <w:rPr>
          <w:rFonts w:ascii="inter-regular" w:hAnsi="inter-regular"/>
          <w:color w:val="000000"/>
          <w:bdr w:val="none" w:sz="0" w:space="0" w:color="auto" w:frame="1"/>
        </w:rPr>
        <w:t> </w:t>
      </w:r>
      <w:r>
        <w:rPr>
          <w:rStyle w:val="number"/>
          <w:rFonts w:ascii="inter-regular" w:hAnsi="inter-regular"/>
          <w:color w:val="C00000"/>
          <w:bdr w:val="none" w:sz="0" w:space="0" w:color="auto" w:frame="1"/>
        </w:rPr>
        <w:t>9</w:t>
      </w:r>
      <w:r>
        <w:rPr>
          <w:rFonts w:ascii="inter-regular" w:hAnsi="inter-regular"/>
          <w:color w:val="000000"/>
          <w:bdr w:val="none" w:sz="0" w:space="0" w:color="auto" w:frame="1"/>
        </w:rPr>
        <w:t>;}  </w:t>
      </w:r>
    </w:p>
    <w:p w14:paraId="256D056C" w14:textId="77777777" w:rsidR="00086C67" w:rsidRDefault="00086C67">
      <w:pPr>
        <w:pStyle w:val="alt"/>
        <w:numPr>
          <w:ilvl w:val="0"/>
          <w:numId w:val="93"/>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w:t>
      </w:r>
    </w:p>
    <w:p w14:paraId="6275D0B5" w14:textId="77777777" w:rsidR="00086C67" w:rsidRDefault="00086C67">
      <w:pPr>
        <w:numPr>
          <w:ilvl w:val="0"/>
          <w:numId w:val="93"/>
        </w:numPr>
        <w:spacing w:after="0" w:line="375" w:lineRule="atLeast"/>
        <w:jc w:val="both"/>
        <w:rPr>
          <w:rFonts w:ascii="inter-regular" w:hAnsi="inter-regular"/>
          <w:color w:val="000000"/>
        </w:rPr>
      </w:pPr>
      <w:r>
        <w:rPr>
          <w:rStyle w:val="comment"/>
          <w:rFonts w:ascii="inter-regular" w:hAnsi="inter-regular"/>
          <w:color w:val="008200"/>
          <w:bdr w:val="none" w:sz="0" w:space="0" w:color="auto" w:frame="1"/>
        </w:rPr>
        <w:t>//Test class to create objects and call the methods</w:t>
      </w:r>
      <w:r>
        <w:rPr>
          <w:rFonts w:ascii="inter-regular" w:hAnsi="inter-regular"/>
          <w:color w:val="000000"/>
          <w:bdr w:val="none" w:sz="0" w:space="0" w:color="auto" w:frame="1"/>
        </w:rPr>
        <w:t>  </w:t>
      </w:r>
    </w:p>
    <w:p w14:paraId="5CD48CBD" w14:textId="77777777" w:rsidR="00086C67" w:rsidRDefault="00086C67">
      <w:pPr>
        <w:pStyle w:val="alt"/>
        <w:numPr>
          <w:ilvl w:val="0"/>
          <w:numId w:val="93"/>
        </w:numPr>
        <w:spacing w:before="0" w:beforeAutospacing="0" w:after="0" w:afterAutospacing="0" w:line="375" w:lineRule="atLeast"/>
        <w:jc w:val="both"/>
        <w:rPr>
          <w:rFonts w:ascii="inter-regular" w:hAnsi="inter-regular"/>
          <w:color w:val="000000"/>
        </w:rPr>
      </w:pPr>
      <w:r>
        <w:rPr>
          <w:rStyle w:val="keyword"/>
          <w:rFonts w:ascii="inter-regular" w:hAnsi="inter-regular"/>
          <w:b/>
          <w:bCs/>
          <w:color w:val="006699"/>
          <w:bdr w:val="none" w:sz="0" w:space="0" w:color="auto" w:frame="1"/>
        </w:rPr>
        <w:t>class</w:t>
      </w:r>
      <w:r>
        <w:rPr>
          <w:rFonts w:ascii="inter-regular" w:hAnsi="inter-regular"/>
          <w:color w:val="000000"/>
          <w:bdr w:val="none" w:sz="0" w:space="0" w:color="auto" w:frame="1"/>
        </w:rPr>
        <w:t> Test2{  </w:t>
      </w:r>
    </w:p>
    <w:p w14:paraId="61281875" w14:textId="77777777" w:rsidR="00086C67" w:rsidRDefault="00086C67">
      <w:pPr>
        <w:numPr>
          <w:ilvl w:val="0"/>
          <w:numId w:val="93"/>
        </w:numPr>
        <w:spacing w:after="0" w:line="375" w:lineRule="atLeast"/>
        <w:jc w:val="both"/>
        <w:rPr>
          <w:rFonts w:ascii="inter-regular" w:hAnsi="inter-regular"/>
          <w:color w:val="000000"/>
        </w:rPr>
      </w:pPr>
      <w:r>
        <w:rPr>
          <w:rStyle w:val="keyword"/>
          <w:rFonts w:ascii="inter-regular" w:hAnsi="inter-regular"/>
          <w:b/>
          <w:bCs/>
          <w:color w:val="006699"/>
          <w:bdr w:val="none" w:sz="0" w:space="0" w:color="auto" w:frame="1"/>
        </w:rPr>
        <w:lastRenderedPageBreak/>
        <w:t>public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static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void</w:t>
      </w:r>
      <w:r>
        <w:rPr>
          <w:rFonts w:ascii="inter-regular" w:hAnsi="inter-regular"/>
          <w:color w:val="000000"/>
          <w:bdr w:val="none" w:sz="0" w:space="0" w:color="auto" w:frame="1"/>
        </w:rPr>
        <w:t> main(String args[]){  </w:t>
      </w:r>
    </w:p>
    <w:p w14:paraId="5A3F2CA0" w14:textId="77777777" w:rsidR="00086C67" w:rsidRDefault="00086C67">
      <w:pPr>
        <w:pStyle w:val="alt"/>
        <w:numPr>
          <w:ilvl w:val="0"/>
          <w:numId w:val="93"/>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SBI s=</w:t>
      </w:r>
      <w:r>
        <w:rPr>
          <w:rStyle w:val="keyword"/>
          <w:rFonts w:ascii="inter-regular" w:hAnsi="inter-regular"/>
          <w:b/>
          <w:bCs/>
          <w:color w:val="006699"/>
          <w:bdr w:val="none" w:sz="0" w:space="0" w:color="auto" w:frame="1"/>
        </w:rPr>
        <w:t>new</w:t>
      </w:r>
      <w:r>
        <w:rPr>
          <w:rFonts w:ascii="inter-regular" w:hAnsi="inter-regular"/>
          <w:color w:val="000000"/>
          <w:bdr w:val="none" w:sz="0" w:space="0" w:color="auto" w:frame="1"/>
        </w:rPr>
        <w:t> SBI();  </w:t>
      </w:r>
    </w:p>
    <w:p w14:paraId="449FD416" w14:textId="77777777" w:rsidR="00086C67" w:rsidRDefault="00086C67">
      <w:pPr>
        <w:numPr>
          <w:ilvl w:val="0"/>
          <w:numId w:val="93"/>
        </w:numPr>
        <w:spacing w:after="0" w:line="375" w:lineRule="atLeast"/>
        <w:jc w:val="both"/>
        <w:rPr>
          <w:rFonts w:ascii="inter-regular" w:hAnsi="inter-regular"/>
          <w:color w:val="000000"/>
        </w:rPr>
      </w:pPr>
      <w:r>
        <w:rPr>
          <w:rFonts w:ascii="inter-regular" w:hAnsi="inter-regular"/>
          <w:color w:val="000000"/>
          <w:bdr w:val="none" w:sz="0" w:space="0" w:color="auto" w:frame="1"/>
        </w:rPr>
        <w:t>ICICI i=</w:t>
      </w:r>
      <w:r>
        <w:rPr>
          <w:rStyle w:val="keyword"/>
          <w:rFonts w:ascii="inter-regular" w:hAnsi="inter-regular"/>
          <w:b/>
          <w:bCs/>
          <w:color w:val="006699"/>
          <w:bdr w:val="none" w:sz="0" w:space="0" w:color="auto" w:frame="1"/>
        </w:rPr>
        <w:t>new</w:t>
      </w:r>
      <w:r>
        <w:rPr>
          <w:rFonts w:ascii="inter-regular" w:hAnsi="inter-regular"/>
          <w:color w:val="000000"/>
          <w:bdr w:val="none" w:sz="0" w:space="0" w:color="auto" w:frame="1"/>
        </w:rPr>
        <w:t> ICICI();  </w:t>
      </w:r>
    </w:p>
    <w:p w14:paraId="4298214A" w14:textId="77777777" w:rsidR="00086C67" w:rsidRDefault="00086C67">
      <w:pPr>
        <w:pStyle w:val="alt"/>
        <w:numPr>
          <w:ilvl w:val="0"/>
          <w:numId w:val="93"/>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AXIS a=</w:t>
      </w:r>
      <w:r>
        <w:rPr>
          <w:rStyle w:val="keyword"/>
          <w:rFonts w:ascii="inter-regular" w:hAnsi="inter-regular"/>
          <w:b/>
          <w:bCs/>
          <w:color w:val="006699"/>
          <w:bdr w:val="none" w:sz="0" w:space="0" w:color="auto" w:frame="1"/>
        </w:rPr>
        <w:t>new</w:t>
      </w:r>
      <w:r>
        <w:rPr>
          <w:rFonts w:ascii="inter-regular" w:hAnsi="inter-regular"/>
          <w:color w:val="000000"/>
          <w:bdr w:val="none" w:sz="0" w:space="0" w:color="auto" w:frame="1"/>
        </w:rPr>
        <w:t> AXIS();  </w:t>
      </w:r>
    </w:p>
    <w:p w14:paraId="6141F0CB" w14:textId="77777777" w:rsidR="00086C67" w:rsidRDefault="00086C67">
      <w:pPr>
        <w:numPr>
          <w:ilvl w:val="0"/>
          <w:numId w:val="93"/>
        </w:numPr>
        <w:spacing w:after="0" w:line="375" w:lineRule="atLeast"/>
        <w:jc w:val="both"/>
        <w:rPr>
          <w:rFonts w:ascii="inter-regular" w:hAnsi="inter-regular"/>
          <w:color w:val="000000"/>
        </w:rPr>
      </w:pPr>
      <w:r>
        <w:rPr>
          <w:rFonts w:ascii="inter-regular" w:hAnsi="inter-regular"/>
          <w:color w:val="000000"/>
          <w:bdr w:val="none" w:sz="0" w:space="0" w:color="auto" w:frame="1"/>
        </w:rPr>
        <w:t>System.out.println(</w:t>
      </w:r>
      <w:r>
        <w:rPr>
          <w:rStyle w:val="string"/>
          <w:rFonts w:ascii="inter-regular" w:hAnsi="inter-regular"/>
          <w:color w:val="0000FF"/>
          <w:bdr w:val="none" w:sz="0" w:space="0" w:color="auto" w:frame="1"/>
        </w:rPr>
        <w:t>"SBI Rate of Interest: "</w:t>
      </w:r>
      <w:r>
        <w:rPr>
          <w:rFonts w:ascii="inter-regular" w:hAnsi="inter-regular"/>
          <w:color w:val="000000"/>
          <w:bdr w:val="none" w:sz="0" w:space="0" w:color="auto" w:frame="1"/>
        </w:rPr>
        <w:t>+s.getRateOfInterest());  </w:t>
      </w:r>
    </w:p>
    <w:p w14:paraId="39BF7E94" w14:textId="77777777" w:rsidR="00086C67" w:rsidRDefault="00086C67">
      <w:pPr>
        <w:pStyle w:val="alt"/>
        <w:numPr>
          <w:ilvl w:val="0"/>
          <w:numId w:val="93"/>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System.out.println(</w:t>
      </w:r>
      <w:r>
        <w:rPr>
          <w:rStyle w:val="string"/>
          <w:rFonts w:ascii="inter-regular" w:hAnsi="inter-regular"/>
          <w:color w:val="0000FF"/>
          <w:bdr w:val="none" w:sz="0" w:space="0" w:color="auto" w:frame="1"/>
        </w:rPr>
        <w:t>"ICICI Rate of Interest: "</w:t>
      </w:r>
      <w:r>
        <w:rPr>
          <w:rFonts w:ascii="inter-regular" w:hAnsi="inter-regular"/>
          <w:color w:val="000000"/>
          <w:bdr w:val="none" w:sz="0" w:space="0" w:color="auto" w:frame="1"/>
        </w:rPr>
        <w:t>+i.getRateOfInterest());  </w:t>
      </w:r>
    </w:p>
    <w:p w14:paraId="0267BDA6" w14:textId="77777777" w:rsidR="00086C67" w:rsidRDefault="00086C67">
      <w:pPr>
        <w:numPr>
          <w:ilvl w:val="0"/>
          <w:numId w:val="93"/>
        </w:numPr>
        <w:spacing w:after="0" w:line="375" w:lineRule="atLeast"/>
        <w:jc w:val="both"/>
        <w:rPr>
          <w:rFonts w:ascii="inter-regular" w:hAnsi="inter-regular"/>
          <w:color w:val="000000"/>
        </w:rPr>
      </w:pPr>
      <w:r>
        <w:rPr>
          <w:rFonts w:ascii="inter-regular" w:hAnsi="inter-regular"/>
          <w:color w:val="000000"/>
          <w:bdr w:val="none" w:sz="0" w:space="0" w:color="auto" w:frame="1"/>
        </w:rPr>
        <w:t>System.out.println(</w:t>
      </w:r>
      <w:r>
        <w:rPr>
          <w:rStyle w:val="string"/>
          <w:rFonts w:ascii="inter-regular" w:hAnsi="inter-regular"/>
          <w:color w:val="0000FF"/>
          <w:bdr w:val="none" w:sz="0" w:space="0" w:color="auto" w:frame="1"/>
        </w:rPr>
        <w:t>"AXIS Rate of Interest: "</w:t>
      </w:r>
      <w:r>
        <w:rPr>
          <w:rFonts w:ascii="inter-regular" w:hAnsi="inter-regular"/>
          <w:color w:val="000000"/>
          <w:bdr w:val="none" w:sz="0" w:space="0" w:color="auto" w:frame="1"/>
        </w:rPr>
        <w:t>+a.getRateOfInterest());  </w:t>
      </w:r>
    </w:p>
    <w:p w14:paraId="60E34086" w14:textId="77777777" w:rsidR="00086C67" w:rsidRDefault="00086C67">
      <w:pPr>
        <w:pStyle w:val="alt"/>
        <w:numPr>
          <w:ilvl w:val="0"/>
          <w:numId w:val="93"/>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w:t>
      </w:r>
    </w:p>
    <w:p w14:paraId="092F4FDE" w14:textId="77777777" w:rsidR="00086C67" w:rsidRDefault="00086C67">
      <w:pPr>
        <w:numPr>
          <w:ilvl w:val="0"/>
          <w:numId w:val="93"/>
        </w:numPr>
        <w:spacing w:after="0" w:line="375" w:lineRule="atLeast"/>
        <w:jc w:val="both"/>
        <w:rPr>
          <w:rFonts w:ascii="inter-regular" w:hAnsi="inter-regular"/>
          <w:color w:val="000000"/>
        </w:rPr>
      </w:pPr>
      <w:r>
        <w:rPr>
          <w:rFonts w:ascii="inter-regular" w:hAnsi="inter-regular"/>
          <w:color w:val="000000"/>
          <w:bdr w:val="none" w:sz="0" w:space="0" w:color="auto" w:frame="1"/>
        </w:rPr>
        <w:t>}  </w:t>
      </w:r>
    </w:p>
    <w:p w14:paraId="7717B370" w14:textId="77777777" w:rsidR="00086C67" w:rsidRDefault="00086C67" w:rsidP="00086C67">
      <w:pPr>
        <w:spacing w:line="240" w:lineRule="auto"/>
        <w:rPr>
          <w:rFonts w:ascii="Times New Roman" w:hAnsi="Times New Roman"/>
        </w:rPr>
      </w:pPr>
      <w:hyperlink r:id="rId84" w:tgtFrame="_blank" w:history="1">
        <w:r>
          <w:rPr>
            <w:rStyle w:val="Hyperlink"/>
            <w:rFonts w:ascii="Verdana" w:hAnsi="Verdana"/>
            <w:b/>
            <w:bCs/>
            <w:color w:val="FFFFFF"/>
            <w:sz w:val="20"/>
            <w:szCs w:val="20"/>
            <w:shd w:val="clear" w:color="auto" w:fill="4CAF50"/>
          </w:rPr>
          <w:t>Test it Now</w:t>
        </w:r>
      </w:hyperlink>
    </w:p>
    <w:p w14:paraId="634BCDF1" w14:textId="77777777" w:rsidR="00086C67" w:rsidRDefault="00086C67" w:rsidP="00086C67">
      <w:pPr>
        <w:pStyle w:val="HTMLPreformatted"/>
        <w:shd w:val="clear" w:color="auto" w:fill="EEEEEE"/>
        <w:jc w:val="both"/>
        <w:rPr>
          <w:color w:val="535559"/>
        </w:rPr>
      </w:pPr>
      <w:r>
        <w:rPr>
          <w:color w:val="535559"/>
        </w:rPr>
        <w:t>Output:</w:t>
      </w:r>
    </w:p>
    <w:p w14:paraId="6E2872EF" w14:textId="77777777" w:rsidR="00086C67" w:rsidRDefault="00086C67" w:rsidP="00086C67">
      <w:pPr>
        <w:pStyle w:val="HTMLPreformatted"/>
        <w:shd w:val="clear" w:color="auto" w:fill="EEEEEE"/>
        <w:jc w:val="both"/>
        <w:rPr>
          <w:color w:val="535559"/>
        </w:rPr>
      </w:pPr>
      <w:r>
        <w:rPr>
          <w:color w:val="535559"/>
        </w:rPr>
        <w:t>SBI Rate of Interest: 8</w:t>
      </w:r>
    </w:p>
    <w:p w14:paraId="20CE399B" w14:textId="77777777" w:rsidR="00086C67" w:rsidRDefault="00086C67" w:rsidP="00086C67">
      <w:pPr>
        <w:pStyle w:val="HTMLPreformatted"/>
        <w:shd w:val="clear" w:color="auto" w:fill="EEEEEE"/>
        <w:jc w:val="both"/>
        <w:rPr>
          <w:color w:val="535559"/>
        </w:rPr>
      </w:pPr>
      <w:r>
        <w:rPr>
          <w:color w:val="535559"/>
        </w:rPr>
        <w:t>ICICI Rate of Interest: 7</w:t>
      </w:r>
    </w:p>
    <w:p w14:paraId="2284AFAD" w14:textId="77777777" w:rsidR="00086C67" w:rsidRDefault="00086C67" w:rsidP="00086C67">
      <w:pPr>
        <w:pStyle w:val="HTMLPreformatted"/>
        <w:shd w:val="clear" w:color="auto" w:fill="EEEEEE"/>
        <w:jc w:val="both"/>
        <w:rPr>
          <w:color w:val="535559"/>
        </w:rPr>
      </w:pPr>
      <w:r>
        <w:rPr>
          <w:color w:val="535559"/>
        </w:rPr>
        <w:t>AXIS Rate of Interest: 9</w:t>
      </w:r>
    </w:p>
    <w:p w14:paraId="57543472" w14:textId="77777777" w:rsidR="00086C67" w:rsidRDefault="00086C67" w:rsidP="00086C67">
      <w:pPr>
        <w:pStyle w:val="Heading3"/>
        <w:shd w:val="clear" w:color="auto" w:fill="FFFFFF"/>
        <w:spacing w:line="312" w:lineRule="atLeast"/>
        <w:jc w:val="both"/>
        <w:rPr>
          <w:rFonts w:ascii="Helvetica" w:hAnsi="Helvetica"/>
          <w:color w:val="610B4B"/>
          <w:sz w:val="32"/>
          <w:szCs w:val="32"/>
        </w:rPr>
      </w:pPr>
      <w:r>
        <w:rPr>
          <w:rFonts w:ascii="Helvetica" w:hAnsi="Helvetica"/>
          <w:b/>
          <w:bCs/>
          <w:color w:val="610B4B"/>
          <w:sz w:val="32"/>
          <w:szCs w:val="32"/>
        </w:rPr>
        <w:t>Can we override static method?</w:t>
      </w:r>
    </w:p>
    <w:p w14:paraId="546CE6E2" w14:textId="77777777" w:rsidR="00086C67" w:rsidRDefault="00086C67" w:rsidP="00086C67">
      <w:pPr>
        <w:pStyle w:val="NormalWeb"/>
        <w:shd w:val="clear" w:color="auto" w:fill="FFFFFF"/>
        <w:jc w:val="both"/>
        <w:rPr>
          <w:rFonts w:ascii="inter-regular" w:hAnsi="inter-regular"/>
          <w:color w:val="333333"/>
        </w:rPr>
      </w:pPr>
      <w:r>
        <w:rPr>
          <w:rFonts w:ascii="inter-regular" w:hAnsi="inter-regular"/>
          <w:color w:val="333333"/>
        </w:rPr>
        <w:t>No, a static method cannot be overridden. It can be proved by runtime polymorphism, so we will learn it later.</w:t>
      </w:r>
    </w:p>
    <w:p w14:paraId="70E25466" w14:textId="77777777" w:rsidR="00086C67" w:rsidRDefault="00000000" w:rsidP="00086C67">
      <w:pPr>
        <w:rPr>
          <w:rFonts w:ascii="Times New Roman" w:hAnsi="Times New Roman"/>
        </w:rPr>
      </w:pPr>
      <w:r>
        <w:pict w14:anchorId="30FAEB88">
          <v:rect id="_x0000_i1046" style="width:0;height:.75pt" o:hrstd="t" o:hrnoshade="t" o:hr="t" fillcolor="#d4d4d4" stroked="f"/>
        </w:pict>
      </w:r>
    </w:p>
    <w:p w14:paraId="35CCC744" w14:textId="77777777" w:rsidR="00086C67" w:rsidRDefault="00086C67" w:rsidP="00086C67">
      <w:pPr>
        <w:pStyle w:val="Heading3"/>
        <w:shd w:val="clear" w:color="auto" w:fill="FFFFFF"/>
        <w:spacing w:line="312" w:lineRule="atLeast"/>
        <w:jc w:val="both"/>
        <w:rPr>
          <w:rFonts w:ascii="Helvetica" w:hAnsi="Helvetica"/>
          <w:color w:val="610B4B"/>
          <w:sz w:val="32"/>
          <w:szCs w:val="32"/>
        </w:rPr>
      </w:pPr>
      <w:r>
        <w:rPr>
          <w:rFonts w:ascii="Helvetica" w:hAnsi="Helvetica"/>
          <w:b/>
          <w:bCs/>
          <w:color w:val="610B4B"/>
          <w:sz w:val="32"/>
          <w:szCs w:val="32"/>
        </w:rPr>
        <w:t>Why can we not override static method?</w:t>
      </w:r>
    </w:p>
    <w:p w14:paraId="0C053913" w14:textId="77777777" w:rsidR="00086C67" w:rsidRDefault="00086C67" w:rsidP="00086C67">
      <w:pPr>
        <w:pStyle w:val="NormalWeb"/>
        <w:shd w:val="clear" w:color="auto" w:fill="FFFFFF"/>
        <w:jc w:val="both"/>
        <w:rPr>
          <w:rFonts w:ascii="inter-regular" w:hAnsi="inter-regular"/>
          <w:color w:val="333333"/>
        </w:rPr>
      </w:pPr>
      <w:r>
        <w:rPr>
          <w:rFonts w:ascii="inter-regular" w:hAnsi="inter-regular"/>
          <w:color w:val="333333"/>
        </w:rPr>
        <w:t>It is because the static method is bound with class whereas instance method is bound with an object. Static belongs to the class area, and an instance belongs to the heap area.</w:t>
      </w:r>
    </w:p>
    <w:p w14:paraId="3F6B3850" w14:textId="77777777" w:rsidR="00086C67" w:rsidRDefault="00000000" w:rsidP="00086C67">
      <w:pPr>
        <w:rPr>
          <w:rFonts w:ascii="Times New Roman" w:hAnsi="Times New Roman"/>
        </w:rPr>
      </w:pPr>
      <w:r>
        <w:pict w14:anchorId="252AA0EA">
          <v:rect id="_x0000_i1047" style="width:0;height:.75pt" o:hrstd="t" o:hrnoshade="t" o:hr="t" fillcolor="#d4d4d4" stroked="f"/>
        </w:pict>
      </w:r>
    </w:p>
    <w:p w14:paraId="0F5C2790" w14:textId="77777777" w:rsidR="00086C67" w:rsidRDefault="00086C67" w:rsidP="00086C67">
      <w:pPr>
        <w:pStyle w:val="Heading3"/>
        <w:shd w:val="clear" w:color="auto" w:fill="FFFFFF"/>
        <w:spacing w:line="312" w:lineRule="atLeast"/>
        <w:jc w:val="both"/>
        <w:rPr>
          <w:rFonts w:ascii="Helvetica" w:hAnsi="Helvetica"/>
          <w:color w:val="610B4B"/>
          <w:sz w:val="32"/>
          <w:szCs w:val="32"/>
        </w:rPr>
      </w:pPr>
      <w:r>
        <w:rPr>
          <w:rFonts w:ascii="Helvetica" w:hAnsi="Helvetica"/>
          <w:b/>
          <w:bCs/>
          <w:color w:val="610B4B"/>
          <w:sz w:val="32"/>
          <w:szCs w:val="32"/>
        </w:rPr>
        <w:t>Can we override java main method?</w:t>
      </w:r>
    </w:p>
    <w:p w14:paraId="5D667243" w14:textId="77777777" w:rsidR="00086C67" w:rsidRDefault="00086C67" w:rsidP="00086C67">
      <w:pPr>
        <w:pStyle w:val="NormalWeb"/>
        <w:shd w:val="clear" w:color="auto" w:fill="FFFFFF"/>
        <w:jc w:val="both"/>
        <w:rPr>
          <w:rFonts w:ascii="inter-regular" w:hAnsi="inter-regular"/>
          <w:color w:val="333333"/>
        </w:rPr>
      </w:pPr>
      <w:r>
        <w:rPr>
          <w:rFonts w:ascii="inter-regular" w:hAnsi="inter-regular"/>
          <w:color w:val="333333"/>
        </w:rPr>
        <w:t>No, because the main is a static method.</w:t>
      </w:r>
    </w:p>
    <w:p w14:paraId="3E3A61F6" w14:textId="77777777" w:rsidR="00086C67" w:rsidRDefault="00000000" w:rsidP="00086C67">
      <w:pPr>
        <w:rPr>
          <w:rFonts w:ascii="Times New Roman" w:hAnsi="Times New Roman"/>
        </w:rPr>
      </w:pPr>
      <w:r>
        <w:pict w14:anchorId="6F6C090C">
          <v:rect id="_x0000_i1048" style="width:0;height:.75pt" o:hrstd="t" o:hrnoshade="t" o:hr="t" fillcolor="#d4d4d4" stroked="f"/>
        </w:pict>
      </w:r>
    </w:p>
    <w:p w14:paraId="60CCEA3D" w14:textId="77777777" w:rsidR="00086C67" w:rsidRDefault="00086C67" w:rsidP="0027496C">
      <w:pPr>
        <w:rPr>
          <w:b/>
          <w:bCs/>
          <w:sz w:val="32"/>
          <w:szCs w:val="32"/>
        </w:rPr>
      </w:pPr>
    </w:p>
    <w:p w14:paraId="30431821" w14:textId="77777777" w:rsidR="00B54A10" w:rsidRDefault="00B54A10" w:rsidP="0027496C">
      <w:pPr>
        <w:rPr>
          <w:b/>
          <w:bCs/>
          <w:sz w:val="32"/>
          <w:szCs w:val="32"/>
        </w:rPr>
      </w:pPr>
    </w:p>
    <w:p w14:paraId="19016808" w14:textId="77777777" w:rsidR="00B54A10" w:rsidRDefault="00B54A10" w:rsidP="0027496C">
      <w:pPr>
        <w:rPr>
          <w:b/>
          <w:bCs/>
          <w:sz w:val="32"/>
          <w:szCs w:val="32"/>
        </w:rPr>
      </w:pPr>
    </w:p>
    <w:p w14:paraId="6600BDAA" w14:textId="77777777" w:rsidR="00B54A10" w:rsidRDefault="00B54A10" w:rsidP="0027496C">
      <w:pPr>
        <w:rPr>
          <w:b/>
          <w:bCs/>
          <w:sz w:val="32"/>
          <w:szCs w:val="32"/>
        </w:rPr>
      </w:pPr>
    </w:p>
    <w:p w14:paraId="45791CE4" w14:textId="77777777" w:rsidR="00B54A10" w:rsidRDefault="00B54A10" w:rsidP="0027496C">
      <w:pPr>
        <w:rPr>
          <w:b/>
          <w:bCs/>
          <w:sz w:val="32"/>
          <w:szCs w:val="32"/>
        </w:rPr>
      </w:pPr>
    </w:p>
    <w:p w14:paraId="52563383" w14:textId="77777777" w:rsidR="00B54A10" w:rsidRDefault="00B54A10" w:rsidP="0027496C">
      <w:pPr>
        <w:rPr>
          <w:b/>
          <w:bCs/>
          <w:sz w:val="32"/>
          <w:szCs w:val="32"/>
        </w:rPr>
      </w:pPr>
    </w:p>
    <w:p w14:paraId="50031CE1" w14:textId="77777777" w:rsidR="00B54A10" w:rsidRPr="00B54A10" w:rsidRDefault="00B54A10" w:rsidP="0027496C">
      <w:pPr>
        <w:rPr>
          <w:b/>
          <w:bCs/>
          <w:sz w:val="48"/>
          <w:szCs w:val="48"/>
        </w:rPr>
      </w:pPr>
      <w:r w:rsidRPr="00B54A10">
        <w:rPr>
          <w:b/>
          <w:bCs/>
          <w:sz w:val="48"/>
          <w:szCs w:val="48"/>
        </w:rPr>
        <w:lastRenderedPageBreak/>
        <w:t xml:space="preserve">Super Keyword in Java </w:t>
      </w:r>
    </w:p>
    <w:p w14:paraId="2277B9FC" w14:textId="77777777" w:rsidR="00B54A10" w:rsidRDefault="00B54A10" w:rsidP="0027496C">
      <w:pPr>
        <w:rPr>
          <w:rFonts w:ascii="inter-regular" w:hAnsi="inter-regular"/>
          <w:color w:val="333333"/>
          <w:shd w:val="clear" w:color="auto" w:fill="FFFFFF"/>
        </w:rPr>
      </w:pPr>
      <w:r>
        <w:rPr>
          <w:rFonts w:ascii="inter-regular" w:hAnsi="inter-regular"/>
          <w:color w:val="333333"/>
          <w:shd w:val="clear" w:color="auto" w:fill="FFFFFF"/>
        </w:rPr>
        <w:t>The </w:t>
      </w:r>
      <w:r>
        <w:rPr>
          <w:rStyle w:val="Strong"/>
          <w:rFonts w:ascii="Segoe UI" w:hAnsi="Segoe UI" w:cs="Segoe UI"/>
          <w:color w:val="333333"/>
          <w:shd w:val="clear" w:color="auto" w:fill="FFFFFF"/>
        </w:rPr>
        <w:t>super</w:t>
      </w:r>
      <w:r>
        <w:rPr>
          <w:rFonts w:ascii="inter-regular" w:hAnsi="inter-regular"/>
          <w:color w:val="333333"/>
          <w:shd w:val="clear" w:color="auto" w:fill="FFFFFF"/>
        </w:rPr>
        <w:t> keyword in Java is a reference variable which is used to refer immediate parent class object.</w:t>
      </w:r>
    </w:p>
    <w:p w14:paraId="6626AEA5" w14:textId="77777777" w:rsidR="00B54A10" w:rsidRDefault="00B54A10" w:rsidP="0027496C">
      <w:pPr>
        <w:rPr>
          <w:rFonts w:ascii="inter-regular" w:hAnsi="inter-regular"/>
          <w:color w:val="333333"/>
          <w:shd w:val="clear" w:color="auto" w:fill="FFFFFF"/>
        </w:rPr>
      </w:pPr>
    </w:p>
    <w:p w14:paraId="7506CF52" w14:textId="77777777" w:rsidR="00B54A10" w:rsidRDefault="00B54A10" w:rsidP="00B54A10">
      <w:pPr>
        <w:pStyle w:val="NormalWeb"/>
        <w:shd w:val="clear" w:color="auto" w:fill="FFFFFF"/>
        <w:jc w:val="both"/>
        <w:rPr>
          <w:rFonts w:ascii="inter-regular" w:hAnsi="inter-regular"/>
          <w:color w:val="333333"/>
        </w:rPr>
      </w:pPr>
      <w:r>
        <w:rPr>
          <w:rFonts w:ascii="inter-regular" w:hAnsi="inter-regular"/>
          <w:color w:val="333333"/>
        </w:rPr>
        <w:t>Whenever you create the instance of subclass, an instance of parent class is created implicitly which is referred by super reference variable.</w:t>
      </w:r>
    </w:p>
    <w:p w14:paraId="214C85C3" w14:textId="77777777" w:rsidR="00B54A10" w:rsidRDefault="00B54A10" w:rsidP="00B54A10">
      <w:pPr>
        <w:pStyle w:val="Heading2"/>
        <w:shd w:val="clear" w:color="auto" w:fill="FFFFFF"/>
        <w:spacing w:line="312" w:lineRule="atLeast"/>
        <w:jc w:val="both"/>
        <w:rPr>
          <w:rFonts w:ascii="Helvetica" w:hAnsi="Helvetica"/>
          <w:b w:val="0"/>
          <w:bCs w:val="0"/>
          <w:color w:val="610B4B"/>
          <w:sz w:val="32"/>
          <w:szCs w:val="32"/>
        </w:rPr>
      </w:pPr>
      <w:r>
        <w:rPr>
          <w:rFonts w:ascii="Helvetica" w:hAnsi="Helvetica"/>
          <w:b w:val="0"/>
          <w:bCs w:val="0"/>
          <w:color w:val="610B4B"/>
          <w:sz w:val="32"/>
          <w:szCs w:val="32"/>
        </w:rPr>
        <w:t>Usage of Java super Keyword</w:t>
      </w:r>
    </w:p>
    <w:p w14:paraId="0FB43ED1" w14:textId="77777777" w:rsidR="00B54A10" w:rsidRDefault="00B54A10" w:rsidP="00B54A10">
      <w:pPr>
        <w:numPr>
          <w:ilvl w:val="0"/>
          <w:numId w:val="94"/>
        </w:numPr>
        <w:shd w:val="clear" w:color="auto" w:fill="FFFFFF"/>
        <w:spacing w:before="60" w:after="100" w:afterAutospacing="1" w:line="375" w:lineRule="atLeast"/>
        <w:jc w:val="both"/>
        <w:rPr>
          <w:rFonts w:ascii="inter-regular" w:hAnsi="inter-regular"/>
          <w:color w:val="000000"/>
          <w:sz w:val="24"/>
          <w:szCs w:val="24"/>
        </w:rPr>
      </w:pPr>
      <w:r>
        <w:rPr>
          <w:rFonts w:ascii="inter-regular" w:hAnsi="inter-regular"/>
          <w:color w:val="000000"/>
        </w:rPr>
        <w:t>super can be used to refer immediate parent class instance variable.</w:t>
      </w:r>
    </w:p>
    <w:p w14:paraId="10DA9B84" w14:textId="77777777" w:rsidR="00B54A10" w:rsidRDefault="00B54A10" w:rsidP="00B54A10">
      <w:pPr>
        <w:numPr>
          <w:ilvl w:val="0"/>
          <w:numId w:val="94"/>
        </w:numPr>
        <w:shd w:val="clear" w:color="auto" w:fill="FFFFFF"/>
        <w:spacing w:before="60" w:after="100" w:afterAutospacing="1" w:line="375" w:lineRule="atLeast"/>
        <w:jc w:val="both"/>
        <w:rPr>
          <w:rFonts w:ascii="inter-regular" w:hAnsi="inter-regular"/>
          <w:color w:val="000000"/>
        </w:rPr>
      </w:pPr>
      <w:r>
        <w:rPr>
          <w:rFonts w:ascii="inter-regular" w:hAnsi="inter-regular"/>
          <w:color w:val="000000"/>
        </w:rPr>
        <w:t>super can be used to invoke immediate parent class method.</w:t>
      </w:r>
    </w:p>
    <w:p w14:paraId="2D8CC449" w14:textId="77777777" w:rsidR="00B54A10" w:rsidRDefault="00B54A10" w:rsidP="00B54A10">
      <w:pPr>
        <w:numPr>
          <w:ilvl w:val="0"/>
          <w:numId w:val="94"/>
        </w:numPr>
        <w:shd w:val="clear" w:color="auto" w:fill="FFFFFF"/>
        <w:spacing w:before="60" w:after="100" w:afterAutospacing="1" w:line="375" w:lineRule="atLeast"/>
        <w:jc w:val="both"/>
        <w:rPr>
          <w:rFonts w:ascii="inter-regular" w:hAnsi="inter-regular"/>
          <w:color w:val="000000"/>
        </w:rPr>
      </w:pPr>
      <w:r>
        <w:rPr>
          <w:rFonts w:ascii="inter-regular" w:hAnsi="inter-regular"/>
          <w:color w:val="000000"/>
        </w:rPr>
        <w:t>super() can be used to invoke immediate parent class constructor.</w:t>
      </w:r>
    </w:p>
    <w:p w14:paraId="0C52FA3E" w14:textId="77777777" w:rsidR="00B54A10" w:rsidRDefault="00B54A10" w:rsidP="00B54A10">
      <w:pPr>
        <w:spacing w:after="0" w:line="240" w:lineRule="auto"/>
        <w:rPr>
          <w:rFonts w:ascii="Times New Roman" w:hAnsi="Times New Roman"/>
        </w:rPr>
      </w:pPr>
      <w:r>
        <w:rPr>
          <w:noProof/>
        </w:rPr>
        <w:drawing>
          <wp:inline distT="0" distB="0" distL="0" distR="0" wp14:anchorId="1EA3FB9C" wp14:editId="13F85908">
            <wp:extent cx="4398645" cy="4676140"/>
            <wp:effectExtent l="0" t="0" r="1905" b="0"/>
            <wp:docPr id="970747772" name="Picture 2" descr="Usage of Java Super keywo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Usage of Java Super keyword"/>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4398645" cy="4676140"/>
                    </a:xfrm>
                    <a:prstGeom prst="rect">
                      <a:avLst/>
                    </a:prstGeom>
                    <a:noFill/>
                    <a:ln>
                      <a:noFill/>
                    </a:ln>
                  </pic:spPr>
                </pic:pic>
              </a:graphicData>
            </a:graphic>
          </wp:inline>
        </w:drawing>
      </w:r>
    </w:p>
    <w:p w14:paraId="6656C834" w14:textId="77777777" w:rsidR="00B54A10" w:rsidRDefault="00B54A10" w:rsidP="00B54A10">
      <w:pPr>
        <w:pStyle w:val="Heading2"/>
        <w:shd w:val="clear" w:color="auto" w:fill="FFFFFF"/>
        <w:spacing w:line="312" w:lineRule="atLeast"/>
        <w:jc w:val="both"/>
        <w:rPr>
          <w:rFonts w:ascii="Helvetica" w:hAnsi="Helvetica"/>
          <w:b w:val="0"/>
          <w:bCs w:val="0"/>
          <w:color w:val="610B38"/>
          <w:sz w:val="38"/>
          <w:szCs w:val="38"/>
        </w:rPr>
      </w:pPr>
      <w:r>
        <w:rPr>
          <w:rFonts w:ascii="Helvetica" w:hAnsi="Helvetica"/>
          <w:b w:val="0"/>
          <w:bCs w:val="0"/>
          <w:color w:val="610B38"/>
          <w:sz w:val="38"/>
          <w:szCs w:val="38"/>
        </w:rPr>
        <w:t>1) super is used to refer immediate parent class instance variable.</w:t>
      </w:r>
    </w:p>
    <w:p w14:paraId="2A4B6F20" w14:textId="77777777" w:rsidR="00B54A10" w:rsidRDefault="00B54A10" w:rsidP="00B54A10">
      <w:pPr>
        <w:pStyle w:val="NormalWeb"/>
        <w:shd w:val="clear" w:color="auto" w:fill="FFFFFF"/>
        <w:jc w:val="both"/>
        <w:rPr>
          <w:rFonts w:ascii="inter-regular" w:hAnsi="inter-regular"/>
          <w:color w:val="333333"/>
        </w:rPr>
      </w:pPr>
      <w:r>
        <w:rPr>
          <w:rFonts w:ascii="inter-regular" w:hAnsi="inter-regular"/>
          <w:color w:val="333333"/>
        </w:rPr>
        <w:lastRenderedPageBreak/>
        <w:t>We can use super keyword to access the data member or field of parent class. It is used if parent class and child class have same fields.</w:t>
      </w:r>
    </w:p>
    <w:p w14:paraId="2AF2D83F" w14:textId="77777777" w:rsidR="00B54A10" w:rsidRDefault="00B54A10" w:rsidP="00B54A10">
      <w:pPr>
        <w:pStyle w:val="alt"/>
        <w:numPr>
          <w:ilvl w:val="0"/>
          <w:numId w:val="95"/>
        </w:numPr>
        <w:spacing w:before="0" w:beforeAutospacing="0" w:after="0" w:afterAutospacing="0" w:line="375" w:lineRule="atLeast"/>
        <w:jc w:val="both"/>
        <w:rPr>
          <w:rFonts w:ascii="inter-regular" w:hAnsi="inter-regular"/>
          <w:color w:val="000000"/>
        </w:rPr>
      </w:pPr>
      <w:r>
        <w:rPr>
          <w:rStyle w:val="keyword"/>
          <w:rFonts w:ascii="inter-regular" w:hAnsi="inter-regular"/>
          <w:b/>
          <w:bCs/>
          <w:color w:val="006699"/>
          <w:bdr w:val="none" w:sz="0" w:space="0" w:color="auto" w:frame="1"/>
        </w:rPr>
        <w:t>class</w:t>
      </w:r>
      <w:r>
        <w:rPr>
          <w:rFonts w:ascii="inter-regular" w:hAnsi="inter-regular"/>
          <w:color w:val="000000"/>
          <w:bdr w:val="none" w:sz="0" w:space="0" w:color="auto" w:frame="1"/>
        </w:rPr>
        <w:t> Animal{  </w:t>
      </w:r>
    </w:p>
    <w:p w14:paraId="415EB683" w14:textId="77777777" w:rsidR="00B54A10" w:rsidRDefault="00B54A10" w:rsidP="00B54A10">
      <w:pPr>
        <w:numPr>
          <w:ilvl w:val="0"/>
          <w:numId w:val="95"/>
        </w:numPr>
        <w:spacing w:after="0" w:line="375" w:lineRule="atLeast"/>
        <w:jc w:val="both"/>
        <w:rPr>
          <w:rFonts w:ascii="inter-regular" w:hAnsi="inter-regular"/>
          <w:color w:val="000000"/>
        </w:rPr>
      </w:pPr>
      <w:r>
        <w:rPr>
          <w:rFonts w:ascii="inter-regular" w:hAnsi="inter-regular"/>
          <w:color w:val="000000"/>
          <w:bdr w:val="none" w:sz="0" w:space="0" w:color="auto" w:frame="1"/>
        </w:rPr>
        <w:t>String color=</w:t>
      </w:r>
      <w:r>
        <w:rPr>
          <w:rStyle w:val="string"/>
          <w:rFonts w:ascii="inter-regular" w:hAnsi="inter-regular"/>
          <w:color w:val="0000FF"/>
          <w:bdr w:val="none" w:sz="0" w:space="0" w:color="auto" w:frame="1"/>
        </w:rPr>
        <w:t>"white"</w:t>
      </w:r>
      <w:r>
        <w:rPr>
          <w:rFonts w:ascii="inter-regular" w:hAnsi="inter-regular"/>
          <w:color w:val="000000"/>
          <w:bdr w:val="none" w:sz="0" w:space="0" w:color="auto" w:frame="1"/>
        </w:rPr>
        <w:t>;  </w:t>
      </w:r>
    </w:p>
    <w:p w14:paraId="698CA052" w14:textId="77777777" w:rsidR="00B54A10" w:rsidRDefault="00B54A10" w:rsidP="00B54A10">
      <w:pPr>
        <w:pStyle w:val="alt"/>
        <w:numPr>
          <w:ilvl w:val="0"/>
          <w:numId w:val="95"/>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w:t>
      </w:r>
    </w:p>
    <w:p w14:paraId="52EF56BC" w14:textId="77777777" w:rsidR="00B54A10" w:rsidRDefault="00B54A10" w:rsidP="00B54A10">
      <w:pPr>
        <w:numPr>
          <w:ilvl w:val="0"/>
          <w:numId w:val="95"/>
        </w:numPr>
        <w:spacing w:after="0" w:line="375" w:lineRule="atLeast"/>
        <w:jc w:val="both"/>
        <w:rPr>
          <w:rFonts w:ascii="inter-regular" w:hAnsi="inter-regular"/>
          <w:color w:val="000000"/>
        </w:rPr>
      </w:pPr>
      <w:r>
        <w:rPr>
          <w:rStyle w:val="keyword"/>
          <w:rFonts w:ascii="inter-regular" w:hAnsi="inter-regular"/>
          <w:b/>
          <w:bCs/>
          <w:color w:val="006699"/>
          <w:bdr w:val="none" w:sz="0" w:space="0" w:color="auto" w:frame="1"/>
        </w:rPr>
        <w:t>class</w:t>
      </w:r>
      <w:r>
        <w:rPr>
          <w:rFonts w:ascii="inter-regular" w:hAnsi="inter-regular"/>
          <w:color w:val="000000"/>
          <w:bdr w:val="none" w:sz="0" w:space="0" w:color="auto" w:frame="1"/>
        </w:rPr>
        <w:t> Dog </w:t>
      </w:r>
      <w:r>
        <w:rPr>
          <w:rStyle w:val="keyword"/>
          <w:rFonts w:ascii="inter-regular" w:hAnsi="inter-regular"/>
          <w:b/>
          <w:bCs/>
          <w:color w:val="006699"/>
          <w:bdr w:val="none" w:sz="0" w:space="0" w:color="auto" w:frame="1"/>
        </w:rPr>
        <w:t>extends</w:t>
      </w:r>
      <w:r>
        <w:rPr>
          <w:rFonts w:ascii="inter-regular" w:hAnsi="inter-regular"/>
          <w:color w:val="000000"/>
          <w:bdr w:val="none" w:sz="0" w:space="0" w:color="auto" w:frame="1"/>
        </w:rPr>
        <w:t> Animal{  </w:t>
      </w:r>
    </w:p>
    <w:p w14:paraId="42DF482F" w14:textId="77777777" w:rsidR="00B54A10" w:rsidRDefault="00B54A10" w:rsidP="00B54A10">
      <w:pPr>
        <w:pStyle w:val="alt"/>
        <w:numPr>
          <w:ilvl w:val="0"/>
          <w:numId w:val="95"/>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String color=</w:t>
      </w:r>
      <w:r>
        <w:rPr>
          <w:rStyle w:val="string"/>
          <w:rFonts w:ascii="inter-regular" w:hAnsi="inter-regular"/>
          <w:color w:val="0000FF"/>
          <w:bdr w:val="none" w:sz="0" w:space="0" w:color="auto" w:frame="1"/>
        </w:rPr>
        <w:t>"black"</w:t>
      </w:r>
      <w:r>
        <w:rPr>
          <w:rFonts w:ascii="inter-regular" w:hAnsi="inter-regular"/>
          <w:color w:val="000000"/>
          <w:bdr w:val="none" w:sz="0" w:space="0" w:color="auto" w:frame="1"/>
        </w:rPr>
        <w:t>;  </w:t>
      </w:r>
    </w:p>
    <w:p w14:paraId="0AE0FD68" w14:textId="77777777" w:rsidR="00B54A10" w:rsidRDefault="00B54A10" w:rsidP="00B54A10">
      <w:pPr>
        <w:numPr>
          <w:ilvl w:val="0"/>
          <w:numId w:val="95"/>
        </w:numPr>
        <w:spacing w:after="0" w:line="375" w:lineRule="atLeast"/>
        <w:jc w:val="both"/>
        <w:rPr>
          <w:rFonts w:ascii="inter-regular" w:hAnsi="inter-regular"/>
          <w:color w:val="000000"/>
        </w:rPr>
      </w:pPr>
      <w:r>
        <w:rPr>
          <w:rStyle w:val="keyword"/>
          <w:rFonts w:ascii="inter-regular" w:hAnsi="inter-regular"/>
          <w:b/>
          <w:bCs/>
          <w:color w:val="006699"/>
          <w:bdr w:val="none" w:sz="0" w:space="0" w:color="auto" w:frame="1"/>
        </w:rPr>
        <w:t>void</w:t>
      </w:r>
      <w:r>
        <w:rPr>
          <w:rFonts w:ascii="inter-regular" w:hAnsi="inter-regular"/>
          <w:color w:val="000000"/>
          <w:bdr w:val="none" w:sz="0" w:space="0" w:color="auto" w:frame="1"/>
        </w:rPr>
        <w:t> printColor(){  </w:t>
      </w:r>
    </w:p>
    <w:p w14:paraId="74663972" w14:textId="77777777" w:rsidR="00B54A10" w:rsidRDefault="00B54A10" w:rsidP="00B54A10">
      <w:pPr>
        <w:pStyle w:val="alt"/>
        <w:numPr>
          <w:ilvl w:val="0"/>
          <w:numId w:val="95"/>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System.out.println(color);</w:t>
      </w:r>
      <w:r>
        <w:rPr>
          <w:rStyle w:val="comment"/>
          <w:rFonts w:ascii="inter-regular" w:hAnsi="inter-regular"/>
          <w:color w:val="008200"/>
          <w:bdr w:val="none" w:sz="0" w:space="0" w:color="auto" w:frame="1"/>
        </w:rPr>
        <w:t>//prints color of Dog class</w:t>
      </w:r>
      <w:r>
        <w:rPr>
          <w:rFonts w:ascii="inter-regular" w:hAnsi="inter-regular"/>
          <w:color w:val="000000"/>
          <w:bdr w:val="none" w:sz="0" w:space="0" w:color="auto" w:frame="1"/>
        </w:rPr>
        <w:t>  </w:t>
      </w:r>
    </w:p>
    <w:p w14:paraId="10B6D33D" w14:textId="77777777" w:rsidR="00B54A10" w:rsidRDefault="00B54A10" w:rsidP="00B54A10">
      <w:pPr>
        <w:numPr>
          <w:ilvl w:val="0"/>
          <w:numId w:val="95"/>
        </w:numPr>
        <w:spacing w:after="0" w:line="375" w:lineRule="atLeast"/>
        <w:jc w:val="both"/>
        <w:rPr>
          <w:rFonts w:ascii="inter-regular" w:hAnsi="inter-regular"/>
          <w:color w:val="000000"/>
        </w:rPr>
      </w:pPr>
      <w:r>
        <w:rPr>
          <w:rFonts w:ascii="inter-regular" w:hAnsi="inter-regular"/>
          <w:color w:val="000000"/>
          <w:bdr w:val="none" w:sz="0" w:space="0" w:color="auto" w:frame="1"/>
        </w:rPr>
        <w:t>System.out.println(</w:t>
      </w:r>
      <w:r>
        <w:rPr>
          <w:rStyle w:val="keyword"/>
          <w:rFonts w:ascii="inter-regular" w:hAnsi="inter-regular"/>
          <w:b/>
          <w:bCs/>
          <w:color w:val="006699"/>
          <w:bdr w:val="none" w:sz="0" w:space="0" w:color="auto" w:frame="1"/>
        </w:rPr>
        <w:t>super</w:t>
      </w:r>
      <w:r>
        <w:rPr>
          <w:rFonts w:ascii="inter-regular" w:hAnsi="inter-regular"/>
          <w:color w:val="000000"/>
          <w:bdr w:val="none" w:sz="0" w:space="0" w:color="auto" w:frame="1"/>
        </w:rPr>
        <w:t>.color);</w:t>
      </w:r>
      <w:r>
        <w:rPr>
          <w:rStyle w:val="comment"/>
          <w:rFonts w:ascii="inter-regular" w:hAnsi="inter-regular"/>
          <w:color w:val="008200"/>
          <w:bdr w:val="none" w:sz="0" w:space="0" w:color="auto" w:frame="1"/>
        </w:rPr>
        <w:t>//prints color of Animal class</w:t>
      </w:r>
      <w:r>
        <w:rPr>
          <w:rFonts w:ascii="inter-regular" w:hAnsi="inter-regular"/>
          <w:color w:val="000000"/>
          <w:bdr w:val="none" w:sz="0" w:space="0" w:color="auto" w:frame="1"/>
        </w:rPr>
        <w:t>  </w:t>
      </w:r>
    </w:p>
    <w:p w14:paraId="50D27259" w14:textId="77777777" w:rsidR="00B54A10" w:rsidRDefault="00B54A10" w:rsidP="00B54A10">
      <w:pPr>
        <w:pStyle w:val="alt"/>
        <w:numPr>
          <w:ilvl w:val="0"/>
          <w:numId w:val="95"/>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w:t>
      </w:r>
    </w:p>
    <w:p w14:paraId="34799A19" w14:textId="77777777" w:rsidR="00B54A10" w:rsidRDefault="00B54A10" w:rsidP="00B54A10">
      <w:pPr>
        <w:numPr>
          <w:ilvl w:val="0"/>
          <w:numId w:val="95"/>
        </w:numPr>
        <w:spacing w:after="0" w:line="375" w:lineRule="atLeast"/>
        <w:jc w:val="both"/>
        <w:rPr>
          <w:rFonts w:ascii="inter-regular" w:hAnsi="inter-regular"/>
          <w:color w:val="000000"/>
        </w:rPr>
      </w:pPr>
      <w:r>
        <w:rPr>
          <w:rFonts w:ascii="inter-regular" w:hAnsi="inter-regular"/>
          <w:color w:val="000000"/>
          <w:bdr w:val="none" w:sz="0" w:space="0" w:color="auto" w:frame="1"/>
        </w:rPr>
        <w:t>}  </w:t>
      </w:r>
    </w:p>
    <w:p w14:paraId="38197BC9" w14:textId="77777777" w:rsidR="00B54A10" w:rsidRDefault="00B54A10" w:rsidP="00B54A10">
      <w:pPr>
        <w:pStyle w:val="alt"/>
        <w:numPr>
          <w:ilvl w:val="0"/>
          <w:numId w:val="95"/>
        </w:numPr>
        <w:spacing w:before="0" w:beforeAutospacing="0" w:after="0" w:afterAutospacing="0" w:line="375" w:lineRule="atLeast"/>
        <w:jc w:val="both"/>
        <w:rPr>
          <w:rFonts w:ascii="inter-regular" w:hAnsi="inter-regular"/>
          <w:color w:val="000000"/>
        </w:rPr>
      </w:pPr>
      <w:r>
        <w:rPr>
          <w:rStyle w:val="keyword"/>
          <w:rFonts w:ascii="inter-regular" w:hAnsi="inter-regular"/>
          <w:b/>
          <w:bCs/>
          <w:color w:val="006699"/>
          <w:bdr w:val="none" w:sz="0" w:space="0" w:color="auto" w:frame="1"/>
        </w:rPr>
        <w:t>class</w:t>
      </w:r>
      <w:r>
        <w:rPr>
          <w:rFonts w:ascii="inter-regular" w:hAnsi="inter-regular"/>
          <w:color w:val="000000"/>
          <w:bdr w:val="none" w:sz="0" w:space="0" w:color="auto" w:frame="1"/>
        </w:rPr>
        <w:t> TestSuper1{  </w:t>
      </w:r>
    </w:p>
    <w:p w14:paraId="44AEAB88" w14:textId="77777777" w:rsidR="00B54A10" w:rsidRDefault="00B54A10" w:rsidP="00B54A10">
      <w:pPr>
        <w:numPr>
          <w:ilvl w:val="0"/>
          <w:numId w:val="95"/>
        </w:numPr>
        <w:spacing w:after="0" w:line="375" w:lineRule="atLeast"/>
        <w:jc w:val="both"/>
        <w:rPr>
          <w:rFonts w:ascii="inter-regular" w:hAnsi="inter-regular"/>
          <w:color w:val="000000"/>
        </w:rPr>
      </w:pPr>
      <w:r>
        <w:rPr>
          <w:rStyle w:val="keyword"/>
          <w:rFonts w:ascii="inter-regular" w:hAnsi="inter-regular"/>
          <w:b/>
          <w:bCs/>
          <w:color w:val="006699"/>
          <w:bdr w:val="none" w:sz="0" w:space="0" w:color="auto" w:frame="1"/>
        </w:rPr>
        <w:t>public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static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void</w:t>
      </w:r>
      <w:r>
        <w:rPr>
          <w:rFonts w:ascii="inter-regular" w:hAnsi="inter-regular"/>
          <w:color w:val="000000"/>
          <w:bdr w:val="none" w:sz="0" w:space="0" w:color="auto" w:frame="1"/>
        </w:rPr>
        <w:t> main(String args[]){  </w:t>
      </w:r>
    </w:p>
    <w:p w14:paraId="7BF74E41" w14:textId="77777777" w:rsidR="00B54A10" w:rsidRDefault="00B54A10" w:rsidP="00B54A10">
      <w:pPr>
        <w:pStyle w:val="alt"/>
        <w:numPr>
          <w:ilvl w:val="0"/>
          <w:numId w:val="95"/>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Dog d=</w:t>
      </w:r>
      <w:r>
        <w:rPr>
          <w:rStyle w:val="keyword"/>
          <w:rFonts w:ascii="inter-regular" w:hAnsi="inter-regular"/>
          <w:b/>
          <w:bCs/>
          <w:color w:val="006699"/>
          <w:bdr w:val="none" w:sz="0" w:space="0" w:color="auto" w:frame="1"/>
        </w:rPr>
        <w:t>new</w:t>
      </w:r>
      <w:r>
        <w:rPr>
          <w:rFonts w:ascii="inter-regular" w:hAnsi="inter-regular"/>
          <w:color w:val="000000"/>
          <w:bdr w:val="none" w:sz="0" w:space="0" w:color="auto" w:frame="1"/>
        </w:rPr>
        <w:t> Dog();  </w:t>
      </w:r>
    </w:p>
    <w:p w14:paraId="59820940" w14:textId="77777777" w:rsidR="00B54A10" w:rsidRDefault="00B54A10" w:rsidP="00B54A10">
      <w:pPr>
        <w:numPr>
          <w:ilvl w:val="0"/>
          <w:numId w:val="95"/>
        </w:numPr>
        <w:spacing w:after="0" w:line="375" w:lineRule="atLeast"/>
        <w:jc w:val="both"/>
        <w:rPr>
          <w:rFonts w:ascii="inter-regular" w:hAnsi="inter-regular"/>
          <w:color w:val="000000"/>
        </w:rPr>
      </w:pPr>
      <w:r>
        <w:rPr>
          <w:rFonts w:ascii="inter-regular" w:hAnsi="inter-regular"/>
          <w:color w:val="000000"/>
          <w:bdr w:val="none" w:sz="0" w:space="0" w:color="auto" w:frame="1"/>
        </w:rPr>
        <w:t>d.printColor();  </w:t>
      </w:r>
    </w:p>
    <w:p w14:paraId="6CA9BCFB" w14:textId="77777777" w:rsidR="00B54A10" w:rsidRDefault="00B54A10" w:rsidP="00B54A10">
      <w:pPr>
        <w:pStyle w:val="alt"/>
        <w:numPr>
          <w:ilvl w:val="0"/>
          <w:numId w:val="95"/>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w:t>
      </w:r>
    </w:p>
    <w:p w14:paraId="46C3D621" w14:textId="77777777" w:rsidR="00B54A10" w:rsidRDefault="00B54A10" w:rsidP="00B54A10">
      <w:pPr>
        <w:rPr>
          <w:rFonts w:ascii="Times New Roman" w:hAnsi="Times New Roman"/>
        </w:rPr>
      </w:pPr>
      <w:hyperlink r:id="rId86" w:tgtFrame="_blank" w:history="1">
        <w:r>
          <w:rPr>
            <w:rStyle w:val="Hyperlink"/>
            <w:rFonts w:ascii="Verdana" w:hAnsi="Verdana"/>
            <w:b/>
            <w:bCs/>
            <w:color w:val="FFFFFF"/>
            <w:sz w:val="20"/>
            <w:szCs w:val="20"/>
            <w:shd w:val="clear" w:color="auto" w:fill="4CAF50"/>
          </w:rPr>
          <w:t>Test it Now</w:t>
        </w:r>
      </w:hyperlink>
    </w:p>
    <w:p w14:paraId="61FA8E06" w14:textId="77777777" w:rsidR="00B54A10" w:rsidRDefault="00B54A10" w:rsidP="00B54A10">
      <w:pPr>
        <w:pStyle w:val="NormalWeb"/>
        <w:shd w:val="clear" w:color="auto" w:fill="FFFFFF"/>
        <w:jc w:val="both"/>
        <w:rPr>
          <w:rFonts w:ascii="inter-regular" w:hAnsi="inter-regular"/>
          <w:color w:val="333333"/>
        </w:rPr>
      </w:pPr>
      <w:r>
        <w:rPr>
          <w:rFonts w:ascii="inter-regular" w:hAnsi="inter-regular"/>
          <w:color w:val="333333"/>
        </w:rPr>
        <w:t>Output:</w:t>
      </w:r>
    </w:p>
    <w:p w14:paraId="64275471" w14:textId="77777777" w:rsidR="00B54A10" w:rsidRDefault="00B54A10" w:rsidP="00B54A10">
      <w:pPr>
        <w:pStyle w:val="HTMLPreformatted"/>
        <w:shd w:val="clear" w:color="auto" w:fill="EEEEEE"/>
        <w:jc w:val="both"/>
        <w:rPr>
          <w:color w:val="535559"/>
        </w:rPr>
      </w:pPr>
      <w:r>
        <w:rPr>
          <w:color w:val="535559"/>
        </w:rPr>
        <w:t>black</w:t>
      </w:r>
    </w:p>
    <w:p w14:paraId="53DF7234" w14:textId="77777777" w:rsidR="00B54A10" w:rsidRDefault="00B54A10" w:rsidP="00B54A10">
      <w:pPr>
        <w:pStyle w:val="HTMLPreformatted"/>
        <w:shd w:val="clear" w:color="auto" w:fill="EEEEEE"/>
        <w:jc w:val="both"/>
        <w:rPr>
          <w:color w:val="535559"/>
        </w:rPr>
      </w:pPr>
      <w:r>
        <w:rPr>
          <w:color w:val="535559"/>
        </w:rPr>
        <w:t>white</w:t>
      </w:r>
    </w:p>
    <w:p w14:paraId="3E2D1819" w14:textId="77777777" w:rsidR="00B54A10" w:rsidRDefault="00B54A10" w:rsidP="00B54A10">
      <w:pPr>
        <w:pStyle w:val="NormalWeb"/>
        <w:shd w:val="clear" w:color="auto" w:fill="FFFFFF"/>
        <w:jc w:val="both"/>
        <w:rPr>
          <w:rFonts w:ascii="inter-regular" w:hAnsi="inter-regular"/>
          <w:color w:val="333333"/>
        </w:rPr>
      </w:pPr>
      <w:r>
        <w:rPr>
          <w:rFonts w:ascii="inter-regular" w:hAnsi="inter-regular"/>
          <w:color w:val="333333"/>
        </w:rPr>
        <w:t>In the above example, Animal and Dog both classes have a common property color. If we print color property, it will print the color of current class by default. To access the parent property, we need to use super keyword.</w:t>
      </w:r>
    </w:p>
    <w:p w14:paraId="63023D70" w14:textId="77777777" w:rsidR="00B54A10" w:rsidRDefault="00B54A10" w:rsidP="00B54A10">
      <w:pPr>
        <w:pStyle w:val="Heading2"/>
        <w:shd w:val="clear" w:color="auto" w:fill="FFFFFF"/>
        <w:spacing w:line="312" w:lineRule="atLeast"/>
        <w:jc w:val="both"/>
        <w:rPr>
          <w:rFonts w:ascii="Helvetica" w:hAnsi="Helvetica"/>
          <w:b w:val="0"/>
          <w:bCs w:val="0"/>
          <w:color w:val="610B38"/>
          <w:sz w:val="38"/>
          <w:szCs w:val="38"/>
        </w:rPr>
      </w:pPr>
      <w:r>
        <w:rPr>
          <w:rFonts w:ascii="Helvetica" w:hAnsi="Helvetica"/>
          <w:b w:val="0"/>
          <w:bCs w:val="0"/>
          <w:color w:val="610B38"/>
          <w:sz w:val="38"/>
          <w:szCs w:val="38"/>
        </w:rPr>
        <w:t>2) super can be used to invoke parent class method</w:t>
      </w:r>
    </w:p>
    <w:p w14:paraId="67FBE107" w14:textId="77777777" w:rsidR="00B54A10" w:rsidRDefault="00B54A10" w:rsidP="00B54A10">
      <w:pPr>
        <w:pStyle w:val="NormalWeb"/>
        <w:shd w:val="clear" w:color="auto" w:fill="FFFFFF"/>
        <w:jc w:val="both"/>
        <w:rPr>
          <w:rFonts w:ascii="inter-regular" w:hAnsi="inter-regular"/>
          <w:color w:val="333333"/>
        </w:rPr>
      </w:pPr>
      <w:r>
        <w:rPr>
          <w:rFonts w:ascii="inter-regular" w:hAnsi="inter-regular"/>
          <w:color w:val="333333"/>
        </w:rPr>
        <w:t>The super keyword can also be used to invoke parent class method. It should be used if subclass contains the same method as parent class. In other words, it is used if method is overridden.</w:t>
      </w:r>
    </w:p>
    <w:p w14:paraId="44F4C699" w14:textId="77777777" w:rsidR="00B54A10" w:rsidRDefault="00B54A10" w:rsidP="00B54A10">
      <w:pPr>
        <w:pStyle w:val="alt"/>
        <w:numPr>
          <w:ilvl w:val="0"/>
          <w:numId w:val="96"/>
        </w:numPr>
        <w:spacing w:before="0" w:beforeAutospacing="0" w:after="0" w:afterAutospacing="0" w:line="375" w:lineRule="atLeast"/>
        <w:jc w:val="both"/>
        <w:rPr>
          <w:rFonts w:ascii="inter-regular" w:hAnsi="inter-regular"/>
          <w:color w:val="000000"/>
        </w:rPr>
      </w:pPr>
      <w:r>
        <w:rPr>
          <w:rStyle w:val="keyword"/>
          <w:rFonts w:ascii="inter-regular" w:hAnsi="inter-regular"/>
          <w:b/>
          <w:bCs/>
          <w:color w:val="006699"/>
          <w:bdr w:val="none" w:sz="0" w:space="0" w:color="auto" w:frame="1"/>
        </w:rPr>
        <w:t>class</w:t>
      </w:r>
      <w:r>
        <w:rPr>
          <w:rFonts w:ascii="inter-regular" w:hAnsi="inter-regular"/>
          <w:color w:val="000000"/>
          <w:bdr w:val="none" w:sz="0" w:space="0" w:color="auto" w:frame="1"/>
        </w:rPr>
        <w:t> Animal{  </w:t>
      </w:r>
    </w:p>
    <w:p w14:paraId="7D73BB7D" w14:textId="77777777" w:rsidR="00B54A10" w:rsidRDefault="00B54A10" w:rsidP="00B54A10">
      <w:pPr>
        <w:numPr>
          <w:ilvl w:val="0"/>
          <w:numId w:val="96"/>
        </w:numPr>
        <w:spacing w:after="0" w:line="375" w:lineRule="atLeast"/>
        <w:jc w:val="both"/>
        <w:rPr>
          <w:rFonts w:ascii="inter-regular" w:hAnsi="inter-regular"/>
          <w:color w:val="000000"/>
        </w:rPr>
      </w:pPr>
      <w:r>
        <w:rPr>
          <w:rStyle w:val="keyword"/>
          <w:rFonts w:ascii="inter-regular" w:hAnsi="inter-regular"/>
          <w:b/>
          <w:bCs/>
          <w:color w:val="006699"/>
          <w:bdr w:val="none" w:sz="0" w:space="0" w:color="auto" w:frame="1"/>
        </w:rPr>
        <w:t>void</w:t>
      </w:r>
      <w:r>
        <w:rPr>
          <w:rFonts w:ascii="inter-regular" w:hAnsi="inter-regular"/>
          <w:color w:val="000000"/>
          <w:bdr w:val="none" w:sz="0" w:space="0" w:color="auto" w:frame="1"/>
        </w:rPr>
        <w:t> eat(){System.out.println(</w:t>
      </w:r>
      <w:r>
        <w:rPr>
          <w:rStyle w:val="string"/>
          <w:rFonts w:ascii="inter-regular" w:hAnsi="inter-regular"/>
          <w:color w:val="0000FF"/>
          <w:bdr w:val="none" w:sz="0" w:space="0" w:color="auto" w:frame="1"/>
        </w:rPr>
        <w:t>"eating..."</w:t>
      </w:r>
      <w:r>
        <w:rPr>
          <w:rFonts w:ascii="inter-regular" w:hAnsi="inter-regular"/>
          <w:color w:val="000000"/>
          <w:bdr w:val="none" w:sz="0" w:space="0" w:color="auto" w:frame="1"/>
        </w:rPr>
        <w:t>);}  </w:t>
      </w:r>
    </w:p>
    <w:p w14:paraId="5BEC976E" w14:textId="77777777" w:rsidR="00B54A10" w:rsidRDefault="00B54A10" w:rsidP="00B54A10">
      <w:pPr>
        <w:pStyle w:val="alt"/>
        <w:numPr>
          <w:ilvl w:val="0"/>
          <w:numId w:val="96"/>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w:t>
      </w:r>
    </w:p>
    <w:p w14:paraId="1E7A3BE4" w14:textId="77777777" w:rsidR="00B54A10" w:rsidRDefault="00B54A10" w:rsidP="00B54A10">
      <w:pPr>
        <w:numPr>
          <w:ilvl w:val="0"/>
          <w:numId w:val="96"/>
        </w:numPr>
        <w:spacing w:after="0" w:line="375" w:lineRule="atLeast"/>
        <w:jc w:val="both"/>
        <w:rPr>
          <w:rFonts w:ascii="inter-regular" w:hAnsi="inter-regular"/>
          <w:color w:val="000000"/>
        </w:rPr>
      </w:pPr>
      <w:r>
        <w:rPr>
          <w:rStyle w:val="keyword"/>
          <w:rFonts w:ascii="inter-regular" w:hAnsi="inter-regular"/>
          <w:b/>
          <w:bCs/>
          <w:color w:val="006699"/>
          <w:bdr w:val="none" w:sz="0" w:space="0" w:color="auto" w:frame="1"/>
        </w:rPr>
        <w:t>class</w:t>
      </w:r>
      <w:r>
        <w:rPr>
          <w:rFonts w:ascii="inter-regular" w:hAnsi="inter-regular"/>
          <w:color w:val="000000"/>
          <w:bdr w:val="none" w:sz="0" w:space="0" w:color="auto" w:frame="1"/>
        </w:rPr>
        <w:t> Dog </w:t>
      </w:r>
      <w:r>
        <w:rPr>
          <w:rStyle w:val="keyword"/>
          <w:rFonts w:ascii="inter-regular" w:hAnsi="inter-regular"/>
          <w:b/>
          <w:bCs/>
          <w:color w:val="006699"/>
          <w:bdr w:val="none" w:sz="0" w:space="0" w:color="auto" w:frame="1"/>
        </w:rPr>
        <w:t>extends</w:t>
      </w:r>
      <w:r>
        <w:rPr>
          <w:rFonts w:ascii="inter-regular" w:hAnsi="inter-regular"/>
          <w:color w:val="000000"/>
          <w:bdr w:val="none" w:sz="0" w:space="0" w:color="auto" w:frame="1"/>
        </w:rPr>
        <w:t> Animal{  </w:t>
      </w:r>
    </w:p>
    <w:p w14:paraId="52586701" w14:textId="77777777" w:rsidR="00B54A10" w:rsidRDefault="00B54A10" w:rsidP="00B54A10">
      <w:pPr>
        <w:pStyle w:val="alt"/>
        <w:numPr>
          <w:ilvl w:val="0"/>
          <w:numId w:val="96"/>
        </w:numPr>
        <w:spacing w:before="0" w:beforeAutospacing="0" w:after="0" w:afterAutospacing="0" w:line="375" w:lineRule="atLeast"/>
        <w:jc w:val="both"/>
        <w:rPr>
          <w:rFonts w:ascii="inter-regular" w:hAnsi="inter-regular"/>
          <w:color w:val="000000"/>
        </w:rPr>
      </w:pPr>
      <w:r>
        <w:rPr>
          <w:rStyle w:val="keyword"/>
          <w:rFonts w:ascii="inter-regular" w:hAnsi="inter-regular"/>
          <w:b/>
          <w:bCs/>
          <w:color w:val="006699"/>
          <w:bdr w:val="none" w:sz="0" w:space="0" w:color="auto" w:frame="1"/>
        </w:rPr>
        <w:t>void</w:t>
      </w:r>
      <w:r>
        <w:rPr>
          <w:rFonts w:ascii="inter-regular" w:hAnsi="inter-regular"/>
          <w:color w:val="000000"/>
          <w:bdr w:val="none" w:sz="0" w:space="0" w:color="auto" w:frame="1"/>
        </w:rPr>
        <w:t> eat(){System.out.println(</w:t>
      </w:r>
      <w:r>
        <w:rPr>
          <w:rStyle w:val="string"/>
          <w:rFonts w:ascii="inter-regular" w:hAnsi="inter-regular"/>
          <w:color w:val="0000FF"/>
          <w:bdr w:val="none" w:sz="0" w:space="0" w:color="auto" w:frame="1"/>
        </w:rPr>
        <w:t>"eating bread..."</w:t>
      </w:r>
      <w:r>
        <w:rPr>
          <w:rFonts w:ascii="inter-regular" w:hAnsi="inter-regular"/>
          <w:color w:val="000000"/>
          <w:bdr w:val="none" w:sz="0" w:space="0" w:color="auto" w:frame="1"/>
        </w:rPr>
        <w:t>);}  </w:t>
      </w:r>
    </w:p>
    <w:p w14:paraId="24746EA7" w14:textId="77777777" w:rsidR="00B54A10" w:rsidRDefault="00B54A10" w:rsidP="00B54A10">
      <w:pPr>
        <w:numPr>
          <w:ilvl w:val="0"/>
          <w:numId w:val="96"/>
        </w:numPr>
        <w:spacing w:after="0" w:line="375" w:lineRule="atLeast"/>
        <w:jc w:val="both"/>
        <w:rPr>
          <w:rFonts w:ascii="inter-regular" w:hAnsi="inter-regular"/>
          <w:color w:val="000000"/>
        </w:rPr>
      </w:pPr>
      <w:r>
        <w:rPr>
          <w:rStyle w:val="keyword"/>
          <w:rFonts w:ascii="inter-regular" w:hAnsi="inter-regular"/>
          <w:b/>
          <w:bCs/>
          <w:color w:val="006699"/>
          <w:bdr w:val="none" w:sz="0" w:space="0" w:color="auto" w:frame="1"/>
        </w:rPr>
        <w:t>void</w:t>
      </w:r>
      <w:r>
        <w:rPr>
          <w:rFonts w:ascii="inter-regular" w:hAnsi="inter-regular"/>
          <w:color w:val="000000"/>
          <w:bdr w:val="none" w:sz="0" w:space="0" w:color="auto" w:frame="1"/>
        </w:rPr>
        <w:t> bark(){System.out.println(</w:t>
      </w:r>
      <w:r>
        <w:rPr>
          <w:rStyle w:val="string"/>
          <w:rFonts w:ascii="inter-regular" w:hAnsi="inter-regular"/>
          <w:color w:val="0000FF"/>
          <w:bdr w:val="none" w:sz="0" w:space="0" w:color="auto" w:frame="1"/>
        </w:rPr>
        <w:t>"barking..."</w:t>
      </w:r>
      <w:r>
        <w:rPr>
          <w:rFonts w:ascii="inter-regular" w:hAnsi="inter-regular"/>
          <w:color w:val="000000"/>
          <w:bdr w:val="none" w:sz="0" w:space="0" w:color="auto" w:frame="1"/>
        </w:rPr>
        <w:t>);}  </w:t>
      </w:r>
    </w:p>
    <w:p w14:paraId="21C5B59E" w14:textId="77777777" w:rsidR="00B54A10" w:rsidRDefault="00B54A10" w:rsidP="00B54A10">
      <w:pPr>
        <w:pStyle w:val="alt"/>
        <w:numPr>
          <w:ilvl w:val="0"/>
          <w:numId w:val="96"/>
        </w:numPr>
        <w:spacing w:before="0" w:beforeAutospacing="0" w:after="0" w:afterAutospacing="0" w:line="375" w:lineRule="atLeast"/>
        <w:jc w:val="both"/>
        <w:rPr>
          <w:rFonts w:ascii="inter-regular" w:hAnsi="inter-regular"/>
          <w:color w:val="000000"/>
        </w:rPr>
      </w:pPr>
      <w:r>
        <w:rPr>
          <w:rStyle w:val="keyword"/>
          <w:rFonts w:ascii="inter-regular" w:hAnsi="inter-regular"/>
          <w:b/>
          <w:bCs/>
          <w:color w:val="006699"/>
          <w:bdr w:val="none" w:sz="0" w:space="0" w:color="auto" w:frame="1"/>
        </w:rPr>
        <w:t>void</w:t>
      </w:r>
      <w:r>
        <w:rPr>
          <w:rFonts w:ascii="inter-regular" w:hAnsi="inter-regular"/>
          <w:color w:val="000000"/>
          <w:bdr w:val="none" w:sz="0" w:space="0" w:color="auto" w:frame="1"/>
        </w:rPr>
        <w:t> work(){  </w:t>
      </w:r>
    </w:p>
    <w:p w14:paraId="38D523AC" w14:textId="77777777" w:rsidR="00B54A10" w:rsidRDefault="00B54A10" w:rsidP="00B54A10">
      <w:pPr>
        <w:numPr>
          <w:ilvl w:val="0"/>
          <w:numId w:val="96"/>
        </w:numPr>
        <w:spacing w:after="0" w:line="375" w:lineRule="atLeast"/>
        <w:jc w:val="both"/>
        <w:rPr>
          <w:rFonts w:ascii="inter-regular" w:hAnsi="inter-regular"/>
          <w:color w:val="000000"/>
        </w:rPr>
      </w:pPr>
      <w:r>
        <w:rPr>
          <w:rStyle w:val="keyword"/>
          <w:rFonts w:ascii="inter-regular" w:hAnsi="inter-regular"/>
          <w:b/>
          <w:bCs/>
          <w:color w:val="006699"/>
          <w:bdr w:val="none" w:sz="0" w:space="0" w:color="auto" w:frame="1"/>
        </w:rPr>
        <w:lastRenderedPageBreak/>
        <w:t>super</w:t>
      </w:r>
      <w:r>
        <w:rPr>
          <w:rFonts w:ascii="inter-regular" w:hAnsi="inter-regular"/>
          <w:color w:val="000000"/>
          <w:bdr w:val="none" w:sz="0" w:space="0" w:color="auto" w:frame="1"/>
        </w:rPr>
        <w:t>.eat();  </w:t>
      </w:r>
    </w:p>
    <w:p w14:paraId="63C65CF1" w14:textId="77777777" w:rsidR="00B54A10" w:rsidRDefault="00B54A10" w:rsidP="00B54A10">
      <w:pPr>
        <w:pStyle w:val="alt"/>
        <w:numPr>
          <w:ilvl w:val="0"/>
          <w:numId w:val="96"/>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bark();  </w:t>
      </w:r>
    </w:p>
    <w:p w14:paraId="4BE87320" w14:textId="77777777" w:rsidR="00B54A10" w:rsidRDefault="00B54A10" w:rsidP="00B54A10">
      <w:pPr>
        <w:numPr>
          <w:ilvl w:val="0"/>
          <w:numId w:val="96"/>
        </w:numPr>
        <w:spacing w:after="0" w:line="375" w:lineRule="atLeast"/>
        <w:jc w:val="both"/>
        <w:rPr>
          <w:rFonts w:ascii="inter-regular" w:hAnsi="inter-regular"/>
          <w:color w:val="000000"/>
        </w:rPr>
      </w:pPr>
      <w:r>
        <w:rPr>
          <w:rFonts w:ascii="inter-regular" w:hAnsi="inter-regular"/>
          <w:color w:val="000000"/>
          <w:bdr w:val="none" w:sz="0" w:space="0" w:color="auto" w:frame="1"/>
        </w:rPr>
        <w:t>}  </w:t>
      </w:r>
    </w:p>
    <w:p w14:paraId="2F9569D8" w14:textId="77777777" w:rsidR="00B54A10" w:rsidRDefault="00B54A10" w:rsidP="00B54A10">
      <w:pPr>
        <w:pStyle w:val="alt"/>
        <w:numPr>
          <w:ilvl w:val="0"/>
          <w:numId w:val="96"/>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w:t>
      </w:r>
    </w:p>
    <w:p w14:paraId="120A476F" w14:textId="77777777" w:rsidR="00B54A10" w:rsidRDefault="00B54A10" w:rsidP="00B54A10">
      <w:pPr>
        <w:numPr>
          <w:ilvl w:val="0"/>
          <w:numId w:val="96"/>
        </w:numPr>
        <w:spacing w:after="0" w:line="375" w:lineRule="atLeast"/>
        <w:jc w:val="both"/>
        <w:rPr>
          <w:rFonts w:ascii="inter-regular" w:hAnsi="inter-regular"/>
          <w:color w:val="000000"/>
        </w:rPr>
      </w:pPr>
      <w:r>
        <w:rPr>
          <w:rStyle w:val="keyword"/>
          <w:rFonts w:ascii="inter-regular" w:hAnsi="inter-regular"/>
          <w:b/>
          <w:bCs/>
          <w:color w:val="006699"/>
          <w:bdr w:val="none" w:sz="0" w:space="0" w:color="auto" w:frame="1"/>
        </w:rPr>
        <w:t>class</w:t>
      </w:r>
      <w:r>
        <w:rPr>
          <w:rFonts w:ascii="inter-regular" w:hAnsi="inter-regular"/>
          <w:color w:val="000000"/>
          <w:bdr w:val="none" w:sz="0" w:space="0" w:color="auto" w:frame="1"/>
        </w:rPr>
        <w:t> TestSuper2{  </w:t>
      </w:r>
    </w:p>
    <w:p w14:paraId="2F631723" w14:textId="77777777" w:rsidR="00B54A10" w:rsidRDefault="00B54A10" w:rsidP="00B54A10">
      <w:pPr>
        <w:pStyle w:val="alt"/>
        <w:numPr>
          <w:ilvl w:val="0"/>
          <w:numId w:val="96"/>
        </w:numPr>
        <w:spacing w:before="0" w:beforeAutospacing="0" w:after="0" w:afterAutospacing="0" w:line="375" w:lineRule="atLeast"/>
        <w:jc w:val="both"/>
        <w:rPr>
          <w:rFonts w:ascii="inter-regular" w:hAnsi="inter-regular"/>
          <w:color w:val="000000"/>
        </w:rPr>
      </w:pPr>
      <w:r>
        <w:rPr>
          <w:rStyle w:val="keyword"/>
          <w:rFonts w:ascii="inter-regular" w:hAnsi="inter-regular"/>
          <w:b/>
          <w:bCs/>
          <w:color w:val="006699"/>
          <w:bdr w:val="none" w:sz="0" w:space="0" w:color="auto" w:frame="1"/>
        </w:rPr>
        <w:t>public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static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void</w:t>
      </w:r>
      <w:r>
        <w:rPr>
          <w:rFonts w:ascii="inter-regular" w:hAnsi="inter-regular"/>
          <w:color w:val="000000"/>
          <w:bdr w:val="none" w:sz="0" w:space="0" w:color="auto" w:frame="1"/>
        </w:rPr>
        <w:t> main(String args[]){  </w:t>
      </w:r>
    </w:p>
    <w:p w14:paraId="077B5AD5" w14:textId="77777777" w:rsidR="00B54A10" w:rsidRDefault="00B54A10" w:rsidP="00B54A10">
      <w:pPr>
        <w:numPr>
          <w:ilvl w:val="0"/>
          <w:numId w:val="96"/>
        </w:numPr>
        <w:spacing w:after="0" w:line="375" w:lineRule="atLeast"/>
        <w:jc w:val="both"/>
        <w:rPr>
          <w:rFonts w:ascii="inter-regular" w:hAnsi="inter-regular"/>
          <w:color w:val="000000"/>
        </w:rPr>
      </w:pPr>
      <w:r>
        <w:rPr>
          <w:rFonts w:ascii="inter-regular" w:hAnsi="inter-regular"/>
          <w:color w:val="000000"/>
          <w:bdr w:val="none" w:sz="0" w:space="0" w:color="auto" w:frame="1"/>
        </w:rPr>
        <w:t>Dog d=</w:t>
      </w:r>
      <w:r>
        <w:rPr>
          <w:rStyle w:val="keyword"/>
          <w:rFonts w:ascii="inter-regular" w:hAnsi="inter-regular"/>
          <w:b/>
          <w:bCs/>
          <w:color w:val="006699"/>
          <w:bdr w:val="none" w:sz="0" w:space="0" w:color="auto" w:frame="1"/>
        </w:rPr>
        <w:t>new</w:t>
      </w:r>
      <w:r>
        <w:rPr>
          <w:rFonts w:ascii="inter-regular" w:hAnsi="inter-regular"/>
          <w:color w:val="000000"/>
          <w:bdr w:val="none" w:sz="0" w:space="0" w:color="auto" w:frame="1"/>
        </w:rPr>
        <w:t> Dog();  </w:t>
      </w:r>
    </w:p>
    <w:p w14:paraId="22584AF0" w14:textId="77777777" w:rsidR="00B54A10" w:rsidRDefault="00B54A10" w:rsidP="00B54A10">
      <w:pPr>
        <w:pStyle w:val="alt"/>
        <w:numPr>
          <w:ilvl w:val="0"/>
          <w:numId w:val="96"/>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d.work();  </w:t>
      </w:r>
    </w:p>
    <w:p w14:paraId="303F9D73" w14:textId="77777777" w:rsidR="00B54A10" w:rsidRDefault="00B54A10" w:rsidP="00B54A10">
      <w:pPr>
        <w:numPr>
          <w:ilvl w:val="0"/>
          <w:numId w:val="96"/>
        </w:numPr>
        <w:spacing w:after="0" w:line="375" w:lineRule="atLeast"/>
        <w:jc w:val="both"/>
        <w:rPr>
          <w:rFonts w:ascii="inter-regular" w:hAnsi="inter-regular"/>
          <w:color w:val="000000"/>
        </w:rPr>
      </w:pPr>
      <w:r>
        <w:rPr>
          <w:rFonts w:ascii="inter-regular" w:hAnsi="inter-regular"/>
          <w:color w:val="000000"/>
          <w:bdr w:val="none" w:sz="0" w:space="0" w:color="auto" w:frame="1"/>
        </w:rPr>
        <w:t>}}  </w:t>
      </w:r>
    </w:p>
    <w:p w14:paraId="13880A77" w14:textId="77777777" w:rsidR="00B54A10" w:rsidRDefault="00B54A10" w:rsidP="00B54A10">
      <w:pPr>
        <w:spacing w:line="240" w:lineRule="auto"/>
        <w:rPr>
          <w:rFonts w:ascii="Times New Roman" w:hAnsi="Times New Roman"/>
        </w:rPr>
      </w:pPr>
      <w:hyperlink r:id="rId87" w:tgtFrame="_blank" w:history="1">
        <w:r>
          <w:rPr>
            <w:rStyle w:val="Hyperlink"/>
            <w:rFonts w:ascii="Verdana" w:hAnsi="Verdana"/>
            <w:b/>
            <w:bCs/>
            <w:color w:val="FFFFFF"/>
            <w:sz w:val="20"/>
            <w:szCs w:val="20"/>
            <w:shd w:val="clear" w:color="auto" w:fill="4CAF50"/>
          </w:rPr>
          <w:t>Test it Now</w:t>
        </w:r>
      </w:hyperlink>
    </w:p>
    <w:p w14:paraId="650627DB" w14:textId="77777777" w:rsidR="00B54A10" w:rsidRDefault="00B54A10" w:rsidP="00B54A10">
      <w:pPr>
        <w:pStyle w:val="NormalWeb"/>
        <w:shd w:val="clear" w:color="auto" w:fill="FFFFFF"/>
        <w:jc w:val="both"/>
        <w:rPr>
          <w:rFonts w:ascii="inter-regular" w:hAnsi="inter-regular"/>
          <w:color w:val="333333"/>
        </w:rPr>
      </w:pPr>
      <w:r>
        <w:rPr>
          <w:rFonts w:ascii="inter-regular" w:hAnsi="inter-regular"/>
          <w:color w:val="333333"/>
        </w:rPr>
        <w:t>Output:</w:t>
      </w:r>
    </w:p>
    <w:p w14:paraId="3833F857" w14:textId="77777777" w:rsidR="00B54A10" w:rsidRDefault="00B54A10" w:rsidP="00B54A10">
      <w:pPr>
        <w:pStyle w:val="HTMLPreformatted"/>
        <w:shd w:val="clear" w:color="auto" w:fill="EEEEEE"/>
        <w:jc w:val="both"/>
        <w:rPr>
          <w:color w:val="535559"/>
        </w:rPr>
      </w:pPr>
      <w:r>
        <w:rPr>
          <w:color w:val="535559"/>
        </w:rPr>
        <w:t>eating...</w:t>
      </w:r>
    </w:p>
    <w:p w14:paraId="3CCAFE24" w14:textId="77777777" w:rsidR="00B54A10" w:rsidRDefault="00B54A10" w:rsidP="00B54A10">
      <w:pPr>
        <w:pStyle w:val="HTMLPreformatted"/>
        <w:shd w:val="clear" w:color="auto" w:fill="EEEEEE"/>
        <w:jc w:val="both"/>
        <w:rPr>
          <w:color w:val="535559"/>
        </w:rPr>
      </w:pPr>
      <w:r>
        <w:rPr>
          <w:color w:val="535559"/>
        </w:rPr>
        <w:t>barking...</w:t>
      </w:r>
    </w:p>
    <w:p w14:paraId="5284916E" w14:textId="77777777" w:rsidR="00B54A10" w:rsidRDefault="00B54A10" w:rsidP="00B54A10">
      <w:pPr>
        <w:pStyle w:val="NormalWeb"/>
        <w:shd w:val="clear" w:color="auto" w:fill="FFFFFF"/>
        <w:jc w:val="both"/>
        <w:rPr>
          <w:rFonts w:ascii="inter-regular" w:hAnsi="inter-regular"/>
          <w:color w:val="333333"/>
        </w:rPr>
      </w:pPr>
      <w:r>
        <w:rPr>
          <w:rFonts w:ascii="inter-regular" w:hAnsi="inter-regular"/>
          <w:color w:val="333333"/>
        </w:rPr>
        <w:t>In the above example Animal and Dog both classes have eat() method if we call eat() method from Dog class, it will call the eat() method of Dog class by default because priority is given to local.</w:t>
      </w:r>
    </w:p>
    <w:p w14:paraId="42CC0772" w14:textId="77777777" w:rsidR="00B54A10" w:rsidRDefault="00B54A10" w:rsidP="00B54A10">
      <w:pPr>
        <w:pStyle w:val="NormalWeb"/>
        <w:shd w:val="clear" w:color="auto" w:fill="FFFFFF"/>
        <w:jc w:val="both"/>
        <w:rPr>
          <w:rFonts w:ascii="inter-regular" w:hAnsi="inter-regular"/>
          <w:color w:val="333333"/>
        </w:rPr>
      </w:pPr>
      <w:r>
        <w:rPr>
          <w:rFonts w:ascii="inter-regular" w:hAnsi="inter-regular"/>
          <w:color w:val="333333"/>
        </w:rPr>
        <w:t>To call the parent class method, we need to use super keyword.</w:t>
      </w:r>
    </w:p>
    <w:p w14:paraId="28467C21" w14:textId="77777777" w:rsidR="00B54A10" w:rsidRDefault="00B54A10" w:rsidP="00B54A10">
      <w:pPr>
        <w:pStyle w:val="Heading2"/>
        <w:shd w:val="clear" w:color="auto" w:fill="FFFFFF"/>
        <w:spacing w:line="312" w:lineRule="atLeast"/>
        <w:jc w:val="both"/>
        <w:rPr>
          <w:rFonts w:ascii="Helvetica" w:hAnsi="Helvetica"/>
          <w:b w:val="0"/>
          <w:bCs w:val="0"/>
          <w:color w:val="610B38"/>
          <w:sz w:val="38"/>
          <w:szCs w:val="38"/>
        </w:rPr>
      </w:pPr>
      <w:r>
        <w:rPr>
          <w:rFonts w:ascii="Helvetica" w:hAnsi="Helvetica"/>
          <w:b w:val="0"/>
          <w:bCs w:val="0"/>
          <w:color w:val="610B38"/>
          <w:sz w:val="38"/>
          <w:szCs w:val="38"/>
        </w:rPr>
        <w:t>3) super is used to invoke parent class constructor.</w:t>
      </w:r>
    </w:p>
    <w:p w14:paraId="3314BE0E" w14:textId="77777777" w:rsidR="00B54A10" w:rsidRDefault="00B54A10" w:rsidP="00B54A10">
      <w:pPr>
        <w:pStyle w:val="NormalWeb"/>
        <w:shd w:val="clear" w:color="auto" w:fill="FFFFFF"/>
        <w:jc w:val="both"/>
        <w:rPr>
          <w:rFonts w:ascii="inter-regular" w:hAnsi="inter-regular"/>
          <w:color w:val="333333"/>
        </w:rPr>
      </w:pPr>
      <w:r>
        <w:rPr>
          <w:rFonts w:ascii="inter-regular" w:hAnsi="inter-regular"/>
          <w:color w:val="333333"/>
        </w:rPr>
        <w:t>The super keyword can also be used to invoke the parent class constructor. Let's see a simple example:</w:t>
      </w:r>
    </w:p>
    <w:p w14:paraId="3DCBDE2D" w14:textId="77777777" w:rsidR="00B54A10" w:rsidRDefault="00B54A10" w:rsidP="00B54A10">
      <w:pPr>
        <w:pStyle w:val="alt"/>
        <w:numPr>
          <w:ilvl w:val="0"/>
          <w:numId w:val="97"/>
        </w:numPr>
        <w:spacing w:before="0" w:beforeAutospacing="0" w:after="0" w:afterAutospacing="0" w:line="375" w:lineRule="atLeast"/>
        <w:jc w:val="both"/>
        <w:rPr>
          <w:rFonts w:ascii="inter-regular" w:hAnsi="inter-regular"/>
          <w:color w:val="000000"/>
        </w:rPr>
      </w:pPr>
      <w:r>
        <w:rPr>
          <w:rStyle w:val="keyword"/>
          <w:rFonts w:ascii="inter-regular" w:hAnsi="inter-regular"/>
          <w:b/>
          <w:bCs/>
          <w:color w:val="006699"/>
          <w:bdr w:val="none" w:sz="0" w:space="0" w:color="auto" w:frame="1"/>
        </w:rPr>
        <w:t>class</w:t>
      </w:r>
      <w:r>
        <w:rPr>
          <w:rFonts w:ascii="inter-regular" w:hAnsi="inter-regular"/>
          <w:color w:val="000000"/>
          <w:bdr w:val="none" w:sz="0" w:space="0" w:color="auto" w:frame="1"/>
        </w:rPr>
        <w:t> Animal{  </w:t>
      </w:r>
    </w:p>
    <w:p w14:paraId="51173BF0" w14:textId="77777777" w:rsidR="00B54A10" w:rsidRDefault="00B54A10" w:rsidP="00B54A10">
      <w:pPr>
        <w:numPr>
          <w:ilvl w:val="0"/>
          <w:numId w:val="97"/>
        </w:numPr>
        <w:spacing w:after="0" w:line="375" w:lineRule="atLeast"/>
        <w:jc w:val="both"/>
        <w:rPr>
          <w:rFonts w:ascii="inter-regular" w:hAnsi="inter-regular"/>
          <w:color w:val="000000"/>
        </w:rPr>
      </w:pPr>
      <w:r>
        <w:rPr>
          <w:rFonts w:ascii="inter-regular" w:hAnsi="inter-regular"/>
          <w:color w:val="000000"/>
          <w:bdr w:val="none" w:sz="0" w:space="0" w:color="auto" w:frame="1"/>
        </w:rPr>
        <w:t>Animal(){System.out.println(</w:t>
      </w:r>
      <w:r>
        <w:rPr>
          <w:rStyle w:val="string"/>
          <w:rFonts w:ascii="inter-regular" w:hAnsi="inter-regular"/>
          <w:color w:val="0000FF"/>
          <w:bdr w:val="none" w:sz="0" w:space="0" w:color="auto" w:frame="1"/>
        </w:rPr>
        <w:t>"animal is created"</w:t>
      </w:r>
      <w:r>
        <w:rPr>
          <w:rFonts w:ascii="inter-regular" w:hAnsi="inter-regular"/>
          <w:color w:val="000000"/>
          <w:bdr w:val="none" w:sz="0" w:space="0" w:color="auto" w:frame="1"/>
        </w:rPr>
        <w:t>);}  </w:t>
      </w:r>
    </w:p>
    <w:p w14:paraId="03634CFE" w14:textId="77777777" w:rsidR="00B54A10" w:rsidRDefault="00B54A10" w:rsidP="00B54A10">
      <w:pPr>
        <w:pStyle w:val="alt"/>
        <w:numPr>
          <w:ilvl w:val="0"/>
          <w:numId w:val="97"/>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w:t>
      </w:r>
    </w:p>
    <w:p w14:paraId="138D67D8" w14:textId="77777777" w:rsidR="00B54A10" w:rsidRDefault="00B54A10" w:rsidP="00B54A10">
      <w:pPr>
        <w:numPr>
          <w:ilvl w:val="0"/>
          <w:numId w:val="97"/>
        </w:numPr>
        <w:spacing w:after="0" w:line="375" w:lineRule="atLeast"/>
        <w:jc w:val="both"/>
        <w:rPr>
          <w:rFonts w:ascii="inter-regular" w:hAnsi="inter-regular"/>
          <w:color w:val="000000"/>
        </w:rPr>
      </w:pPr>
      <w:r>
        <w:rPr>
          <w:rStyle w:val="keyword"/>
          <w:rFonts w:ascii="inter-regular" w:hAnsi="inter-regular"/>
          <w:b/>
          <w:bCs/>
          <w:color w:val="006699"/>
          <w:bdr w:val="none" w:sz="0" w:space="0" w:color="auto" w:frame="1"/>
        </w:rPr>
        <w:t>class</w:t>
      </w:r>
      <w:r>
        <w:rPr>
          <w:rFonts w:ascii="inter-regular" w:hAnsi="inter-regular"/>
          <w:color w:val="000000"/>
          <w:bdr w:val="none" w:sz="0" w:space="0" w:color="auto" w:frame="1"/>
        </w:rPr>
        <w:t> Dog </w:t>
      </w:r>
      <w:r>
        <w:rPr>
          <w:rStyle w:val="keyword"/>
          <w:rFonts w:ascii="inter-regular" w:hAnsi="inter-regular"/>
          <w:b/>
          <w:bCs/>
          <w:color w:val="006699"/>
          <w:bdr w:val="none" w:sz="0" w:space="0" w:color="auto" w:frame="1"/>
        </w:rPr>
        <w:t>extends</w:t>
      </w:r>
      <w:r>
        <w:rPr>
          <w:rFonts w:ascii="inter-regular" w:hAnsi="inter-regular"/>
          <w:color w:val="000000"/>
          <w:bdr w:val="none" w:sz="0" w:space="0" w:color="auto" w:frame="1"/>
        </w:rPr>
        <w:t> Animal{  </w:t>
      </w:r>
    </w:p>
    <w:p w14:paraId="32D58C75" w14:textId="77777777" w:rsidR="00B54A10" w:rsidRDefault="00B54A10" w:rsidP="00B54A10">
      <w:pPr>
        <w:pStyle w:val="alt"/>
        <w:numPr>
          <w:ilvl w:val="0"/>
          <w:numId w:val="97"/>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Dog(){  </w:t>
      </w:r>
    </w:p>
    <w:p w14:paraId="457A26D1" w14:textId="77777777" w:rsidR="00B54A10" w:rsidRDefault="00B54A10" w:rsidP="00B54A10">
      <w:pPr>
        <w:numPr>
          <w:ilvl w:val="0"/>
          <w:numId w:val="97"/>
        </w:numPr>
        <w:spacing w:after="0" w:line="375" w:lineRule="atLeast"/>
        <w:jc w:val="both"/>
        <w:rPr>
          <w:rFonts w:ascii="inter-regular" w:hAnsi="inter-regular"/>
          <w:color w:val="000000"/>
        </w:rPr>
      </w:pPr>
      <w:r>
        <w:rPr>
          <w:rStyle w:val="keyword"/>
          <w:rFonts w:ascii="inter-regular" w:hAnsi="inter-regular"/>
          <w:b/>
          <w:bCs/>
          <w:color w:val="006699"/>
          <w:bdr w:val="none" w:sz="0" w:space="0" w:color="auto" w:frame="1"/>
        </w:rPr>
        <w:t>super</w:t>
      </w:r>
      <w:r>
        <w:rPr>
          <w:rFonts w:ascii="inter-regular" w:hAnsi="inter-regular"/>
          <w:color w:val="000000"/>
          <w:bdr w:val="none" w:sz="0" w:space="0" w:color="auto" w:frame="1"/>
        </w:rPr>
        <w:t>();  </w:t>
      </w:r>
    </w:p>
    <w:p w14:paraId="7A2FF03F" w14:textId="77777777" w:rsidR="00B54A10" w:rsidRDefault="00B54A10" w:rsidP="00B54A10">
      <w:pPr>
        <w:pStyle w:val="alt"/>
        <w:numPr>
          <w:ilvl w:val="0"/>
          <w:numId w:val="97"/>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System.out.println(</w:t>
      </w:r>
      <w:r>
        <w:rPr>
          <w:rStyle w:val="string"/>
          <w:rFonts w:ascii="inter-regular" w:hAnsi="inter-regular"/>
          <w:color w:val="0000FF"/>
          <w:bdr w:val="none" w:sz="0" w:space="0" w:color="auto" w:frame="1"/>
        </w:rPr>
        <w:t>"dog is created"</w:t>
      </w:r>
      <w:r>
        <w:rPr>
          <w:rFonts w:ascii="inter-regular" w:hAnsi="inter-regular"/>
          <w:color w:val="000000"/>
          <w:bdr w:val="none" w:sz="0" w:space="0" w:color="auto" w:frame="1"/>
        </w:rPr>
        <w:t>);  </w:t>
      </w:r>
    </w:p>
    <w:p w14:paraId="1C20964D" w14:textId="77777777" w:rsidR="00B54A10" w:rsidRDefault="00B54A10" w:rsidP="00B54A10">
      <w:pPr>
        <w:numPr>
          <w:ilvl w:val="0"/>
          <w:numId w:val="97"/>
        </w:numPr>
        <w:spacing w:after="0" w:line="375" w:lineRule="atLeast"/>
        <w:jc w:val="both"/>
        <w:rPr>
          <w:rFonts w:ascii="inter-regular" w:hAnsi="inter-regular"/>
          <w:color w:val="000000"/>
        </w:rPr>
      </w:pPr>
      <w:r>
        <w:rPr>
          <w:rFonts w:ascii="inter-regular" w:hAnsi="inter-regular"/>
          <w:color w:val="000000"/>
          <w:bdr w:val="none" w:sz="0" w:space="0" w:color="auto" w:frame="1"/>
        </w:rPr>
        <w:t>}  </w:t>
      </w:r>
    </w:p>
    <w:p w14:paraId="2932D3BA" w14:textId="77777777" w:rsidR="00B54A10" w:rsidRDefault="00B54A10" w:rsidP="00B54A10">
      <w:pPr>
        <w:pStyle w:val="alt"/>
        <w:numPr>
          <w:ilvl w:val="0"/>
          <w:numId w:val="97"/>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w:t>
      </w:r>
    </w:p>
    <w:p w14:paraId="1DF1528D" w14:textId="77777777" w:rsidR="00B54A10" w:rsidRDefault="00B54A10" w:rsidP="00B54A10">
      <w:pPr>
        <w:numPr>
          <w:ilvl w:val="0"/>
          <w:numId w:val="97"/>
        </w:numPr>
        <w:spacing w:after="0" w:line="375" w:lineRule="atLeast"/>
        <w:jc w:val="both"/>
        <w:rPr>
          <w:rFonts w:ascii="inter-regular" w:hAnsi="inter-regular"/>
          <w:color w:val="000000"/>
        </w:rPr>
      </w:pPr>
      <w:r>
        <w:rPr>
          <w:rStyle w:val="keyword"/>
          <w:rFonts w:ascii="inter-regular" w:hAnsi="inter-regular"/>
          <w:b/>
          <w:bCs/>
          <w:color w:val="006699"/>
          <w:bdr w:val="none" w:sz="0" w:space="0" w:color="auto" w:frame="1"/>
        </w:rPr>
        <w:t>class</w:t>
      </w:r>
      <w:r>
        <w:rPr>
          <w:rFonts w:ascii="inter-regular" w:hAnsi="inter-regular"/>
          <w:color w:val="000000"/>
          <w:bdr w:val="none" w:sz="0" w:space="0" w:color="auto" w:frame="1"/>
        </w:rPr>
        <w:t> TestSuper3{  </w:t>
      </w:r>
    </w:p>
    <w:p w14:paraId="4DF8A5BE" w14:textId="77777777" w:rsidR="00B54A10" w:rsidRDefault="00B54A10" w:rsidP="00B54A10">
      <w:pPr>
        <w:pStyle w:val="alt"/>
        <w:numPr>
          <w:ilvl w:val="0"/>
          <w:numId w:val="97"/>
        </w:numPr>
        <w:spacing w:before="0" w:beforeAutospacing="0" w:after="0" w:afterAutospacing="0" w:line="375" w:lineRule="atLeast"/>
        <w:jc w:val="both"/>
        <w:rPr>
          <w:rFonts w:ascii="inter-regular" w:hAnsi="inter-regular"/>
          <w:color w:val="000000"/>
        </w:rPr>
      </w:pPr>
      <w:r>
        <w:rPr>
          <w:rStyle w:val="keyword"/>
          <w:rFonts w:ascii="inter-regular" w:hAnsi="inter-regular"/>
          <w:b/>
          <w:bCs/>
          <w:color w:val="006699"/>
          <w:bdr w:val="none" w:sz="0" w:space="0" w:color="auto" w:frame="1"/>
        </w:rPr>
        <w:t>public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static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void</w:t>
      </w:r>
      <w:r>
        <w:rPr>
          <w:rFonts w:ascii="inter-regular" w:hAnsi="inter-regular"/>
          <w:color w:val="000000"/>
          <w:bdr w:val="none" w:sz="0" w:space="0" w:color="auto" w:frame="1"/>
        </w:rPr>
        <w:t> main(String args[]){  </w:t>
      </w:r>
    </w:p>
    <w:p w14:paraId="56FB3E8B" w14:textId="77777777" w:rsidR="00B54A10" w:rsidRDefault="00B54A10" w:rsidP="00B54A10">
      <w:pPr>
        <w:numPr>
          <w:ilvl w:val="0"/>
          <w:numId w:val="97"/>
        </w:numPr>
        <w:spacing w:after="0" w:line="375" w:lineRule="atLeast"/>
        <w:jc w:val="both"/>
        <w:rPr>
          <w:rFonts w:ascii="inter-regular" w:hAnsi="inter-regular"/>
          <w:color w:val="000000"/>
        </w:rPr>
      </w:pPr>
      <w:r>
        <w:rPr>
          <w:rFonts w:ascii="inter-regular" w:hAnsi="inter-regular"/>
          <w:color w:val="000000"/>
          <w:bdr w:val="none" w:sz="0" w:space="0" w:color="auto" w:frame="1"/>
        </w:rPr>
        <w:t>Dog d=</w:t>
      </w:r>
      <w:r>
        <w:rPr>
          <w:rStyle w:val="keyword"/>
          <w:rFonts w:ascii="inter-regular" w:hAnsi="inter-regular"/>
          <w:b/>
          <w:bCs/>
          <w:color w:val="006699"/>
          <w:bdr w:val="none" w:sz="0" w:space="0" w:color="auto" w:frame="1"/>
        </w:rPr>
        <w:t>new</w:t>
      </w:r>
      <w:r>
        <w:rPr>
          <w:rFonts w:ascii="inter-regular" w:hAnsi="inter-regular"/>
          <w:color w:val="000000"/>
          <w:bdr w:val="none" w:sz="0" w:space="0" w:color="auto" w:frame="1"/>
        </w:rPr>
        <w:t> Dog();  </w:t>
      </w:r>
    </w:p>
    <w:p w14:paraId="7F9B3023" w14:textId="77777777" w:rsidR="00B54A10" w:rsidRDefault="00B54A10" w:rsidP="00B54A10">
      <w:pPr>
        <w:pStyle w:val="alt"/>
        <w:numPr>
          <w:ilvl w:val="0"/>
          <w:numId w:val="97"/>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w:t>
      </w:r>
    </w:p>
    <w:p w14:paraId="7F92A027" w14:textId="77777777" w:rsidR="00B54A10" w:rsidRDefault="00B54A10" w:rsidP="00B54A10">
      <w:pPr>
        <w:rPr>
          <w:rFonts w:ascii="Times New Roman" w:hAnsi="Times New Roman"/>
        </w:rPr>
      </w:pPr>
      <w:hyperlink r:id="rId88" w:tgtFrame="_blank" w:history="1">
        <w:r>
          <w:rPr>
            <w:rStyle w:val="Hyperlink"/>
            <w:rFonts w:ascii="Verdana" w:hAnsi="Verdana"/>
            <w:b/>
            <w:bCs/>
            <w:color w:val="FFFFFF"/>
            <w:sz w:val="20"/>
            <w:szCs w:val="20"/>
            <w:shd w:val="clear" w:color="auto" w:fill="4CAF50"/>
          </w:rPr>
          <w:t>Test it Now</w:t>
        </w:r>
      </w:hyperlink>
    </w:p>
    <w:p w14:paraId="3716F8AC" w14:textId="77777777" w:rsidR="00B54A10" w:rsidRDefault="00B54A10" w:rsidP="00B54A10">
      <w:pPr>
        <w:pStyle w:val="NormalWeb"/>
        <w:shd w:val="clear" w:color="auto" w:fill="FFFFFF"/>
        <w:jc w:val="both"/>
        <w:rPr>
          <w:rFonts w:ascii="inter-regular" w:hAnsi="inter-regular"/>
          <w:color w:val="333333"/>
        </w:rPr>
      </w:pPr>
      <w:r>
        <w:rPr>
          <w:rFonts w:ascii="inter-regular" w:hAnsi="inter-regular"/>
          <w:color w:val="333333"/>
        </w:rPr>
        <w:lastRenderedPageBreak/>
        <w:t>Output:</w:t>
      </w:r>
    </w:p>
    <w:p w14:paraId="074EA5BF" w14:textId="77777777" w:rsidR="00B54A10" w:rsidRDefault="00B54A10" w:rsidP="00B54A10">
      <w:pPr>
        <w:pStyle w:val="HTMLPreformatted"/>
        <w:shd w:val="clear" w:color="auto" w:fill="EEEEEE"/>
        <w:jc w:val="both"/>
        <w:rPr>
          <w:color w:val="535559"/>
        </w:rPr>
      </w:pPr>
      <w:r>
        <w:rPr>
          <w:color w:val="535559"/>
        </w:rPr>
        <w:t>animal is created</w:t>
      </w:r>
    </w:p>
    <w:p w14:paraId="6F3939E5" w14:textId="77777777" w:rsidR="00B54A10" w:rsidRDefault="00B54A10" w:rsidP="00B54A10">
      <w:pPr>
        <w:pStyle w:val="HTMLPreformatted"/>
        <w:shd w:val="clear" w:color="auto" w:fill="EEEEEE"/>
        <w:jc w:val="both"/>
        <w:rPr>
          <w:color w:val="535559"/>
        </w:rPr>
      </w:pPr>
      <w:r>
        <w:rPr>
          <w:color w:val="535559"/>
        </w:rPr>
        <w:t>dog is created</w:t>
      </w:r>
    </w:p>
    <w:p w14:paraId="016EF829" w14:textId="77777777" w:rsidR="00B54A10" w:rsidRDefault="00B54A10" w:rsidP="00B54A10">
      <w:pPr>
        <w:pStyle w:val="Heading4"/>
        <w:pBdr>
          <w:left w:val="single" w:sz="18" w:space="30" w:color="FFA500"/>
        </w:pBdr>
        <w:shd w:val="clear" w:color="auto" w:fill="FAEBD7"/>
        <w:jc w:val="both"/>
        <w:rPr>
          <w:rFonts w:ascii="Arial" w:hAnsi="Arial" w:cs="Arial"/>
          <w:b w:val="0"/>
          <w:bCs w:val="0"/>
          <w:color w:val="333333"/>
          <w:sz w:val="23"/>
          <w:szCs w:val="23"/>
        </w:rPr>
      </w:pPr>
      <w:r>
        <w:rPr>
          <w:rFonts w:ascii="Arial" w:hAnsi="Arial" w:cs="Arial"/>
          <w:b w:val="0"/>
          <w:bCs w:val="0"/>
          <w:color w:val="333333"/>
          <w:sz w:val="23"/>
          <w:szCs w:val="23"/>
        </w:rPr>
        <w:t>Note: super() is added in each class constructor automatically by compiler if there is no super() or this().</w:t>
      </w:r>
    </w:p>
    <w:p w14:paraId="1932FB03" w14:textId="77777777" w:rsidR="00B54A10" w:rsidRDefault="00B54A10" w:rsidP="00B54A10">
      <w:pPr>
        <w:rPr>
          <w:rFonts w:ascii="Times New Roman" w:hAnsi="Times New Roman" w:cs="Times New Roman"/>
          <w:sz w:val="24"/>
          <w:szCs w:val="24"/>
        </w:rPr>
      </w:pPr>
      <w:r>
        <w:rPr>
          <w:noProof/>
        </w:rPr>
        <w:drawing>
          <wp:inline distT="0" distB="0" distL="0" distR="0" wp14:anchorId="397C34B7" wp14:editId="6CFF1BC8">
            <wp:extent cx="5532755" cy="2239645"/>
            <wp:effectExtent l="0" t="0" r="0" b="8255"/>
            <wp:docPr id="1557067750" name="Picture 1" descr="java sup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java super"/>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5532755" cy="2239645"/>
                    </a:xfrm>
                    <a:prstGeom prst="rect">
                      <a:avLst/>
                    </a:prstGeom>
                    <a:noFill/>
                    <a:ln>
                      <a:noFill/>
                    </a:ln>
                  </pic:spPr>
                </pic:pic>
              </a:graphicData>
            </a:graphic>
          </wp:inline>
        </w:drawing>
      </w:r>
    </w:p>
    <w:p w14:paraId="53D46BD2" w14:textId="77777777" w:rsidR="00B54A10" w:rsidRDefault="00B54A10" w:rsidP="00B54A10">
      <w:pPr>
        <w:pStyle w:val="NormalWeb"/>
        <w:shd w:val="clear" w:color="auto" w:fill="FFFFFF"/>
        <w:jc w:val="both"/>
        <w:rPr>
          <w:rFonts w:ascii="inter-regular" w:hAnsi="inter-regular"/>
          <w:color w:val="333333"/>
        </w:rPr>
      </w:pPr>
      <w:r>
        <w:rPr>
          <w:rFonts w:ascii="inter-regular" w:hAnsi="inter-regular"/>
          <w:color w:val="333333"/>
        </w:rPr>
        <w:t>As we know well that default constructor is provided by compiler automatically if there is no constructor. But, it also adds super() as the first statement.</w:t>
      </w:r>
    </w:p>
    <w:p w14:paraId="17393271" w14:textId="77777777" w:rsidR="00B54A10" w:rsidRDefault="00B54A10" w:rsidP="00B54A10">
      <w:pPr>
        <w:pStyle w:val="NormalWeb"/>
        <w:shd w:val="clear" w:color="auto" w:fill="FFFFFF"/>
        <w:jc w:val="both"/>
        <w:rPr>
          <w:rFonts w:ascii="inter-regular" w:hAnsi="inter-regular"/>
          <w:color w:val="333333"/>
        </w:rPr>
      </w:pPr>
      <w:r>
        <w:rPr>
          <w:rStyle w:val="Strong"/>
          <w:rFonts w:ascii="Segoe UI" w:hAnsi="Segoe UI" w:cs="Segoe UI"/>
          <w:color w:val="333333"/>
        </w:rPr>
        <w:t>Another example of super keyword where super() is provided by the compiler implicitly.</w:t>
      </w:r>
    </w:p>
    <w:p w14:paraId="0850DE70" w14:textId="77777777" w:rsidR="00B54A10" w:rsidRDefault="00B54A10" w:rsidP="00B54A10">
      <w:pPr>
        <w:pStyle w:val="alt"/>
        <w:numPr>
          <w:ilvl w:val="0"/>
          <w:numId w:val="98"/>
        </w:numPr>
        <w:spacing w:before="0" w:beforeAutospacing="0" w:after="0" w:afterAutospacing="0" w:line="375" w:lineRule="atLeast"/>
        <w:jc w:val="both"/>
        <w:rPr>
          <w:rFonts w:ascii="inter-regular" w:hAnsi="inter-regular"/>
          <w:color w:val="000000"/>
        </w:rPr>
      </w:pPr>
      <w:r>
        <w:rPr>
          <w:rStyle w:val="keyword"/>
          <w:rFonts w:ascii="inter-regular" w:hAnsi="inter-regular"/>
          <w:b/>
          <w:bCs/>
          <w:color w:val="006699"/>
          <w:bdr w:val="none" w:sz="0" w:space="0" w:color="auto" w:frame="1"/>
        </w:rPr>
        <w:t>class</w:t>
      </w:r>
      <w:r>
        <w:rPr>
          <w:rFonts w:ascii="inter-regular" w:hAnsi="inter-regular"/>
          <w:color w:val="000000"/>
          <w:bdr w:val="none" w:sz="0" w:space="0" w:color="auto" w:frame="1"/>
        </w:rPr>
        <w:t> Animal{  </w:t>
      </w:r>
    </w:p>
    <w:p w14:paraId="217229CF" w14:textId="77777777" w:rsidR="00B54A10" w:rsidRDefault="00B54A10" w:rsidP="00B54A10">
      <w:pPr>
        <w:numPr>
          <w:ilvl w:val="0"/>
          <w:numId w:val="98"/>
        </w:numPr>
        <w:spacing w:after="0" w:line="375" w:lineRule="atLeast"/>
        <w:jc w:val="both"/>
        <w:rPr>
          <w:rFonts w:ascii="inter-regular" w:hAnsi="inter-regular"/>
          <w:color w:val="000000"/>
        </w:rPr>
      </w:pPr>
      <w:r>
        <w:rPr>
          <w:rFonts w:ascii="inter-regular" w:hAnsi="inter-regular"/>
          <w:color w:val="000000"/>
          <w:bdr w:val="none" w:sz="0" w:space="0" w:color="auto" w:frame="1"/>
        </w:rPr>
        <w:t>Animal(){System.out.println(</w:t>
      </w:r>
      <w:r>
        <w:rPr>
          <w:rStyle w:val="string"/>
          <w:rFonts w:ascii="inter-regular" w:hAnsi="inter-regular"/>
          <w:color w:val="0000FF"/>
          <w:bdr w:val="none" w:sz="0" w:space="0" w:color="auto" w:frame="1"/>
        </w:rPr>
        <w:t>"animal is created"</w:t>
      </w:r>
      <w:r>
        <w:rPr>
          <w:rFonts w:ascii="inter-regular" w:hAnsi="inter-regular"/>
          <w:color w:val="000000"/>
          <w:bdr w:val="none" w:sz="0" w:space="0" w:color="auto" w:frame="1"/>
        </w:rPr>
        <w:t>);}  </w:t>
      </w:r>
    </w:p>
    <w:p w14:paraId="33BAA9BD" w14:textId="77777777" w:rsidR="00B54A10" w:rsidRDefault="00B54A10" w:rsidP="00B54A10">
      <w:pPr>
        <w:pStyle w:val="alt"/>
        <w:numPr>
          <w:ilvl w:val="0"/>
          <w:numId w:val="98"/>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w:t>
      </w:r>
    </w:p>
    <w:p w14:paraId="1B0E92B3" w14:textId="77777777" w:rsidR="00B54A10" w:rsidRDefault="00B54A10" w:rsidP="00B54A10">
      <w:pPr>
        <w:numPr>
          <w:ilvl w:val="0"/>
          <w:numId w:val="98"/>
        </w:numPr>
        <w:spacing w:after="0" w:line="375" w:lineRule="atLeast"/>
        <w:jc w:val="both"/>
        <w:rPr>
          <w:rFonts w:ascii="inter-regular" w:hAnsi="inter-regular"/>
          <w:color w:val="000000"/>
        </w:rPr>
      </w:pPr>
      <w:r>
        <w:rPr>
          <w:rStyle w:val="keyword"/>
          <w:rFonts w:ascii="inter-regular" w:hAnsi="inter-regular"/>
          <w:b/>
          <w:bCs/>
          <w:color w:val="006699"/>
          <w:bdr w:val="none" w:sz="0" w:space="0" w:color="auto" w:frame="1"/>
        </w:rPr>
        <w:t>class</w:t>
      </w:r>
      <w:r>
        <w:rPr>
          <w:rFonts w:ascii="inter-regular" w:hAnsi="inter-regular"/>
          <w:color w:val="000000"/>
          <w:bdr w:val="none" w:sz="0" w:space="0" w:color="auto" w:frame="1"/>
        </w:rPr>
        <w:t> Dog </w:t>
      </w:r>
      <w:r>
        <w:rPr>
          <w:rStyle w:val="keyword"/>
          <w:rFonts w:ascii="inter-regular" w:hAnsi="inter-regular"/>
          <w:b/>
          <w:bCs/>
          <w:color w:val="006699"/>
          <w:bdr w:val="none" w:sz="0" w:space="0" w:color="auto" w:frame="1"/>
        </w:rPr>
        <w:t>extends</w:t>
      </w:r>
      <w:r>
        <w:rPr>
          <w:rFonts w:ascii="inter-regular" w:hAnsi="inter-regular"/>
          <w:color w:val="000000"/>
          <w:bdr w:val="none" w:sz="0" w:space="0" w:color="auto" w:frame="1"/>
        </w:rPr>
        <w:t> Animal{  </w:t>
      </w:r>
    </w:p>
    <w:p w14:paraId="191EAB1B" w14:textId="77777777" w:rsidR="00B54A10" w:rsidRDefault="00B54A10" w:rsidP="00B54A10">
      <w:pPr>
        <w:pStyle w:val="alt"/>
        <w:numPr>
          <w:ilvl w:val="0"/>
          <w:numId w:val="98"/>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Dog(){  </w:t>
      </w:r>
    </w:p>
    <w:p w14:paraId="4896E8A0" w14:textId="77777777" w:rsidR="00B54A10" w:rsidRDefault="00B54A10" w:rsidP="00B54A10">
      <w:pPr>
        <w:numPr>
          <w:ilvl w:val="0"/>
          <w:numId w:val="98"/>
        </w:numPr>
        <w:spacing w:after="0" w:line="375" w:lineRule="atLeast"/>
        <w:jc w:val="both"/>
        <w:rPr>
          <w:rFonts w:ascii="inter-regular" w:hAnsi="inter-regular"/>
          <w:color w:val="000000"/>
        </w:rPr>
      </w:pPr>
      <w:r>
        <w:rPr>
          <w:rFonts w:ascii="inter-regular" w:hAnsi="inter-regular"/>
          <w:color w:val="000000"/>
          <w:bdr w:val="none" w:sz="0" w:space="0" w:color="auto" w:frame="1"/>
        </w:rPr>
        <w:t>System.out.println(</w:t>
      </w:r>
      <w:r>
        <w:rPr>
          <w:rStyle w:val="string"/>
          <w:rFonts w:ascii="inter-regular" w:hAnsi="inter-regular"/>
          <w:color w:val="0000FF"/>
          <w:bdr w:val="none" w:sz="0" w:space="0" w:color="auto" w:frame="1"/>
        </w:rPr>
        <w:t>"dog is created"</w:t>
      </w:r>
      <w:r>
        <w:rPr>
          <w:rFonts w:ascii="inter-regular" w:hAnsi="inter-regular"/>
          <w:color w:val="000000"/>
          <w:bdr w:val="none" w:sz="0" w:space="0" w:color="auto" w:frame="1"/>
        </w:rPr>
        <w:t>);  </w:t>
      </w:r>
    </w:p>
    <w:p w14:paraId="60671658" w14:textId="77777777" w:rsidR="00B54A10" w:rsidRDefault="00B54A10" w:rsidP="00B54A10">
      <w:pPr>
        <w:pStyle w:val="alt"/>
        <w:numPr>
          <w:ilvl w:val="0"/>
          <w:numId w:val="98"/>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w:t>
      </w:r>
    </w:p>
    <w:p w14:paraId="6DD10E19" w14:textId="77777777" w:rsidR="00B54A10" w:rsidRDefault="00B54A10" w:rsidP="00B54A10">
      <w:pPr>
        <w:numPr>
          <w:ilvl w:val="0"/>
          <w:numId w:val="98"/>
        </w:numPr>
        <w:spacing w:after="0" w:line="375" w:lineRule="atLeast"/>
        <w:jc w:val="both"/>
        <w:rPr>
          <w:rFonts w:ascii="inter-regular" w:hAnsi="inter-regular"/>
          <w:color w:val="000000"/>
        </w:rPr>
      </w:pPr>
      <w:r>
        <w:rPr>
          <w:rFonts w:ascii="inter-regular" w:hAnsi="inter-regular"/>
          <w:color w:val="000000"/>
          <w:bdr w:val="none" w:sz="0" w:space="0" w:color="auto" w:frame="1"/>
        </w:rPr>
        <w:t>}  </w:t>
      </w:r>
    </w:p>
    <w:p w14:paraId="0816D703" w14:textId="77777777" w:rsidR="00B54A10" w:rsidRDefault="00B54A10" w:rsidP="00B54A10">
      <w:pPr>
        <w:pStyle w:val="alt"/>
        <w:numPr>
          <w:ilvl w:val="0"/>
          <w:numId w:val="98"/>
        </w:numPr>
        <w:spacing w:before="0" w:beforeAutospacing="0" w:after="0" w:afterAutospacing="0" w:line="375" w:lineRule="atLeast"/>
        <w:jc w:val="both"/>
        <w:rPr>
          <w:rFonts w:ascii="inter-regular" w:hAnsi="inter-regular"/>
          <w:color w:val="000000"/>
        </w:rPr>
      </w:pPr>
      <w:r>
        <w:rPr>
          <w:rStyle w:val="keyword"/>
          <w:rFonts w:ascii="inter-regular" w:hAnsi="inter-regular"/>
          <w:b/>
          <w:bCs/>
          <w:color w:val="006699"/>
          <w:bdr w:val="none" w:sz="0" w:space="0" w:color="auto" w:frame="1"/>
        </w:rPr>
        <w:t>class</w:t>
      </w:r>
      <w:r>
        <w:rPr>
          <w:rFonts w:ascii="inter-regular" w:hAnsi="inter-regular"/>
          <w:color w:val="000000"/>
          <w:bdr w:val="none" w:sz="0" w:space="0" w:color="auto" w:frame="1"/>
        </w:rPr>
        <w:t> TestSuper4{  </w:t>
      </w:r>
    </w:p>
    <w:p w14:paraId="6F43405D" w14:textId="77777777" w:rsidR="00B54A10" w:rsidRDefault="00B54A10" w:rsidP="00B54A10">
      <w:pPr>
        <w:numPr>
          <w:ilvl w:val="0"/>
          <w:numId w:val="98"/>
        </w:numPr>
        <w:spacing w:after="0" w:line="375" w:lineRule="atLeast"/>
        <w:jc w:val="both"/>
        <w:rPr>
          <w:rFonts w:ascii="inter-regular" w:hAnsi="inter-regular"/>
          <w:color w:val="000000"/>
        </w:rPr>
      </w:pPr>
      <w:r>
        <w:rPr>
          <w:rStyle w:val="keyword"/>
          <w:rFonts w:ascii="inter-regular" w:hAnsi="inter-regular"/>
          <w:b/>
          <w:bCs/>
          <w:color w:val="006699"/>
          <w:bdr w:val="none" w:sz="0" w:space="0" w:color="auto" w:frame="1"/>
        </w:rPr>
        <w:t>public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static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void</w:t>
      </w:r>
      <w:r>
        <w:rPr>
          <w:rFonts w:ascii="inter-regular" w:hAnsi="inter-regular"/>
          <w:color w:val="000000"/>
          <w:bdr w:val="none" w:sz="0" w:space="0" w:color="auto" w:frame="1"/>
        </w:rPr>
        <w:t> main(String args[]){  </w:t>
      </w:r>
    </w:p>
    <w:p w14:paraId="02092B6C" w14:textId="77777777" w:rsidR="00B54A10" w:rsidRDefault="00B54A10" w:rsidP="00B54A10">
      <w:pPr>
        <w:pStyle w:val="alt"/>
        <w:numPr>
          <w:ilvl w:val="0"/>
          <w:numId w:val="98"/>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Dog d=</w:t>
      </w:r>
      <w:r>
        <w:rPr>
          <w:rStyle w:val="keyword"/>
          <w:rFonts w:ascii="inter-regular" w:hAnsi="inter-regular"/>
          <w:b/>
          <w:bCs/>
          <w:color w:val="006699"/>
          <w:bdr w:val="none" w:sz="0" w:space="0" w:color="auto" w:frame="1"/>
        </w:rPr>
        <w:t>new</w:t>
      </w:r>
      <w:r>
        <w:rPr>
          <w:rFonts w:ascii="inter-regular" w:hAnsi="inter-regular"/>
          <w:color w:val="000000"/>
          <w:bdr w:val="none" w:sz="0" w:space="0" w:color="auto" w:frame="1"/>
        </w:rPr>
        <w:t> Dog();  </w:t>
      </w:r>
    </w:p>
    <w:p w14:paraId="34D3769F" w14:textId="77777777" w:rsidR="00B54A10" w:rsidRDefault="00B54A10" w:rsidP="00B54A10">
      <w:pPr>
        <w:numPr>
          <w:ilvl w:val="0"/>
          <w:numId w:val="98"/>
        </w:numPr>
        <w:spacing w:after="0" w:line="375" w:lineRule="atLeast"/>
        <w:jc w:val="both"/>
        <w:rPr>
          <w:rFonts w:ascii="inter-regular" w:hAnsi="inter-regular"/>
          <w:color w:val="000000"/>
        </w:rPr>
      </w:pPr>
      <w:r>
        <w:rPr>
          <w:rFonts w:ascii="inter-regular" w:hAnsi="inter-regular"/>
          <w:color w:val="000000"/>
          <w:bdr w:val="none" w:sz="0" w:space="0" w:color="auto" w:frame="1"/>
        </w:rPr>
        <w:t>}}  </w:t>
      </w:r>
    </w:p>
    <w:p w14:paraId="2F7A87EF" w14:textId="77777777" w:rsidR="00B54A10" w:rsidRDefault="00B54A10" w:rsidP="00B54A10">
      <w:pPr>
        <w:spacing w:line="240" w:lineRule="auto"/>
        <w:rPr>
          <w:rFonts w:ascii="Times New Roman" w:hAnsi="Times New Roman"/>
        </w:rPr>
      </w:pPr>
      <w:hyperlink r:id="rId90" w:tgtFrame="_blank" w:history="1">
        <w:r>
          <w:rPr>
            <w:rStyle w:val="Hyperlink"/>
            <w:rFonts w:ascii="Verdana" w:hAnsi="Verdana"/>
            <w:b/>
            <w:bCs/>
            <w:color w:val="FFFFFF"/>
            <w:sz w:val="20"/>
            <w:szCs w:val="20"/>
            <w:shd w:val="clear" w:color="auto" w:fill="4CAF50"/>
          </w:rPr>
          <w:t>Test it Now</w:t>
        </w:r>
      </w:hyperlink>
    </w:p>
    <w:p w14:paraId="0ABDA1F6" w14:textId="77777777" w:rsidR="00B54A10" w:rsidRDefault="00B54A10" w:rsidP="00B54A10">
      <w:pPr>
        <w:pStyle w:val="NormalWeb"/>
        <w:shd w:val="clear" w:color="auto" w:fill="FFFFFF"/>
        <w:jc w:val="both"/>
        <w:rPr>
          <w:rFonts w:ascii="inter-regular" w:hAnsi="inter-regular"/>
          <w:color w:val="333333"/>
        </w:rPr>
      </w:pPr>
      <w:r>
        <w:rPr>
          <w:rFonts w:ascii="inter-regular" w:hAnsi="inter-regular"/>
          <w:color w:val="333333"/>
        </w:rPr>
        <w:t>Output:</w:t>
      </w:r>
    </w:p>
    <w:p w14:paraId="27FB0E72" w14:textId="77777777" w:rsidR="00B54A10" w:rsidRDefault="00B54A10" w:rsidP="00B54A10">
      <w:pPr>
        <w:pStyle w:val="HTMLPreformatted"/>
        <w:shd w:val="clear" w:color="auto" w:fill="EEEEEE"/>
        <w:jc w:val="both"/>
        <w:rPr>
          <w:color w:val="535559"/>
        </w:rPr>
      </w:pPr>
      <w:r>
        <w:rPr>
          <w:color w:val="535559"/>
        </w:rPr>
        <w:t>animal is created</w:t>
      </w:r>
    </w:p>
    <w:p w14:paraId="6565E81B" w14:textId="77777777" w:rsidR="00B54A10" w:rsidRDefault="00B54A10" w:rsidP="00B54A10">
      <w:pPr>
        <w:pStyle w:val="HTMLPreformatted"/>
        <w:shd w:val="clear" w:color="auto" w:fill="EEEEEE"/>
        <w:jc w:val="both"/>
        <w:rPr>
          <w:color w:val="535559"/>
        </w:rPr>
      </w:pPr>
      <w:r>
        <w:rPr>
          <w:color w:val="535559"/>
        </w:rPr>
        <w:t>dog is created</w:t>
      </w:r>
    </w:p>
    <w:p w14:paraId="11863299" w14:textId="77777777" w:rsidR="00B54A10" w:rsidRDefault="00B54A10" w:rsidP="00B54A10">
      <w:pPr>
        <w:pStyle w:val="Heading2"/>
        <w:shd w:val="clear" w:color="auto" w:fill="FFFFFF"/>
        <w:spacing w:line="312" w:lineRule="atLeast"/>
        <w:jc w:val="both"/>
        <w:rPr>
          <w:rFonts w:ascii="Helvetica" w:hAnsi="Helvetica"/>
          <w:b w:val="0"/>
          <w:bCs w:val="0"/>
          <w:color w:val="610B38"/>
          <w:sz w:val="38"/>
          <w:szCs w:val="38"/>
        </w:rPr>
      </w:pPr>
      <w:r>
        <w:rPr>
          <w:rFonts w:ascii="Helvetica" w:hAnsi="Helvetica"/>
          <w:b w:val="0"/>
          <w:bCs w:val="0"/>
          <w:color w:val="610B38"/>
          <w:sz w:val="38"/>
          <w:szCs w:val="38"/>
        </w:rPr>
        <w:lastRenderedPageBreak/>
        <w:t>super example: real use</w:t>
      </w:r>
    </w:p>
    <w:p w14:paraId="644FC270" w14:textId="77777777" w:rsidR="00B54A10" w:rsidRDefault="00B54A10" w:rsidP="00B54A10">
      <w:pPr>
        <w:pStyle w:val="NormalWeb"/>
        <w:shd w:val="clear" w:color="auto" w:fill="FFFFFF"/>
        <w:jc w:val="both"/>
        <w:rPr>
          <w:rFonts w:ascii="inter-regular" w:hAnsi="inter-regular"/>
          <w:color w:val="333333"/>
        </w:rPr>
      </w:pPr>
      <w:r>
        <w:rPr>
          <w:rFonts w:ascii="inter-regular" w:hAnsi="inter-regular"/>
          <w:color w:val="333333"/>
        </w:rPr>
        <w:t>Let's see the real use of super keyword. Here, Emp class inherits Person class so all the properties of Person will be inherited to Emp by default. To initialize all the property, we are using parent class constructor from child class. In such way, we are reusing the parent class constructor.</w:t>
      </w:r>
    </w:p>
    <w:p w14:paraId="62E33EFE" w14:textId="77777777" w:rsidR="00B54A10" w:rsidRDefault="00B54A10" w:rsidP="00B54A10">
      <w:pPr>
        <w:pStyle w:val="alt"/>
        <w:numPr>
          <w:ilvl w:val="0"/>
          <w:numId w:val="99"/>
        </w:numPr>
        <w:spacing w:before="0" w:beforeAutospacing="0" w:after="0" w:afterAutospacing="0" w:line="375" w:lineRule="atLeast"/>
        <w:jc w:val="both"/>
        <w:rPr>
          <w:rFonts w:ascii="inter-regular" w:hAnsi="inter-regular"/>
          <w:color w:val="000000"/>
        </w:rPr>
      </w:pPr>
      <w:r>
        <w:rPr>
          <w:rStyle w:val="keyword"/>
          <w:rFonts w:ascii="inter-regular" w:hAnsi="inter-regular"/>
          <w:b/>
          <w:bCs/>
          <w:color w:val="006699"/>
          <w:bdr w:val="none" w:sz="0" w:space="0" w:color="auto" w:frame="1"/>
        </w:rPr>
        <w:t>class</w:t>
      </w:r>
      <w:r>
        <w:rPr>
          <w:rFonts w:ascii="inter-regular" w:hAnsi="inter-regular"/>
          <w:color w:val="000000"/>
          <w:bdr w:val="none" w:sz="0" w:space="0" w:color="auto" w:frame="1"/>
        </w:rPr>
        <w:t> Person{  </w:t>
      </w:r>
    </w:p>
    <w:p w14:paraId="42F47D3A" w14:textId="77777777" w:rsidR="00B54A10" w:rsidRDefault="00B54A10" w:rsidP="00B54A10">
      <w:pPr>
        <w:numPr>
          <w:ilvl w:val="0"/>
          <w:numId w:val="99"/>
        </w:numPr>
        <w:spacing w:after="0" w:line="375" w:lineRule="atLeast"/>
        <w:jc w:val="both"/>
        <w:rPr>
          <w:rFonts w:ascii="inter-regular" w:hAnsi="inter-regular"/>
          <w:color w:val="000000"/>
        </w:rPr>
      </w:pPr>
      <w:r>
        <w:rPr>
          <w:rStyle w:val="keyword"/>
          <w:rFonts w:ascii="inter-regular" w:hAnsi="inter-regular"/>
          <w:b/>
          <w:bCs/>
          <w:color w:val="006699"/>
          <w:bdr w:val="none" w:sz="0" w:space="0" w:color="auto" w:frame="1"/>
        </w:rPr>
        <w:t>int</w:t>
      </w:r>
      <w:r>
        <w:rPr>
          <w:rFonts w:ascii="inter-regular" w:hAnsi="inter-regular"/>
          <w:color w:val="000000"/>
          <w:bdr w:val="none" w:sz="0" w:space="0" w:color="auto" w:frame="1"/>
        </w:rPr>
        <w:t> id;  </w:t>
      </w:r>
    </w:p>
    <w:p w14:paraId="3874E393" w14:textId="77777777" w:rsidR="00B54A10" w:rsidRDefault="00B54A10" w:rsidP="00B54A10">
      <w:pPr>
        <w:pStyle w:val="alt"/>
        <w:numPr>
          <w:ilvl w:val="0"/>
          <w:numId w:val="99"/>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String name;  </w:t>
      </w:r>
    </w:p>
    <w:p w14:paraId="774B5F82" w14:textId="77777777" w:rsidR="00B54A10" w:rsidRDefault="00B54A10" w:rsidP="00B54A10">
      <w:pPr>
        <w:numPr>
          <w:ilvl w:val="0"/>
          <w:numId w:val="99"/>
        </w:numPr>
        <w:spacing w:after="0" w:line="375" w:lineRule="atLeast"/>
        <w:jc w:val="both"/>
        <w:rPr>
          <w:rFonts w:ascii="inter-regular" w:hAnsi="inter-regular"/>
          <w:color w:val="000000"/>
        </w:rPr>
      </w:pPr>
      <w:r>
        <w:rPr>
          <w:rFonts w:ascii="inter-regular" w:hAnsi="inter-regular"/>
          <w:color w:val="000000"/>
          <w:bdr w:val="none" w:sz="0" w:space="0" w:color="auto" w:frame="1"/>
        </w:rPr>
        <w:t>Person(</w:t>
      </w:r>
      <w:r>
        <w:rPr>
          <w:rStyle w:val="keyword"/>
          <w:rFonts w:ascii="inter-regular" w:hAnsi="inter-regular"/>
          <w:b/>
          <w:bCs/>
          <w:color w:val="006699"/>
          <w:bdr w:val="none" w:sz="0" w:space="0" w:color="auto" w:frame="1"/>
        </w:rPr>
        <w:t>int</w:t>
      </w:r>
      <w:r>
        <w:rPr>
          <w:rFonts w:ascii="inter-regular" w:hAnsi="inter-regular"/>
          <w:color w:val="000000"/>
          <w:bdr w:val="none" w:sz="0" w:space="0" w:color="auto" w:frame="1"/>
        </w:rPr>
        <w:t> id,String name){  </w:t>
      </w:r>
    </w:p>
    <w:p w14:paraId="219BE7A7" w14:textId="77777777" w:rsidR="00B54A10" w:rsidRDefault="00B54A10" w:rsidP="00B54A10">
      <w:pPr>
        <w:pStyle w:val="alt"/>
        <w:numPr>
          <w:ilvl w:val="0"/>
          <w:numId w:val="99"/>
        </w:numPr>
        <w:spacing w:before="0" w:beforeAutospacing="0" w:after="0" w:afterAutospacing="0" w:line="375" w:lineRule="atLeast"/>
        <w:jc w:val="both"/>
        <w:rPr>
          <w:rFonts w:ascii="inter-regular" w:hAnsi="inter-regular"/>
          <w:color w:val="000000"/>
        </w:rPr>
      </w:pPr>
      <w:r>
        <w:rPr>
          <w:rStyle w:val="keyword"/>
          <w:rFonts w:ascii="inter-regular" w:hAnsi="inter-regular"/>
          <w:b/>
          <w:bCs/>
          <w:color w:val="006699"/>
          <w:bdr w:val="none" w:sz="0" w:space="0" w:color="auto" w:frame="1"/>
        </w:rPr>
        <w:t>this</w:t>
      </w:r>
      <w:r>
        <w:rPr>
          <w:rFonts w:ascii="inter-regular" w:hAnsi="inter-regular"/>
          <w:color w:val="000000"/>
          <w:bdr w:val="none" w:sz="0" w:space="0" w:color="auto" w:frame="1"/>
        </w:rPr>
        <w:t>.id=id;  </w:t>
      </w:r>
    </w:p>
    <w:p w14:paraId="7512BB05" w14:textId="77777777" w:rsidR="00B54A10" w:rsidRDefault="00B54A10" w:rsidP="00B54A10">
      <w:pPr>
        <w:numPr>
          <w:ilvl w:val="0"/>
          <w:numId w:val="99"/>
        </w:numPr>
        <w:spacing w:after="0" w:line="375" w:lineRule="atLeast"/>
        <w:jc w:val="both"/>
        <w:rPr>
          <w:rFonts w:ascii="inter-regular" w:hAnsi="inter-regular"/>
          <w:color w:val="000000"/>
        </w:rPr>
      </w:pPr>
      <w:r>
        <w:rPr>
          <w:rStyle w:val="keyword"/>
          <w:rFonts w:ascii="inter-regular" w:hAnsi="inter-regular"/>
          <w:b/>
          <w:bCs/>
          <w:color w:val="006699"/>
          <w:bdr w:val="none" w:sz="0" w:space="0" w:color="auto" w:frame="1"/>
        </w:rPr>
        <w:t>this</w:t>
      </w:r>
      <w:r>
        <w:rPr>
          <w:rFonts w:ascii="inter-regular" w:hAnsi="inter-regular"/>
          <w:color w:val="000000"/>
          <w:bdr w:val="none" w:sz="0" w:space="0" w:color="auto" w:frame="1"/>
        </w:rPr>
        <w:t>.name=name;  </w:t>
      </w:r>
    </w:p>
    <w:p w14:paraId="6A9DA859" w14:textId="77777777" w:rsidR="00B54A10" w:rsidRDefault="00B54A10" w:rsidP="00B54A10">
      <w:pPr>
        <w:pStyle w:val="alt"/>
        <w:numPr>
          <w:ilvl w:val="0"/>
          <w:numId w:val="99"/>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w:t>
      </w:r>
    </w:p>
    <w:p w14:paraId="3D505026" w14:textId="77777777" w:rsidR="00B54A10" w:rsidRDefault="00B54A10" w:rsidP="00B54A10">
      <w:pPr>
        <w:numPr>
          <w:ilvl w:val="0"/>
          <w:numId w:val="99"/>
        </w:numPr>
        <w:spacing w:after="0" w:line="375" w:lineRule="atLeast"/>
        <w:jc w:val="both"/>
        <w:rPr>
          <w:rFonts w:ascii="inter-regular" w:hAnsi="inter-regular"/>
          <w:color w:val="000000"/>
        </w:rPr>
      </w:pPr>
      <w:r>
        <w:rPr>
          <w:rFonts w:ascii="inter-regular" w:hAnsi="inter-regular"/>
          <w:color w:val="000000"/>
          <w:bdr w:val="none" w:sz="0" w:space="0" w:color="auto" w:frame="1"/>
        </w:rPr>
        <w:t>}  </w:t>
      </w:r>
    </w:p>
    <w:p w14:paraId="4D1F9845" w14:textId="77777777" w:rsidR="00B54A10" w:rsidRDefault="00B54A10" w:rsidP="00B54A10">
      <w:pPr>
        <w:pStyle w:val="alt"/>
        <w:numPr>
          <w:ilvl w:val="0"/>
          <w:numId w:val="99"/>
        </w:numPr>
        <w:spacing w:before="0" w:beforeAutospacing="0" w:after="0" w:afterAutospacing="0" w:line="375" w:lineRule="atLeast"/>
        <w:jc w:val="both"/>
        <w:rPr>
          <w:rFonts w:ascii="inter-regular" w:hAnsi="inter-regular"/>
          <w:color w:val="000000"/>
        </w:rPr>
      </w:pPr>
      <w:r>
        <w:rPr>
          <w:rStyle w:val="keyword"/>
          <w:rFonts w:ascii="inter-regular" w:hAnsi="inter-regular"/>
          <w:b/>
          <w:bCs/>
          <w:color w:val="006699"/>
          <w:bdr w:val="none" w:sz="0" w:space="0" w:color="auto" w:frame="1"/>
        </w:rPr>
        <w:t>class</w:t>
      </w:r>
      <w:r>
        <w:rPr>
          <w:rFonts w:ascii="inter-regular" w:hAnsi="inter-regular"/>
          <w:color w:val="000000"/>
          <w:bdr w:val="none" w:sz="0" w:space="0" w:color="auto" w:frame="1"/>
        </w:rPr>
        <w:t> Emp </w:t>
      </w:r>
      <w:r>
        <w:rPr>
          <w:rStyle w:val="keyword"/>
          <w:rFonts w:ascii="inter-regular" w:hAnsi="inter-regular"/>
          <w:b/>
          <w:bCs/>
          <w:color w:val="006699"/>
          <w:bdr w:val="none" w:sz="0" w:space="0" w:color="auto" w:frame="1"/>
        </w:rPr>
        <w:t>extends</w:t>
      </w:r>
      <w:r>
        <w:rPr>
          <w:rFonts w:ascii="inter-regular" w:hAnsi="inter-regular"/>
          <w:color w:val="000000"/>
          <w:bdr w:val="none" w:sz="0" w:space="0" w:color="auto" w:frame="1"/>
        </w:rPr>
        <w:t> Person{  </w:t>
      </w:r>
    </w:p>
    <w:p w14:paraId="5021806F" w14:textId="77777777" w:rsidR="00B54A10" w:rsidRDefault="00B54A10" w:rsidP="00B54A10">
      <w:pPr>
        <w:numPr>
          <w:ilvl w:val="0"/>
          <w:numId w:val="99"/>
        </w:numPr>
        <w:spacing w:after="0" w:line="375" w:lineRule="atLeast"/>
        <w:jc w:val="both"/>
        <w:rPr>
          <w:rFonts w:ascii="inter-regular" w:hAnsi="inter-regular"/>
          <w:color w:val="000000"/>
        </w:rPr>
      </w:pPr>
      <w:r>
        <w:rPr>
          <w:rStyle w:val="keyword"/>
          <w:rFonts w:ascii="inter-regular" w:hAnsi="inter-regular"/>
          <w:b/>
          <w:bCs/>
          <w:color w:val="006699"/>
          <w:bdr w:val="none" w:sz="0" w:space="0" w:color="auto" w:frame="1"/>
        </w:rPr>
        <w:t>float</w:t>
      </w:r>
      <w:r>
        <w:rPr>
          <w:rFonts w:ascii="inter-regular" w:hAnsi="inter-regular"/>
          <w:color w:val="000000"/>
          <w:bdr w:val="none" w:sz="0" w:space="0" w:color="auto" w:frame="1"/>
        </w:rPr>
        <w:t> salary;  </w:t>
      </w:r>
    </w:p>
    <w:p w14:paraId="3048F559" w14:textId="77777777" w:rsidR="00B54A10" w:rsidRDefault="00B54A10" w:rsidP="00B54A10">
      <w:pPr>
        <w:pStyle w:val="alt"/>
        <w:numPr>
          <w:ilvl w:val="0"/>
          <w:numId w:val="99"/>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Emp(</w:t>
      </w:r>
      <w:r>
        <w:rPr>
          <w:rStyle w:val="keyword"/>
          <w:rFonts w:ascii="inter-regular" w:hAnsi="inter-regular"/>
          <w:b/>
          <w:bCs/>
          <w:color w:val="006699"/>
          <w:bdr w:val="none" w:sz="0" w:space="0" w:color="auto" w:frame="1"/>
        </w:rPr>
        <w:t>int</w:t>
      </w:r>
      <w:r>
        <w:rPr>
          <w:rFonts w:ascii="inter-regular" w:hAnsi="inter-regular"/>
          <w:color w:val="000000"/>
          <w:bdr w:val="none" w:sz="0" w:space="0" w:color="auto" w:frame="1"/>
        </w:rPr>
        <w:t> id,String name,</w:t>
      </w:r>
      <w:r>
        <w:rPr>
          <w:rStyle w:val="keyword"/>
          <w:rFonts w:ascii="inter-regular" w:hAnsi="inter-regular"/>
          <w:b/>
          <w:bCs/>
          <w:color w:val="006699"/>
          <w:bdr w:val="none" w:sz="0" w:space="0" w:color="auto" w:frame="1"/>
        </w:rPr>
        <w:t>float</w:t>
      </w:r>
      <w:r>
        <w:rPr>
          <w:rFonts w:ascii="inter-regular" w:hAnsi="inter-regular"/>
          <w:color w:val="000000"/>
          <w:bdr w:val="none" w:sz="0" w:space="0" w:color="auto" w:frame="1"/>
        </w:rPr>
        <w:t> salary){  </w:t>
      </w:r>
    </w:p>
    <w:p w14:paraId="79F914B2" w14:textId="77777777" w:rsidR="00B54A10" w:rsidRDefault="00B54A10" w:rsidP="00B54A10">
      <w:pPr>
        <w:numPr>
          <w:ilvl w:val="0"/>
          <w:numId w:val="99"/>
        </w:numPr>
        <w:spacing w:after="0" w:line="375" w:lineRule="atLeast"/>
        <w:jc w:val="both"/>
        <w:rPr>
          <w:rFonts w:ascii="inter-regular" w:hAnsi="inter-regular"/>
          <w:color w:val="000000"/>
        </w:rPr>
      </w:pPr>
      <w:r>
        <w:rPr>
          <w:rStyle w:val="keyword"/>
          <w:rFonts w:ascii="inter-regular" w:hAnsi="inter-regular"/>
          <w:b/>
          <w:bCs/>
          <w:color w:val="006699"/>
          <w:bdr w:val="none" w:sz="0" w:space="0" w:color="auto" w:frame="1"/>
        </w:rPr>
        <w:t>super</w:t>
      </w:r>
      <w:r>
        <w:rPr>
          <w:rFonts w:ascii="inter-regular" w:hAnsi="inter-regular"/>
          <w:color w:val="000000"/>
          <w:bdr w:val="none" w:sz="0" w:space="0" w:color="auto" w:frame="1"/>
        </w:rPr>
        <w:t>(id,name);</w:t>
      </w:r>
      <w:r>
        <w:rPr>
          <w:rStyle w:val="comment"/>
          <w:rFonts w:ascii="inter-regular" w:hAnsi="inter-regular"/>
          <w:color w:val="008200"/>
          <w:bdr w:val="none" w:sz="0" w:space="0" w:color="auto" w:frame="1"/>
        </w:rPr>
        <w:t>//reusing parent constructor</w:t>
      </w:r>
      <w:r>
        <w:rPr>
          <w:rFonts w:ascii="inter-regular" w:hAnsi="inter-regular"/>
          <w:color w:val="000000"/>
          <w:bdr w:val="none" w:sz="0" w:space="0" w:color="auto" w:frame="1"/>
        </w:rPr>
        <w:t>  </w:t>
      </w:r>
    </w:p>
    <w:p w14:paraId="639BE7CC" w14:textId="77777777" w:rsidR="00B54A10" w:rsidRDefault="00B54A10" w:rsidP="00B54A10">
      <w:pPr>
        <w:pStyle w:val="alt"/>
        <w:numPr>
          <w:ilvl w:val="0"/>
          <w:numId w:val="99"/>
        </w:numPr>
        <w:spacing w:before="0" w:beforeAutospacing="0" w:after="0" w:afterAutospacing="0" w:line="375" w:lineRule="atLeast"/>
        <w:jc w:val="both"/>
        <w:rPr>
          <w:rFonts w:ascii="inter-regular" w:hAnsi="inter-regular"/>
          <w:color w:val="000000"/>
        </w:rPr>
      </w:pPr>
      <w:r>
        <w:rPr>
          <w:rStyle w:val="keyword"/>
          <w:rFonts w:ascii="inter-regular" w:hAnsi="inter-regular"/>
          <w:b/>
          <w:bCs/>
          <w:color w:val="006699"/>
          <w:bdr w:val="none" w:sz="0" w:space="0" w:color="auto" w:frame="1"/>
        </w:rPr>
        <w:t>this</w:t>
      </w:r>
      <w:r>
        <w:rPr>
          <w:rFonts w:ascii="inter-regular" w:hAnsi="inter-regular"/>
          <w:color w:val="000000"/>
          <w:bdr w:val="none" w:sz="0" w:space="0" w:color="auto" w:frame="1"/>
        </w:rPr>
        <w:t>.salary=salary;  </w:t>
      </w:r>
    </w:p>
    <w:p w14:paraId="6F18761E" w14:textId="77777777" w:rsidR="00B54A10" w:rsidRDefault="00B54A10" w:rsidP="00B54A10">
      <w:pPr>
        <w:numPr>
          <w:ilvl w:val="0"/>
          <w:numId w:val="99"/>
        </w:numPr>
        <w:spacing w:after="0" w:line="375" w:lineRule="atLeast"/>
        <w:jc w:val="both"/>
        <w:rPr>
          <w:rFonts w:ascii="inter-regular" w:hAnsi="inter-regular"/>
          <w:color w:val="000000"/>
        </w:rPr>
      </w:pPr>
      <w:r>
        <w:rPr>
          <w:rFonts w:ascii="inter-regular" w:hAnsi="inter-regular"/>
          <w:color w:val="000000"/>
          <w:bdr w:val="none" w:sz="0" w:space="0" w:color="auto" w:frame="1"/>
        </w:rPr>
        <w:t>}  </w:t>
      </w:r>
    </w:p>
    <w:p w14:paraId="18784427" w14:textId="77777777" w:rsidR="00B54A10" w:rsidRDefault="00B54A10" w:rsidP="00B54A10">
      <w:pPr>
        <w:pStyle w:val="alt"/>
        <w:numPr>
          <w:ilvl w:val="0"/>
          <w:numId w:val="99"/>
        </w:numPr>
        <w:spacing w:before="0" w:beforeAutospacing="0" w:after="0" w:afterAutospacing="0" w:line="375" w:lineRule="atLeast"/>
        <w:jc w:val="both"/>
        <w:rPr>
          <w:rFonts w:ascii="inter-regular" w:hAnsi="inter-regular"/>
          <w:color w:val="000000"/>
        </w:rPr>
      </w:pPr>
      <w:r>
        <w:rPr>
          <w:rStyle w:val="keyword"/>
          <w:rFonts w:ascii="inter-regular" w:hAnsi="inter-regular"/>
          <w:b/>
          <w:bCs/>
          <w:color w:val="006699"/>
          <w:bdr w:val="none" w:sz="0" w:space="0" w:color="auto" w:frame="1"/>
        </w:rPr>
        <w:t>void</w:t>
      </w:r>
      <w:r>
        <w:rPr>
          <w:rFonts w:ascii="inter-regular" w:hAnsi="inter-regular"/>
          <w:color w:val="000000"/>
          <w:bdr w:val="none" w:sz="0" w:space="0" w:color="auto" w:frame="1"/>
        </w:rPr>
        <w:t> display(){System.out.println(id+</w:t>
      </w:r>
      <w:r>
        <w:rPr>
          <w:rStyle w:val="string"/>
          <w:rFonts w:ascii="inter-regular" w:hAnsi="inter-regular"/>
          <w:color w:val="0000FF"/>
          <w:bdr w:val="none" w:sz="0" w:space="0" w:color="auto" w:frame="1"/>
        </w:rPr>
        <w:t>" "</w:t>
      </w:r>
      <w:r>
        <w:rPr>
          <w:rFonts w:ascii="inter-regular" w:hAnsi="inter-regular"/>
          <w:color w:val="000000"/>
          <w:bdr w:val="none" w:sz="0" w:space="0" w:color="auto" w:frame="1"/>
        </w:rPr>
        <w:t>+name+</w:t>
      </w:r>
      <w:r>
        <w:rPr>
          <w:rStyle w:val="string"/>
          <w:rFonts w:ascii="inter-regular" w:hAnsi="inter-regular"/>
          <w:color w:val="0000FF"/>
          <w:bdr w:val="none" w:sz="0" w:space="0" w:color="auto" w:frame="1"/>
        </w:rPr>
        <w:t>" "</w:t>
      </w:r>
      <w:r>
        <w:rPr>
          <w:rFonts w:ascii="inter-regular" w:hAnsi="inter-regular"/>
          <w:color w:val="000000"/>
          <w:bdr w:val="none" w:sz="0" w:space="0" w:color="auto" w:frame="1"/>
        </w:rPr>
        <w:t>+salary);}  </w:t>
      </w:r>
    </w:p>
    <w:p w14:paraId="58DB4B55" w14:textId="77777777" w:rsidR="00B54A10" w:rsidRDefault="00B54A10" w:rsidP="00B54A10">
      <w:pPr>
        <w:numPr>
          <w:ilvl w:val="0"/>
          <w:numId w:val="99"/>
        </w:numPr>
        <w:spacing w:after="0" w:line="375" w:lineRule="atLeast"/>
        <w:jc w:val="both"/>
        <w:rPr>
          <w:rFonts w:ascii="inter-regular" w:hAnsi="inter-regular"/>
          <w:color w:val="000000"/>
        </w:rPr>
      </w:pPr>
      <w:r>
        <w:rPr>
          <w:rFonts w:ascii="inter-regular" w:hAnsi="inter-regular"/>
          <w:color w:val="000000"/>
          <w:bdr w:val="none" w:sz="0" w:space="0" w:color="auto" w:frame="1"/>
        </w:rPr>
        <w:t>}  </w:t>
      </w:r>
    </w:p>
    <w:p w14:paraId="6FE5DA70" w14:textId="77777777" w:rsidR="00B54A10" w:rsidRDefault="00B54A10" w:rsidP="00B54A10">
      <w:pPr>
        <w:pStyle w:val="alt"/>
        <w:numPr>
          <w:ilvl w:val="0"/>
          <w:numId w:val="99"/>
        </w:numPr>
        <w:spacing w:before="0" w:beforeAutospacing="0" w:after="0" w:afterAutospacing="0" w:line="375" w:lineRule="atLeast"/>
        <w:jc w:val="both"/>
        <w:rPr>
          <w:rFonts w:ascii="inter-regular" w:hAnsi="inter-regular"/>
          <w:color w:val="000000"/>
        </w:rPr>
      </w:pPr>
      <w:r>
        <w:rPr>
          <w:rStyle w:val="keyword"/>
          <w:rFonts w:ascii="inter-regular" w:hAnsi="inter-regular"/>
          <w:b/>
          <w:bCs/>
          <w:color w:val="006699"/>
          <w:bdr w:val="none" w:sz="0" w:space="0" w:color="auto" w:frame="1"/>
        </w:rPr>
        <w:t>class</w:t>
      </w:r>
      <w:r>
        <w:rPr>
          <w:rFonts w:ascii="inter-regular" w:hAnsi="inter-regular"/>
          <w:color w:val="000000"/>
          <w:bdr w:val="none" w:sz="0" w:space="0" w:color="auto" w:frame="1"/>
        </w:rPr>
        <w:t> TestSuper5{  </w:t>
      </w:r>
    </w:p>
    <w:p w14:paraId="5FF9DD5E" w14:textId="77777777" w:rsidR="00B54A10" w:rsidRDefault="00B54A10" w:rsidP="00B54A10">
      <w:pPr>
        <w:numPr>
          <w:ilvl w:val="0"/>
          <w:numId w:val="99"/>
        </w:numPr>
        <w:spacing w:after="0" w:line="375" w:lineRule="atLeast"/>
        <w:jc w:val="both"/>
        <w:rPr>
          <w:rFonts w:ascii="inter-regular" w:hAnsi="inter-regular"/>
          <w:color w:val="000000"/>
        </w:rPr>
      </w:pPr>
      <w:r>
        <w:rPr>
          <w:rStyle w:val="keyword"/>
          <w:rFonts w:ascii="inter-regular" w:hAnsi="inter-regular"/>
          <w:b/>
          <w:bCs/>
          <w:color w:val="006699"/>
          <w:bdr w:val="none" w:sz="0" w:space="0" w:color="auto" w:frame="1"/>
        </w:rPr>
        <w:t>public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static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void</w:t>
      </w:r>
      <w:r>
        <w:rPr>
          <w:rFonts w:ascii="inter-regular" w:hAnsi="inter-regular"/>
          <w:color w:val="000000"/>
          <w:bdr w:val="none" w:sz="0" w:space="0" w:color="auto" w:frame="1"/>
        </w:rPr>
        <w:t> main(String[] args){  </w:t>
      </w:r>
    </w:p>
    <w:p w14:paraId="0FAE4188" w14:textId="77777777" w:rsidR="00B54A10" w:rsidRDefault="00B54A10" w:rsidP="00B54A10">
      <w:pPr>
        <w:pStyle w:val="alt"/>
        <w:numPr>
          <w:ilvl w:val="0"/>
          <w:numId w:val="99"/>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Emp e1=</w:t>
      </w:r>
      <w:r>
        <w:rPr>
          <w:rStyle w:val="keyword"/>
          <w:rFonts w:ascii="inter-regular" w:hAnsi="inter-regular"/>
          <w:b/>
          <w:bCs/>
          <w:color w:val="006699"/>
          <w:bdr w:val="none" w:sz="0" w:space="0" w:color="auto" w:frame="1"/>
        </w:rPr>
        <w:t>new</w:t>
      </w:r>
      <w:r>
        <w:rPr>
          <w:rFonts w:ascii="inter-regular" w:hAnsi="inter-regular"/>
          <w:color w:val="000000"/>
          <w:bdr w:val="none" w:sz="0" w:space="0" w:color="auto" w:frame="1"/>
        </w:rPr>
        <w:t> Emp(</w:t>
      </w:r>
      <w:r>
        <w:rPr>
          <w:rStyle w:val="number"/>
          <w:rFonts w:ascii="inter-regular" w:hAnsi="inter-regular"/>
          <w:color w:val="C00000"/>
          <w:bdr w:val="none" w:sz="0" w:space="0" w:color="auto" w:frame="1"/>
        </w:rPr>
        <w:t>1</w:t>
      </w:r>
      <w:r>
        <w:rPr>
          <w:rFonts w:ascii="inter-regular" w:hAnsi="inter-regular"/>
          <w:color w:val="000000"/>
          <w:bdr w:val="none" w:sz="0" w:space="0" w:color="auto" w:frame="1"/>
        </w:rPr>
        <w:t>,</w:t>
      </w:r>
      <w:r>
        <w:rPr>
          <w:rStyle w:val="string"/>
          <w:rFonts w:ascii="inter-regular" w:hAnsi="inter-regular"/>
          <w:color w:val="0000FF"/>
          <w:bdr w:val="none" w:sz="0" w:space="0" w:color="auto" w:frame="1"/>
        </w:rPr>
        <w:t>"ankit"</w:t>
      </w:r>
      <w:r>
        <w:rPr>
          <w:rFonts w:ascii="inter-regular" w:hAnsi="inter-regular"/>
          <w:color w:val="000000"/>
          <w:bdr w:val="none" w:sz="0" w:space="0" w:color="auto" w:frame="1"/>
        </w:rPr>
        <w:t>,45000f);  </w:t>
      </w:r>
    </w:p>
    <w:p w14:paraId="2B14C4D7" w14:textId="77777777" w:rsidR="00B54A10" w:rsidRDefault="00B54A10" w:rsidP="00B54A10">
      <w:pPr>
        <w:numPr>
          <w:ilvl w:val="0"/>
          <w:numId w:val="99"/>
        </w:numPr>
        <w:spacing w:after="0" w:line="375" w:lineRule="atLeast"/>
        <w:jc w:val="both"/>
        <w:rPr>
          <w:rFonts w:ascii="inter-regular" w:hAnsi="inter-regular"/>
          <w:color w:val="000000"/>
        </w:rPr>
      </w:pPr>
      <w:r>
        <w:rPr>
          <w:rFonts w:ascii="inter-regular" w:hAnsi="inter-regular"/>
          <w:color w:val="000000"/>
          <w:bdr w:val="none" w:sz="0" w:space="0" w:color="auto" w:frame="1"/>
        </w:rPr>
        <w:t>e1.display();  </w:t>
      </w:r>
    </w:p>
    <w:p w14:paraId="56D03C0E" w14:textId="77777777" w:rsidR="00B54A10" w:rsidRDefault="00B54A10" w:rsidP="00B54A10">
      <w:pPr>
        <w:pStyle w:val="alt"/>
        <w:numPr>
          <w:ilvl w:val="0"/>
          <w:numId w:val="99"/>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w:t>
      </w:r>
    </w:p>
    <w:p w14:paraId="0D9CB7A9" w14:textId="77777777" w:rsidR="00B54A10" w:rsidRDefault="00B54A10" w:rsidP="00B54A10">
      <w:pPr>
        <w:rPr>
          <w:rFonts w:ascii="Times New Roman" w:hAnsi="Times New Roman"/>
        </w:rPr>
      </w:pPr>
      <w:hyperlink r:id="rId91" w:tgtFrame="_blank" w:history="1">
        <w:r>
          <w:rPr>
            <w:rStyle w:val="Hyperlink"/>
            <w:rFonts w:ascii="Verdana" w:hAnsi="Verdana"/>
            <w:b/>
            <w:bCs/>
            <w:color w:val="FFFFFF"/>
            <w:sz w:val="20"/>
            <w:szCs w:val="20"/>
            <w:shd w:val="clear" w:color="auto" w:fill="4CAF50"/>
          </w:rPr>
          <w:t>Test it Now</w:t>
        </w:r>
      </w:hyperlink>
    </w:p>
    <w:p w14:paraId="503E8850" w14:textId="77777777" w:rsidR="00B54A10" w:rsidRDefault="00B54A10" w:rsidP="00B54A10">
      <w:pPr>
        <w:pStyle w:val="NormalWeb"/>
        <w:shd w:val="clear" w:color="auto" w:fill="FFFFFF"/>
        <w:jc w:val="both"/>
        <w:rPr>
          <w:rFonts w:ascii="inter-regular" w:hAnsi="inter-regular"/>
          <w:color w:val="333333"/>
        </w:rPr>
      </w:pPr>
      <w:r>
        <w:rPr>
          <w:rFonts w:ascii="inter-regular" w:hAnsi="inter-regular"/>
          <w:color w:val="333333"/>
        </w:rPr>
        <w:t>Output:</w:t>
      </w:r>
    </w:p>
    <w:p w14:paraId="0A004E91" w14:textId="77777777" w:rsidR="00B54A10" w:rsidRDefault="00B54A10" w:rsidP="00B54A10">
      <w:pPr>
        <w:pStyle w:val="HTMLPreformatted"/>
        <w:shd w:val="clear" w:color="auto" w:fill="EEEEEE"/>
        <w:jc w:val="both"/>
        <w:rPr>
          <w:color w:val="535559"/>
        </w:rPr>
      </w:pPr>
      <w:r>
        <w:rPr>
          <w:color w:val="535559"/>
        </w:rPr>
        <w:t>1 ankit 45000</w:t>
      </w:r>
    </w:p>
    <w:p w14:paraId="48D2BA8F" w14:textId="77777777" w:rsidR="00B54A10" w:rsidRDefault="00B54A10" w:rsidP="0027496C">
      <w:pPr>
        <w:rPr>
          <w:b/>
          <w:bCs/>
          <w:sz w:val="32"/>
          <w:szCs w:val="32"/>
        </w:rPr>
      </w:pPr>
    </w:p>
    <w:p w14:paraId="574BEE64" w14:textId="77777777" w:rsidR="00B54A10" w:rsidRDefault="00B54A10" w:rsidP="0027496C">
      <w:pPr>
        <w:rPr>
          <w:b/>
          <w:bCs/>
          <w:sz w:val="32"/>
          <w:szCs w:val="32"/>
        </w:rPr>
      </w:pPr>
    </w:p>
    <w:p w14:paraId="1705687E" w14:textId="77777777" w:rsidR="00B54A10" w:rsidRDefault="00B54A10" w:rsidP="0027496C">
      <w:pPr>
        <w:rPr>
          <w:b/>
          <w:bCs/>
          <w:sz w:val="32"/>
          <w:szCs w:val="32"/>
        </w:rPr>
      </w:pPr>
    </w:p>
    <w:p w14:paraId="45866E68" w14:textId="77777777" w:rsidR="00B54A10" w:rsidRDefault="00B54A10" w:rsidP="0027496C">
      <w:pPr>
        <w:rPr>
          <w:b/>
          <w:bCs/>
          <w:sz w:val="32"/>
          <w:szCs w:val="32"/>
        </w:rPr>
      </w:pPr>
    </w:p>
    <w:p w14:paraId="5146744E" w14:textId="77777777" w:rsidR="00B54A10" w:rsidRDefault="00B54A10" w:rsidP="0027496C">
      <w:pPr>
        <w:rPr>
          <w:b/>
          <w:bCs/>
          <w:sz w:val="32"/>
          <w:szCs w:val="32"/>
        </w:rPr>
      </w:pPr>
      <w:r>
        <w:rPr>
          <w:b/>
          <w:bCs/>
          <w:sz w:val="32"/>
          <w:szCs w:val="32"/>
        </w:rPr>
        <w:lastRenderedPageBreak/>
        <w:t xml:space="preserve">This Keyword in Java </w:t>
      </w:r>
    </w:p>
    <w:p w14:paraId="16E8BD17" w14:textId="77777777" w:rsidR="00B54A10" w:rsidRPr="00B54A10" w:rsidRDefault="00B54A10" w:rsidP="00B54A10">
      <w:pPr>
        <w:shd w:val="clear" w:color="auto" w:fill="FFFFFF"/>
        <w:spacing w:before="100" w:beforeAutospacing="1" w:after="100" w:afterAutospacing="1" w:line="240" w:lineRule="auto"/>
        <w:jc w:val="both"/>
        <w:rPr>
          <w:rFonts w:ascii="inter-regular" w:eastAsia="Times New Roman" w:hAnsi="inter-regular" w:cs="Times New Roman"/>
          <w:color w:val="333333"/>
          <w:kern w:val="0"/>
          <w:sz w:val="24"/>
          <w:szCs w:val="24"/>
          <w:lang w:eastAsia="en-IN"/>
          <w14:ligatures w14:val="none"/>
        </w:rPr>
      </w:pPr>
      <w:r w:rsidRPr="00B54A10">
        <w:rPr>
          <w:rFonts w:ascii="inter-regular" w:eastAsia="Times New Roman" w:hAnsi="inter-regular" w:cs="Times New Roman"/>
          <w:color w:val="333333"/>
          <w:kern w:val="0"/>
          <w:sz w:val="24"/>
          <w:szCs w:val="24"/>
          <w:lang w:eastAsia="en-IN"/>
          <w14:ligatures w14:val="none"/>
        </w:rPr>
        <w:t>There can be a lot of usage of </w:t>
      </w:r>
      <w:r w:rsidRPr="00B54A10">
        <w:rPr>
          <w:rFonts w:ascii="Segoe UI" w:eastAsia="Times New Roman" w:hAnsi="Segoe UI" w:cs="Segoe UI"/>
          <w:b/>
          <w:bCs/>
          <w:color w:val="333333"/>
          <w:kern w:val="0"/>
          <w:sz w:val="24"/>
          <w:szCs w:val="24"/>
          <w:lang w:eastAsia="en-IN"/>
          <w14:ligatures w14:val="none"/>
        </w:rPr>
        <w:t>Java this keyword</w:t>
      </w:r>
      <w:r w:rsidRPr="00B54A10">
        <w:rPr>
          <w:rFonts w:ascii="inter-regular" w:eastAsia="Times New Roman" w:hAnsi="inter-regular" w:cs="Times New Roman"/>
          <w:color w:val="333333"/>
          <w:kern w:val="0"/>
          <w:sz w:val="24"/>
          <w:szCs w:val="24"/>
          <w:lang w:eastAsia="en-IN"/>
          <w14:ligatures w14:val="none"/>
        </w:rPr>
        <w:t>. In Java, this is a </w:t>
      </w:r>
      <w:r w:rsidRPr="00B54A10">
        <w:rPr>
          <w:rFonts w:ascii="Segoe UI" w:eastAsia="Times New Roman" w:hAnsi="Segoe UI" w:cs="Segoe UI"/>
          <w:b/>
          <w:bCs/>
          <w:color w:val="333333"/>
          <w:kern w:val="0"/>
          <w:sz w:val="24"/>
          <w:szCs w:val="24"/>
          <w:lang w:eastAsia="en-IN"/>
          <w14:ligatures w14:val="none"/>
        </w:rPr>
        <w:t>reference variable</w:t>
      </w:r>
      <w:r w:rsidRPr="00B54A10">
        <w:rPr>
          <w:rFonts w:ascii="inter-regular" w:eastAsia="Times New Roman" w:hAnsi="inter-regular" w:cs="Times New Roman"/>
          <w:color w:val="333333"/>
          <w:kern w:val="0"/>
          <w:sz w:val="24"/>
          <w:szCs w:val="24"/>
          <w:lang w:eastAsia="en-IN"/>
          <w14:ligatures w14:val="none"/>
        </w:rPr>
        <w:t> that refers to the current object.</w:t>
      </w:r>
    </w:p>
    <w:p w14:paraId="79AACC48" w14:textId="77777777" w:rsidR="00B54A10" w:rsidRDefault="00B54A10" w:rsidP="00B54A10">
      <w:pPr>
        <w:rPr>
          <w:b/>
          <w:bCs/>
          <w:sz w:val="32"/>
          <w:szCs w:val="32"/>
        </w:rPr>
      </w:pPr>
      <w:r w:rsidRPr="00B54A10">
        <w:rPr>
          <w:rFonts w:ascii="Times New Roman" w:eastAsia="Times New Roman" w:hAnsi="Times New Roman" w:cs="Times New Roman"/>
          <w:noProof/>
          <w:kern w:val="0"/>
          <w:sz w:val="24"/>
          <w:szCs w:val="24"/>
          <w:lang w:eastAsia="en-IN"/>
          <w14:ligatures w14:val="none"/>
        </w:rPr>
        <w:drawing>
          <wp:inline distT="0" distB="0" distL="0" distR="0" wp14:anchorId="11D9B68E" wp14:editId="683D1277">
            <wp:extent cx="4010660" cy="1741805"/>
            <wp:effectExtent l="0" t="0" r="8890" b="0"/>
            <wp:docPr id="1829858638" name="Picture 3" descr="java this keywo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java this keyword"/>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4010660" cy="1741805"/>
                    </a:xfrm>
                    <a:prstGeom prst="rect">
                      <a:avLst/>
                    </a:prstGeom>
                    <a:noFill/>
                    <a:ln>
                      <a:noFill/>
                    </a:ln>
                  </pic:spPr>
                </pic:pic>
              </a:graphicData>
            </a:graphic>
          </wp:inline>
        </w:drawing>
      </w:r>
    </w:p>
    <w:p w14:paraId="286BD773" w14:textId="77777777" w:rsidR="00B54A10" w:rsidRDefault="00B54A10" w:rsidP="0027496C">
      <w:pPr>
        <w:rPr>
          <w:b/>
          <w:bCs/>
          <w:sz w:val="32"/>
          <w:szCs w:val="32"/>
        </w:rPr>
      </w:pPr>
    </w:p>
    <w:p w14:paraId="4C3522D4" w14:textId="77777777" w:rsidR="00B54A10" w:rsidRDefault="00B54A10" w:rsidP="00B54A10">
      <w:pPr>
        <w:pStyle w:val="NormalWeb"/>
        <w:shd w:val="clear" w:color="auto" w:fill="FFFFFF"/>
        <w:jc w:val="both"/>
        <w:rPr>
          <w:rFonts w:ascii="inter-regular" w:hAnsi="inter-regular"/>
          <w:color w:val="333333"/>
        </w:rPr>
      </w:pPr>
      <w:r>
        <w:rPr>
          <w:rFonts w:ascii="inter-regular" w:hAnsi="inter-regular"/>
          <w:color w:val="333333"/>
        </w:rPr>
        <w:t>Here is given the 3 usage of java this keyword.</w:t>
      </w:r>
    </w:p>
    <w:p w14:paraId="2D8606DE" w14:textId="77777777" w:rsidR="00B54A10" w:rsidRDefault="00B54A10" w:rsidP="00B54A10">
      <w:pPr>
        <w:numPr>
          <w:ilvl w:val="0"/>
          <w:numId w:val="100"/>
        </w:numPr>
        <w:shd w:val="clear" w:color="auto" w:fill="FFFFFF"/>
        <w:spacing w:before="60" w:after="100" w:afterAutospacing="1" w:line="375" w:lineRule="atLeast"/>
        <w:jc w:val="both"/>
        <w:rPr>
          <w:rFonts w:ascii="inter-regular" w:hAnsi="inter-regular"/>
          <w:color w:val="000000"/>
        </w:rPr>
      </w:pPr>
      <w:hyperlink r:id="rId93" w:history="1">
        <w:r>
          <w:rPr>
            <w:rStyle w:val="Hyperlink"/>
            <w:rFonts w:ascii="inter-regular" w:hAnsi="inter-regular"/>
            <w:color w:val="008000"/>
          </w:rPr>
          <w:t>this can be used to refer current class instance variable.</w:t>
        </w:r>
      </w:hyperlink>
    </w:p>
    <w:p w14:paraId="09C2430D" w14:textId="77777777" w:rsidR="00B54A10" w:rsidRDefault="00B54A10" w:rsidP="00B54A10">
      <w:pPr>
        <w:numPr>
          <w:ilvl w:val="0"/>
          <w:numId w:val="100"/>
        </w:numPr>
        <w:shd w:val="clear" w:color="auto" w:fill="FFFFFF"/>
        <w:spacing w:before="60" w:after="100" w:afterAutospacing="1" w:line="375" w:lineRule="atLeast"/>
        <w:jc w:val="both"/>
        <w:rPr>
          <w:rFonts w:ascii="inter-regular" w:hAnsi="inter-regular"/>
          <w:color w:val="000000"/>
        </w:rPr>
      </w:pPr>
      <w:hyperlink r:id="rId94" w:history="1">
        <w:r>
          <w:rPr>
            <w:rStyle w:val="Hyperlink"/>
            <w:rFonts w:ascii="inter-regular" w:hAnsi="inter-regular"/>
            <w:color w:val="008000"/>
          </w:rPr>
          <w:t>this can be used to invoke current class method (implicitly)</w:t>
        </w:r>
      </w:hyperlink>
    </w:p>
    <w:p w14:paraId="7C92F960" w14:textId="77777777" w:rsidR="00B54A10" w:rsidRDefault="00B54A10" w:rsidP="00B54A10">
      <w:pPr>
        <w:numPr>
          <w:ilvl w:val="0"/>
          <w:numId w:val="100"/>
        </w:numPr>
        <w:shd w:val="clear" w:color="auto" w:fill="FFFFFF"/>
        <w:spacing w:before="60" w:after="100" w:afterAutospacing="1" w:line="375" w:lineRule="atLeast"/>
        <w:jc w:val="both"/>
        <w:rPr>
          <w:rFonts w:ascii="inter-regular" w:hAnsi="inter-regular"/>
          <w:color w:val="000000"/>
        </w:rPr>
      </w:pPr>
      <w:hyperlink r:id="rId95" w:history="1">
        <w:r>
          <w:rPr>
            <w:rStyle w:val="Hyperlink"/>
            <w:rFonts w:ascii="inter-regular" w:hAnsi="inter-regular"/>
            <w:color w:val="008000"/>
          </w:rPr>
          <w:t>this() can be used to invoke current class constructor.</w:t>
        </w:r>
      </w:hyperlink>
    </w:p>
    <w:p w14:paraId="2D75C5CC" w14:textId="77777777" w:rsidR="00B54A10" w:rsidRDefault="00B54A10" w:rsidP="00B54A10">
      <w:pPr>
        <w:pStyle w:val="Heading3"/>
        <w:shd w:val="clear" w:color="auto" w:fill="FFFFFF"/>
        <w:spacing w:line="312" w:lineRule="atLeast"/>
        <w:jc w:val="both"/>
        <w:rPr>
          <w:rFonts w:ascii="Helvetica" w:hAnsi="Helvetica"/>
          <w:color w:val="610B4B"/>
          <w:sz w:val="32"/>
          <w:szCs w:val="32"/>
        </w:rPr>
      </w:pPr>
      <w:r>
        <w:rPr>
          <w:rFonts w:ascii="Helvetica" w:hAnsi="Helvetica"/>
          <w:b/>
          <w:bCs/>
          <w:color w:val="610B4B"/>
          <w:sz w:val="32"/>
          <w:szCs w:val="32"/>
        </w:rPr>
        <w:t>1) this: to refer current class instance variable</w:t>
      </w:r>
    </w:p>
    <w:p w14:paraId="1A31E892" w14:textId="77777777" w:rsidR="00B54A10" w:rsidRDefault="00B54A10" w:rsidP="00B54A10">
      <w:pPr>
        <w:pStyle w:val="NormalWeb"/>
        <w:shd w:val="clear" w:color="auto" w:fill="FFFFFF"/>
        <w:jc w:val="both"/>
        <w:rPr>
          <w:rFonts w:ascii="inter-regular" w:hAnsi="inter-regular"/>
          <w:color w:val="333333"/>
        </w:rPr>
      </w:pPr>
      <w:r>
        <w:rPr>
          <w:rFonts w:ascii="inter-regular" w:hAnsi="inter-regular"/>
          <w:color w:val="333333"/>
        </w:rPr>
        <w:t>The this keyword can be used to refer current class instance variable. If there is ambiguity between the instance variables and parameters, this keyword resolves the problem of ambiguity.</w:t>
      </w:r>
    </w:p>
    <w:p w14:paraId="07B3EB21" w14:textId="77777777" w:rsidR="00B54A10" w:rsidRDefault="00B54A10" w:rsidP="00B54A10">
      <w:pPr>
        <w:pStyle w:val="Heading4"/>
        <w:shd w:val="clear" w:color="auto" w:fill="FFFFFF"/>
        <w:jc w:val="both"/>
        <w:rPr>
          <w:rFonts w:ascii="Helvetica" w:hAnsi="Helvetica"/>
          <w:b w:val="0"/>
          <w:bCs w:val="0"/>
          <w:color w:val="610B4B"/>
          <w:sz w:val="26"/>
          <w:szCs w:val="26"/>
        </w:rPr>
      </w:pPr>
      <w:r>
        <w:rPr>
          <w:rFonts w:ascii="Helvetica" w:hAnsi="Helvetica"/>
          <w:b w:val="0"/>
          <w:bCs w:val="0"/>
          <w:color w:val="610B4B"/>
          <w:sz w:val="26"/>
          <w:szCs w:val="26"/>
        </w:rPr>
        <w:t>Understanding the problem without this keyword</w:t>
      </w:r>
    </w:p>
    <w:p w14:paraId="1C500C69" w14:textId="77777777" w:rsidR="00B54A10" w:rsidRDefault="00B54A10" w:rsidP="00B54A10">
      <w:pPr>
        <w:pStyle w:val="NormalWeb"/>
        <w:shd w:val="clear" w:color="auto" w:fill="FFFFFF"/>
        <w:jc w:val="both"/>
        <w:rPr>
          <w:rFonts w:ascii="inter-regular" w:hAnsi="inter-regular"/>
          <w:color w:val="333333"/>
        </w:rPr>
      </w:pPr>
      <w:r>
        <w:rPr>
          <w:rFonts w:ascii="inter-regular" w:hAnsi="inter-regular"/>
          <w:color w:val="333333"/>
        </w:rPr>
        <w:t>Let's understand the problem if we don't use this keyword by the example given below:</w:t>
      </w:r>
    </w:p>
    <w:p w14:paraId="45F8CD32" w14:textId="77777777" w:rsidR="00B54A10" w:rsidRDefault="00B54A10" w:rsidP="00B54A10">
      <w:pPr>
        <w:pStyle w:val="alt"/>
        <w:numPr>
          <w:ilvl w:val="0"/>
          <w:numId w:val="101"/>
        </w:numPr>
        <w:spacing w:before="0" w:beforeAutospacing="0" w:after="0" w:afterAutospacing="0" w:line="375" w:lineRule="atLeast"/>
        <w:jc w:val="both"/>
        <w:rPr>
          <w:rFonts w:ascii="inter-regular" w:hAnsi="inter-regular"/>
          <w:color w:val="000000"/>
        </w:rPr>
      </w:pPr>
      <w:r>
        <w:rPr>
          <w:rStyle w:val="keyword"/>
          <w:rFonts w:ascii="inter-regular" w:hAnsi="inter-regular"/>
          <w:b/>
          <w:bCs/>
          <w:color w:val="006699"/>
          <w:bdr w:val="none" w:sz="0" w:space="0" w:color="auto" w:frame="1"/>
        </w:rPr>
        <w:t>class</w:t>
      </w:r>
      <w:r>
        <w:rPr>
          <w:rFonts w:ascii="inter-regular" w:hAnsi="inter-regular"/>
          <w:color w:val="000000"/>
          <w:bdr w:val="none" w:sz="0" w:space="0" w:color="auto" w:frame="1"/>
        </w:rPr>
        <w:t> Student{  </w:t>
      </w:r>
    </w:p>
    <w:p w14:paraId="74E4C1B7" w14:textId="77777777" w:rsidR="00B54A10" w:rsidRDefault="00B54A10" w:rsidP="00B54A10">
      <w:pPr>
        <w:numPr>
          <w:ilvl w:val="0"/>
          <w:numId w:val="101"/>
        </w:numPr>
        <w:spacing w:after="0" w:line="375" w:lineRule="atLeast"/>
        <w:jc w:val="both"/>
        <w:rPr>
          <w:rFonts w:ascii="inter-regular" w:hAnsi="inter-regular"/>
          <w:color w:val="000000"/>
        </w:rPr>
      </w:pPr>
      <w:r>
        <w:rPr>
          <w:rStyle w:val="keyword"/>
          <w:rFonts w:ascii="inter-regular" w:hAnsi="inter-regular"/>
          <w:b/>
          <w:bCs/>
          <w:color w:val="006699"/>
          <w:bdr w:val="none" w:sz="0" w:space="0" w:color="auto" w:frame="1"/>
        </w:rPr>
        <w:t>int</w:t>
      </w:r>
      <w:r>
        <w:rPr>
          <w:rFonts w:ascii="inter-regular" w:hAnsi="inter-regular"/>
          <w:color w:val="000000"/>
          <w:bdr w:val="none" w:sz="0" w:space="0" w:color="auto" w:frame="1"/>
        </w:rPr>
        <w:t> rollno;  </w:t>
      </w:r>
    </w:p>
    <w:p w14:paraId="06E87F6C" w14:textId="77777777" w:rsidR="00B54A10" w:rsidRDefault="00B54A10" w:rsidP="00B54A10">
      <w:pPr>
        <w:pStyle w:val="alt"/>
        <w:numPr>
          <w:ilvl w:val="0"/>
          <w:numId w:val="101"/>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String name;  </w:t>
      </w:r>
    </w:p>
    <w:p w14:paraId="206D021E" w14:textId="77777777" w:rsidR="00B54A10" w:rsidRDefault="00B54A10" w:rsidP="00B54A10">
      <w:pPr>
        <w:numPr>
          <w:ilvl w:val="0"/>
          <w:numId w:val="101"/>
        </w:numPr>
        <w:spacing w:after="0" w:line="375" w:lineRule="atLeast"/>
        <w:jc w:val="both"/>
        <w:rPr>
          <w:rFonts w:ascii="inter-regular" w:hAnsi="inter-regular"/>
          <w:color w:val="000000"/>
        </w:rPr>
      </w:pPr>
      <w:r>
        <w:rPr>
          <w:rStyle w:val="keyword"/>
          <w:rFonts w:ascii="inter-regular" w:hAnsi="inter-regular"/>
          <w:b/>
          <w:bCs/>
          <w:color w:val="006699"/>
          <w:bdr w:val="none" w:sz="0" w:space="0" w:color="auto" w:frame="1"/>
        </w:rPr>
        <w:t>float</w:t>
      </w:r>
      <w:r>
        <w:rPr>
          <w:rFonts w:ascii="inter-regular" w:hAnsi="inter-regular"/>
          <w:color w:val="000000"/>
          <w:bdr w:val="none" w:sz="0" w:space="0" w:color="auto" w:frame="1"/>
        </w:rPr>
        <w:t> fee;  </w:t>
      </w:r>
    </w:p>
    <w:p w14:paraId="10F6EF00" w14:textId="77777777" w:rsidR="00B54A10" w:rsidRDefault="00B54A10" w:rsidP="00B54A10">
      <w:pPr>
        <w:pStyle w:val="alt"/>
        <w:numPr>
          <w:ilvl w:val="0"/>
          <w:numId w:val="101"/>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Student(</w:t>
      </w:r>
      <w:r>
        <w:rPr>
          <w:rStyle w:val="keyword"/>
          <w:rFonts w:ascii="inter-regular" w:hAnsi="inter-regular"/>
          <w:b/>
          <w:bCs/>
          <w:color w:val="006699"/>
          <w:bdr w:val="none" w:sz="0" w:space="0" w:color="auto" w:frame="1"/>
        </w:rPr>
        <w:t>int</w:t>
      </w:r>
      <w:r>
        <w:rPr>
          <w:rFonts w:ascii="inter-regular" w:hAnsi="inter-regular"/>
          <w:color w:val="000000"/>
          <w:bdr w:val="none" w:sz="0" w:space="0" w:color="auto" w:frame="1"/>
        </w:rPr>
        <w:t> rollno,String name,</w:t>
      </w:r>
      <w:r>
        <w:rPr>
          <w:rStyle w:val="keyword"/>
          <w:rFonts w:ascii="inter-regular" w:hAnsi="inter-regular"/>
          <w:b/>
          <w:bCs/>
          <w:color w:val="006699"/>
          <w:bdr w:val="none" w:sz="0" w:space="0" w:color="auto" w:frame="1"/>
        </w:rPr>
        <w:t>float</w:t>
      </w:r>
      <w:r>
        <w:rPr>
          <w:rFonts w:ascii="inter-regular" w:hAnsi="inter-regular"/>
          <w:color w:val="000000"/>
          <w:bdr w:val="none" w:sz="0" w:space="0" w:color="auto" w:frame="1"/>
        </w:rPr>
        <w:t> fee){  </w:t>
      </w:r>
    </w:p>
    <w:p w14:paraId="6C3B8C05" w14:textId="77777777" w:rsidR="00B54A10" w:rsidRDefault="00B54A10" w:rsidP="00B54A10">
      <w:pPr>
        <w:numPr>
          <w:ilvl w:val="0"/>
          <w:numId w:val="101"/>
        </w:numPr>
        <w:spacing w:after="0" w:line="375" w:lineRule="atLeast"/>
        <w:jc w:val="both"/>
        <w:rPr>
          <w:rFonts w:ascii="inter-regular" w:hAnsi="inter-regular"/>
          <w:color w:val="000000"/>
        </w:rPr>
      </w:pPr>
      <w:r>
        <w:rPr>
          <w:rFonts w:ascii="inter-regular" w:hAnsi="inter-regular"/>
          <w:color w:val="000000"/>
          <w:bdr w:val="none" w:sz="0" w:space="0" w:color="auto" w:frame="1"/>
        </w:rPr>
        <w:t>rollno=rollno;  </w:t>
      </w:r>
    </w:p>
    <w:p w14:paraId="43777E6C" w14:textId="77777777" w:rsidR="00B54A10" w:rsidRDefault="00B54A10" w:rsidP="00B54A10">
      <w:pPr>
        <w:pStyle w:val="alt"/>
        <w:numPr>
          <w:ilvl w:val="0"/>
          <w:numId w:val="101"/>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name=name;  </w:t>
      </w:r>
    </w:p>
    <w:p w14:paraId="5A39D092" w14:textId="77777777" w:rsidR="00B54A10" w:rsidRDefault="00B54A10" w:rsidP="00B54A10">
      <w:pPr>
        <w:numPr>
          <w:ilvl w:val="0"/>
          <w:numId w:val="101"/>
        </w:numPr>
        <w:spacing w:after="0" w:line="375" w:lineRule="atLeast"/>
        <w:jc w:val="both"/>
        <w:rPr>
          <w:rFonts w:ascii="inter-regular" w:hAnsi="inter-regular"/>
          <w:color w:val="000000"/>
        </w:rPr>
      </w:pPr>
      <w:r>
        <w:rPr>
          <w:rFonts w:ascii="inter-regular" w:hAnsi="inter-regular"/>
          <w:color w:val="000000"/>
          <w:bdr w:val="none" w:sz="0" w:space="0" w:color="auto" w:frame="1"/>
        </w:rPr>
        <w:t>fee=fee;  </w:t>
      </w:r>
    </w:p>
    <w:p w14:paraId="77035AFC" w14:textId="77777777" w:rsidR="00B54A10" w:rsidRDefault="00B54A10" w:rsidP="00B54A10">
      <w:pPr>
        <w:pStyle w:val="alt"/>
        <w:numPr>
          <w:ilvl w:val="0"/>
          <w:numId w:val="101"/>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w:t>
      </w:r>
    </w:p>
    <w:p w14:paraId="56C66F9B" w14:textId="77777777" w:rsidR="00B54A10" w:rsidRDefault="00B54A10" w:rsidP="00B54A10">
      <w:pPr>
        <w:numPr>
          <w:ilvl w:val="0"/>
          <w:numId w:val="101"/>
        </w:numPr>
        <w:spacing w:after="0" w:line="375" w:lineRule="atLeast"/>
        <w:jc w:val="both"/>
        <w:rPr>
          <w:rFonts w:ascii="inter-regular" w:hAnsi="inter-regular"/>
          <w:color w:val="000000"/>
        </w:rPr>
      </w:pPr>
      <w:r>
        <w:rPr>
          <w:rStyle w:val="keyword"/>
          <w:rFonts w:ascii="inter-regular" w:hAnsi="inter-regular"/>
          <w:b/>
          <w:bCs/>
          <w:color w:val="006699"/>
          <w:bdr w:val="none" w:sz="0" w:space="0" w:color="auto" w:frame="1"/>
        </w:rPr>
        <w:lastRenderedPageBreak/>
        <w:t>void</w:t>
      </w:r>
      <w:r>
        <w:rPr>
          <w:rFonts w:ascii="inter-regular" w:hAnsi="inter-regular"/>
          <w:color w:val="000000"/>
          <w:bdr w:val="none" w:sz="0" w:space="0" w:color="auto" w:frame="1"/>
        </w:rPr>
        <w:t> display(){System.out.println(rollno+</w:t>
      </w:r>
      <w:r>
        <w:rPr>
          <w:rStyle w:val="string"/>
          <w:rFonts w:ascii="inter-regular" w:hAnsi="inter-regular"/>
          <w:color w:val="0000FF"/>
          <w:bdr w:val="none" w:sz="0" w:space="0" w:color="auto" w:frame="1"/>
        </w:rPr>
        <w:t>" "</w:t>
      </w:r>
      <w:r>
        <w:rPr>
          <w:rFonts w:ascii="inter-regular" w:hAnsi="inter-regular"/>
          <w:color w:val="000000"/>
          <w:bdr w:val="none" w:sz="0" w:space="0" w:color="auto" w:frame="1"/>
        </w:rPr>
        <w:t>+name+</w:t>
      </w:r>
      <w:r>
        <w:rPr>
          <w:rStyle w:val="string"/>
          <w:rFonts w:ascii="inter-regular" w:hAnsi="inter-regular"/>
          <w:color w:val="0000FF"/>
          <w:bdr w:val="none" w:sz="0" w:space="0" w:color="auto" w:frame="1"/>
        </w:rPr>
        <w:t>" "</w:t>
      </w:r>
      <w:r>
        <w:rPr>
          <w:rFonts w:ascii="inter-regular" w:hAnsi="inter-regular"/>
          <w:color w:val="000000"/>
          <w:bdr w:val="none" w:sz="0" w:space="0" w:color="auto" w:frame="1"/>
        </w:rPr>
        <w:t>+fee);}  </w:t>
      </w:r>
    </w:p>
    <w:p w14:paraId="15B4631B" w14:textId="77777777" w:rsidR="00B54A10" w:rsidRDefault="00B54A10" w:rsidP="00B54A10">
      <w:pPr>
        <w:pStyle w:val="alt"/>
        <w:numPr>
          <w:ilvl w:val="0"/>
          <w:numId w:val="101"/>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w:t>
      </w:r>
    </w:p>
    <w:p w14:paraId="444AB576" w14:textId="77777777" w:rsidR="00B54A10" w:rsidRDefault="00B54A10" w:rsidP="00B54A10">
      <w:pPr>
        <w:numPr>
          <w:ilvl w:val="0"/>
          <w:numId w:val="101"/>
        </w:numPr>
        <w:spacing w:after="0" w:line="375" w:lineRule="atLeast"/>
        <w:jc w:val="both"/>
        <w:rPr>
          <w:rFonts w:ascii="inter-regular" w:hAnsi="inter-regular"/>
          <w:color w:val="000000"/>
        </w:rPr>
      </w:pPr>
      <w:r>
        <w:rPr>
          <w:rStyle w:val="keyword"/>
          <w:rFonts w:ascii="inter-regular" w:hAnsi="inter-regular"/>
          <w:b/>
          <w:bCs/>
          <w:color w:val="006699"/>
          <w:bdr w:val="none" w:sz="0" w:space="0" w:color="auto" w:frame="1"/>
        </w:rPr>
        <w:t>class</w:t>
      </w:r>
      <w:r>
        <w:rPr>
          <w:rFonts w:ascii="inter-regular" w:hAnsi="inter-regular"/>
          <w:color w:val="000000"/>
          <w:bdr w:val="none" w:sz="0" w:space="0" w:color="auto" w:frame="1"/>
        </w:rPr>
        <w:t> TestThis1{  </w:t>
      </w:r>
    </w:p>
    <w:p w14:paraId="0120419E" w14:textId="77777777" w:rsidR="00B54A10" w:rsidRDefault="00B54A10" w:rsidP="00B54A10">
      <w:pPr>
        <w:pStyle w:val="alt"/>
        <w:numPr>
          <w:ilvl w:val="0"/>
          <w:numId w:val="101"/>
        </w:numPr>
        <w:spacing w:before="0" w:beforeAutospacing="0" w:after="0" w:afterAutospacing="0" w:line="375" w:lineRule="atLeast"/>
        <w:jc w:val="both"/>
        <w:rPr>
          <w:rFonts w:ascii="inter-regular" w:hAnsi="inter-regular"/>
          <w:color w:val="000000"/>
        </w:rPr>
      </w:pPr>
      <w:r>
        <w:rPr>
          <w:rStyle w:val="keyword"/>
          <w:rFonts w:ascii="inter-regular" w:hAnsi="inter-regular"/>
          <w:b/>
          <w:bCs/>
          <w:color w:val="006699"/>
          <w:bdr w:val="none" w:sz="0" w:space="0" w:color="auto" w:frame="1"/>
        </w:rPr>
        <w:t>public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static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void</w:t>
      </w:r>
      <w:r>
        <w:rPr>
          <w:rFonts w:ascii="inter-regular" w:hAnsi="inter-regular"/>
          <w:color w:val="000000"/>
          <w:bdr w:val="none" w:sz="0" w:space="0" w:color="auto" w:frame="1"/>
        </w:rPr>
        <w:t> main(String args[]){  </w:t>
      </w:r>
    </w:p>
    <w:p w14:paraId="4D820464" w14:textId="77777777" w:rsidR="00B54A10" w:rsidRDefault="00B54A10" w:rsidP="00B54A10">
      <w:pPr>
        <w:numPr>
          <w:ilvl w:val="0"/>
          <w:numId w:val="101"/>
        </w:numPr>
        <w:spacing w:after="0" w:line="375" w:lineRule="atLeast"/>
        <w:jc w:val="both"/>
        <w:rPr>
          <w:rFonts w:ascii="inter-regular" w:hAnsi="inter-regular"/>
          <w:color w:val="000000"/>
        </w:rPr>
      </w:pPr>
      <w:r>
        <w:rPr>
          <w:rFonts w:ascii="inter-regular" w:hAnsi="inter-regular"/>
          <w:color w:val="000000"/>
          <w:bdr w:val="none" w:sz="0" w:space="0" w:color="auto" w:frame="1"/>
        </w:rPr>
        <w:t>Student s1=</w:t>
      </w:r>
      <w:r>
        <w:rPr>
          <w:rStyle w:val="keyword"/>
          <w:rFonts w:ascii="inter-regular" w:hAnsi="inter-regular"/>
          <w:b/>
          <w:bCs/>
          <w:color w:val="006699"/>
          <w:bdr w:val="none" w:sz="0" w:space="0" w:color="auto" w:frame="1"/>
        </w:rPr>
        <w:t>new</w:t>
      </w:r>
      <w:r>
        <w:rPr>
          <w:rFonts w:ascii="inter-regular" w:hAnsi="inter-regular"/>
          <w:color w:val="000000"/>
          <w:bdr w:val="none" w:sz="0" w:space="0" w:color="auto" w:frame="1"/>
        </w:rPr>
        <w:t> Student(</w:t>
      </w:r>
      <w:r>
        <w:rPr>
          <w:rStyle w:val="number"/>
          <w:rFonts w:ascii="inter-regular" w:hAnsi="inter-regular"/>
          <w:color w:val="C00000"/>
          <w:bdr w:val="none" w:sz="0" w:space="0" w:color="auto" w:frame="1"/>
        </w:rPr>
        <w:t>111</w:t>
      </w:r>
      <w:r>
        <w:rPr>
          <w:rFonts w:ascii="inter-regular" w:hAnsi="inter-regular"/>
          <w:color w:val="000000"/>
          <w:bdr w:val="none" w:sz="0" w:space="0" w:color="auto" w:frame="1"/>
        </w:rPr>
        <w:t>,</w:t>
      </w:r>
      <w:r>
        <w:rPr>
          <w:rStyle w:val="string"/>
          <w:rFonts w:ascii="inter-regular" w:hAnsi="inter-regular"/>
          <w:color w:val="0000FF"/>
          <w:bdr w:val="none" w:sz="0" w:space="0" w:color="auto" w:frame="1"/>
        </w:rPr>
        <w:t>"ankit"</w:t>
      </w:r>
      <w:r>
        <w:rPr>
          <w:rFonts w:ascii="inter-regular" w:hAnsi="inter-regular"/>
          <w:color w:val="000000"/>
          <w:bdr w:val="none" w:sz="0" w:space="0" w:color="auto" w:frame="1"/>
        </w:rPr>
        <w:t>,5000f);  </w:t>
      </w:r>
    </w:p>
    <w:p w14:paraId="0FEF60CD" w14:textId="77777777" w:rsidR="00B54A10" w:rsidRDefault="00B54A10" w:rsidP="00B54A10">
      <w:pPr>
        <w:pStyle w:val="alt"/>
        <w:numPr>
          <w:ilvl w:val="0"/>
          <w:numId w:val="101"/>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Student s2=</w:t>
      </w:r>
      <w:r>
        <w:rPr>
          <w:rStyle w:val="keyword"/>
          <w:rFonts w:ascii="inter-regular" w:hAnsi="inter-regular"/>
          <w:b/>
          <w:bCs/>
          <w:color w:val="006699"/>
          <w:bdr w:val="none" w:sz="0" w:space="0" w:color="auto" w:frame="1"/>
        </w:rPr>
        <w:t>new</w:t>
      </w:r>
      <w:r>
        <w:rPr>
          <w:rFonts w:ascii="inter-regular" w:hAnsi="inter-regular"/>
          <w:color w:val="000000"/>
          <w:bdr w:val="none" w:sz="0" w:space="0" w:color="auto" w:frame="1"/>
        </w:rPr>
        <w:t> Student(</w:t>
      </w:r>
      <w:r>
        <w:rPr>
          <w:rStyle w:val="number"/>
          <w:rFonts w:ascii="inter-regular" w:hAnsi="inter-regular"/>
          <w:color w:val="C00000"/>
          <w:bdr w:val="none" w:sz="0" w:space="0" w:color="auto" w:frame="1"/>
        </w:rPr>
        <w:t>112</w:t>
      </w:r>
      <w:r>
        <w:rPr>
          <w:rFonts w:ascii="inter-regular" w:hAnsi="inter-regular"/>
          <w:color w:val="000000"/>
          <w:bdr w:val="none" w:sz="0" w:space="0" w:color="auto" w:frame="1"/>
        </w:rPr>
        <w:t>,</w:t>
      </w:r>
      <w:r>
        <w:rPr>
          <w:rStyle w:val="string"/>
          <w:rFonts w:ascii="inter-regular" w:hAnsi="inter-regular"/>
          <w:color w:val="0000FF"/>
          <w:bdr w:val="none" w:sz="0" w:space="0" w:color="auto" w:frame="1"/>
        </w:rPr>
        <w:t>"sumit"</w:t>
      </w:r>
      <w:r>
        <w:rPr>
          <w:rFonts w:ascii="inter-regular" w:hAnsi="inter-regular"/>
          <w:color w:val="000000"/>
          <w:bdr w:val="none" w:sz="0" w:space="0" w:color="auto" w:frame="1"/>
        </w:rPr>
        <w:t>,6000f);  </w:t>
      </w:r>
    </w:p>
    <w:p w14:paraId="6D6149B3" w14:textId="77777777" w:rsidR="00B54A10" w:rsidRDefault="00B54A10" w:rsidP="00B54A10">
      <w:pPr>
        <w:numPr>
          <w:ilvl w:val="0"/>
          <w:numId w:val="101"/>
        </w:numPr>
        <w:spacing w:after="0" w:line="375" w:lineRule="atLeast"/>
        <w:jc w:val="both"/>
        <w:rPr>
          <w:rFonts w:ascii="inter-regular" w:hAnsi="inter-regular"/>
          <w:color w:val="000000"/>
        </w:rPr>
      </w:pPr>
      <w:r>
        <w:rPr>
          <w:rFonts w:ascii="inter-regular" w:hAnsi="inter-regular"/>
          <w:color w:val="000000"/>
          <w:bdr w:val="none" w:sz="0" w:space="0" w:color="auto" w:frame="1"/>
        </w:rPr>
        <w:t>s1.display();  </w:t>
      </w:r>
    </w:p>
    <w:p w14:paraId="48553ED4" w14:textId="77777777" w:rsidR="00B54A10" w:rsidRDefault="00B54A10" w:rsidP="00B54A10">
      <w:pPr>
        <w:pStyle w:val="alt"/>
        <w:numPr>
          <w:ilvl w:val="0"/>
          <w:numId w:val="101"/>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s2.display();  </w:t>
      </w:r>
    </w:p>
    <w:p w14:paraId="09582CF3" w14:textId="77777777" w:rsidR="00B54A10" w:rsidRDefault="00B54A10" w:rsidP="00B54A10">
      <w:pPr>
        <w:numPr>
          <w:ilvl w:val="0"/>
          <w:numId w:val="101"/>
        </w:numPr>
        <w:spacing w:after="0" w:line="375" w:lineRule="atLeast"/>
        <w:jc w:val="both"/>
        <w:rPr>
          <w:rFonts w:ascii="inter-regular" w:hAnsi="inter-regular"/>
          <w:color w:val="000000"/>
        </w:rPr>
      </w:pPr>
      <w:r>
        <w:rPr>
          <w:rFonts w:ascii="inter-regular" w:hAnsi="inter-regular"/>
          <w:color w:val="000000"/>
          <w:bdr w:val="none" w:sz="0" w:space="0" w:color="auto" w:frame="1"/>
        </w:rPr>
        <w:t>}}  </w:t>
      </w:r>
    </w:p>
    <w:p w14:paraId="16C12944" w14:textId="77777777" w:rsidR="00B54A10" w:rsidRDefault="00B54A10" w:rsidP="00B54A10">
      <w:pPr>
        <w:spacing w:line="240" w:lineRule="auto"/>
        <w:rPr>
          <w:rFonts w:ascii="Times New Roman" w:hAnsi="Times New Roman"/>
        </w:rPr>
      </w:pPr>
      <w:hyperlink r:id="rId96" w:tgtFrame="_blank" w:history="1">
        <w:r>
          <w:rPr>
            <w:rStyle w:val="Hyperlink"/>
            <w:rFonts w:ascii="Verdana" w:hAnsi="Verdana"/>
            <w:b/>
            <w:bCs/>
            <w:color w:val="FFFFFF"/>
            <w:sz w:val="20"/>
            <w:szCs w:val="20"/>
            <w:shd w:val="clear" w:color="auto" w:fill="4CAF50"/>
          </w:rPr>
          <w:t>Test it Now</w:t>
        </w:r>
      </w:hyperlink>
    </w:p>
    <w:p w14:paraId="0B58D805" w14:textId="77777777" w:rsidR="00B54A10" w:rsidRDefault="00B54A10" w:rsidP="00B54A10">
      <w:pPr>
        <w:pStyle w:val="NormalWeb"/>
        <w:shd w:val="clear" w:color="auto" w:fill="FFFFFF"/>
        <w:jc w:val="both"/>
        <w:rPr>
          <w:rFonts w:ascii="inter-regular" w:hAnsi="inter-regular"/>
          <w:color w:val="333333"/>
        </w:rPr>
      </w:pPr>
      <w:r>
        <w:rPr>
          <w:rStyle w:val="Strong"/>
          <w:rFonts w:ascii="Segoe UI" w:hAnsi="Segoe UI" w:cs="Segoe UI"/>
          <w:color w:val="333333"/>
        </w:rPr>
        <w:t>Output:</w:t>
      </w:r>
    </w:p>
    <w:p w14:paraId="6A63E1C6" w14:textId="77777777" w:rsidR="00B54A10" w:rsidRDefault="00B54A10" w:rsidP="00B54A10">
      <w:pPr>
        <w:pStyle w:val="HTMLPreformatted"/>
        <w:shd w:val="clear" w:color="auto" w:fill="EEEEEE"/>
        <w:jc w:val="both"/>
        <w:rPr>
          <w:color w:val="535559"/>
        </w:rPr>
      </w:pPr>
      <w:r>
        <w:rPr>
          <w:color w:val="535559"/>
        </w:rPr>
        <w:t>0 null 0.0</w:t>
      </w:r>
    </w:p>
    <w:p w14:paraId="14D95E58" w14:textId="77777777" w:rsidR="00B54A10" w:rsidRDefault="00B54A10" w:rsidP="00B54A10">
      <w:pPr>
        <w:pStyle w:val="HTMLPreformatted"/>
        <w:shd w:val="clear" w:color="auto" w:fill="EEEEEE"/>
        <w:jc w:val="both"/>
        <w:rPr>
          <w:color w:val="535559"/>
        </w:rPr>
      </w:pPr>
      <w:r>
        <w:rPr>
          <w:color w:val="535559"/>
        </w:rPr>
        <w:t>0 null 0.0</w:t>
      </w:r>
    </w:p>
    <w:p w14:paraId="720521A5" w14:textId="77777777" w:rsidR="00B54A10" w:rsidRDefault="00B54A10" w:rsidP="00B54A10">
      <w:pPr>
        <w:pStyle w:val="NormalWeb"/>
        <w:shd w:val="clear" w:color="auto" w:fill="FFFFFF"/>
        <w:jc w:val="both"/>
        <w:rPr>
          <w:rFonts w:ascii="inter-regular" w:hAnsi="inter-regular"/>
          <w:color w:val="333333"/>
        </w:rPr>
      </w:pPr>
      <w:r>
        <w:rPr>
          <w:rFonts w:ascii="inter-regular" w:hAnsi="inter-regular"/>
          <w:color w:val="333333"/>
        </w:rPr>
        <w:t>In the above example, parameters (formal arguments) and instance variables are same. So, we are using this keyword to distinguish local variable and instance variable.</w:t>
      </w:r>
    </w:p>
    <w:p w14:paraId="49E8A250" w14:textId="77777777" w:rsidR="00B54A10" w:rsidRDefault="00B54A10" w:rsidP="00B54A10">
      <w:pPr>
        <w:pStyle w:val="Heading4"/>
        <w:shd w:val="clear" w:color="auto" w:fill="FFFFFF"/>
        <w:jc w:val="both"/>
        <w:rPr>
          <w:rFonts w:ascii="Helvetica" w:hAnsi="Helvetica"/>
          <w:b w:val="0"/>
          <w:bCs w:val="0"/>
          <w:color w:val="610B4B"/>
          <w:sz w:val="26"/>
          <w:szCs w:val="26"/>
        </w:rPr>
      </w:pPr>
      <w:r>
        <w:rPr>
          <w:rFonts w:ascii="Helvetica" w:hAnsi="Helvetica"/>
          <w:b w:val="0"/>
          <w:bCs w:val="0"/>
          <w:color w:val="610B4B"/>
          <w:sz w:val="26"/>
          <w:szCs w:val="26"/>
        </w:rPr>
        <w:t>Solution of the above problem by this keyword</w:t>
      </w:r>
    </w:p>
    <w:p w14:paraId="7CA7BC23" w14:textId="77777777" w:rsidR="00B54A10" w:rsidRDefault="00B54A10" w:rsidP="00B54A10">
      <w:pPr>
        <w:pStyle w:val="alt"/>
        <w:numPr>
          <w:ilvl w:val="0"/>
          <w:numId w:val="102"/>
        </w:numPr>
        <w:spacing w:before="0" w:beforeAutospacing="0" w:after="0" w:afterAutospacing="0" w:line="375" w:lineRule="atLeast"/>
        <w:jc w:val="both"/>
        <w:rPr>
          <w:rFonts w:ascii="inter-regular" w:hAnsi="inter-regular"/>
          <w:color w:val="000000"/>
        </w:rPr>
      </w:pPr>
      <w:r>
        <w:rPr>
          <w:rStyle w:val="keyword"/>
          <w:rFonts w:ascii="inter-regular" w:hAnsi="inter-regular"/>
          <w:b/>
          <w:bCs/>
          <w:color w:val="006699"/>
          <w:bdr w:val="none" w:sz="0" w:space="0" w:color="auto" w:frame="1"/>
        </w:rPr>
        <w:t>class</w:t>
      </w:r>
      <w:r>
        <w:rPr>
          <w:rFonts w:ascii="inter-regular" w:hAnsi="inter-regular"/>
          <w:color w:val="000000"/>
          <w:bdr w:val="none" w:sz="0" w:space="0" w:color="auto" w:frame="1"/>
        </w:rPr>
        <w:t> Student{  </w:t>
      </w:r>
    </w:p>
    <w:p w14:paraId="49E98C31" w14:textId="77777777" w:rsidR="00B54A10" w:rsidRDefault="00B54A10" w:rsidP="00B54A10">
      <w:pPr>
        <w:numPr>
          <w:ilvl w:val="0"/>
          <w:numId w:val="102"/>
        </w:numPr>
        <w:spacing w:after="0" w:line="375" w:lineRule="atLeast"/>
        <w:jc w:val="both"/>
        <w:rPr>
          <w:rFonts w:ascii="inter-regular" w:hAnsi="inter-regular"/>
          <w:color w:val="000000"/>
        </w:rPr>
      </w:pPr>
      <w:r>
        <w:rPr>
          <w:rStyle w:val="keyword"/>
          <w:rFonts w:ascii="inter-regular" w:hAnsi="inter-regular"/>
          <w:b/>
          <w:bCs/>
          <w:color w:val="006699"/>
          <w:bdr w:val="none" w:sz="0" w:space="0" w:color="auto" w:frame="1"/>
        </w:rPr>
        <w:t>int</w:t>
      </w:r>
      <w:r>
        <w:rPr>
          <w:rFonts w:ascii="inter-regular" w:hAnsi="inter-regular"/>
          <w:color w:val="000000"/>
          <w:bdr w:val="none" w:sz="0" w:space="0" w:color="auto" w:frame="1"/>
        </w:rPr>
        <w:t> rollno;  </w:t>
      </w:r>
    </w:p>
    <w:p w14:paraId="1FB408D9" w14:textId="77777777" w:rsidR="00B54A10" w:rsidRDefault="00B54A10" w:rsidP="00B54A10">
      <w:pPr>
        <w:pStyle w:val="alt"/>
        <w:numPr>
          <w:ilvl w:val="0"/>
          <w:numId w:val="102"/>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String name;  </w:t>
      </w:r>
    </w:p>
    <w:p w14:paraId="58C42687" w14:textId="77777777" w:rsidR="00B54A10" w:rsidRDefault="00B54A10" w:rsidP="00B54A10">
      <w:pPr>
        <w:numPr>
          <w:ilvl w:val="0"/>
          <w:numId w:val="102"/>
        </w:numPr>
        <w:spacing w:after="0" w:line="375" w:lineRule="atLeast"/>
        <w:jc w:val="both"/>
        <w:rPr>
          <w:rFonts w:ascii="inter-regular" w:hAnsi="inter-regular"/>
          <w:color w:val="000000"/>
        </w:rPr>
      </w:pPr>
      <w:r>
        <w:rPr>
          <w:rStyle w:val="keyword"/>
          <w:rFonts w:ascii="inter-regular" w:hAnsi="inter-regular"/>
          <w:b/>
          <w:bCs/>
          <w:color w:val="006699"/>
          <w:bdr w:val="none" w:sz="0" w:space="0" w:color="auto" w:frame="1"/>
        </w:rPr>
        <w:t>float</w:t>
      </w:r>
      <w:r>
        <w:rPr>
          <w:rFonts w:ascii="inter-regular" w:hAnsi="inter-regular"/>
          <w:color w:val="000000"/>
          <w:bdr w:val="none" w:sz="0" w:space="0" w:color="auto" w:frame="1"/>
        </w:rPr>
        <w:t> fee;  </w:t>
      </w:r>
    </w:p>
    <w:p w14:paraId="7806DDA2" w14:textId="77777777" w:rsidR="00B54A10" w:rsidRDefault="00B54A10" w:rsidP="00B54A10">
      <w:pPr>
        <w:pStyle w:val="alt"/>
        <w:numPr>
          <w:ilvl w:val="0"/>
          <w:numId w:val="102"/>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Student(</w:t>
      </w:r>
      <w:r>
        <w:rPr>
          <w:rStyle w:val="keyword"/>
          <w:rFonts w:ascii="inter-regular" w:hAnsi="inter-regular"/>
          <w:b/>
          <w:bCs/>
          <w:color w:val="006699"/>
          <w:bdr w:val="none" w:sz="0" w:space="0" w:color="auto" w:frame="1"/>
        </w:rPr>
        <w:t>int</w:t>
      </w:r>
      <w:r>
        <w:rPr>
          <w:rFonts w:ascii="inter-regular" w:hAnsi="inter-regular"/>
          <w:color w:val="000000"/>
          <w:bdr w:val="none" w:sz="0" w:space="0" w:color="auto" w:frame="1"/>
        </w:rPr>
        <w:t> rollno,String name,</w:t>
      </w:r>
      <w:r>
        <w:rPr>
          <w:rStyle w:val="keyword"/>
          <w:rFonts w:ascii="inter-regular" w:hAnsi="inter-regular"/>
          <w:b/>
          <w:bCs/>
          <w:color w:val="006699"/>
          <w:bdr w:val="none" w:sz="0" w:space="0" w:color="auto" w:frame="1"/>
        </w:rPr>
        <w:t>float</w:t>
      </w:r>
      <w:r>
        <w:rPr>
          <w:rFonts w:ascii="inter-regular" w:hAnsi="inter-regular"/>
          <w:color w:val="000000"/>
          <w:bdr w:val="none" w:sz="0" w:space="0" w:color="auto" w:frame="1"/>
        </w:rPr>
        <w:t> fee){  </w:t>
      </w:r>
    </w:p>
    <w:p w14:paraId="3A7192D4" w14:textId="77777777" w:rsidR="00B54A10" w:rsidRDefault="00B54A10" w:rsidP="00B54A10">
      <w:pPr>
        <w:numPr>
          <w:ilvl w:val="0"/>
          <w:numId w:val="102"/>
        </w:numPr>
        <w:spacing w:after="0" w:line="375" w:lineRule="atLeast"/>
        <w:jc w:val="both"/>
        <w:rPr>
          <w:rFonts w:ascii="inter-regular" w:hAnsi="inter-regular"/>
          <w:color w:val="000000"/>
        </w:rPr>
      </w:pPr>
      <w:r>
        <w:rPr>
          <w:rStyle w:val="keyword"/>
          <w:rFonts w:ascii="inter-regular" w:hAnsi="inter-regular"/>
          <w:b/>
          <w:bCs/>
          <w:color w:val="006699"/>
          <w:bdr w:val="none" w:sz="0" w:space="0" w:color="auto" w:frame="1"/>
        </w:rPr>
        <w:t>this</w:t>
      </w:r>
      <w:r>
        <w:rPr>
          <w:rFonts w:ascii="inter-regular" w:hAnsi="inter-regular"/>
          <w:color w:val="000000"/>
          <w:bdr w:val="none" w:sz="0" w:space="0" w:color="auto" w:frame="1"/>
        </w:rPr>
        <w:t>.rollno=rollno;  </w:t>
      </w:r>
    </w:p>
    <w:p w14:paraId="321A95F9" w14:textId="77777777" w:rsidR="00B54A10" w:rsidRDefault="00B54A10" w:rsidP="00B54A10">
      <w:pPr>
        <w:pStyle w:val="alt"/>
        <w:numPr>
          <w:ilvl w:val="0"/>
          <w:numId w:val="102"/>
        </w:numPr>
        <w:spacing w:before="0" w:beforeAutospacing="0" w:after="0" w:afterAutospacing="0" w:line="375" w:lineRule="atLeast"/>
        <w:jc w:val="both"/>
        <w:rPr>
          <w:rFonts w:ascii="inter-regular" w:hAnsi="inter-regular"/>
          <w:color w:val="000000"/>
        </w:rPr>
      </w:pPr>
      <w:r>
        <w:rPr>
          <w:rStyle w:val="keyword"/>
          <w:rFonts w:ascii="inter-regular" w:hAnsi="inter-regular"/>
          <w:b/>
          <w:bCs/>
          <w:color w:val="006699"/>
          <w:bdr w:val="none" w:sz="0" w:space="0" w:color="auto" w:frame="1"/>
        </w:rPr>
        <w:t>this</w:t>
      </w:r>
      <w:r>
        <w:rPr>
          <w:rFonts w:ascii="inter-regular" w:hAnsi="inter-regular"/>
          <w:color w:val="000000"/>
          <w:bdr w:val="none" w:sz="0" w:space="0" w:color="auto" w:frame="1"/>
        </w:rPr>
        <w:t>.name=name;  </w:t>
      </w:r>
    </w:p>
    <w:p w14:paraId="40F84BD2" w14:textId="77777777" w:rsidR="00B54A10" w:rsidRDefault="00B54A10" w:rsidP="00B54A10">
      <w:pPr>
        <w:numPr>
          <w:ilvl w:val="0"/>
          <w:numId w:val="102"/>
        </w:numPr>
        <w:spacing w:after="0" w:line="375" w:lineRule="atLeast"/>
        <w:jc w:val="both"/>
        <w:rPr>
          <w:rFonts w:ascii="inter-regular" w:hAnsi="inter-regular"/>
          <w:color w:val="000000"/>
        </w:rPr>
      </w:pPr>
      <w:r>
        <w:rPr>
          <w:rStyle w:val="keyword"/>
          <w:rFonts w:ascii="inter-regular" w:hAnsi="inter-regular"/>
          <w:b/>
          <w:bCs/>
          <w:color w:val="006699"/>
          <w:bdr w:val="none" w:sz="0" w:space="0" w:color="auto" w:frame="1"/>
        </w:rPr>
        <w:t>this</w:t>
      </w:r>
      <w:r>
        <w:rPr>
          <w:rFonts w:ascii="inter-regular" w:hAnsi="inter-regular"/>
          <w:color w:val="000000"/>
          <w:bdr w:val="none" w:sz="0" w:space="0" w:color="auto" w:frame="1"/>
        </w:rPr>
        <w:t>.fee=fee;  </w:t>
      </w:r>
    </w:p>
    <w:p w14:paraId="10819361" w14:textId="77777777" w:rsidR="00B54A10" w:rsidRDefault="00B54A10" w:rsidP="00B54A10">
      <w:pPr>
        <w:pStyle w:val="alt"/>
        <w:numPr>
          <w:ilvl w:val="0"/>
          <w:numId w:val="102"/>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w:t>
      </w:r>
    </w:p>
    <w:p w14:paraId="55FFACC8" w14:textId="77777777" w:rsidR="00B54A10" w:rsidRDefault="00B54A10" w:rsidP="00B54A10">
      <w:pPr>
        <w:numPr>
          <w:ilvl w:val="0"/>
          <w:numId w:val="102"/>
        </w:numPr>
        <w:spacing w:after="0" w:line="375" w:lineRule="atLeast"/>
        <w:jc w:val="both"/>
        <w:rPr>
          <w:rFonts w:ascii="inter-regular" w:hAnsi="inter-regular"/>
          <w:color w:val="000000"/>
        </w:rPr>
      </w:pPr>
      <w:r>
        <w:rPr>
          <w:rStyle w:val="keyword"/>
          <w:rFonts w:ascii="inter-regular" w:hAnsi="inter-regular"/>
          <w:b/>
          <w:bCs/>
          <w:color w:val="006699"/>
          <w:bdr w:val="none" w:sz="0" w:space="0" w:color="auto" w:frame="1"/>
        </w:rPr>
        <w:t>void</w:t>
      </w:r>
      <w:r>
        <w:rPr>
          <w:rFonts w:ascii="inter-regular" w:hAnsi="inter-regular"/>
          <w:color w:val="000000"/>
          <w:bdr w:val="none" w:sz="0" w:space="0" w:color="auto" w:frame="1"/>
        </w:rPr>
        <w:t> display(){System.out.println(rollno+</w:t>
      </w:r>
      <w:r>
        <w:rPr>
          <w:rStyle w:val="string"/>
          <w:rFonts w:ascii="inter-regular" w:hAnsi="inter-regular"/>
          <w:color w:val="0000FF"/>
          <w:bdr w:val="none" w:sz="0" w:space="0" w:color="auto" w:frame="1"/>
        </w:rPr>
        <w:t>" "</w:t>
      </w:r>
      <w:r>
        <w:rPr>
          <w:rFonts w:ascii="inter-regular" w:hAnsi="inter-regular"/>
          <w:color w:val="000000"/>
          <w:bdr w:val="none" w:sz="0" w:space="0" w:color="auto" w:frame="1"/>
        </w:rPr>
        <w:t>+name+</w:t>
      </w:r>
      <w:r>
        <w:rPr>
          <w:rStyle w:val="string"/>
          <w:rFonts w:ascii="inter-regular" w:hAnsi="inter-regular"/>
          <w:color w:val="0000FF"/>
          <w:bdr w:val="none" w:sz="0" w:space="0" w:color="auto" w:frame="1"/>
        </w:rPr>
        <w:t>" "</w:t>
      </w:r>
      <w:r>
        <w:rPr>
          <w:rFonts w:ascii="inter-regular" w:hAnsi="inter-regular"/>
          <w:color w:val="000000"/>
          <w:bdr w:val="none" w:sz="0" w:space="0" w:color="auto" w:frame="1"/>
        </w:rPr>
        <w:t>+fee);}  </w:t>
      </w:r>
    </w:p>
    <w:p w14:paraId="4C944581" w14:textId="77777777" w:rsidR="00B54A10" w:rsidRDefault="00B54A10" w:rsidP="00B54A10">
      <w:pPr>
        <w:pStyle w:val="alt"/>
        <w:numPr>
          <w:ilvl w:val="0"/>
          <w:numId w:val="102"/>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w:t>
      </w:r>
    </w:p>
    <w:p w14:paraId="6F3B3F53" w14:textId="77777777" w:rsidR="00B54A10" w:rsidRDefault="00B54A10" w:rsidP="00B54A10">
      <w:pPr>
        <w:numPr>
          <w:ilvl w:val="0"/>
          <w:numId w:val="102"/>
        </w:numPr>
        <w:spacing w:after="0" w:line="375" w:lineRule="atLeast"/>
        <w:jc w:val="both"/>
        <w:rPr>
          <w:rFonts w:ascii="inter-regular" w:hAnsi="inter-regular"/>
          <w:color w:val="000000"/>
        </w:rPr>
      </w:pPr>
      <w:r>
        <w:rPr>
          <w:rFonts w:ascii="inter-regular" w:hAnsi="inter-regular"/>
          <w:color w:val="000000"/>
          <w:bdr w:val="none" w:sz="0" w:space="0" w:color="auto" w:frame="1"/>
        </w:rPr>
        <w:t>  </w:t>
      </w:r>
    </w:p>
    <w:p w14:paraId="4EF94EB5" w14:textId="77777777" w:rsidR="00B54A10" w:rsidRDefault="00B54A10" w:rsidP="00B54A10">
      <w:pPr>
        <w:pStyle w:val="alt"/>
        <w:numPr>
          <w:ilvl w:val="0"/>
          <w:numId w:val="102"/>
        </w:numPr>
        <w:spacing w:before="0" w:beforeAutospacing="0" w:after="0" w:afterAutospacing="0" w:line="375" w:lineRule="atLeast"/>
        <w:jc w:val="both"/>
        <w:rPr>
          <w:rFonts w:ascii="inter-regular" w:hAnsi="inter-regular"/>
          <w:color w:val="000000"/>
        </w:rPr>
      </w:pPr>
      <w:r>
        <w:rPr>
          <w:rStyle w:val="keyword"/>
          <w:rFonts w:ascii="inter-regular" w:hAnsi="inter-regular"/>
          <w:b/>
          <w:bCs/>
          <w:color w:val="006699"/>
          <w:bdr w:val="none" w:sz="0" w:space="0" w:color="auto" w:frame="1"/>
        </w:rPr>
        <w:t>class</w:t>
      </w:r>
      <w:r>
        <w:rPr>
          <w:rFonts w:ascii="inter-regular" w:hAnsi="inter-regular"/>
          <w:color w:val="000000"/>
          <w:bdr w:val="none" w:sz="0" w:space="0" w:color="auto" w:frame="1"/>
        </w:rPr>
        <w:t> TestThis2{  </w:t>
      </w:r>
    </w:p>
    <w:p w14:paraId="4D4D63D3" w14:textId="77777777" w:rsidR="00B54A10" w:rsidRDefault="00B54A10" w:rsidP="00B54A10">
      <w:pPr>
        <w:numPr>
          <w:ilvl w:val="0"/>
          <w:numId w:val="102"/>
        </w:numPr>
        <w:spacing w:after="0" w:line="375" w:lineRule="atLeast"/>
        <w:jc w:val="both"/>
        <w:rPr>
          <w:rFonts w:ascii="inter-regular" w:hAnsi="inter-regular"/>
          <w:color w:val="000000"/>
        </w:rPr>
      </w:pPr>
      <w:r>
        <w:rPr>
          <w:rStyle w:val="keyword"/>
          <w:rFonts w:ascii="inter-regular" w:hAnsi="inter-regular"/>
          <w:b/>
          <w:bCs/>
          <w:color w:val="006699"/>
          <w:bdr w:val="none" w:sz="0" w:space="0" w:color="auto" w:frame="1"/>
        </w:rPr>
        <w:t>public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static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void</w:t>
      </w:r>
      <w:r>
        <w:rPr>
          <w:rFonts w:ascii="inter-regular" w:hAnsi="inter-regular"/>
          <w:color w:val="000000"/>
          <w:bdr w:val="none" w:sz="0" w:space="0" w:color="auto" w:frame="1"/>
        </w:rPr>
        <w:t> main(String args[]){  </w:t>
      </w:r>
    </w:p>
    <w:p w14:paraId="2CFB68F9" w14:textId="77777777" w:rsidR="00B54A10" w:rsidRDefault="00B54A10" w:rsidP="00B54A10">
      <w:pPr>
        <w:pStyle w:val="alt"/>
        <w:numPr>
          <w:ilvl w:val="0"/>
          <w:numId w:val="102"/>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Student s1=</w:t>
      </w:r>
      <w:r>
        <w:rPr>
          <w:rStyle w:val="keyword"/>
          <w:rFonts w:ascii="inter-regular" w:hAnsi="inter-regular"/>
          <w:b/>
          <w:bCs/>
          <w:color w:val="006699"/>
          <w:bdr w:val="none" w:sz="0" w:space="0" w:color="auto" w:frame="1"/>
        </w:rPr>
        <w:t>new</w:t>
      </w:r>
      <w:r>
        <w:rPr>
          <w:rFonts w:ascii="inter-regular" w:hAnsi="inter-regular"/>
          <w:color w:val="000000"/>
          <w:bdr w:val="none" w:sz="0" w:space="0" w:color="auto" w:frame="1"/>
        </w:rPr>
        <w:t> Student(</w:t>
      </w:r>
      <w:r>
        <w:rPr>
          <w:rStyle w:val="number"/>
          <w:rFonts w:ascii="inter-regular" w:hAnsi="inter-regular"/>
          <w:color w:val="C00000"/>
          <w:bdr w:val="none" w:sz="0" w:space="0" w:color="auto" w:frame="1"/>
        </w:rPr>
        <w:t>111</w:t>
      </w:r>
      <w:r>
        <w:rPr>
          <w:rFonts w:ascii="inter-regular" w:hAnsi="inter-regular"/>
          <w:color w:val="000000"/>
          <w:bdr w:val="none" w:sz="0" w:space="0" w:color="auto" w:frame="1"/>
        </w:rPr>
        <w:t>,</w:t>
      </w:r>
      <w:r>
        <w:rPr>
          <w:rStyle w:val="string"/>
          <w:rFonts w:ascii="inter-regular" w:hAnsi="inter-regular"/>
          <w:color w:val="0000FF"/>
          <w:bdr w:val="none" w:sz="0" w:space="0" w:color="auto" w:frame="1"/>
        </w:rPr>
        <w:t>"ankit"</w:t>
      </w:r>
      <w:r>
        <w:rPr>
          <w:rFonts w:ascii="inter-regular" w:hAnsi="inter-regular"/>
          <w:color w:val="000000"/>
          <w:bdr w:val="none" w:sz="0" w:space="0" w:color="auto" w:frame="1"/>
        </w:rPr>
        <w:t>,5000f);  </w:t>
      </w:r>
    </w:p>
    <w:p w14:paraId="43F6F1B2" w14:textId="77777777" w:rsidR="00B54A10" w:rsidRDefault="00B54A10" w:rsidP="00B54A10">
      <w:pPr>
        <w:numPr>
          <w:ilvl w:val="0"/>
          <w:numId w:val="102"/>
        </w:numPr>
        <w:spacing w:after="0" w:line="375" w:lineRule="atLeast"/>
        <w:jc w:val="both"/>
        <w:rPr>
          <w:rFonts w:ascii="inter-regular" w:hAnsi="inter-regular"/>
          <w:color w:val="000000"/>
        </w:rPr>
      </w:pPr>
      <w:r>
        <w:rPr>
          <w:rFonts w:ascii="inter-regular" w:hAnsi="inter-regular"/>
          <w:color w:val="000000"/>
          <w:bdr w:val="none" w:sz="0" w:space="0" w:color="auto" w:frame="1"/>
        </w:rPr>
        <w:t>Student s2=</w:t>
      </w:r>
      <w:r>
        <w:rPr>
          <w:rStyle w:val="keyword"/>
          <w:rFonts w:ascii="inter-regular" w:hAnsi="inter-regular"/>
          <w:b/>
          <w:bCs/>
          <w:color w:val="006699"/>
          <w:bdr w:val="none" w:sz="0" w:space="0" w:color="auto" w:frame="1"/>
        </w:rPr>
        <w:t>new</w:t>
      </w:r>
      <w:r>
        <w:rPr>
          <w:rFonts w:ascii="inter-regular" w:hAnsi="inter-regular"/>
          <w:color w:val="000000"/>
          <w:bdr w:val="none" w:sz="0" w:space="0" w:color="auto" w:frame="1"/>
        </w:rPr>
        <w:t> Student(</w:t>
      </w:r>
      <w:r>
        <w:rPr>
          <w:rStyle w:val="number"/>
          <w:rFonts w:ascii="inter-regular" w:hAnsi="inter-regular"/>
          <w:color w:val="C00000"/>
          <w:bdr w:val="none" w:sz="0" w:space="0" w:color="auto" w:frame="1"/>
        </w:rPr>
        <w:t>112</w:t>
      </w:r>
      <w:r>
        <w:rPr>
          <w:rFonts w:ascii="inter-regular" w:hAnsi="inter-regular"/>
          <w:color w:val="000000"/>
          <w:bdr w:val="none" w:sz="0" w:space="0" w:color="auto" w:frame="1"/>
        </w:rPr>
        <w:t>,</w:t>
      </w:r>
      <w:r>
        <w:rPr>
          <w:rStyle w:val="string"/>
          <w:rFonts w:ascii="inter-regular" w:hAnsi="inter-regular"/>
          <w:color w:val="0000FF"/>
          <w:bdr w:val="none" w:sz="0" w:space="0" w:color="auto" w:frame="1"/>
        </w:rPr>
        <w:t>"sumit"</w:t>
      </w:r>
      <w:r>
        <w:rPr>
          <w:rFonts w:ascii="inter-regular" w:hAnsi="inter-regular"/>
          <w:color w:val="000000"/>
          <w:bdr w:val="none" w:sz="0" w:space="0" w:color="auto" w:frame="1"/>
        </w:rPr>
        <w:t>,6000f);  </w:t>
      </w:r>
    </w:p>
    <w:p w14:paraId="73A32050" w14:textId="77777777" w:rsidR="00B54A10" w:rsidRDefault="00B54A10" w:rsidP="00B54A10">
      <w:pPr>
        <w:pStyle w:val="alt"/>
        <w:numPr>
          <w:ilvl w:val="0"/>
          <w:numId w:val="102"/>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s1.display();  </w:t>
      </w:r>
    </w:p>
    <w:p w14:paraId="541B976B" w14:textId="77777777" w:rsidR="00B54A10" w:rsidRDefault="00B54A10" w:rsidP="00B54A10">
      <w:pPr>
        <w:numPr>
          <w:ilvl w:val="0"/>
          <w:numId w:val="102"/>
        </w:numPr>
        <w:spacing w:after="0" w:line="375" w:lineRule="atLeast"/>
        <w:jc w:val="both"/>
        <w:rPr>
          <w:rFonts w:ascii="inter-regular" w:hAnsi="inter-regular"/>
          <w:color w:val="000000"/>
        </w:rPr>
      </w:pPr>
      <w:r>
        <w:rPr>
          <w:rFonts w:ascii="inter-regular" w:hAnsi="inter-regular"/>
          <w:color w:val="000000"/>
          <w:bdr w:val="none" w:sz="0" w:space="0" w:color="auto" w:frame="1"/>
        </w:rPr>
        <w:t>s2.display();  </w:t>
      </w:r>
    </w:p>
    <w:p w14:paraId="418CD58A" w14:textId="77777777" w:rsidR="00B54A10" w:rsidRDefault="00B54A10" w:rsidP="00B54A10">
      <w:pPr>
        <w:pStyle w:val="alt"/>
        <w:numPr>
          <w:ilvl w:val="0"/>
          <w:numId w:val="102"/>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w:t>
      </w:r>
    </w:p>
    <w:p w14:paraId="52E8D7AA" w14:textId="77777777" w:rsidR="00B54A10" w:rsidRDefault="00B54A10" w:rsidP="00B54A10">
      <w:pPr>
        <w:rPr>
          <w:rFonts w:ascii="Times New Roman" w:hAnsi="Times New Roman"/>
        </w:rPr>
      </w:pPr>
      <w:hyperlink r:id="rId97" w:tgtFrame="_blank" w:history="1">
        <w:r>
          <w:rPr>
            <w:rStyle w:val="Hyperlink"/>
            <w:rFonts w:ascii="Verdana" w:hAnsi="Verdana"/>
            <w:b/>
            <w:bCs/>
            <w:color w:val="FFFFFF"/>
            <w:sz w:val="20"/>
            <w:szCs w:val="20"/>
            <w:shd w:val="clear" w:color="auto" w:fill="4CAF50"/>
          </w:rPr>
          <w:t>Test it Now</w:t>
        </w:r>
      </w:hyperlink>
    </w:p>
    <w:p w14:paraId="49A66801" w14:textId="77777777" w:rsidR="00B54A10" w:rsidRDefault="00B54A10" w:rsidP="00B54A10">
      <w:pPr>
        <w:pStyle w:val="NormalWeb"/>
        <w:shd w:val="clear" w:color="auto" w:fill="FFFFFF"/>
        <w:jc w:val="both"/>
        <w:rPr>
          <w:rFonts w:ascii="inter-regular" w:hAnsi="inter-regular"/>
          <w:color w:val="333333"/>
        </w:rPr>
      </w:pPr>
      <w:r>
        <w:rPr>
          <w:rStyle w:val="Strong"/>
          <w:rFonts w:ascii="Segoe UI" w:hAnsi="Segoe UI" w:cs="Segoe UI"/>
          <w:color w:val="333333"/>
        </w:rPr>
        <w:t>Output:</w:t>
      </w:r>
    </w:p>
    <w:p w14:paraId="0FF0C0A3" w14:textId="77777777" w:rsidR="00B54A10" w:rsidRDefault="00B54A10" w:rsidP="00B54A10">
      <w:pPr>
        <w:pStyle w:val="HTMLPreformatted"/>
        <w:shd w:val="clear" w:color="auto" w:fill="EEEEEE"/>
        <w:jc w:val="both"/>
        <w:rPr>
          <w:color w:val="535559"/>
        </w:rPr>
      </w:pPr>
      <w:r>
        <w:rPr>
          <w:color w:val="535559"/>
        </w:rPr>
        <w:t>111 ankit 5000.0</w:t>
      </w:r>
    </w:p>
    <w:p w14:paraId="221AF1A0" w14:textId="77777777" w:rsidR="00B54A10" w:rsidRDefault="00B54A10" w:rsidP="00B54A10">
      <w:pPr>
        <w:pStyle w:val="HTMLPreformatted"/>
        <w:shd w:val="clear" w:color="auto" w:fill="EEEEEE"/>
        <w:jc w:val="both"/>
        <w:rPr>
          <w:color w:val="535559"/>
        </w:rPr>
      </w:pPr>
      <w:r>
        <w:rPr>
          <w:color w:val="535559"/>
        </w:rPr>
        <w:t>112 sumit 6000.0</w:t>
      </w:r>
    </w:p>
    <w:p w14:paraId="7EB45ABE" w14:textId="77777777" w:rsidR="00B54A10" w:rsidRDefault="00B54A10" w:rsidP="00B54A10">
      <w:pPr>
        <w:pStyle w:val="NormalWeb"/>
        <w:shd w:val="clear" w:color="auto" w:fill="FFFFFF"/>
        <w:jc w:val="both"/>
        <w:rPr>
          <w:rFonts w:ascii="inter-regular" w:hAnsi="inter-regular"/>
          <w:color w:val="333333"/>
        </w:rPr>
      </w:pPr>
      <w:r>
        <w:rPr>
          <w:rFonts w:ascii="inter-regular" w:hAnsi="inter-regular"/>
          <w:color w:val="333333"/>
        </w:rPr>
        <w:t>If local variables(formal arguments) and instance variables are different, there is no need to use this keyword like in the following program:</w:t>
      </w:r>
    </w:p>
    <w:p w14:paraId="680A2022" w14:textId="77777777" w:rsidR="00B54A10" w:rsidRDefault="00B54A10" w:rsidP="00B54A10">
      <w:pPr>
        <w:pStyle w:val="Heading4"/>
        <w:shd w:val="clear" w:color="auto" w:fill="FFFFFF"/>
        <w:jc w:val="both"/>
        <w:rPr>
          <w:rFonts w:ascii="Helvetica" w:hAnsi="Helvetica"/>
          <w:b w:val="0"/>
          <w:bCs w:val="0"/>
          <w:color w:val="610B4B"/>
          <w:sz w:val="26"/>
          <w:szCs w:val="26"/>
        </w:rPr>
      </w:pPr>
      <w:r>
        <w:rPr>
          <w:rFonts w:ascii="Helvetica" w:hAnsi="Helvetica"/>
          <w:b w:val="0"/>
          <w:bCs w:val="0"/>
          <w:color w:val="610B4B"/>
          <w:sz w:val="26"/>
          <w:szCs w:val="26"/>
        </w:rPr>
        <w:t>Program where this keyword is not required</w:t>
      </w:r>
    </w:p>
    <w:p w14:paraId="677FB4F5" w14:textId="77777777" w:rsidR="00B54A10" w:rsidRDefault="00B54A10" w:rsidP="00B54A10">
      <w:pPr>
        <w:pStyle w:val="alt"/>
        <w:numPr>
          <w:ilvl w:val="0"/>
          <w:numId w:val="103"/>
        </w:numPr>
        <w:spacing w:before="0" w:beforeAutospacing="0" w:after="0" w:afterAutospacing="0" w:line="375" w:lineRule="atLeast"/>
        <w:jc w:val="both"/>
        <w:rPr>
          <w:rFonts w:ascii="inter-regular" w:hAnsi="inter-regular"/>
          <w:color w:val="000000"/>
        </w:rPr>
      </w:pPr>
      <w:r>
        <w:rPr>
          <w:rStyle w:val="keyword"/>
          <w:rFonts w:ascii="inter-regular" w:hAnsi="inter-regular"/>
          <w:b/>
          <w:bCs/>
          <w:color w:val="006699"/>
          <w:bdr w:val="none" w:sz="0" w:space="0" w:color="auto" w:frame="1"/>
        </w:rPr>
        <w:t>class</w:t>
      </w:r>
      <w:r>
        <w:rPr>
          <w:rFonts w:ascii="inter-regular" w:hAnsi="inter-regular"/>
          <w:color w:val="000000"/>
          <w:bdr w:val="none" w:sz="0" w:space="0" w:color="auto" w:frame="1"/>
        </w:rPr>
        <w:t> Student{  </w:t>
      </w:r>
    </w:p>
    <w:p w14:paraId="294DF778" w14:textId="77777777" w:rsidR="00B54A10" w:rsidRDefault="00B54A10" w:rsidP="00B54A10">
      <w:pPr>
        <w:numPr>
          <w:ilvl w:val="0"/>
          <w:numId w:val="103"/>
        </w:numPr>
        <w:spacing w:after="0" w:line="375" w:lineRule="atLeast"/>
        <w:jc w:val="both"/>
        <w:rPr>
          <w:rFonts w:ascii="inter-regular" w:hAnsi="inter-regular"/>
          <w:color w:val="000000"/>
        </w:rPr>
      </w:pPr>
      <w:r>
        <w:rPr>
          <w:rStyle w:val="keyword"/>
          <w:rFonts w:ascii="inter-regular" w:hAnsi="inter-regular"/>
          <w:b/>
          <w:bCs/>
          <w:color w:val="006699"/>
          <w:bdr w:val="none" w:sz="0" w:space="0" w:color="auto" w:frame="1"/>
        </w:rPr>
        <w:t>int</w:t>
      </w:r>
      <w:r>
        <w:rPr>
          <w:rFonts w:ascii="inter-regular" w:hAnsi="inter-regular"/>
          <w:color w:val="000000"/>
          <w:bdr w:val="none" w:sz="0" w:space="0" w:color="auto" w:frame="1"/>
        </w:rPr>
        <w:t> rollno;  </w:t>
      </w:r>
    </w:p>
    <w:p w14:paraId="2F1B6F9E" w14:textId="77777777" w:rsidR="00B54A10" w:rsidRDefault="00B54A10" w:rsidP="00B54A10">
      <w:pPr>
        <w:pStyle w:val="alt"/>
        <w:numPr>
          <w:ilvl w:val="0"/>
          <w:numId w:val="103"/>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String name;  </w:t>
      </w:r>
    </w:p>
    <w:p w14:paraId="4A95BCA4" w14:textId="77777777" w:rsidR="00B54A10" w:rsidRDefault="00B54A10" w:rsidP="00B54A10">
      <w:pPr>
        <w:numPr>
          <w:ilvl w:val="0"/>
          <w:numId w:val="103"/>
        </w:numPr>
        <w:spacing w:after="0" w:line="375" w:lineRule="atLeast"/>
        <w:jc w:val="both"/>
        <w:rPr>
          <w:rFonts w:ascii="inter-regular" w:hAnsi="inter-regular"/>
          <w:color w:val="000000"/>
        </w:rPr>
      </w:pPr>
      <w:r>
        <w:rPr>
          <w:rStyle w:val="keyword"/>
          <w:rFonts w:ascii="inter-regular" w:hAnsi="inter-regular"/>
          <w:b/>
          <w:bCs/>
          <w:color w:val="006699"/>
          <w:bdr w:val="none" w:sz="0" w:space="0" w:color="auto" w:frame="1"/>
        </w:rPr>
        <w:t>float</w:t>
      </w:r>
      <w:r>
        <w:rPr>
          <w:rFonts w:ascii="inter-regular" w:hAnsi="inter-regular"/>
          <w:color w:val="000000"/>
          <w:bdr w:val="none" w:sz="0" w:space="0" w:color="auto" w:frame="1"/>
        </w:rPr>
        <w:t> fee;  </w:t>
      </w:r>
    </w:p>
    <w:p w14:paraId="6D72BAEA" w14:textId="77777777" w:rsidR="00B54A10" w:rsidRDefault="00B54A10" w:rsidP="00B54A10">
      <w:pPr>
        <w:pStyle w:val="alt"/>
        <w:numPr>
          <w:ilvl w:val="0"/>
          <w:numId w:val="103"/>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Student(</w:t>
      </w:r>
      <w:r>
        <w:rPr>
          <w:rStyle w:val="keyword"/>
          <w:rFonts w:ascii="inter-regular" w:hAnsi="inter-regular"/>
          <w:b/>
          <w:bCs/>
          <w:color w:val="006699"/>
          <w:bdr w:val="none" w:sz="0" w:space="0" w:color="auto" w:frame="1"/>
        </w:rPr>
        <w:t>int</w:t>
      </w:r>
      <w:r>
        <w:rPr>
          <w:rFonts w:ascii="inter-regular" w:hAnsi="inter-regular"/>
          <w:color w:val="000000"/>
          <w:bdr w:val="none" w:sz="0" w:space="0" w:color="auto" w:frame="1"/>
        </w:rPr>
        <w:t> r,String n,</w:t>
      </w:r>
      <w:r>
        <w:rPr>
          <w:rStyle w:val="keyword"/>
          <w:rFonts w:ascii="inter-regular" w:hAnsi="inter-regular"/>
          <w:b/>
          <w:bCs/>
          <w:color w:val="006699"/>
          <w:bdr w:val="none" w:sz="0" w:space="0" w:color="auto" w:frame="1"/>
        </w:rPr>
        <w:t>float</w:t>
      </w:r>
      <w:r>
        <w:rPr>
          <w:rFonts w:ascii="inter-regular" w:hAnsi="inter-regular"/>
          <w:color w:val="000000"/>
          <w:bdr w:val="none" w:sz="0" w:space="0" w:color="auto" w:frame="1"/>
        </w:rPr>
        <w:t> f){  </w:t>
      </w:r>
    </w:p>
    <w:p w14:paraId="65798CF4" w14:textId="77777777" w:rsidR="00B54A10" w:rsidRDefault="00B54A10" w:rsidP="00B54A10">
      <w:pPr>
        <w:numPr>
          <w:ilvl w:val="0"/>
          <w:numId w:val="103"/>
        </w:numPr>
        <w:spacing w:after="0" w:line="375" w:lineRule="atLeast"/>
        <w:jc w:val="both"/>
        <w:rPr>
          <w:rFonts w:ascii="inter-regular" w:hAnsi="inter-regular"/>
          <w:color w:val="000000"/>
        </w:rPr>
      </w:pPr>
      <w:r>
        <w:rPr>
          <w:rFonts w:ascii="inter-regular" w:hAnsi="inter-regular"/>
          <w:color w:val="000000"/>
          <w:bdr w:val="none" w:sz="0" w:space="0" w:color="auto" w:frame="1"/>
        </w:rPr>
        <w:t>rollno=r;  </w:t>
      </w:r>
    </w:p>
    <w:p w14:paraId="032166DA" w14:textId="77777777" w:rsidR="00B54A10" w:rsidRDefault="00B54A10" w:rsidP="00B54A10">
      <w:pPr>
        <w:pStyle w:val="alt"/>
        <w:numPr>
          <w:ilvl w:val="0"/>
          <w:numId w:val="103"/>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name=n;  </w:t>
      </w:r>
    </w:p>
    <w:p w14:paraId="3373767D" w14:textId="77777777" w:rsidR="00B54A10" w:rsidRDefault="00B54A10" w:rsidP="00B54A10">
      <w:pPr>
        <w:numPr>
          <w:ilvl w:val="0"/>
          <w:numId w:val="103"/>
        </w:numPr>
        <w:spacing w:after="0" w:line="375" w:lineRule="atLeast"/>
        <w:jc w:val="both"/>
        <w:rPr>
          <w:rFonts w:ascii="inter-regular" w:hAnsi="inter-regular"/>
          <w:color w:val="000000"/>
        </w:rPr>
      </w:pPr>
      <w:r>
        <w:rPr>
          <w:rFonts w:ascii="inter-regular" w:hAnsi="inter-regular"/>
          <w:color w:val="000000"/>
          <w:bdr w:val="none" w:sz="0" w:space="0" w:color="auto" w:frame="1"/>
        </w:rPr>
        <w:t>fee=f;  </w:t>
      </w:r>
    </w:p>
    <w:p w14:paraId="6F956337" w14:textId="77777777" w:rsidR="00B54A10" w:rsidRDefault="00B54A10" w:rsidP="00B54A10">
      <w:pPr>
        <w:pStyle w:val="alt"/>
        <w:numPr>
          <w:ilvl w:val="0"/>
          <w:numId w:val="103"/>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w:t>
      </w:r>
    </w:p>
    <w:p w14:paraId="510C229A" w14:textId="77777777" w:rsidR="00B54A10" w:rsidRDefault="00B54A10" w:rsidP="00B54A10">
      <w:pPr>
        <w:numPr>
          <w:ilvl w:val="0"/>
          <w:numId w:val="103"/>
        </w:numPr>
        <w:spacing w:after="0" w:line="375" w:lineRule="atLeast"/>
        <w:jc w:val="both"/>
        <w:rPr>
          <w:rFonts w:ascii="inter-regular" w:hAnsi="inter-regular"/>
          <w:color w:val="000000"/>
        </w:rPr>
      </w:pPr>
      <w:r>
        <w:rPr>
          <w:rStyle w:val="keyword"/>
          <w:rFonts w:ascii="inter-regular" w:hAnsi="inter-regular"/>
          <w:b/>
          <w:bCs/>
          <w:color w:val="006699"/>
          <w:bdr w:val="none" w:sz="0" w:space="0" w:color="auto" w:frame="1"/>
        </w:rPr>
        <w:t>void</w:t>
      </w:r>
      <w:r>
        <w:rPr>
          <w:rFonts w:ascii="inter-regular" w:hAnsi="inter-regular"/>
          <w:color w:val="000000"/>
          <w:bdr w:val="none" w:sz="0" w:space="0" w:color="auto" w:frame="1"/>
        </w:rPr>
        <w:t> display(){System.out.println(rollno+</w:t>
      </w:r>
      <w:r>
        <w:rPr>
          <w:rStyle w:val="string"/>
          <w:rFonts w:ascii="inter-regular" w:hAnsi="inter-regular"/>
          <w:color w:val="0000FF"/>
          <w:bdr w:val="none" w:sz="0" w:space="0" w:color="auto" w:frame="1"/>
        </w:rPr>
        <w:t>" "</w:t>
      </w:r>
      <w:r>
        <w:rPr>
          <w:rFonts w:ascii="inter-regular" w:hAnsi="inter-regular"/>
          <w:color w:val="000000"/>
          <w:bdr w:val="none" w:sz="0" w:space="0" w:color="auto" w:frame="1"/>
        </w:rPr>
        <w:t>+name+</w:t>
      </w:r>
      <w:r>
        <w:rPr>
          <w:rStyle w:val="string"/>
          <w:rFonts w:ascii="inter-regular" w:hAnsi="inter-regular"/>
          <w:color w:val="0000FF"/>
          <w:bdr w:val="none" w:sz="0" w:space="0" w:color="auto" w:frame="1"/>
        </w:rPr>
        <w:t>" "</w:t>
      </w:r>
      <w:r>
        <w:rPr>
          <w:rFonts w:ascii="inter-regular" w:hAnsi="inter-regular"/>
          <w:color w:val="000000"/>
          <w:bdr w:val="none" w:sz="0" w:space="0" w:color="auto" w:frame="1"/>
        </w:rPr>
        <w:t>+fee);}  </w:t>
      </w:r>
    </w:p>
    <w:p w14:paraId="59983DE4" w14:textId="77777777" w:rsidR="00B54A10" w:rsidRDefault="00B54A10" w:rsidP="00B54A10">
      <w:pPr>
        <w:pStyle w:val="alt"/>
        <w:numPr>
          <w:ilvl w:val="0"/>
          <w:numId w:val="103"/>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w:t>
      </w:r>
    </w:p>
    <w:p w14:paraId="408B4CC3" w14:textId="77777777" w:rsidR="00B54A10" w:rsidRDefault="00B54A10" w:rsidP="00B54A10">
      <w:pPr>
        <w:numPr>
          <w:ilvl w:val="0"/>
          <w:numId w:val="103"/>
        </w:numPr>
        <w:spacing w:after="0" w:line="375" w:lineRule="atLeast"/>
        <w:jc w:val="both"/>
        <w:rPr>
          <w:rFonts w:ascii="inter-regular" w:hAnsi="inter-regular"/>
          <w:color w:val="000000"/>
        </w:rPr>
      </w:pPr>
      <w:r>
        <w:rPr>
          <w:rFonts w:ascii="inter-regular" w:hAnsi="inter-regular"/>
          <w:color w:val="000000"/>
          <w:bdr w:val="none" w:sz="0" w:space="0" w:color="auto" w:frame="1"/>
        </w:rPr>
        <w:t>  </w:t>
      </w:r>
    </w:p>
    <w:p w14:paraId="3B0CB520" w14:textId="77777777" w:rsidR="00B54A10" w:rsidRDefault="00B54A10" w:rsidP="00B54A10">
      <w:pPr>
        <w:pStyle w:val="alt"/>
        <w:numPr>
          <w:ilvl w:val="0"/>
          <w:numId w:val="103"/>
        </w:numPr>
        <w:spacing w:before="0" w:beforeAutospacing="0" w:after="0" w:afterAutospacing="0" w:line="375" w:lineRule="atLeast"/>
        <w:jc w:val="both"/>
        <w:rPr>
          <w:rFonts w:ascii="inter-regular" w:hAnsi="inter-regular"/>
          <w:color w:val="000000"/>
        </w:rPr>
      </w:pPr>
      <w:r>
        <w:rPr>
          <w:rStyle w:val="keyword"/>
          <w:rFonts w:ascii="inter-regular" w:hAnsi="inter-regular"/>
          <w:b/>
          <w:bCs/>
          <w:color w:val="006699"/>
          <w:bdr w:val="none" w:sz="0" w:space="0" w:color="auto" w:frame="1"/>
        </w:rPr>
        <w:t>class</w:t>
      </w:r>
      <w:r>
        <w:rPr>
          <w:rFonts w:ascii="inter-regular" w:hAnsi="inter-regular"/>
          <w:color w:val="000000"/>
          <w:bdr w:val="none" w:sz="0" w:space="0" w:color="auto" w:frame="1"/>
        </w:rPr>
        <w:t> TestThis3{  </w:t>
      </w:r>
    </w:p>
    <w:p w14:paraId="718D4FC2" w14:textId="77777777" w:rsidR="00B54A10" w:rsidRDefault="00B54A10" w:rsidP="00B54A10">
      <w:pPr>
        <w:numPr>
          <w:ilvl w:val="0"/>
          <w:numId w:val="103"/>
        </w:numPr>
        <w:spacing w:after="0" w:line="375" w:lineRule="atLeast"/>
        <w:jc w:val="both"/>
        <w:rPr>
          <w:rFonts w:ascii="inter-regular" w:hAnsi="inter-regular"/>
          <w:color w:val="000000"/>
        </w:rPr>
      </w:pPr>
      <w:r>
        <w:rPr>
          <w:rStyle w:val="keyword"/>
          <w:rFonts w:ascii="inter-regular" w:hAnsi="inter-regular"/>
          <w:b/>
          <w:bCs/>
          <w:color w:val="006699"/>
          <w:bdr w:val="none" w:sz="0" w:space="0" w:color="auto" w:frame="1"/>
        </w:rPr>
        <w:t>public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static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void</w:t>
      </w:r>
      <w:r>
        <w:rPr>
          <w:rFonts w:ascii="inter-regular" w:hAnsi="inter-regular"/>
          <w:color w:val="000000"/>
          <w:bdr w:val="none" w:sz="0" w:space="0" w:color="auto" w:frame="1"/>
        </w:rPr>
        <w:t> main(String args[]){  </w:t>
      </w:r>
    </w:p>
    <w:p w14:paraId="5539BC16" w14:textId="77777777" w:rsidR="00B54A10" w:rsidRDefault="00B54A10" w:rsidP="00B54A10">
      <w:pPr>
        <w:pStyle w:val="alt"/>
        <w:numPr>
          <w:ilvl w:val="0"/>
          <w:numId w:val="103"/>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Student s1=</w:t>
      </w:r>
      <w:r>
        <w:rPr>
          <w:rStyle w:val="keyword"/>
          <w:rFonts w:ascii="inter-regular" w:hAnsi="inter-regular"/>
          <w:b/>
          <w:bCs/>
          <w:color w:val="006699"/>
          <w:bdr w:val="none" w:sz="0" w:space="0" w:color="auto" w:frame="1"/>
        </w:rPr>
        <w:t>new</w:t>
      </w:r>
      <w:r>
        <w:rPr>
          <w:rFonts w:ascii="inter-regular" w:hAnsi="inter-regular"/>
          <w:color w:val="000000"/>
          <w:bdr w:val="none" w:sz="0" w:space="0" w:color="auto" w:frame="1"/>
        </w:rPr>
        <w:t> Student(</w:t>
      </w:r>
      <w:r>
        <w:rPr>
          <w:rStyle w:val="number"/>
          <w:rFonts w:ascii="inter-regular" w:hAnsi="inter-regular"/>
          <w:color w:val="C00000"/>
          <w:bdr w:val="none" w:sz="0" w:space="0" w:color="auto" w:frame="1"/>
        </w:rPr>
        <w:t>111</w:t>
      </w:r>
      <w:r>
        <w:rPr>
          <w:rFonts w:ascii="inter-regular" w:hAnsi="inter-regular"/>
          <w:color w:val="000000"/>
          <w:bdr w:val="none" w:sz="0" w:space="0" w:color="auto" w:frame="1"/>
        </w:rPr>
        <w:t>,</w:t>
      </w:r>
      <w:r>
        <w:rPr>
          <w:rStyle w:val="string"/>
          <w:rFonts w:ascii="inter-regular" w:hAnsi="inter-regular"/>
          <w:color w:val="0000FF"/>
          <w:bdr w:val="none" w:sz="0" w:space="0" w:color="auto" w:frame="1"/>
        </w:rPr>
        <w:t>"ankit"</w:t>
      </w:r>
      <w:r>
        <w:rPr>
          <w:rFonts w:ascii="inter-regular" w:hAnsi="inter-regular"/>
          <w:color w:val="000000"/>
          <w:bdr w:val="none" w:sz="0" w:space="0" w:color="auto" w:frame="1"/>
        </w:rPr>
        <w:t>,5000f);  </w:t>
      </w:r>
    </w:p>
    <w:p w14:paraId="22F18683" w14:textId="77777777" w:rsidR="00B54A10" w:rsidRDefault="00B54A10" w:rsidP="00B54A10">
      <w:pPr>
        <w:numPr>
          <w:ilvl w:val="0"/>
          <w:numId w:val="103"/>
        </w:numPr>
        <w:spacing w:after="0" w:line="375" w:lineRule="atLeast"/>
        <w:jc w:val="both"/>
        <w:rPr>
          <w:rFonts w:ascii="inter-regular" w:hAnsi="inter-regular"/>
          <w:color w:val="000000"/>
        </w:rPr>
      </w:pPr>
      <w:r>
        <w:rPr>
          <w:rFonts w:ascii="inter-regular" w:hAnsi="inter-regular"/>
          <w:color w:val="000000"/>
          <w:bdr w:val="none" w:sz="0" w:space="0" w:color="auto" w:frame="1"/>
        </w:rPr>
        <w:t>Student s2=</w:t>
      </w:r>
      <w:r>
        <w:rPr>
          <w:rStyle w:val="keyword"/>
          <w:rFonts w:ascii="inter-regular" w:hAnsi="inter-regular"/>
          <w:b/>
          <w:bCs/>
          <w:color w:val="006699"/>
          <w:bdr w:val="none" w:sz="0" w:space="0" w:color="auto" w:frame="1"/>
        </w:rPr>
        <w:t>new</w:t>
      </w:r>
      <w:r>
        <w:rPr>
          <w:rFonts w:ascii="inter-regular" w:hAnsi="inter-regular"/>
          <w:color w:val="000000"/>
          <w:bdr w:val="none" w:sz="0" w:space="0" w:color="auto" w:frame="1"/>
        </w:rPr>
        <w:t> Student(</w:t>
      </w:r>
      <w:r>
        <w:rPr>
          <w:rStyle w:val="number"/>
          <w:rFonts w:ascii="inter-regular" w:hAnsi="inter-regular"/>
          <w:color w:val="C00000"/>
          <w:bdr w:val="none" w:sz="0" w:space="0" w:color="auto" w:frame="1"/>
        </w:rPr>
        <w:t>112</w:t>
      </w:r>
      <w:r>
        <w:rPr>
          <w:rFonts w:ascii="inter-regular" w:hAnsi="inter-regular"/>
          <w:color w:val="000000"/>
          <w:bdr w:val="none" w:sz="0" w:space="0" w:color="auto" w:frame="1"/>
        </w:rPr>
        <w:t>,</w:t>
      </w:r>
      <w:r>
        <w:rPr>
          <w:rStyle w:val="string"/>
          <w:rFonts w:ascii="inter-regular" w:hAnsi="inter-regular"/>
          <w:color w:val="0000FF"/>
          <w:bdr w:val="none" w:sz="0" w:space="0" w:color="auto" w:frame="1"/>
        </w:rPr>
        <w:t>"sumit"</w:t>
      </w:r>
      <w:r>
        <w:rPr>
          <w:rFonts w:ascii="inter-regular" w:hAnsi="inter-regular"/>
          <w:color w:val="000000"/>
          <w:bdr w:val="none" w:sz="0" w:space="0" w:color="auto" w:frame="1"/>
        </w:rPr>
        <w:t>,6000f);  </w:t>
      </w:r>
    </w:p>
    <w:p w14:paraId="26C2265C" w14:textId="77777777" w:rsidR="00B54A10" w:rsidRDefault="00B54A10" w:rsidP="00B54A10">
      <w:pPr>
        <w:pStyle w:val="alt"/>
        <w:numPr>
          <w:ilvl w:val="0"/>
          <w:numId w:val="103"/>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s1.display();  </w:t>
      </w:r>
    </w:p>
    <w:p w14:paraId="014657F0" w14:textId="77777777" w:rsidR="00B54A10" w:rsidRDefault="00B54A10" w:rsidP="00B54A10">
      <w:pPr>
        <w:numPr>
          <w:ilvl w:val="0"/>
          <w:numId w:val="103"/>
        </w:numPr>
        <w:spacing w:after="0" w:line="375" w:lineRule="atLeast"/>
        <w:jc w:val="both"/>
        <w:rPr>
          <w:rFonts w:ascii="inter-regular" w:hAnsi="inter-regular"/>
          <w:color w:val="000000"/>
        </w:rPr>
      </w:pPr>
      <w:r>
        <w:rPr>
          <w:rFonts w:ascii="inter-regular" w:hAnsi="inter-regular"/>
          <w:color w:val="000000"/>
          <w:bdr w:val="none" w:sz="0" w:space="0" w:color="auto" w:frame="1"/>
        </w:rPr>
        <w:t>s2.display();  </w:t>
      </w:r>
    </w:p>
    <w:p w14:paraId="02A854BA" w14:textId="77777777" w:rsidR="00B54A10" w:rsidRDefault="00B54A10" w:rsidP="00B54A10">
      <w:pPr>
        <w:pStyle w:val="alt"/>
        <w:numPr>
          <w:ilvl w:val="0"/>
          <w:numId w:val="103"/>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w:t>
      </w:r>
    </w:p>
    <w:p w14:paraId="0EC72271" w14:textId="77777777" w:rsidR="00B54A10" w:rsidRDefault="00B54A10" w:rsidP="00B54A10">
      <w:pPr>
        <w:rPr>
          <w:rFonts w:ascii="Times New Roman" w:hAnsi="Times New Roman"/>
        </w:rPr>
      </w:pPr>
      <w:hyperlink r:id="rId98" w:tgtFrame="_blank" w:history="1">
        <w:r>
          <w:rPr>
            <w:rStyle w:val="Hyperlink"/>
            <w:rFonts w:ascii="Verdana" w:hAnsi="Verdana"/>
            <w:b/>
            <w:bCs/>
            <w:color w:val="FFFFFF"/>
            <w:sz w:val="20"/>
            <w:szCs w:val="20"/>
            <w:shd w:val="clear" w:color="auto" w:fill="4CAF50"/>
          </w:rPr>
          <w:t>Test it Now</w:t>
        </w:r>
      </w:hyperlink>
    </w:p>
    <w:p w14:paraId="0880F0E0" w14:textId="77777777" w:rsidR="00B54A10" w:rsidRDefault="00B54A10" w:rsidP="00B54A10">
      <w:pPr>
        <w:pStyle w:val="NormalWeb"/>
        <w:shd w:val="clear" w:color="auto" w:fill="FFFFFF"/>
        <w:jc w:val="both"/>
        <w:rPr>
          <w:rFonts w:ascii="inter-regular" w:hAnsi="inter-regular"/>
          <w:color w:val="333333"/>
        </w:rPr>
      </w:pPr>
      <w:r>
        <w:rPr>
          <w:rStyle w:val="Strong"/>
          <w:rFonts w:ascii="Segoe UI" w:hAnsi="Segoe UI" w:cs="Segoe UI"/>
          <w:color w:val="333333"/>
        </w:rPr>
        <w:t>Output:</w:t>
      </w:r>
    </w:p>
    <w:p w14:paraId="55A585D2" w14:textId="77777777" w:rsidR="00B54A10" w:rsidRDefault="00B54A10" w:rsidP="00B54A10">
      <w:pPr>
        <w:pStyle w:val="HTMLPreformatted"/>
        <w:shd w:val="clear" w:color="auto" w:fill="EEEEEE"/>
        <w:jc w:val="both"/>
        <w:rPr>
          <w:color w:val="535559"/>
        </w:rPr>
      </w:pPr>
      <w:r>
        <w:rPr>
          <w:color w:val="535559"/>
        </w:rPr>
        <w:t>111 ankit 5000.0</w:t>
      </w:r>
    </w:p>
    <w:p w14:paraId="4A0BB393" w14:textId="77777777" w:rsidR="00B54A10" w:rsidRDefault="00B54A10" w:rsidP="00B54A10">
      <w:pPr>
        <w:pStyle w:val="HTMLPreformatted"/>
        <w:shd w:val="clear" w:color="auto" w:fill="EEEEEE"/>
        <w:jc w:val="both"/>
        <w:rPr>
          <w:color w:val="535559"/>
        </w:rPr>
      </w:pPr>
      <w:r>
        <w:rPr>
          <w:color w:val="535559"/>
        </w:rPr>
        <w:t>112 sumit 6000.0</w:t>
      </w:r>
    </w:p>
    <w:p w14:paraId="3DF4EE50" w14:textId="77777777" w:rsidR="00B54A10" w:rsidRDefault="00B54A10" w:rsidP="00B54A10">
      <w:pPr>
        <w:pStyle w:val="Heading4"/>
        <w:pBdr>
          <w:left w:val="single" w:sz="18" w:space="30" w:color="FFA500"/>
        </w:pBdr>
        <w:shd w:val="clear" w:color="auto" w:fill="FAEBD7"/>
        <w:jc w:val="both"/>
        <w:rPr>
          <w:rFonts w:ascii="Arial" w:hAnsi="Arial" w:cs="Arial"/>
          <w:b w:val="0"/>
          <w:bCs w:val="0"/>
          <w:color w:val="333333"/>
          <w:sz w:val="23"/>
          <w:szCs w:val="23"/>
        </w:rPr>
      </w:pPr>
      <w:r>
        <w:rPr>
          <w:rFonts w:ascii="Arial" w:hAnsi="Arial" w:cs="Arial"/>
          <w:b w:val="0"/>
          <w:bCs w:val="0"/>
          <w:color w:val="333333"/>
          <w:sz w:val="23"/>
          <w:szCs w:val="23"/>
        </w:rPr>
        <w:t>It is better approach to use meaningful names for variables. So we use same name for instance variables and parameters in real time, and always use this keyword.</w:t>
      </w:r>
    </w:p>
    <w:p w14:paraId="786739B7" w14:textId="77777777" w:rsidR="00B54A10" w:rsidRDefault="00000000" w:rsidP="00B54A10">
      <w:pPr>
        <w:rPr>
          <w:rFonts w:ascii="Times New Roman" w:hAnsi="Times New Roman" w:cs="Times New Roman"/>
          <w:sz w:val="24"/>
          <w:szCs w:val="24"/>
        </w:rPr>
      </w:pPr>
      <w:r>
        <w:pict w14:anchorId="09FA57DE">
          <v:rect id="_x0000_i1049" style="width:0;height:.75pt" o:hrstd="t" o:hrnoshade="t" o:hr="t" fillcolor="#d4d4d4" stroked="f"/>
        </w:pict>
      </w:r>
    </w:p>
    <w:p w14:paraId="2B1E2CB3" w14:textId="77777777" w:rsidR="00B54A10" w:rsidRDefault="00B54A10" w:rsidP="00B54A10">
      <w:pPr>
        <w:pStyle w:val="Heading3"/>
        <w:shd w:val="clear" w:color="auto" w:fill="FFFFFF"/>
        <w:spacing w:line="312" w:lineRule="atLeast"/>
        <w:jc w:val="both"/>
        <w:rPr>
          <w:rFonts w:ascii="Helvetica" w:hAnsi="Helvetica"/>
          <w:color w:val="610B4B"/>
          <w:sz w:val="32"/>
          <w:szCs w:val="32"/>
        </w:rPr>
      </w:pPr>
      <w:r>
        <w:rPr>
          <w:rFonts w:ascii="Helvetica" w:hAnsi="Helvetica"/>
          <w:b/>
          <w:bCs/>
          <w:color w:val="610B4B"/>
          <w:sz w:val="32"/>
          <w:szCs w:val="32"/>
        </w:rPr>
        <w:lastRenderedPageBreak/>
        <w:t>2) this: to invoke current class method</w:t>
      </w:r>
    </w:p>
    <w:p w14:paraId="3FA59563" w14:textId="77777777" w:rsidR="00B54A10" w:rsidRDefault="00B54A10" w:rsidP="00B54A10">
      <w:pPr>
        <w:pStyle w:val="NormalWeb"/>
        <w:shd w:val="clear" w:color="auto" w:fill="FFFFFF"/>
        <w:jc w:val="both"/>
        <w:rPr>
          <w:rFonts w:ascii="inter-regular" w:hAnsi="inter-regular"/>
          <w:color w:val="333333"/>
        </w:rPr>
      </w:pPr>
      <w:r>
        <w:rPr>
          <w:rFonts w:ascii="inter-regular" w:hAnsi="inter-regular"/>
          <w:color w:val="333333"/>
        </w:rPr>
        <w:t>You may invoke the method of the current class by using the this keyword. If you don't use the this keyword, compiler automatically adds this keyword while invoking the method. Let's see the example</w:t>
      </w:r>
    </w:p>
    <w:p w14:paraId="4E60BFF2" w14:textId="77777777" w:rsidR="00B54A10" w:rsidRDefault="00B54A10" w:rsidP="00B54A10">
      <w:pPr>
        <w:rPr>
          <w:rFonts w:ascii="Times New Roman" w:hAnsi="Times New Roman"/>
        </w:rPr>
      </w:pPr>
      <w:r>
        <w:rPr>
          <w:noProof/>
        </w:rPr>
        <w:drawing>
          <wp:inline distT="0" distB="0" distL="0" distR="0" wp14:anchorId="6409A40E" wp14:editId="60E7A711">
            <wp:extent cx="5731510" cy="2331085"/>
            <wp:effectExtent l="0" t="0" r="2540" b="0"/>
            <wp:docPr id="2087466846" name="Picture 4" descr="this keywo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this keyword"/>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5731510" cy="2331085"/>
                    </a:xfrm>
                    <a:prstGeom prst="rect">
                      <a:avLst/>
                    </a:prstGeom>
                    <a:noFill/>
                    <a:ln>
                      <a:noFill/>
                    </a:ln>
                  </pic:spPr>
                </pic:pic>
              </a:graphicData>
            </a:graphic>
          </wp:inline>
        </w:drawing>
      </w:r>
    </w:p>
    <w:p w14:paraId="70B07D9A" w14:textId="77777777" w:rsidR="00B54A10" w:rsidRDefault="00B54A10" w:rsidP="00B54A10">
      <w:pPr>
        <w:pStyle w:val="alt"/>
        <w:numPr>
          <w:ilvl w:val="0"/>
          <w:numId w:val="104"/>
        </w:numPr>
        <w:spacing w:before="0" w:beforeAutospacing="0" w:after="0" w:afterAutospacing="0" w:line="375" w:lineRule="atLeast"/>
        <w:jc w:val="both"/>
        <w:rPr>
          <w:rFonts w:ascii="inter-regular" w:hAnsi="inter-regular"/>
          <w:color w:val="000000"/>
        </w:rPr>
      </w:pPr>
      <w:r>
        <w:rPr>
          <w:rStyle w:val="keyword"/>
          <w:rFonts w:ascii="inter-regular" w:hAnsi="inter-regular"/>
          <w:b/>
          <w:bCs/>
          <w:color w:val="006699"/>
          <w:bdr w:val="none" w:sz="0" w:space="0" w:color="auto" w:frame="1"/>
        </w:rPr>
        <w:t>class</w:t>
      </w:r>
      <w:r>
        <w:rPr>
          <w:rFonts w:ascii="inter-regular" w:hAnsi="inter-regular"/>
          <w:color w:val="000000"/>
          <w:bdr w:val="none" w:sz="0" w:space="0" w:color="auto" w:frame="1"/>
        </w:rPr>
        <w:t> A{  </w:t>
      </w:r>
    </w:p>
    <w:p w14:paraId="3DCF8338" w14:textId="77777777" w:rsidR="00B54A10" w:rsidRDefault="00B54A10" w:rsidP="00B54A10">
      <w:pPr>
        <w:numPr>
          <w:ilvl w:val="0"/>
          <w:numId w:val="104"/>
        </w:numPr>
        <w:spacing w:after="0" w:line="375" w:lineRule="atLeast"/>
        <w:jc w:val="both"/>
        <w:rPr>
          <w:rFonts w:ascii="inter-regular" w:hAnsi="inter-regular"/>
          <w:color w:val="000000"/>
        </w:rPr>
      </w:pPr>
      <w:r>
        <w:rPr>
          <w:rStyle w:val="keyword"/>
          <w:rFonts w:ascii="inter-regular" w:hAnsi="inter-regular"/>
          <w:b/>
          <w:bCs/>
          <w:color w:val="006699"/>
          <w:bdr w:val="none" w:sz="0" w:space="0" w:color="auto" w:frame="1"/>
        </w:rPr>
        <w:t>void</w:t>
      </w:r>
      <w:r>
        <w:rPr>
          <w:rFonts w:ascii="inter-regular" w:hAnsi="inter-regular"/>
          <w:color w:val="000000"/>
          <w:bdr w:val="none" w:sz="0" w:space="0" w:color="auto" w:frame="1"/>
        </w:rPr>
        <w:t> m(){System.out.println(</w:t>
      </w:r>
      <w:r>
        <w:rPr>
          <w:rStyle w:val="string"/>
          <w:rFonts w:ascii="inter-regular" w:hAnsi="inter-regular"/>
          <w:color w:val="0000FF"/>
          <w:bdr w:val="none" w:sz="0" w:space="0" w:color="auto" w:frame="1"/>
        </w:rPr>
        <w:t>"hello m"</w:t>
      </w:r>
      <w:r>
        <w:rPr>
          <w:rFonts w:ascii="inter-regular" w:hAnsi="inter-regular"/>
          <w:color w:val="000000"/>
          <w:bdr w:val="none" w:sz="0" w:space="0" w:color="auto" w:frame="1"/>
        </w:rPr>
        <w:t>);}  </w:t>
      </w:r>
    </w:p>
    <w:p w14:paraId="5CE9C200" w14:textId="77777777" w:rsidR="00B54A10" w:rsidRDefault="00B54A10" w:rsidP="00B54A10">
      <w:pPr>
        <w:pStyle w:val="alt"/>
        <w:numPr>
          <w:ilvl w:val="0"/>
          <w:numId w:val="104"/>
        </w:numPr>
        <w:spacing w:before="0" w:beforeAutospacing="0" w:after="0" w:afterAutospacing="0" w:line="375" w:lineRule="atLeast"/>
        <w:jc w:val="both"/>
        <w:rPr>
          <w:rFonts w:ascii="inter-regular" w:hAnsi="inter-regular"/>
          <w:color w:val="000000"/>
        </w:rPr>
      </w:pPr>
      <w:r>
        <w:rPr>
          <w:rStyle w:val="keyword"/>
          <w:rFonts w:ascii="inter-regular" w:hAnsi="inter-regular"/>
          <w:b/>
          <w:bCs/>
          <w:color w:val="006699"/>
          <w:bdr w:val="none" w:sz="0" w:space="0" w:color="auto" w:frame="1"/>
        </w:rPr>
        <w:t>void</w:t>
      </w:r>
      <w:r>
        <w:rPr>
          <w:rFonts w:ascii="inter-regular" w:hAnsi="inter-regular"/>
          <w:color w:val="000000"/>
          <w:bdr w:val="none" w:sz="0" w:space="0" w:color="auto" w:frame="1"/>
        </w:rPr>
        <w:t> n(){  </w:t>
      </w:r>
    </w:p>
    <w:p w14:paraId="0EC45EDB" w14:textId="77777777" w:rsidR="00B54A10" w:rsidRDefault="00B54A10" w:rsidP="00B54A10">
      <w:pPr>
        <w:numPr>
          <w:ilvl w:val="0"/>
          <w:numId w:val="104"/>
        </w:numPr>
        <w:spacing w:after="0" w:line="375" w:lineRule="atLeast"/>
        <w:jc w:val="both"/>
        <w:rPr>
          <w:rFonts w:ascii="inter-regular" w:hAnsi="inter-regular"/>
          <w:color w:val="000000"/>
        </w:rPr>
      </w:pPr>
      <w:r>
        <w:rPr>
          <w:rFonts w:ascii="inter-regular" w:hAnsi="inter-regular"/>
          <w:color w:val="000000"/>
          <w:bdr w:val="none" w:sz="0" w:space="0" w:color="auto" w:frame="1"/>
        </w:rPr>
        <w:t>System.out.println(</w:t>
      </w:r>
      <w:r>
        <w:rPr>
          <w:rStyle w:val="string"/>
          <w:rFonts w:ascii="inter-regular" w:hAnsi="inter-regular"/>
          <w:color w:val="0000FF"/>
          <w:bdr w:val="none" w:sz="0" w:space="0" w:color="auto" w:frame="1"/>
        </w:rPr>
        <w:t>"hello n"</w:t>
      </w:r>
      <w:r>
        <w:rPr>
          <w:rFonts w:ascii="inter-regular" w:hAnsi="inter-regular"/>
          <w:color w:val="000000"/>
          <w:bdr w:val="none" w:sz="0" w:space="0" w:color="auto" w:frame="1"/>
        </w:rPr>
        <w:t>);  </w:t>
      </w:r>
    </w:p>
    <w:p w14:paraId="1E77BDC5" w14:textId="77777777" w:rsidR="00B54A10" w:rsidRDefault="00B54A10" w:rsidP="00B54A10">
      <w:pPr>
        <w:pStyle w:val="alt"/>
        <w:numPr>
          <w:ilvl w:val="0"/>
          <w:numId w:val="104"/>
        </w:numPr>
        <w:spacing w:before="0" w:beforeAutospacing="0" w:after="0" w:afterAutospacing="0" w:line="375" w:lineRule="atLeast"/>
        <w:jc w:val="both"/>
        <w:rPr>
          <w:rFonts w:ascii="inter-regular" w:hAnsi="inter-regular"/>
          <w:color w:val="000000"/>
        </w:rPr>
      </w:pPr>
      <w:r>
        <w:rPr>
          <w:rStyle w:val="comment"/>
          <w:rFonts w:ascii="inter-regular" w:hAnsi="inter-regular"/>
          <w:color w:val="008200"/>
          <w:bdr w:val="none" w:sz="0" w:space="0" w:color="auto" w:frame="1"/>
        </w:rPr>
        <w:t>//m();//same as this.m()</w:t>
      </w:r>
      <w:r>
        <w:rPr>
          <w:rFonts w:ascii="inter-regular" w:hAnsi="inter-regular"/>
          <w:color w:val="000000"/>
          <w:bdr w:val="none" w:sz="0" w:space="0" w:color="auto" w:frame="1"/>
        </w:rPr>
        <w:t>  </w:t>
      </w:r>
    </w:p>
    <w:p w14:paraId="72B7E99B" w14:textId="77777777" w:rsidR="00B54A10" w:rsidRDefault="00B54A10" w:rsidP="00B54A10">
      <w:pPr>
        <w:numPr>
          <w:ilvl w:val="0"/>
          <w:numId w:val="104"/>
        </w:numPr>
        <w:spacing w:after="0" w:line="375" w:lineRule="atLeast"/>
        <w:jc w:val="both"/>
        <w:rPr>
          <w:rFonts w:ascii="inter-regular" w:hAnsi="inter-regular"/>
          <w:color w:val="000000"/>
        </w:rPr>
      </w:pPr>
      <w:r>
        <w:rPr>
          <w:rStyle w:val="keyword"/>
          <w:rFonts w:ascii="inter-regular" w:hAnsi="inter-regular"/>
          <w:b/>
          <w:bCs/>
          <w:color w:val="006699"/>
          <w:bdr w:val="none" w:sz="0" w:space="0" w:color="auto" w:frame="1"/>
        </w:rPr>
        <w:t>this</w:t>
      </w:r>
      <w:r>
        <w:rPr>
          <w:rFonts w:ascii="inter-regular" w:hAnsi="inter-regular"/>
          <w:color w:val="000000"/>
          <w:bdr w:val="none" w:sz="0" w:space="0" w:color="auto" w:frame="1"/>
        </w:rPr>
        <w:t>.m();  </w:t>
      </w:r>
    </w:p>
    <w:p w14:paraId="1489E49C" w14:textId="77777777" w:rsidR="00B54A10" w:rsidRDefault="00B54A10" w:rsidP="00B54A10">
      <w:pPr>
        <w:pStyle w:val="alt"/>
        <w:numPr>
          <w:ilvl w:val="0"/>
          <w:numId w:val="104"/>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w:t>
      </w:r>
    </w:p>
    <w:p w14:paraId="0913ED8C" w14:textId="77777777" w:rsidR="00B54A10" w:rsidRDefault="00B54A10" w:rsidP="00B54A10">
      <w:pPr>
        <w:numPr>
          <w:ilvl w:val="0"/>
          <w:numId w:val="104"/>
        </w:numPr>
        <w:spacing w:after="0" w:line="375" w:lineRule="atLeast"/>
        <w:jc w:val="both"/>
        <w:rPr>
          <w:rFonts w:ascii="inter-regular" w:hAnsi="inter-regular"/>
          <w:color w:val="000000"/>
        </w:rPr>
      </w:pPr>
      <w:r>
        <w:rPr>
          <w:rFonts w:ascii="inter-regular" w:hAnsi="inter-regular"/>
          <w:color w:val="000000"/>
          <w:bdr w:val="none" w:sz="0" w:space="0" w:color="auto" w:frame="1"/>
        </w:rPr>
        <w:t>}  </w:t>
      </w:r>
    </w:p>
    <w:p w14:paraId="5C8CC22A" w14:textId="77777777" w:rsidR="00B54A10" w:rsidRDefault="00B54A10" w:rsidP="00B54A10">
      <w:pPr>
        <w:pStyle w:val="alt"/>
        <w:numPr>
          <w:ilvl w:val="0"/>
          <w:numId w:val="104"/>
        </w:numPr>
        <w:spacing w:before="0" w:beforeAutospacing="0" w:after="0" w:afterAutospacing="0" w:line="375" w:lineRule="atLeast"/>
        <w:jc w:val="both"/>
        <w:rPr>
          <w:rFonts w:ascii="inter-regular" w:hAnsi="inter-regular"/>
          <w:color w:val="000000"/>
        </w:rPr>
      </w:pPr>
      <w:r>
        <w:rPr>
          <w:rStyle w:val="keyword"/>
          <w:rFonts w:ascii="inter-regular" w:hAnsi="inter-regular"/>
          <w:b/>
          <w:bCs/>
          <w:color w:val="006699"/>
          <w:bdr w:val="none" w:sz="0" w:space="0" w:color="auto" w:frame="1"/>
        </w:rPr>
        <w:t>class</w:t>
      </w:r>
      <w:r>
        <w:rPr>
          <w:rFonts w:ascii="inter-regular" w:hAnsi="inter-regular"/>
          <w:color w:val="000000"/>
          <w:bdr w:val="none" w:sz="0" w:space="0" w:color="auto" w:frame="1"/>
        </w:rPr>
        <w:t> TestThis4{  </w:t>
      </w:r>
    </w:p>
    <w:p w14:paraId="1F01A8D7" w14:textId="77777777" w:rsidR="00B54A10" w:rsidRDefault="00B54A10" w:rsidP="00B54A10">
      <w:pPr>
        <w:numPr>
          <w:ilvl w:val="0"/>
          <w:numId w:val="104"/>
        </w:numPr>
        <w:spacing w:after="0" w:line="375" w:lineRule="atLeast"/>
        <w:jc w:val="both"/>
        <w:rPr>
          <w:rFonts w:ascii="inter-regular" w:hAnsi="inter-regular"/>
          <w:color w:val="000000"/>
        </w:rPr>
      </w:pPr>
      <w:r>
        <w:rPr>
          <w:rStyle w:val="keyword"/>
          <w:rFonts w:ascii="inter-regular" w:hAnsi="inter-regular"/>
          <w:b/>
          <w:bCs/>
          <w:color w:val="006699"/>
          <w:bdr w:val="none" w:sz="0" w:space="0" w:color="auto" w:frame="1"/>
        </w:rPr>
        <w:t>public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static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void</w:t>
      </w:r>
      <w:r>
        <w:rPr>
          <w:rFonts w:ascii="inter-regular" w:hAnsi="inter-regular"/>
          <w:color w:val="000000"/>
          <w:bdr w:val="none" w:sz="0" w:space="0" w:color="auto" w:frame="1"/>
        </w:rPr>
        <w:t> main(String args[]){  </w:t>
      </w:r>
    </w:p>
    <w:p w14:paraId="1DB702F2" w14:textId="77777777" w:rsidR="00B54A10" w:rsidRDefault="00B54A10" w:rsidP="00B54A10">
      <w:pPr>
        <w:pStyle w:val="alt"/>
        <w:numPr>
          <w:ilvl w:val="0"/>
          <w:numId w:val="104"/>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A a=</w:t>
      </w:r>
      <w:r>
        <w:rPr>
          <w:rStyle w:val="keyword"/>
          <w:rFonts w:ascii="inter-regular" w:hAnsi="inter-regular"/>
          <w:b/>
          <w:bCs/>
          <w:color w:val="006699"/>
          <w:bdr w:val="none" w:sz="0" w:space="0" w:color="auto" w:frame="1"/>
        </w:rPr>
        <w:t>new</w:t>
      </w:r>
      <w:r>
        <w:rPr>
          <w:rFonts w:ascii="inter-regular" w:hAnsi="inter-regular"/>
          <w:color w:val="000000"/>
          <w:bdr w:val="none" w:sz="0" w:space="0" w:color="auto" w:frame="1"/>
        </w:rPr>
        <w:t> A();  </w:t>
      </w:r>
    </w:p>
    <w:p w14:paraId="10F8B24B" w14:textId="77777777" w:rsidR="00B54A10" w:rsidRDefault="00B54A10" w:rsidP="00B54A10">
      <w:pPr>
        <w:numPr>
          <w:ilvl w:val="0"/>
          <w:numId w:val="104"/>
        </w:numPr>
        <w:spacing w:after="0" w:line="375" w:lineRule="atLeast"/>
        <w:jc w:val="both"/>
        <w:rPr>
          <w:rFonts w:ascii="inter-regular" w:hAnsi="inter-regular"/>
          <w:color w:val="000000"/>
        </w:rPr>
      </w:pPr>
      <w:r>
        <w:rPr>
          <w:rFonts w:ascii="inter-regular" w:hAnsi="inter-regular"/>
          <w:color w:val="000000"/>
          <w:bdr w:val="none" w:sz="0" w:space="0" w:color="auto" w:frame="1"/>
        </w:rPr>
        <w:t>a.n();  </w:t>
      </w:r>
    </w:p>
    <w:p w14:paraId="2FDC9973" w14:textId="77777777" w:rsidR="00B54A10" w:rsidRDefault="00B54A10" w:rsidP="00B54A10">
      <w:pPr>
        <w:pStyle w:val="alt"/>
        <w:numPr>
          <w:ilvl w:val="0"/>
          <w:numId w:val="104"/>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w:t>
      </w:r>
    </w:p>
    <w:p w14:paraId="3CF79F14" w14:textId="77777777" w:rsidR="00B54A10" w:rsidRDefault="00B54A10" w:rsidP="00B54A10">
      <w:pPr>
        <w:rPr>
          <w:rFonts w:ascii="Times New Roman" w:hAnsi="Times New Roman"/>
        </w:rPr>
      </w:pPr>
      <w:hyperlink r:id="rId100" w:tgtFrame="_blank" w:history="1">
        <w:r>
          <w:rPr>
            <w:rStyle w:val="Hyperlink"/>
            <w:rFonts w:ascii="Verdana" w:hAnsi="Verdana"/>
            <w:b/>
            <w:bCs/>
            <w:color w:val="FFFFFF"/>
            <w:sz w:val="20"/>
            <w:szCs w:val="20"/>
            <w:shd w:val="clear" w:color="auto" w:fill="4CAF50"/>
          </w:rPr>
          <w:t>Test it Now</w:t>
        </w:r>
      </w:hyperlink>
    </w:p>
    <w:p w14:paraId="029E94FE" w14:textId="77777777" w:rsidR="00B54A10" w:rsidRDefault="00B54A10" w:rsidP="00B54A10">
      <w:pPr>
        <w:pStyle w:val="NormalWeb"/>
        <w:shd w:val="clear" w:color="auto" w:fill="FFFFFF"/>
        <w:jc w:val="both"/>
        <w:rPr>
          <w:rFonts w:ascii="inter-regular" w:hAnsi="inter-regular"/>
          <w:color w:val="333333"/>
        </w:rPr>
      </w:pPr>
      <w:r>
        <w:rPr>
          <w:rStyle w:val="Strong"/>
          <w:rFonts w:ascii="Segoe UI" w:hAnsi="Segoe UI" w:cs="Segoe UI"/>
          <w:color w:val="333333"/>
        </w:rPr>
        <w:t>Output:</w:t>
      </w:r>
    </w:p>
    <w:p w14:paraId="18C675C5" w14:textId="77777777" w:rsidR="00B54A10" w:rsidRDefault="00B54A10" w:rsidP="00B54A10">
      <w:pPr>
        <w:pStyle w:val="HTMLPreformatted"/>
        <w:shd w:val="clear" w:color="auto" w:fill="EEEEEE"/>
        <w:jc w:val="both"/>
        <w:rPr>
          <w:color w:val="535559"/>
        </w:rPr>
      </w:pPr>
      <w:r>
        <w:rPr>
          <w:color w:val="535559"/>
        </w:rPr>
        <w:t>hello n</w:t>
      </w:r>
    </w:p>
    <w:p w14:paraId="10A0C177" w14:textId="77777777" w:rsidR="00B54A10" w:rsidRDefault="00B54A10" w:rsidP="00B54A10">
      <w:pPr>
        <w:pStyle w:val="HTMLPreformatted"/>
        <w:shd w:val="clear" w:color="auto" w:fill="EEEEEE"/>
        <w:jc w:val="both"/>
        <w:rPr>
          <w:color w:val="535559"/>
        </w:rPr>
      </w:pPr>
      <w:r>
        <w:rPr>
          <w:color w:val="535559"/>
        </w:rPr>
        <w:t>hello m</w:t>
      </w:r>
    </w:p>
    <w:p w14:paraId="022AB3DF" w14:textId="77777777" w:rsidR="00B54A10" w:rsidRDefault="00000000" w:rsidP="00B54A10">
      <w:pPr>
        <w:rPr>
          <w:rFonts w:ascii="Times New Roman" w:hAnsi="Times New Roman"/>
        </w:rPr>
      </w:pPr>
      <w:r>
        <w:pict w14:anchorId="32012C4A">
          <v:rect id="_x0000_i1050" style="width:0;height:.75pt" o:hrstd="t" o:hrnoshade="t" o:hr="t" fillcolor="#d4d4d4" stroked="f"/>
        </w:pict>
      </w:r>
    </w:p>
    <w:p w14:paraId="3B4329FC" w14:textId="77777777" w:rsidR="00B54A10" w:rsidRDefault="00B54A10" w:rsidP="00B54A10">
      <w:pPr>
        <w:pStyle w:val="Heading3"/>
        <w:shd w:val="clear" w:color="auto" w:fill="FFFFFF"/>
        <w:spacing w:line="312" w:lineRule="atLeast"/>
        <w:jc w:val="both"/>
        <w:rPr>
          <w:rFonts w:ascii="Helvetica" w:hAnsi="Helvetica"/>
          <w:color w:val="610B4B"/>
          <w:sz w:val="32"/>
          <w:szCs w:val="32"/>
        </w:rPr>
      </w:pPr>
      <w:r>
        <w:rPr>
          <w:rFonts w:ascii="Helvetica" w:hAnsi="Helvetica"/>
          <w:b/>
          <w:bCs/>
          <w:color w:val="610B4B"/>
          <w:sz w:val="32"/>
          <w:szCs w:val="32"/>
        </w:rPr>
        <w:t>3) this() : to invoke current class constructor</w:t>
      </w:r>
    </w:p>
    <w:p w14:paraId="1AAE7654" w14:textId="77777777" w:rsidR="00B54A10" w:rsidRDefault="00B54A10" w:rsidP="00B54A10">
      <w:pPr>
        <w:pStyle w:val="NormalWeb"/>
        <w:shd w:val="clear" w:color="auto" w:fill="FFFFFF"/>
        <w:jc w:val="both"/>
        <w:rPr>
          <w:rFonts w:ascii="inter-regular" w:hAnsi="inter-regular"/>
          <w:color w:val="333333"/>
        </w:rPr>
      </w:pPr>
      <w:r>
        <w:rPr>
          <w:rFonts w:ascii="inter-regular" w:hAnsi="inter-regular"/>
          <w:color w:val="333333"/>
        </w:rPr>
        <w:t>The this() constructor call can be used to invoke the current class constructor. It is used to reuse the constructor. In other words, it is used for constructor chaining.</w:t>
      </w:r>
    </w:p>
    <w:p w14:paraId="31FE2D76" w14:textId="77777777" w:rsidR="00B54A10" w:rsidRDefault="00B54A10" w:rsidP="00B54A10">
      <w:pPr>
        <w:pStyle w:val="NormalWeb"/>
        <w:shd w:val="clear" w:color="auto" w:fill="FFFFFF"/>
        <w:jc w:val="both"/>
        <w:rPr>
          <w:rFonts w:ascii="inter-regular" w:hAnsi="inter-regular"/>
          <w:color w:val="333333"/>
        </w:rPr>
      </w:pPr>
      <w:r>
        <w:rPr>
          <w:rStyle w:val="Strong"/>
          <w:rFonts w:ascii="Segoe UI" w:hAnsi="Segoe UI" w:cs="Segoe UI"/>
          <w:color w:val="333333"/>
        </w:rPr>
        <w:lastRenderedPageBreak/>
        <w:t>Calling default constructor from parameterized constructor:</w:t>
      </w:r>
    </w:p>
    <w:p w14:paraId="7F22E380" w14:textId="77777777" w:rsidR="00B54A10" w:rsidRDefault="00B54A10" w:rsidP="00B54A10">
      <w:pPr>
        <w:pStyle w:val="alt"/>
        <w:numPr>
          <w:ilvl w:val="0"/>
          <w:numId w:val="105"/>
        </w:numPr>
        <w:spacing w:before="0" w:beforeAutospacing="0" w:after="0" w:afterAutospacing="0" w:line="375" w:lineRule="atLeast"/>
        <w:jc w:val="both"/>
        <w:rPr>
          <w:rFonts w:ascii="inter-regular" w:hAnsi="inter-regular"/>
          <w:color w:val="000000"/>
        </w:rPr>
      </w:pPr>
      <w:r>
        <w:rPr>
          <w:rStyle w:val="keyword"/>
          <w:rFonts w:ascii="inter-regular" w:hAnsi="inter-regular"/>
          <w:b/>
          <w:bCs/>
          <w:color w:val="006699"/>
          <w:bdr w:val="none" w:sz="0" w:space="0" w:color="auto" w:frame="1"/>
        </w:rPr>
        <w:t>class</w:t>
      </w:r>
      <w:r>
        <w:rPr>
          <w:rFonts w:ascii="inter-regular" w:hAnsi="inter-regular"/>
          <w:color w:val="000000"/>
          <w:bdr w:val="none" w:sz="0" w:space="0" w:color="auto" w:frame="1"/>
        </w:rPr>
        <w:t> A{  </w:t>
      </w:r>
    </w:p>
    <w:p w14:paraId="787EAB52" w14:textId="77777777" w:rsidR="00B54A10" w:rsidRDefault="00B54A10" w:rsidP="00B54A10">
      <w:pPr>
        <w:numPr>
          <w:ilvl w:val="0"/>
          <w:numId w:val="105"/>
        </w:numPr>
        <w:spacing w:after="0" w:line="375" w:lineRule="atLeast"/>
        <w:jc w:val="both"/>
        <w:rPr>
          <w:rFonts w:ascii="inter-regular" w:hAnsi="inter-regular"/>
          <w:color w:val="000000"/>
        </w:rPr>
      </w:pPr>
      <w:r>
        <w:rPr>
          <w:rFonts w:ascii="inter-regular" w:hAnsi="inter-regular"/>
          <w:color w:val="000000"/>
          <w:bdr w:val="none" w:sz="0" w:space="0" w:color="auto" w:frame="1"/>
        </w:rPr>
        <w:t>A(){System.out.println(</w:t>
      </w:r>
      <w:r>
        <w:rPr>
          <w:rStyle w:val="string"/>
          <w:rFonts w:ascii="inter-regular" w:hAnsi="inter-regular"/>
          <w:color w:val="0000FF"/>
          <w:bdr w:val="none" w:sz="0" w:space="0" w:color="auto" w:frame="1"/>
        </w:rPr>
        <w:t>"hello a"</w:t>
      </w:r>
      <w:r>
        <w:rPr>
          <w:rFonts w:ascii="inter-regular" w:hAnsi="inter-regular"/>
          <w:color w:val="000000"/>
          <w:bdr w:val="none" w:sz="0" w:space="0" w:color="auto" w:frame="1"/>
        </w:rPr>
        <w:t>);}  </w:t>
      </w:r>
    </w:p>
    <w:p w14:paraId="2E7F5284" w14:textId="77777777" w:rsidR="00B54A10" w:rsidRDefault="00B54A10" w:rsidP="00B54A10">
      <w:pPr>
        <w:pStyle w:val="alt"/>
        <w:numPr>
          <w:ilvl w:val="0"/>
          <w:numId w:val="105"/>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A(</w:t>
      </w:r>
      <w:r>
        <w:rPr>
          <w:rStyle w:val="keyword"/>
          <w:rFonts w:ascii="inter-regular" w:hAnsi="inter-regular"/>
          <w:b/>
          <w:bCs/>
          <w:color w:val="006699"/>
          <w:bdr w:val="none" w:sz="0" w:space="0" w:color="auto" w:frame="1"/>
        </w:rPr>
        <w:t>int</w:t>
      </w:r>
      <w:r>
        <w:rPr>
          <w:rFonts w:ascii="inter-regular" w:hAnsi="inter-regular"/>
          <w:color w:val="000000"/>
          <w:bdr w:val="none" w:sz="0" w:space="0" w:color="auto" w:frame="1"/>
        </w:rPr>
        <w:t> x){  </w:t>
      </w:r>
    </w:p>
    <w:p w14:paraId="658D50D1" w14:textId="77777777" w:rsidR="00B54A10" w:rsidRDefault="00B54A10" w:rsidP="00B54A10">
      <w:pPr>
        <w:numPr>
          <w:ilvl w:val="0"/>
          <w:numId w:val="105"/>
        </w:numPr>
        <w:spacing w:after="0" w:line="375" w:lineRule="atLeast"/>
        <w:jc w:val="both"/>
        <w:rPr>
          <w:rFonts w:ascii="inter-regular" w:hAnsi="inter-regular"/>
          <w:color w:val="000000"/>
        </w:rPr>
      </w:pPr>
      <w:r>
        <w:rPr>
          <w:rStyle w:val="keyword"/>
          <w:rFonts w:ascii="inter-regular" w:hAnsi="inter-regular"/>
          <w:b/>
          <w:bCs/>
          <w:color w:val="006699"/>
          <w:bdr w:val="none" w:sz="0" w:space="0" w:color="auto" w:frame="1"/>
        </w:rPr>
        <w:t>this</w:t>
      </w:r>
      <w:r>
        <w:rPr>
          <w:rFonts w:ascii="inter-regular" w:hAnsi="inter-regular"/>
          <w:color w:val="000000"/>
          <w:bdr w:val="none" w:sz="0" w:space="0" w:color="auto" w:frame="1"/>
        </w:rPr>
        <w:t>();  </w:t>
      </w:r>
    </w:p>
    <w:p w14:paraId="79624AF9" w14:textId="77777777" w:rsidR="00B54A10" w:rsidRDefault="00B54A10" w:rsidP="00B54A10">
      <w:pPr>
        <w:pStyle w:val="alt"/>
        <w:numPr>
          <w:ilvl w:val="0"/>
          <w:numId w:val="105"/>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System.out.println(x);  </w:t>
      </w:r>
    </w:p>
    <w:p w14:paraId="4AE3259F" w14:textId="77777777" w:rsidR="00B54A10" w:rsidRDefault="00B54A10" w:rsidP="00B54A10">
      <w:pPr>
        <w:numPr>
          <w:ilvl w:val="0"/>
          <w:numId w:val="105"/>
        </w:numPr>
        <w:spacing w:after="0" w:line="375" w:lineRule="atLeast"/>
        <w:jc w:val="both"/>
        <w:rPr>
          <w:rFonts w:ascii="inter-regular" w:hAnsi="inter-regular"/>
          <w:color w:val="000000"/>
        </w:rPr>
      </w:pPr>
      <w:r>
        <w:rPr>
          <w:rFonts w:ascii="inter-regular" w:hAnsi="inter-regular"/>
          <w:color w:val="000000"/>
          <w:bdr w:val="none" w:sz="0" w:space="0" w:color="auto" w:frame="1"/>
        </w:rPr>
        <w:t>}  </w:t>
      </w:r>
    </w:p>
    <w:p w14:paraId="072725A6" w14:textId="77777777" w:rsidR="00B54A10" w:rsidRDefault="00B54A10" w:rsidP="00B54A10">
      <w:pPr>
        <w:pStyle w:val="alt"/>
        <w:numPr>
          <w:ilvl w:val="0"/>
          <w:numId w:val="105"/>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w:t>
      </w:r>
    </w:p>
    <w:p w14:paraId="03DBFF77" w14:textId="77777777" w:rsidR="00B54A10" w:rsidRDefault="00B54A10" w:rsidP="00B54A10">
      <w:pPr>
        <w:numPr>
          <w:ilvl w:val="0"/>
          <w:numId w:val="105"/>
        </w:numPr>
        <w:spacing w:after="0" w:line="375" w:lineRule="atLeast"/>
        <w:jc w:val="both"/>
        <w:rPr>
          <w:rFonts w:ascii="inter-regular" w:hAnsi="inter-regular"/>
          <w:color w:val="000000"/>
        </w:rPr>
      </w:pPr>
      <w:r>
        <w:rPr>
          <w:rStyle w:val="keyword"/>
          <w:rFonts w:ascii="inter-regular" w:hAnsi="inter-regular"/>
          <w:b/>
          <w:bCs/>
          <w:color w:val="006699"/>
          <w:bdr w:val="none" w:sz="0" w:space="0" w:color="auto" w:frame="1"/>
        </w:rPr>
        <w:t>class</w:t>
      </w:r>
      <w:r>
        <w:rPr>
          <w:rFonts w:ascii="inter-regular" w:hAnsi="inter-regular"/>
          <w:color w:val="000000"/>
          <w:bdr w:val="none" w:sz="0" w:space="0" w:color="auto" w:frame="1"/>
        </w:rPr>
        <w:t> TestThis5{  </w:t>
      </w:r>
    </w:p>
    <w:p w14:paraId="29E42783" w14:textId="77777777" w:rsidR="00B54A10" w:rsidRDefault="00B54A10" w:rsidP="00B54A10">
      <w:pPr>
        <w:pStyle w:val="alt"/>
        <w:numPr>
          <w:ilvl w:val="0"/>
          <w:numId w:val="105"/>
        </w:numPr>
        <w:spacing w:before="0" w:beforeAutospacing="0" w:after="0" w:afterAutospacing="0" w:line="375" w:lineRule="atLeast"/>
        <w:jc w:val="both"/>
        <w:rPr>
          <w:rFonts w:ascii="inter-regular" w:hAnsi="inter-regular"/>
          <w:color w:val="000000"/>
        </w:rPr>
      </w:pPr>
      <w:r>
        <w:rPr>
          <w:rStyle w:val="keyword"/>
          <w:rFonts w:ascii="inter-regular" w:hAnsi="inter-regular"/>
          <w:b/>
          <w:bCs/>
          <w:color w:val="006699"/>
          <w:bdr w:val="none" w:sz="0" w:space="0" w:color="auto" w:frame="1"/>
        </w:rPr>
        <w:t>public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static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void</w:t>
      </w:r>
      <w:r>
        <w:rPr>
          <w:rFonts w:ascii="inter-regular" w:hAnsi="inter-regular"/>
          <w:color w:val="000000"/>
          <w:bdr w:val="none" w:sz="0" w:space="0" w:color="auto" w:frame="1"/>
        </w:rPr>
        <w:t> main(String args[]){  </w:t>
      </w:r>
    </w:p>
    <w:p w14:paraId="30CC97AB" w14:textId="77777777" w:rsidR="00B54A10" w:rsidRDefault="00B54A10" w:rsidP="00B54A10">
      <w:pPr>
        <w:numPr>
          <w:ilvl w:val="0"/>
          <w:numId w:val="105"/>
        </w:numPr>
        <w:spacing w:after="0" w:line="375" w:lineRule="atLeast"/>
        <w:jc w:val="both"/>
        <w:rPr>
          <w:rFonts w:ascii="inter-regular" w:hAnsi="inter-regular"/>
          <w:color w:val="000000"/>
        </w:rPr>
      </w:pPr>
      <w:r>
        <w:rPr>
          <w:rFonts w:ascii="inter-regular" w:hAnsi="inter-regular"/>
          <w:color w:val="000000"/>
          <w:bdr w:val="none" w:sz="0" w:space="0" w:color="auto" w:frame="1"/>
        </w:rPr>
        <w:t>A a=</w:t>
      </w:r>
      <w:r>
        <w:rPr>
          <w:rStyle w:val="keyword"/>
          <w:rFonts w:ascii="inter-regular" w:hAnsi="inter-regular"/>
          <w:b/>
          <w:bCs/>
          <w:color w:val="006699"/>
          <w:bdr w:val="none" w:sz="0" w:space="0" w:color="auto" w:frame="1"/>
        </w:rPr>
        <w:t>new</w:t>
      </w:r>
      <w:r>
        <w:rPr>
          <w:rFonts w:ascii="inter-regular" w:hAnsi="inter-regular"/>
          <w:color w:val="000000"/>
          <w:bdr w:val="none" w:sz="0" w:space="0" w:color="auto" w:frame="1"/>
        </w:rPr>
        <w:t> A(</w:t>
      </w:r>
      <w:r>
        <w:rPr>
          <w:rStyle w:val="number"/>
          <w:rFonts w:ascii="inter-regular" w:hAnsi="inter-regular"/>
          <w:color w:val="C00000"/>
          <w:bdr w:val="none" w:sz="0" w:space="0" w:color="auto" w:frame="1"/>
        </w:rPr>
        <w:t>10</w:t>
      </w:r>
      <w:r>
        <w:rPr>
          <w:rFonts w:ascii="inter-regular" w:hAnsi="inter-regular"/>
          <w:color w:val="000000"/>
          <w:bdr w:val="none" w:sz="0" w:space="0" w:color="auto" w:frame="1"/>
        </w:rPr>
        <w:t>);  </w:t>
      </w:r>
    </w:p>
    <w:p w14:paraId="33E3551C" w14:textId="77777777" w:rsidR="00B54A10" w:rsidRDefault="00B54A10" w:rsidP="00B54A10">
      <w:pPr>
        <w:pStyle w:val="alt"/>
        <w:numPr>
          <w:ilvl w:val="0"/>
          <w:numId w:val="105"/>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w:t>
      </w:r>
    </w:p>
    <w:p w14:paraId="3344F2C8" w14:textId="77777777" w:rsidR="00B54A10" w:rsidRDefault="00B54A10" w:rsidP="00B54A10">
      <w:pPr>
        <w:rPr>
          <w:rFonts w:ascii="Times New Roman" w:hAnsi="Times New Roman"/>
        </w:rPr>
      </w:pPr>
      <w:hyperlink r:id="rId101" w:tgtFrame="_blank" w:history="1">
        <w:r>
          <w:rPr>
            <w:rStyle w:val="Hyperlink"/>
            <w:rFonts w:ascii="Verdana" w:hAnsi="Verdana"/>
            <w:b/>
            <w:bCs/>
            <w:color w:val="FFFFFF"/>
            <w:sz w:val="20"/>
            <w:szCs w:val="20"/>
            <w:shd w:val="clear" w:color="auto" w:fill="4CAF50"/>
          </w:rPr>
          <w:t>Test it Now</w:t>
        </w:r>
      </w:hyperlink>
    </w:p>
    <w:p w14:paraId="7722B3CD" w14:textId="77777777" w:rsidR="00B54A10" w:rsidRDefault="00B54A10" w:rsidP="00B54A10">
      <w:pPr>
        <w:pStyle w:val="NormalWeb"/>
        <w:shd w:val="clear" w:color="auto" w:fill="FFFFFF"/>
        <w:jc w:val="both"/>
        <w:rPr>
          <w:rFonts w:ascii="inter-regular" w:hAnsi="inter-regular"/>
          <w:color w:val="333333"/>
        </w:rPr>
      </w:pPr>
      <w:r>
        <w:rPr>
          <w:rStyle w:val="Strong"/>
          <w:rFonts w:ascii="Segoe UI" w:hAnsi="Segoe UI" w:cs="Segoe UI"/>
          <w:color w:val="333333"/>
        </w:rPr>
        <w:t>Output:</w:t>
      </w:r>
    </w:p>
    <w:p w14:paraId="0958B4D0" w14:textId="77777777" w:rsidR="00B54A10" w:rsidRDefault="00B54A10" w:rsidP="00B54A10">
      <w:pPr>
        <w:pStyle w:val="HTMLPreformatted"/>
        <w:shd w:val="clear" w:color="auto" w:fill="EEEEEE"/>
        <w:jc w:val="both"/>
        <w:rPr>
          <w:color w:val="535559"/>
        </w:rPr>
      </w:pPr>
      <w:r>
        <w:rPr>
          <w:color w:val="535559"/>
        </w:rPr>
        <w:t>hello a</w:t>
      </w:r>
    </w:p>
    <w:p w14:paraId="2B1D546C" w14:textId="77777777" w:rsidR="00B54A10" w:rsidRDefault="00B54A10" w:rsidP="00B54A10">
      <w:pPr>
        <w:pStyle w:val="HTMLPreformatted"/>
        <w:shd w:val="clear" w:color="auto" w:fill="EEEEEE"/>
        <w:jc w:val="both"/>
        <w:rPr>
          <w:color w:val="535559"/>
        </w:rPr>
      </w:pPr>
      <w:r>
        <w:rPr>
          <w:color w:val="535559"/>
        </w:rPr>
        <w:t>10</w:t>
      </w:r>
    </w:p>
    <w:p w14:paraId="1F3C8A4E" w14:textId="77777777" w:rsidR="00B54A10" w:rsidRDefault="00B54A10" w:rsidP="00B54A10">
      <w:pPr>
        <w:shd w:val="clear" w:color="auto" w:fill="FFFFFF"/>
        <w:spacing w:before="60" w:after="100" w:afterAutospacing="1" w:line="375" w:lineRule="atLeast"/>
        <w:jc w:val="both"/>
        <w:rPr>
          <w:rFonts w:ascii="inter-regular" w:hAnsi="inter-regular"/>
          <w:color w:val="000000"/>
        </w:rPr>
      </w:pPr>
    </w:p>
    <w:p w14:paraId="7092885B" w14:textId="77777777" w:rsidR="00CF10C3" w:rsidRDefault="00CF10C3" w:rsidP="00B54A10">
      <w:pPr>
        <w:shd w:val="clear" w:color="auto" w:fill="FFFFFF"/>
        <w:spacing w:before="60" w:after="100" w:afterAutospacing="1" w:line="375" w:lineRule="atLeast"/>
        <w:jc w:val="both"/>
        <w:rPr>
          <w:rFonts w:ascii="inter-regular" w:hAnsi="inter-regular"/>
          <w:color w:val="000000"/>
        </w:rPr>
      </w:pPr>
    </w:p>
    <w:p w14:paraId="408609D6" w14:textId="77777777" w:rsidR="00CF10C3" w:rsidRDefault="00CF10C3" w:rsidP="00B54A10">
      <w:pPr>
        <w:shd w:val="clear" w:color="auto" w:fill="FFFFFF"/>
        <w:spacing w:before="60" w:after="100" w:afterAutospacing="1" w:line="375" w:lineRule="atLeast"/>
        <w:jc w:val="both"/>
        <w:rPr>
          <w:rFonts w:ascii="inter-regular" w:hAnsi="inter-regular"/>
          <w:b/>
          <w:bCs/>
          <w:color w:val="000000"/>
          <w:sz w:val="44"/>
          <w:szCs w:val="44"/>
        </w:rPr>
      </w:pPr>
      <w:r w:rsidRPr="00CF10C3">
        <w:rPr>
          <w:rFonts w:ascii="inter-regular" w:hAnsi="inter-regular"/>
          <w:b/>
          <w:bCs/>
          <w:color w:val="000000"/>
          <w:sz w:val="44"/>
          <w:szCs w:val="44"/>
        </w:rPr>
        <w:t>Final Keyword in Java</w:t>
      </w:r>
    </w:p>
    <w:p w14:paraId="71343D77" w14:textId="77777777" w:rsidR="00CF10C3" w:rsidRPr="00CF10C3" w:rsidRDefault="00CF10C3" w:rsidP="00CF10C3">
      <w:pPr>
        <w:shd w:val="clear" w:color="auto" w:fill="FFFFFF"/>
        <w:spacing w:before="100" w:beforeAutospacing="1" w:after="100" w:afterAutospacing="1" w:line="240" w:lineRule="auto"/>
        <w:jc w:val="both"/>
        <w:rPr>
          <w:rFonts w:ascii="inter-regular" w:eastAsia="Times New Roman" w:hAnsi="inter-regular" w:cs="Times New Roman"/>
          <w:color w:val="333333"/>
          <w:kern w:val="0"/>
          <w:sz w:val="24"/>
          <w:szCs w:val="24"/>
          <w:lang w:eastAsia="en-IN"/>
          <w14:ligatures w14:val="none"/>
        </w:rPr>
      </w:pPr>
      <w:r w:rsidRPr="00CF10C3">
        <w:rPr>
          <w:rFonts w:ascii="inter-regular" w:eastAsia="Times New Roman" w:hAnsi="inter-regular" w:cs="Times New Roman"/>
          <w:color w:val="333333"/>
          <w:kern w:val="0"/>
          <w:sz w:val="24"/>
          <w:szCs w:val="24"/>
          <w:lang w:eastAsia="en-IN"/>
          <w14:ligatures w14:val="none"/>
        </w:rPr>
        <w:t>The </w:t>
      </w:r>
      <w:r w:rsidRPr="00CF10C3">
        <w:rPr>
          <w:rFonts w:ascii="Segoe UI" w:eastAsia="Times New Roman" w:hAnsi="Segoe UI" w:cs="Segoe UI"/>
          <w:b/>
          <w:bCs/>
          <w:color w:val="333333"/>
          <w:kern w:val="0"/>
          <w:sz w:val="24"/>
          <w:szCs w:val="24"/>
          <w:lang w:eastAsia="en-IN"/>
          <w14:ligatures w14:val="none"/>
        </w:rPr>
        <w:t>final keyword</w:t>
      </w:r>
      <w:r w:rsidRPr="00CF10C3">
        <w:rPr>
          <w:rFonts w:ascii="inter-regular" w:eastAsia="Times New Roman" w:hAnsi="inter-regular" w:cs="Times New Roman"/>
          <w:color w:val="333333"/>
          <w:kern w:val="0"/>
          <w:sz w:val="24"/>
          <w:szCs w:val="24"/>
          <w:lang w:eastAsia="en-IN"/>
          <w14:ligatures w14:val="none"/>
        </w:rPr>
        <w:t> in java is used to restrict the user. The java final keyword can be used in many context. Final can be:</w:t>
      </w:r>
    </w:p>
    <w:p w14:paraId="7C26FF8E" w14:textId="77777777" w:rsidR="00CF10C3" w:rsidRPr="00CF10C3" w:rsidRDefault="00CF10C3" w:rsidP="00CF10C3">
      <w:pPr>
        <w:numPr>
          <w:ilvl w:val="0"/>
          <w:numId w:val="106"/>
        </w:numPr>
        <w:shd w:val="clear" w:color="auto" w:fill="FFFFFF"/>
        <w:spacing w:before="60" w:after="100" w:afterAutospacing="1" w:line="375" w:lineRule="atLeast"/>
        <w:jc w:val="both"/>
        <w:rPr>
          <w:rFonts w:ascii="inter-regular" w:eastAsia="Times New Roman" w:hAnsi="inter-regular" w:cs="Times New Roman"/>
          <w:color w:val="000000"/>
          <w:kern w:val="0"/>
          <w:sz w:val="24"/>
          <w:szCs w:val="24"/>
          <w:lang w:eastAsia="en-IN"/>
          <w14:ligatures w14:val="none"/>
        </w:rPr>
      </w:pPr>
      <w:r w:rsidRPr="00CF10C3">
        <w:rPr>
          <w:rFonts w:ascii="inter-regular" w:eastAsia="Times New Roman" w:hAnsi="inter-regular" w:cs="Times New Roman"/>
          <w:color w:val="000000"/>
          <w:kern w:val="0"/>
          <w:sz w:val="24"/>
          <w:szCs w:val="24"/>
          <w:lang w:eastAsia="en-IN"/>
          <w14:ligatures w14:val="none"/>
        </w:rPr>
        <w:t>variable</w:t>
      </w:r>
    </w:p>
    <w:p w14:paraId="7F26D834" w14:textId="77777777" w:rsidR="00CF10C3" w:rsidRPr="00CF10C3" w:rsidRDefault="00CF10C3" w:rsidP="00CF10C3">
      <w:pPr>
        <w:numPr>
          <w:ilvl w:val="0"/>
          <w:numId w:val="106"/>
        </w:numPr>
        <w:shd w:val="clear" w:color="auto" w:fill="FFFFFF"/>
        <w:spacing w:before="60" w:after="100" w:afterAutospacing="1" w:line="375" w:lineRule="atLeast"/>
        <w:jc w:val="both"/>
        <w:rPr>
          <w:rFonts w:ascii="inter-regular" w:eastAsia="Times New Roman" w:hAnsi="inter-regular" w:cs="Times New Roman"/>
          <w:color w:val="000000"/>
          <w:kern w:val="0"/>
          <w:sz w:val="24"/>
          <w:szCs w:val="24"/>
          <w:lang w:eastAsia="en-IN"/>
          <w14:ligatures w14:val="none"/>
        </w:rPr>
      </w:pPr>
      <w:r w:rsidRPr="00CF10C3">
        <w:rPr>
          <w:rFonts w:ascii="inter-regular" w:eastAsia="Times New Roman" w:hAnsi="inter-regular" w:cs="Times New Roman"/>
          <w:color w:val="000000"/>
          <w:kern w:val="0"/>
          <w:sz w:val="24"/>
          <w:szCs w:val="24"/>
          <w:lang w:eastAsia="en-IN"/>
          <w14:ligatures w14:val="none"/>
        </w:rPr>
        <w:t>method</w:t>
      </w:r>
    </w:p>
    <w:p w14:paraId="10413935" w14:textId="77777777" w:rsidR="00CF10C3" w:rsidRPr="00CF10C3" w:rsidRDefault="00CF10C3" w:rsidP="00CF10C3">
      <w:pPr>
        <w:numPr>
          <w:ilvl w:val="0"/>
          <w:numId w:val="106"/>
        </w:numPr>
        <w:shd w:val="clear" w:color="auto" w:fill="FFFFFF"/>
        <w:spacing w:before="60" w:after="100" w:afterAutospacing="1" w:line="375" w:lineRule="atLeast"/>
        <w:jc w:val="both"/>
        <w:rPr>
          <w:rFonts w:ascii="inter-regular" w:eastAsia="Times New Roman" w:hAnsi="inter-regular" w:cs="Times New Roman"/>
          <w:color w:val="000000"/>
          <w:kern w:val="0"/>
          <w:sz w:val="24"/>
          <w:szCs w:val="24"/>
          <w:lang w:eastAsia="en-IN"/>
          <w14:ligatures w14:val="none"/>
        </w:rPr>
      </w:pPr>
      <w:r w:rsidRPr="00CF10C3">
        <w:rPr>
          <w:rFonts w:ascii="inter-regular" w:eastAsia="Times New Roman" w:hAnsi="inter-regular" w:cs="Times New Roman"/>
          <w:color w:val="000000"/>
          <w:kern w:val="0"/>
          <w:sz w:val="24"/>
          <w:szCs w:val="24"/>
          <w:lang w:eastAsia="en-IN"/>
          <w14:ligatures w14:val="none"/>
        </w:rPr>
        <w:t>class</w:t>
      </w:r>
    </w:p>
    <w:p w14:paraId="313C528A" w14:textId="77777777" w:rsidR="00CF10C3" w:rsidRPr="00CF10C3" w:rsidRDefault="00CF10C3" w:rsidP="00CF10C3">
      <w:pPr>
        <w:shd w:val="clear" w:color="auto" w:fill="FFFFFF"/>
        <w:spacing w:before="100" w:beforeAutospacing="1" w:after="100" w:afterAutospacing="1" w:line="240" w:lineRule="auto"/>
        <w:jc w:val="both"/>
        <w:rPr>
          <w:rFonts w:ascii="inter-regular" w:eastAsia="Times New Roman" w:hAnsi="inter-regular" w:cs="Times New Roman"/>
          <w:color w:val="333333"/>
          <w:kern w:val="0"/>
          <w:sz w:val="24"/>
          <w:szCs w:val="24"/>
          <w:lang w:eastAsia="en-IN"/>
          <w14:ligatures w14:val="none"/>
        </w:rPr>
      </w:pPr>
      <w:r w:rsidRPr="00CF10C3">
        <w:rPr>
          <w:rFonts w:ascii="inter-regular" w:eastAsia="Times New Roman" w:hAnsi="inter-regular" w:cs="Times New Roman"/>
          <w:color w:val="333333"/>
          <w:kern w:val="0"/>
          <w:sz w:val="24"/>
          <w:szCs w:val="24"/>
          <w:lang w:eastAsia="en-IN"/>
          <w14:ligatures w14:val="none"/>
        </w:rPr>
        <w:t>The final keyword can be applied with the variables, a final variable that have no value it is called blank final variable or uninitialized final variable. It can be initialized in the constructor only. The blank final variable can be static also which will be initialized in the static block only. We will have detailed learning of these. Let's first learn the basics of final keyword.</w:t>
      </w:r>
    </w:p>
    <w:p w14:paraId="72373905" w14:textId="77777777" w:rsidR="00CF10C3" w:rsidRDefault="00CF10C3" w:rsidP="00CF10C3">
      <w:pPr>
        <w:pStyle w:val="Heading2"/>
        <w:shd w:val="clear" w:color="auto" w:fill="FFFFFF"/>
        <w:spacing w:line="312" w:lineRule="atLeast"/>
        <w:jc w:val="both"/>
        <w:rPr>
          <w:rFonts w:ascii="Helvetica" w:hAnsi="Helvetica"/>
          <w:b w:val="0"/>
          <w:bCs w:val="0"/>
          <w:color w:val="610B38"/>
          <w:sz w:val="38"/>
          <w:szCs w:val="38"/>
        </w:rPr>
      </w:pPr>
      <w:r>
        <w:rPr>
          <w:rFonts w:ascii="Helvetica" w:hAnsi="Helvetica"/>
          <w:b w:val="0"/>
          <w:bCs w:val="0"/>
          <w:color w:val="610B38"/>
          <w:sz w:val="38"/>
          <w:szCs w:val="38"/>
        </w:rPr>
        <w:t>1) Java final variable</w:t>
      </w:r>
    </w:p>
    <w:p w14:paraId="4B935A32" w14:textId="77777777" w:rsidR="00CF10C3" w:rsidRDefault="00CF10C3" w:rsidP="00CF10C3">
      <w:pPr>
        <w:pStyle w:val="NormalWeb"/>
        <w:shd w:val="clear" w:color="auto" w:fill="FFFFFF"/>
        <w:jc w:val="both"/>
        <w:rPr>
          <w:rFonts w:ascii="inter-regular" w:hAnsi="inter-regular"/>
          <w:color w:val="333333"/>
        </w:rPr>
      </w:pPr>
      <w:r>
        <w:rPr>
          <w:rFonts w:ascii="inter-regular" w:hAnsi="inter-regular"/>
          <w:color w:val="333333"/>
        </w:rPr>
        <w:t>If you make any variable as final, you cannot change the value of final variable(It will be constant).</w:t>
      </w:r>
    </w:p>
    <w:p w14:paraId="6EF800DC" w14:textId="77777777" w:rsidR="00CF10C3" w:rsidRDefault="00CF10C3" w:rsidP="00CF10C3">
      <w:pPr>
        <w:pStyle w:val="Heading3"/>
        <w:shd w:val="clear" w:color="auto" w:fill="FFFFFF"/>
        <w:jc w:val="both"/>
        <w:rPr>
          <w:rFonts w:ascii="Tahoma" w:hAnsi="Tahoma" w:cs="Tahoma"/>
          <w:color w:val="610B4B"/>
          <w:sz w:val="33"/>
          <w:szCs w:val="33"/>
        </w:rPr>
      </w:pPr>
      <w:r>
        <w:rPr>
          <w:rFonts w:ascii="Tahoma" w:hAnsi="Tahoma" w:cs="Tahoma"/>
          <w:b/>
          <w:bCs/>
          <w:color w:val="610B4B"/>
          <w:sz w:val="33"/>
          <w:szCs w:val="33"/>
        </w:rPr>
        <w:lastRenderedPageBreak/>
        <w:t>Example of final variable</w:t>
      </w:r>
    </w:p>
    <w:p w14:paraId="3B45E9D0" w14:textId="77777777" w:rsidR="00CF10C3" w:rsidRDefault="00CF10C3" w:rsidP="00CF10C3">
      <w:pPr>
        <w:pStyle w:val="NormalWeb"/>
        <w:shd w:val="clear" w:color="auto" w:fill="FFFFFF"/>
        <w:jc w:val="both"/>
        <w:rPr>
          <w:rFonts w:ascii="inter-regular" w:hAnsi="inter-regular"/>
          <w:color w:val="333333"/>
        </w:rPr>
      </w:pPr>
      <w:r>
        <w:rPr>
          <w:rFonts w:ascii="inter-regular" w:hAnsi="inter-regular"/>
          <w:color w:val="333333"/>
        </w:rPr>
        <w:t>There is a final variable speedlimit, we are going to change the value of this variable, but It can't be changed because final variable once assigned a value can never be changed.</w:t>
      </w:r>
    </w:p>
    <w:p w14:paraId="0427AE01" w14:textId="77777777" w:rsidR="00CF10C3" w:rsidRDefault="00CF10C3" w:rsidP="00CF10C3">
      <w:pPr>
        <w:pStyle w:val="alt"/>
        <w:numPr>
          <w:ilvl w:val="0"/>
          <w:numId w:val="107"/>
        </w:numPr>
        <w:spacing w:before="0" w:beforeAutospacing="0" w:after="0" w:afterAutospacing="0" w:line="375" w:lineRule="atLeast"/>
        <w:jc w:val="both"/>
        <w:rPr>
          <w:rFonts w:ascii="inter-regular" w:hAnsi="inter-regular"/>
          <w:color w:val="000000"/>
        </w:rPr>
      </w:pPr>
      <w:r>
        <w:rPr>
          <w:rStyle w:val="keyword"/>
          <w:rFonts w:ascii="inter-regular" w:hAnsi="inter-regular"/>
          <w:b/>
          <w:bCs/>
          <w:color w:val="006699"/>
          <w:bdr w:val="none" w:sz="0" w:space="0" w:color="auto" w:frame="1"/>
        </w:rPr>
        <w:t>class</w:t>
      </w:r>
      <w:r>
        <w:rPr>
          <w:rFonts w:ascii="inter-regular" w:hAnsi="inter-regular"/>
          <w:color w:val="000000"/>
          <w:bdr w:val="none" w:sz="0" w:space="0" w:color="auto" w:frame="1"/>
        </w:rPr>
        <w:t> Bike9{  </w:t>
      </w:r>
    </w:p>
    <w:p w14:paraId="014AFCE3" w14:textId="77777777" w:rsidR="00CF10C3" w:rsidRDefault="00CF10C3" w:rsidP="00CF10C3">
      <w:pPr>
        <w:numPr>
          <w:ilvl w:val="0"/>
          <w:numId w:val="107"/>
        </w:numPr>
        <w:spacing w:after="0" w:line="375" w:lineRule="atLeast"/>
        <w:jc w:val="both"/>
        <w:rPr>
          <w:rFonts w:ascii="inter-regular" w:hAnsi="inter-regular"/>
          <w:color w:val="000000"/>
        </w:rPr>
      </w:pP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final</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int</w:t>
      </w:r>
      <w:r>
        <w:rPr>
          <w:rFonts w:ascii="inter-regular" w:hAnsi="inter-regular"/>
          <w:color w:val="000000"/>
          <w:bdr w:val="none" w:sz="0" w:space="0" w:color="auto" w:frame="1"/>
        </w:rPr>
        <w:t> speedlimit=</w:t>
      </w:r>
      <w:r>
        <w:rPr>
          <w:rStyle w:val="number"/>
          <w:rFonts w:ascii="inter-regular" w:hAnsi="inter-regular"/>
          <w:color w:val="C00000"/>
          <w:bdr w:val="none" w:sz="0" w:space="0" w:color="auto" w:frame="1"/>
        </w:rPr>
        <w:t>90</w:t>
      </w:r>
      <w:r>
        <w:rPr>
          <w:rFonts w:ascii="inter-regular" w:hAnsi="inter-regular"/>
          <w:color w:val="000000"/>
          <w:bdr w:val="none" w:sz="0" w:space="0" w:color="auto" w:frame="1"/>
        </w:rPr>
        <w:t>;</w:t>
      </w:r>
      <w:r>
        <w:rPr>
          <w:rStyle w:val="comment"/>
          <w:rFonts w:ascii="inter-regular" w:hAnsi="inter-regular"/>
          <w:color w:val="008200"/>
          <w:bdr w:val="none" w:sz="0" w:space="0" w:color="auto" w:frame="1"/>
        </w:rPr>
        <w:t>//final variable</w:t>
      </w:r>
      <w:r>
        <w:rPr>
          <w:rFonts w:ascii="inter-regular" w:hAnsi="inter-regular"/>
          <w:color w:val="000000"/>
          <w:bdr w:val="none" w:sz="0" w:space="0" w:color="auto" w:frame="1"/>
        </w:rPr>
        <w:t>  </w:t>
      </w:r>
    </w:p>
    <w:p w14:paraId="34D43D7F" w14:textId="77777777" w:rsidR="00CF10C3" w:rsidRDefault="00CF10C3" w:rsidP="00CF10C3">
      <w:pPr>
        <w:pStyle w:val="alt"/>
        <w:numPr>
          <w:ilvl w:val="0"/>
          <w:numId w:val="107"/>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void</w:t>
      </w:r>
      <w:r>
        <w:rPr>
          <w:rFonts w:ascii="inter-regular" w:hAnsi="inter-regular"/>
          <w:color w:val="000000"/>
          <w:bdr w:val="none" w:sz="0" w:space="0" w:color="auto" w:frame="1"/>
        </w:rPr>
        <w:t> run(){  </w:t>
      </w:r>
    </w:p>
    <w:p w14:paraId="4D481158" w14:textId="77777777" w:rsidR="00CF10C3" w:rsidRDefault="00CF10C3" w:rsidP="00CF10C3">
      <w:pPr>
        <w:numPr>
          <w:ilvl w:val="0"/>
          <w:numId w:val="107"/>
        </w:numPr>
        <w:spacing w:after="0" w:line="375" w:lineRule="atLeast"/>
        <w:jc w:val="both"/>
        <w:rPr>
          <w:rFonts w:ascii="inter-regular" w:hAnsi="inter-regular"/>
          <w:color w:val="000000"/>
        </w:rPr>
      </w:pPr>
      <w:r>
        <w:rPr>
          <w:rFonts w:ascii="inter-regular" w:hAnsi="inter-regular"/>
          <w:color w:val="000000"/>
          <w:bdr w:val="none" w:sz="0" w:space="0" w:color="auto" w:frame="1"/>
        </w:rPr>
        <w:t>  speedlimit=</w:t>
      </w:r>
      <w:r>
        <w:rPr>
          <w:rStyle w:val="number"/>
          <w:rFonts w:ascii="inter-regular" w:hAnsi="inter-regular"/>
          <w:color w:val="C00000"/>
          <w:bdr w:val="none" w:sz="0" w:space="0" w:color="auto" w:frame="1"/>
        </w:rPr>
        <w:t>400</w:t>
      </w:r>
      <w:r>
        <w:rPr>
          <w:rFonts w:ascii="inter-regular" w:hAnsi="inter-regular"/>
          <w:color w:val="000000"/>
          <w:bdr w:val="none" w:sz="0" w:space="0" w:color="auto" w:frame="1"/>
        </w:rPr>
        <w:t>;  </w:t>
      </w:r>
    </w:p>
    <w:p w14:paraId="60CE4B00" w14:textId="77777777" w:rsidR="00CF10C3" w:rsidRDefault="00CF10C3" w:rsidP="00CF10C3">
      <w:pPr>
        <w:pStyle w:val="alt"/>
        <w:numPr>
          <w:ilvl w:val="0"/>
          <w:numId w:val="107"/>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  </w:t>
      </w:r>
    </w:p>
    <w:p w14:paraId="6520220E" w14:textId="77777777" w:rsidR="00CF10C3" w:rsidRDefault="00CF10C3" w:rsidP="00CF10C3">
      <w:pPr>
        <w:numPr>
          <w:ilvl w:val="0"/>
          <w:numId w:val="107"/>
        </w:numPr>
        <w:spacing w:after="0" w:line="375" w:lineRule="atLeast"/>
        <w:jc w:val="both"/>
        <w:rPr>
          <w:rFonts w:ascii="inter-regular" w:hAnsi="inter-regular"/>
          <w:color w:val="000000"/>
        </w:rPr>
      </w:pP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public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static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void</w:t>
      </w:r>
      <w:r>
        <w:rPr>
          <w:rFonts w:ascii="inter-regular" w:hAnsi="inter-regular"/>
          <w:color w:val="000000"/>
          <w:bdr w:val="none" w:sz="0" w:space="0" w:color="auto" w:frame="1"/>
        </w:rPr>
        <w:t> main(String args[]){  </w:t>
      </w:r>
    </w:p>
    <w:p w14:paraId="1CC751DF" w14:textId="77777777" w:rsidR="00CF10C3" w:rsidRDefault="00CF10C3" w:rsidP="00CF10C3">
      <w:pPr>
        <w:pStyle w:val="alt"/>
        <w:numPr>
          <w:ilvl w:val="0"/>
          <w:numId w:val="107"/>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Bike9 obj=</w:t>
      </w:r>
      <w:r>
        <w:rPr>
          <w:rStyle w:val="keyword"/>
          <w:rFonts w:ascii="inter-regular" w:hAnsi="inter-regular"/>
          <w:b/>
          <w:bCs/>
          <w:color w:val="006699"/>
          <w:bdr w:val="none" w:sz="0" w:space="0" w:color="auto" w:frame="1"/>
        </w:rPr>
        <w:t>new</w:t>
      </w:r>
      <w:r>
        <w:rPr>
          <w:rFonts w:ascii="inter-regular" w:hAnsi="inter-regular"/>
          <w:color w:val="000000"/>
          <w:bdr w:val="none" w:sz="0" w:space="0" w:color="auto" w:frame="1"/>
        </w:rPr>
        <w:t>  Bike9();  </w:t>
      </w:r>
    </w:p>
    <w:p w14:paraId="259CA93C" w14:textId="77777777" w:rsidR="00CF10C3" w:rsidRDefault="00CF10C3" w:rsidP="00CF10C3">
      <w:pPr>
        <w:numPr>
          <w:ilvl w:val="0"/>
          <w:numId w:val="107"/>
        </w:numPr>
        <w:spacing w:after="0" w:line="375" w:lineRule="atLeast"/>
        <w:jc w:val="both"/>
        <w:rPr>
          <w:rFonts w:ascii="inter-regular" w:hAnsi="inter-regular"/>
          <w:color w:val="000000"/>
        </w:rPr>
      </w:pPr>
      <w:r>
        <w:rPr>
          <w:rFonts w:ascii="inter-regular" w:hAnsi="inter-regular"/>
          <w:color w:val="000000"/>
          <w:bdr w:val="none" w:sz="0" w:space="0" w:color="auto" w:frame="1"/>
        </w:rPr>
        <w:t> obj.run();  </w:t>
      </w:r>
    </w:p>
    <w:p w14:paraId="061538BE" w14:textId="77777777" w:rsidR="00CF10C3" w:rsidRDefault="00CF10C3" w:rsidP="00CF10C3">
      <w:pPr>
        <w:pStyle w:val="alt"/>
        <w:numPr>
          <w:ilvl w:val="0"/>
          <w:numId w:val="107"/>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  </w:t>
      </w:r>
    </w:p>
    <w:p w14:paraId="772E919C" w14:textId="77777777" w:rsidR="00CF10C3" w:rsidRDefault="00CF10C3" w:rsidP="00CF10C3">
      <w:pPr>
        <w:numPr>
          <w:ilvl w:val="0"/>
          <w:numId w:val="107"/>
        </w:numPr>
        <w:spacing w:after="0" w:line="375" w:lineRule="atLeast"/>
        <w:jc w:val="both"/>
        <w:rPr>
          <w:rFonts w:ascii="inter-regular" w:hAnsi="inter-regular"/>
          <w:color w:val="000000"/>
        </w:rPr>
      </w:pPr>
      <w:r>
        <w:rPr>
          <w:rFonts w:ascii="inter-regular" w:hAnsi="inter-regular"/>
          <w:color w:val="000000"/>
          <w:bdr w:val="none" w:sz="0" w:space="0" w:color="auto" w:frame="1"/>
        </w:rPr>
        <w:t>}</w:t>
      </w:r>
      <w:r>
        <w:rPr>
          <w:rStyle w:val="comment"/>
          <w:rFonts w:ascii="inter-regular" w:hAnsi="inter-regular"/>
          <w:color w:val="008200"/>
          <w:bdr w:val="none" w:sz="0" w:space="0" w:color="auto" w:frame="1"/>
        </w:rPr>
        <w:t>//end of class</w:t>
      </w:r>
      <w:r>
        <w:rPr>
          <w:rFonts w:ascii="inter-regular" w:hAnsi="inter-regular"/>
          <w:color w:val="000000"/>
          <w:bdr w:val="none" w:sz="0" w:space="0" w:color="auto" w:frame="1"/>
        </w:rPr>
        <w:t>  </w:t>
      </w:r>
    </w:p>
    <w:p w14:paraId="5094FD8A" w14:textId="77777777" w:rsidR="00CF10C3" w:rsidRDefault="00CF10C3" w:rsidP="00CF10C3">
      <w:pPr>
        <w:spacing w:line="240" w:lineRule="auto"/>
        <w:rPr>
          <w:rFonts w:ascii="Times New Roman" w:hAnsi="Times New Roman"/>
        </w:rPr>
      </w:pPr>
      <w:hyperlink r:id="rId102" w:tgtFrame="_blank" w:history="1">
        <w:r>
          <w:rPr>
            <w:rStyle w:val="Hyperlink"/>
            <w:rFonts w:ascii="Verdana" w:hAnsi="Verdana"/>
            <w:b/>
            <w:bCs/>
            <w:color w:val="FFFFFF"/>
            <w:sz w:val="20"/>
            <w:szCs w:val="20"/>
            <w:shd w:val="clear" w:color="auto" w:fill="4CAF50"/>
          </w:rPr>
          <w:t>Test it Now</w:t>
        </w:r>
      </w:hyperlink>
    </w:p>
    <w:p w14:paraId="7ECF7850" w14:textId="77777777" w:rsidR="00CF10C3" w:rsidRDefault="00CF10C3" w:rsidP="00CF10C3">
      <w:pPr>
        <w:pStyle w:val="HTMLPreformatted"/>
        <w:shd w:val="clear" w:color="auto" w:fill="EEEEEE"/>
        <w:jc w:val="both"/>
        <w:rPr>
          <w:color w:val="535559"/>
        </w:rPr>
      </w:pPr>
      <w:r>
        <w:rPr>
          <w:color w:val="535559"/>
        </w:rPr>
        <w:t>Output:Compile Time Error</w:t>
      </w:r>
    </w:p>
    <w:p w14:paraId="78478574" w14:textId="77777777" w:rsidR="00CF10C3" w:rsidRDefault="00000000" w:rsidP="00CF10C3">
      <w:r>
        <w:pict w14:anchorId="720CE90C">
          <v:rect id="_x0000_i1051" style="width:0;height:.75pt" o:hrstd="t" o:hrnoshade="t" o:hr="t" fillcolor="#d4d4d4" stroked="f"/>
        </w:pict>
      </w:r>
    </w:p>
    <w:p w14:paraId="6AD79EA9" w14:textId="77777777" w:rsidR="00CF10C3" w:rsidRDefault="00CF10C3" w:rsidP="00CF10C3">
      <w:pPr>
        <w:pStyle w:val="Heading2"/>
        <w:shd w:val="clear" w:color="auto" w:fill="FFFFFF"/>
        <w:spacing w:line="312" w:lineRule="atLeast"/>
        <w:jc w:val="both"/>
        <w:rPr>
          <w:rFonts w:ascii="Helvetica" w:hAnsi="Helvetica"/>
          <w:b w:val="0"/>
          <w:bCs w:val="0"/>
          <w:color w:val="610B38"/>
          <w:sz w:val="38"/>
          <w:szCs w:val="38"/>
        </w:rPr>
      </w:pPr>
      <w:r>
        <w:rPr>
          <w:rFonts w:ascii="Helvetica" w:hAnsi="Helvetica"/>
          <w:b w:val="0"/>
          <w:bCs w:val="0"/>
          <w:color w:val="610B38"/>
          <w:sz w:val="38"/>
          <w:szCs w:val="38"/>
        </w:rPr>
        <w:t>2) Java final method</w:t>
      </w:r>
    </w:p>
    <w:p w14:paraId="6CEEAC68" w14:textId="77777777" w:rsidR="00CF10C3" w:rsidRDefault="00CF10C3" w:rsidP="00CF10C3">
      <w:pPr>
        <w:pStyle w:val="NormalWeb"/>
        <w:shd w:val="clear" w:color="auto" w:fill="FFFFFF"/>
        <w:jc w:val="both"/>
        <w:rPr>
          <w:rFonts w:ascii="inter-regular" w:hAnsi="inter-regular"/>
          <w:color w:val="333333"/>
        </w:rPr>
      </w:pPr>
      <w:r>
        <w:rPr>
          <w:rFonts w:ascii="inter-regular" w:hAnsi="inter-regular"/>
          <w:color w:val="333333"/>
        </w:rPr>
        <w:t>If you make any method as final, you cannot override it.</w:t>
      </w:r>
    </w:p>
    <w:p w14:paraId="1B590B18" w14:textId="77777777" w:rsidR="00CF10C3" w:rsidRDefault="00CF10C3" w:rsidP="00CF10C3">
      <w:pPr>
        <w:pStyle w:val="Heading3"/>
        <w:shd w:val="clear" w:color="auto" w:fill="FFFFFF"/>
        <w:jc w:val="both"/>
        <w:rPr>
          <w:rFonts w:ascii="Tahoma" w:hAnsi="Tahoma" w:cs="Tahoma"/>
          <w:color w:val="610B4B"/>
          <w:sz w:val="33"/>
          <w:szCs w:val="33"/>
        </w:rPr>
      </w:pPr>
      <w:r>
        <w:rPr>
          <w:rFonts w:ascii="Tahoma" w:hAnsi="Tahoma" w:cs="Tahoma"/>
          <w:b/>
          <w:bCs/>
          <w:color w:val="610B4B"/>
          <w:sz w:val="33"/>
          <w:szCs w:val="33"/>
        </w:rPr>
        <w:t>Example of final method</w:t>
      </w:r>
    </w:p>
    <w:p w14:paraId="420B4E31" w14:textId="77777777" w:rsidR="00CF10C3" w:rsidRDefault="00CF10C3" w:rsidP="00CF10C3">
      <w:pPr>
        <w:pStyle w:val="alt"/>
        <w:numPr>
          <w:ilvl w:val="0"/>
          <w:numId w:val="108"/>
        </w:numPr>
        <w:spacing w:before="0" w:beforeAutospacing="0" w:after="0" w:afterAutospacing="0" w:line="375" w:lineRule="atLeast"/>
        <w:jc w:val="both"/>
        <w:rPr>
          <w:rFonts w:ascii="inter-regular" w:hAnsi="inter-regular"/>
          <w:color w:val="000000"/>
        </w:rPr>
      </w:pPr>
      <w:r>
        <w:rPr>
          <w:rStyle w:val="keyword"/>
          <w:rFonts w:ascii="inter-regular" w:hAnsi="inter-regular"/>
          <w:b/>
          <w:bCs/>
          <w:color w:val="006699"/>
          <w:bdr w:val="none" w:sz="0" w:space="0" w:color="auto" w:frame="1"/>
        </w:rPr>
        <w:t>class</w:t>
      </w:r>
      <w:r>
        <w:rPr>
          <w:rFonts w:ascii="inter-regular" w:hAnsi="inter-regular"/>
          <w:color w:val="000000"/>
          <w:bdr w:val="none" w:sz="0" w:space="0" w:color="auto" w:frame="1"/>
        </w:rPr>
        <w:t> Bike{  </w:t>
      </w:r>
    </w:p>
    <w:p w14:paraId="46C389AA" w14:textId="77777777" w:rsidR="00CF10C3" w:rsidRDefault="00CF10C3" w:rsidP="00CF10C3">
      <w:pPr>
        <w:numPr>
          <w:ilvl w:val="0"/>
          <w:numId w:val="108"/>
        </w:numPr>
        <w:spacing w:after="0" w:line="375" w:lineRule="atLeast"/>
        <w:jc w:val="both"/>
        <w:rPr>
          <w:rFonts w:ascii="inter-regular" w:hAnsi="inter-regular"/>
          <w:color w:val="000000"/>
        </w:rPr>
      </w:pP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final</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void</w:t>
      </w:r>
      <w:r>
        <w:rPr>
          <w:rFonts w:ascii="inter-regular" w:hAnsi="inter-regular"/>
          <w:color w:val="000000"/>
          <w:bdr w:val="none" w:sz="0" w:space="0" w:color="auto" w:frame="1"/>
        </w:rPr>
        <w:t> run(){System.out.println(</w:t>
      </w:r>
      <w:r>
        <w:rPr>
          <w:rStyle w:val="string"/>
          <w:rFonts w:ascii="inter-regular" w:hAnsi="inter-regular"/>
          <w:color w:val="0000FF"/>
          <w:bdr w:val="none" w:sz="0" w:space="0" w:color="auto" w:frame="1"/>
        </w:rPr>
        <w:t>"running"</w:t>
      </w:r>
      <w:r>
        <w:rPr>
          <w:rFonts w:ascii="inter-regular" w:hAnsi="inter-regular"/>
          <w:color w:val="000000"/>
          <w:bdr w:val="none" w:sz="0" w:space="0" w:color="auto" w:frame="1"/>
        </w:rPr>
        <w:t>);}  </w:t>
      </w:r>
    </w:p>
    <w:p w14:paraId="56850CC2" w14:textId="77777777" w:rsidR="00CF10C3" w:rsidRDefault="00CF10C3" w:rsidP="00CF10C3">
      <w:pPr>
        <w:pStyle w:val="alt"/>
        <w:numPr>
          <w:ilvl w:val="0"/>
          <w:numId w:val="108"/>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w:t>
      </w:r>
    </w:p>
    <w:p w14:paraId="49474BB0" w14:textId="77777777" w:rsidR="00CF10C3" w:rsidRDefault="00CF10C3" w:rsidP="00CF10C3">
      <w:pPr>
        <w:numPr>
          <w:ilvl w:val="0"/>
          <w:numId w:val="108"/>
        </w:numPr>
        <w:spacing w:after="0" w:line="375" w:lineRule="atLeast"/>
        <w:jc w:val="both"/>
        <w:rPr>
          <w:rFonts w:ascii="inter-regular" w:hAnsi="inter-regular"/>
          <w:color w:val="000000"/>
        </w:rPr>
      </w:pPr>
      <w:r>
        <w:rPr>
          <w:rFonts w:ascii="inter-regular" w:hAnsi="inter-regular"/>
          <w:color w:val="000000"/>
          <w:bdr w:val="none" w:sz="0" w:space="0" w:color="auto" w:frame="1"/>
        </w:rPr>
        <w:t>     </w:t>
      </w:r>
    </w:p>
    <w:p w14:paraId="4F2F7747" w14:textId="77777777" w:rsidR="00CF10C3" w:rsidRDefault="00CF10C3" w:rsidP="00CF10C3">
      <w:pPr>
        <w:pStyle w:val="alt"/>
        <w:numPr>
          <w:ilvl w:val="0"/>
          <w:numId w:val="108"/>
        </w:numPr>
        <w:spacing w:before="0" w:beforeAutospacing="0" w:after="0" w:afterAutospacing="0" w:line="375" w:lineRule="atLeast"/>
        <w:jc w:val="both"/>
        <w:rPr>
          <w:rFonts w:ascii="inter-regular" w:hAnsi="inter-regular"/>
          <w:color w:val="000000"/>
        </w:rPr>
      </w:pPr>
      <w:r>
        <w:rPr>
          <w:rStyle w:val="keyword"/>
          <w:rFonts w:ascii="inter-regular" w:hAnsi="inter-regular"/>
          <w:b/>
          <w:bCs/>
          <w:color w:val="006699"/>
          <w:bdr w:val="none" w:sz="0" w:space="0" w:color="auto" w:frame="1"/>
        </w:rPr>
        <w:t>class</w:t>
      </w:r>
      <w:r>
        <w:rPr>
          <w:rFonts w:ascii="inter-regular" w:hAnsi="inter-regular"/>
          <w:color w:val="000000"/>
          <w:bdr w:val="none" w:sz="0" w:space="0" w:color="auto" w:frame="1"/>
        </w:rPr>
        <w:t> Honda </w:t>
      </w:r>
      <w:r>
        <w:rPr>
          <w:rStyle w:val="keyword"/>
          <w:rFonts w:ascii="inter-regular" w:hAnsi="inter-regular"/>
          <w:b/>
          <w:bCs/>
          <w:color w:val="006699"/>
          <w:bdr w:val="none" w:sz="0" w:space="0" w:color="auto" w:frame="1"/>
        </w:rPr>
        <w:t>extends</w:t>
      </w:r>
      <w:r>
        <w:rPr>
          <w:rFonts w:ascii="inter-regular" w:hAnsi="inter-regular"/>
          <w:color w:val="000000"/>
          <w:bdr w:val="none" w:sz="0" w:space="0" w:color="auto" w:frame="1"/>
        </w:rPr>
        <w:t> Bike{  </w:t>
      </w:r>
    </w:p>
    <w:p w14:paraId="6AFFBE8D" w14:textId="77777777" w:rsidR="00CF10C3" w:rsidRDefault="00CF10C3" w:rsidP="00CF10C3">
      <w:pPr>
        <w:numPr>
          <w:ilvl w:val="0"/>
          <w:numId w:val="108"/>
        </w:numPr>
        <w:spacing w:after="0" w:line="375" w:lineRule="atLeast"/>
        <w:jc w:val="both"/>
        <w:rPr>
          <w:rFonts w:ascii="inter-regular" w:hAnsi="inter-regular"/>
          <w:color w:val="000000"/>
        </w:rPr>
      </w:pP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void</w:t>
      </w:r>
      <w:r>
        <w:rPr>
          <w:rFonts w:ascii="inter-regular" w:hAnsi="inter-regular"/>
          <w:color w:val="000000"/>
          <w:bdr w:val="none" w:sz="0" w:space="0" w:color="auto" w:frame="1"/>
        </w:rPr>
        <w:t> run(){System.out.println(</w:t>
      </w:r>
      <w:r>
        <w:rPr>
          <w:rStyle w:val="string"/>
          <w:rFonts w:ascii="inter-regular" w:hAnsi="inter-regular"/>
          <w:color w:val="0000FF"/>
          <w:bdr w:val="none" w:sz="0" w:space="0" w:color="auto" w:frame="1"/>
        </w:rPr>
        <w:t>"running safely with 100kmph"</w:t>
      </w:r>
      <w:r>
        <w:rPr>
          <w:rFonts w:ascii="inter-regular" w:hAnsi="inter-regular"/>
          <w:color w:val="000000"/>
          <w:bdr w:val="none" w:sz="0" w:space="0" w:color="auto" w:frame="1"/>
        </w:rPr>
        <w:t>);}  </w:t>
      </w:r>
    </w:p>
    <w:p w14:paraId="703E064E" w14:textId="77777777" w:rsidR="00CF10C3" w:rsidRDefault="00CF10C3" w:rsidP="00CF10C3">
      <w:pPr>
        <w:pStyle w:val="alt"/>
        <w:numPr>
          <w:ilvl w:val="0"/>
          <w:numId w:val="108"/>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w:t>
      </w:r>
    </w:p>
    <w:p w14:paraId="1684CB82" w14:textId="77777777" w:rsidR="00CF10C3" w:rsidRDefault="00CF10C3" w:rsidP="00CF10C3">
      <w:pPr>
        <w:numPr>
          <w:ilvl w:val="0"/>
          <w:numId w:val="108"/>
        </w:numPr>
        <w:spacing w:after="0" w:line="375" w:lineRule="atLeast"/>
        <w:jc w:val="both"/>
        <w:rPr>
          <w:rFonts w:ascii="inter-regular" w:hAnsi="inter-regular"/>
          <w:color w:val="000000"/>
        </w:rPr>
      </w:pP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public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static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void</w:t>
      </w:r>
      <w:r>
        <w:rPr>
          <w:rFonts w:ascii="inter-regular" w:hAnsi="inter-regular"/>
          <w:color w:val="000000"/>
          <w:bdr w:val="none" w:sz="0" w:space="0" w:color="auto" w:frame="1"/>
        </w:rPr>
        <w:t> main(String args[]){  </w:t>
      </w:r>
    </w:p>
    <w:p w14:paraId="7F8006BA" w14:textId="77777777" w:rsidR="00CF10C3" w:rsidRDefault="00CF10C3" w:rsidP="00CF10C3">
      <w:pPr>
        <w:pStyle w:val="alt"/>
        <w:numPr>
          <w:ilvl w:val="0"/>
          <w:numId w:val="108"/>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Honda honda= </w:t>
      </w:r>
      <w:r>
        <w:rPr>
          <w:rStyle w:val="keyword"/>
          <w:rFonts w:ascii="inter-regular" w:hAnsi="inter-regular"/>
          <w:b/>
          <w:bCs/>
          <w:color w:val="006699"/>
          <w:bdr w:val="none" w:sz="0" w:space="0" w:color="auto" w:frame="1"/>
        </w:rPr>
        <w:t>new</w:t>
      </w:r>
      <w:r>
        <w:rPr>
          <w:rFonts w:ascii="inter-regular" w:hAnsi="inter-regular"/>
          <w:color w:val="000000"/>
          <w:bdr w:val="none" w:sz="0" w:space="0" w:color="auto" w:frame="1"/>
        </w:rPr>
        <w:t> Honda();  </w:t>
      </w:r>
    </w:p>
    <w:p w14:paraId="6D8EF8DD" w14:textId="77777777" w:rsidR="00CF10C3" w:rsidRDefault="00CF10C3" w:rsidP="00CF10C3">
      <w:pPr>
        <w:numPr>
          <w:ilvl w:val="0"/>
          <w:numId w:val="108"/>
        </w:numPr>
        <w:spacing w:after="0" w:line="375" w:lineRule="atLeast"/>
        <w:jc w:val="both"/>
        <w:rPr>
          <w:rFonts w:ascii="inter-regular" w:hAnsi="inter-regular"/>
          <w:color w:val="000000"/>
        </w:rPr>
      </w:pPr>
      <w:r>
        <w:rPr>
          <w:rFonts w:ascii="inter-regular" w:hAnsi="inter-regular"/>
          <w:color w:val="000000"/>
          <w:bdr w:val="none" w:sz="0" w:space="0" w:color="auto" w:frame="1"/>
        </w:rPr>
        <w:t>   honda.run();  </w:t>
      </w:r>
    </w:p>
    <w:p w14:paraId="20EE3AB0" w14:textId="77777777" w:rsidR="00CF10C3" w:rsidRDefault="00CF10C3" w:rsidP="00CF10C3">
      <w:pPr>
        <w:pStyle w:val="alt"/>
        <w:numPr>
          <w:ilvl w:val="0"/>
          <w:numId w:val="108"/>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  </w:t>
      </w:r>
    </w:p>
    <w:p w14:paraId="6E4E23EA" w14:textId="77777777" w:rsidR="00CF10C3" w:rsidRDefault="00CF10C3" w:rsidP="00CF10C3">
      <w:pPr>
        <w:numPr>
          <w:ilvl w:val="0"/>
          <w:numId w:val="108"/>
        </w:numPr>
        <w:spacing w:after="0" w:line="375" w:lineRule="atLeast"/>
        <w:jc w:val="both"/>
        <w:rPr>
          <w:rFonts w:ascii="inter-regular" w:hAnsi="inter-regular"/>
          <w:color w:val="000000"/>
        </w:rPr>
      </w:pPr>
      <w:r>
        <w:rPr>
          <w:rFonts w:ascii="inter-regular" w:hAnsi="inter-regular"/>
          <w:color w:val="000000"/>
          <w:bdr w:val="none" w:sz="0" w:space="0" w:color="auto" w:frame="1"/>
        </w:rPr>
        <w:t>}  </w:t>
      </w:r>
    </w:p>
    <w:p w14:paraId="46C4A7C4" w14:textId="77777777" w:rsidR="00CF10C3" w:rsidRDefault="00CF10C3" w:rsidP="00CF10C3">
      <w:pPr>
        <w:spacing w:line="240" w:lineRule="auto"/>
        <w:rPr>
          <w:rFonts w:ascii="Times New Roman" w:hAnsi="Times New Roman"/>
        </w:rPr>
      </w:pPr>
      <w:hyperlink r:id="rId103" w:tgtFrame="_blank" w:history="1">
        <w:r>
          <w:rPr>
            <w:rStyle w:val="Hyperlink"/>
            <w:rFonts w:ascii="Verdana" w:hAnsi="Verdana"/>
            <w:b/>
            <w:bCs/>
            <w:color w:val="FFFFFF"/>
            <w:sz w:val="20"/>
            <w:szCs w:val="20"/>
            <w:shd w:val="clear" w:color="auto" w:fill="4CAF50"/>
          </w:rPr>
          <w:t>Test it Now</w:t>
        </w:r>
      </w:hyperlink>
    </w:p>
    <w:p w14:paraId="0164E971" w14:textId="77777777" w:rsidR="00CF10C3" w:rsidRDefault="00CF10C3" w:rsidP="00CF10C3">
      <w:pPr>
        <w:pStyle w:val="HTMLPreformatted"/>
        <w:shd w:val="clear" w:color="auto" w:fill="EEEEEE"/>
        <w:jc w:val="both"/>
        <w:rPr>
          <w:color w:val="535559"/>
        </w:rPr>
      </w:pPr>
      <w:r>
        <w:rPr>
          <w:color w:val="535559"/>
        </w:rPr>
        <w:t>Output:Compile Time Error</w:t>
      </w:r>
    </w:p>
    <w:p w14:paraId="175C425C" w14:textId="77777777" w:rsidR="00CF10C3" w:rsidRDefault="00000000" w:rsidP="00CF10C3">
      <w:r>
        <w:pict w14:anchorId="74556D37">
          <v:rect id="_x0000_i1052" style="width:0;height:.75pt" o:hrstd="t" o:hrnoshade="t" o:hr="t" fillcolor="#d4d4d4" stroked="f"/>
        </w:pict>
      </w:r>
    </w:p>
    <w:p w14:paraId="496A80A4" w14:textId="77777777" w:rsidR="00CF10C3" w:rsidRDefault="00CF10C3" w:rsidP="00CF10C3">
      <w:pPr>
        <w:pStyle w:val="Heading2"/>
        <w:shd w:val="clear" w:color="auto" w:fill="FFFFFF"/>
        <w:spacing w:line="312" w:lineRule="atLeast"/>
        <w:jc w:val="both"/>
        <w:rPr>
          <w:rFonts w:ascii="Helvetica" w:hAnsi="Helvetica"/>
          <w:b w:val="0"/>
          <w:bCs w:val="0"/>
          <w:color w:val="610B38"/>
          <w:sz w:val="38"/>
          <w:szCs w:val="38"/>
        </w:rPr>
      </w:pPr>
      <w:r>
        <w:rPr>
          <w:rFonts w:ascii="Helvetica" w:hAnsi="Helvetica"/>
          <w:b w:val="0"/>
          <w:bCs w:val="0"/>
          <w:color w:val="610B38"/>
          <w:sz w:val="38"/>
          <w:szCs w:val="38"/>
        </w:rPr>
        <w:lastRenderedPageBreak/>
        <w:t>3) Java final class</w:t>
      </w:r>
    </w:p>
    <w:p w14:paraId="15D5E1EB" w14:textId="77777777" w:rsidR="00CF10C3" w:rsidRDefault="00CF10C3" w:rsidP="00CF10C3">
      <w:pPr>
        <w:pStyle w:val="NormalWeb"/>
        <w:shd w:val="clear" w:color="auto" w:fill="FFFFFF"/>
        <w:jc w:val="both"/>
        <w:rPr>
          <w:rFonts w:ascii="inter-regular" w:hAnsi="inter-regular"/>
          <w:color w:val="333333"/>
        </w:rPr>
      </w:pPr>
      <w:r>
        <w:rPr>
          <w:rFonts w:ascii="inter-regular" w:hAnsi="inter-regular"/>
          <w:color w:val="333333"/>
        </w:rPr>
        <w:t>If you make any class as final, you cannot extend it.</w:t>
      </w:r>
    </w:p>
    <w:p w14:paraId="4948B75B" w14:textId="77777777" w:rsidR="00CF10C3" w:rsidRDefault="00CF10C3" w:rsidP="00CF10C3">
      <w:pPr>
        <w:pStyle w:val="Heading3"/>
        <w:shd w:val="clear" w:color="auto" w:fill="FFFFFF"/>
        <w:jc w:val="both"/>
        <w:rPr>
          <w:rFonts w:ascii="Tahoma" w:hAnsi="Tahoma" w:cs="Tahoma"/>
          <w:color w:val="610B4B"/>
          <w:sz w:val="33"/>
          <w:szCs w:val="33"/>
        </w:rPr>
      </w:pPr>
      <w:r>
        <w:rPr>
          <w:rFonts w:ascii="Tahoma" w:hAnsi="Tahoma" w:cs="Tahoma"/>
          <w:b/>
          <w:bCs/>
          <w:color w:val="610B4B"/>
          <w:sz w:val="33"/>
          <w:szCs w:val="33"/>
        </w:rPr>
        <w:t>Example of final class</w:t>
      </w:r>
    </w:p>
    <w:p w14:paraId="05AF06BD" w14:textId="77777777" w:rsidR="00CF10C3" w:rsidRDefault="00CF10C3" w:rsidP="00CF10C3">
      <w:pPr>
        <w:pStyle w:val="alt"/>
        <w:numPr>
          <w:ilvl w:val="0"/>
          <w:numId w:val="109"/>
        </w:numPr>
        <w:spacing w:before="0" w:beforeAutospacing="0" w:after="0" w:afterAutospacing="0" w:line="375" w:lineRule="atLeast"/>
        <w:jc w:val="both"/>
        <w:rPr>
          <w:rFonts w:ascii="inter-regular" w:hAnsi="inter-regular"/>
          <w:color w:val="000000"/>
        </w:rPr>
      </w:pPr>
      <w:r>
        <w:rPr>
          <w:rStyle w:val="keyword"/>
          <w:rFonts w:ascii="inter-regular" w:hAnsi="inter-regular"/>
          <w:b/>
          <w:bCs/>
          <w:color w:val="006699"/>
          <w:bdr w:val="none" w:sz="0" w:space="0" w:color="auto" w:frame="1"/>
        </w:rPr>
        <w:t>final</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class</w:t>
      </w:r>
      <w:r>
        <w:rPr>
          <w:rFonts w:ascii="inter-regular" w:hAnsi="inter-regular"/>
          <w:color w:val="000000"/>
          <w:bdr w:val="none" w:sz="0" w:space="0" w:color="auto" w:frame="1"/>
        </w:rPr>
        <w:t> Bike{}  </w:t>
      </w:r>
    </w:p>
    <w:p w14:paraId="26A22A9F" w14:textId="77777777" w:rsidR="00CF10C3" w:rsidRDefault="00CF10C3" w:rsidP="00CF10C3">
      <w:pPr>
        <w:numPr>
          <w:ilvl w:val="0"/>
          <w:numId w:val="109"/>
        </w:numPr>
        <w:spacing w:after="0" w:line="375" w:lineRule="atLeast"/>
        <w:jc w:val="both"/>
        <w:rPr>
          <w:rFonts w:ascii="inter-regular" w:hAnsi="inter-regular"/>
          <w:color w:val="000000"/>
        </w:rPr>
      </w:pPr>
      <w:r>
        <w:rPr>
          <w:rFonts w:ascii="inter-regular" w:hAnsi="inter-regular"/>
          <w:color w:val="000000"/>
          <w:bdr w:val="none" w:sz="0" w:space="0" w:color="auto" w:frame="1"/>
        </w:rPr>
        <w:t>  </w:t>
      </w:r>
    </w:p>
    <w:p w14:paraId="3649E4D0" w14:textId="77777777" w:rsidR="00CF10C3" w:rsidRDefault="00CF10C3" w:rsidP="00CF10C3">
      <w:pPr>
        <w:pStyle w:val="alt"/>
        <w:numPr>
          <w:ilvl w:val="0"/>
          <w:numId w:val="109"/>
        </w:numPr>
        <w:spacing w:before="0" w:beforeAutospacing="0" w:after="0" w:afterAutospacing="0" w:line="375" w:lineRule="atLeast"/>
        <w:jc w:val="both"/>
        <w:rPr>
          <w:rFonts w:ascii="inter-regular" w:hAnsi="inter-regular"/>
          <w:color w:val="000000"/>
        </w:rPr>
      </w:pPr>
      <w:r>
        <w:rPr>
          <w:rStyle w:val="keyword"/>
          <w:rFonts w:ascii="inter-regular" w:hAnsi="inter-regular"/>
          <w:b/>
          <w:bCs/>
          <w:color w:val="006699"/>
          <w:bdr w:val="none" w:sz="0" w:space="0" w:color="auto" w:frame="1"/>
        </w:rPr>
        <w:t>class</w:t>
      </w:r>
      <w:r>
        <w:rPr>
          <w:rFonts w:ascii="inter-regular" w:hAnsi="inter-regular"/>
          <w:color w:val="000000"/>
          <w:bdr w:val="none" w:sz="0" w:space="0" w:color="auto" w:frame="1"/>
        </w:rPr>
        <w:t> Honda1 </w:t>
      </w:r>
      <w:r>
        <w:rPr>
          <w:rStyle w:val="keyword"/>
          <w:rFonts w:ascii="inter-regular" w:hAnsi="inter-regular"/>
          <w:b/>
          <w:bCs/>
          <w:color w:val="006699"/>
          <w:bdr w:val="none" w:sz="0" w:space="0" w:color="auto" w:frame="1"/>
        </w:rPr>
        <w:t>extends</w:t>
      </w:r>
      <w:r>
        <w:rPr>
          <w:rFonts w:ascii="inter-regular" w:hAnsi="inter-regular"/>
          <w:color w:val="000000"/>
          <w:bdr w:val="none" w:sz="0" w:space="0" w:color="auto" w:frame="1"/>
        </w:rPr>
        <w:t> Bike{  </w:t>
      </w:r>
    </w:p>
    <w:p w14:paraId="4BDBCB3D" w14:textId="77777777" w:rsidR="00CF10C3" w:rsidRDefault="00CF10C3" w:rsidP="00CF10C3">
      <w:pPr>
        <w:numPr>
          <w:ilvl w:val="0"/>
          <w:numId w:val="109"/>
        </w:numPr>
        <w:spacing w:after="0" w:line="375" w:lineRule="atLeast"/>
        <w:jc w:val="both"/>
        <w:rPr>
          <w:rFonts w:ascii="inter-regular" w:hAnsi="inter-regular"/>
          <w:color w:val="000000"/>
        </w:rPr>
      </w:pP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void</w:t>
      </w:r>
      <w:r>
        <w:rPr>
          <w:rFonts w:ascii="inter-regular" w:hAnsi="inter-regular"/>
          <w:color w:val="000000"/>
          <w:bdr w:val="none" w:sz="0" w:space="0" w:color="auto" w:frame="1"/>
        </w:rPr>
        <w:t> run(){System.out.println(</w:t>
      </w:r>
      <w:r>
        <w:rPr>
          <w:rStyle w:val="string"/>
          <w:rFonts w:ascii="inter-regular" w:hAnsi="inter-regular"/>
          <w:color w:val="0000FF"/>
          <w:bdr w:val="none" w:sz="0" w:space="0" w:color="auto" w:frame="1"/>
        </w:rPr>
        <w:t>"running safely with 100kmph"</w:t>
      </w:r>
      <w:r>
        <w:rPr>
          <w:rFonts w:ascii="inter-regular" w:hAnsi="inter-regular"/>
          <w:color w:val="000000"/>
          <w:bdr w:val="none" w:sz="0" w:space="0" w:color="auto" w:frame="1"/>
        </w:rPr>
        <w:t>);}  </w:t>
      </w:r>
    </w:p>
    <w:p w14:paraId="4A10CE88" w14:textId="77777777" w:rsidR="00CF10C3" w:rsidRDefault="00CF10C3" w:rsidP="00CF10C3">
      <w:pPr>
        <w:pStyle w:val="alt"/>
        <w:numPr>
          <w:ilvl w:val="0"/>
          <w:numId w:val="109"/>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w:t>
      </w:r>
    </w:p>
    <w:p w14:paraId="01D01C6A" w14:textId="77777777" w:rsidR="00CF10C3" w:rsidRDefault="00CF10C3" w:rsidP="00CF10C3">
      <w:pPr>
        <w:numPr>
          <w:ilvl w:val="0"/>
          <w:numId w:val="109"/>
        </w:numPr>
        <w:spacing w:after="0" w:line="375" w:lineRule="atLeast"/>
        <w:jc w:val="both"/>
        <w:rPr>
          <w:rFonts w:ascii="inter-regular" w:hAnsi="inter-regular"/>
          <w:color w:val="000000"/>
        </w:rPr>
      </w:pP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public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static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void</w:t>
      </w:r>
      <w:r>
        <w:rPr>
          <w:rFonts w:ascii="inter-regular" w:hAnsi="inter-regular"/>
          <w:color w:val="000000"/>
          <w:bdr w:val="none" w:sz="0" w:space="0" w:color="auto" w:frame="1"/>
        </w:rPr>
        <w:t> main(String args[]){  </w:t>
      </w:r>
    </w:p>
    <w:p w14:paraId="27DEBC4A" w14:textId="77777777" w:rsidR="00CF10C3" w:rsidRDefault="00CF10C3" w:rsidP="00CF10C3">
      <w:pPr>
        <w:pStyle w:val="alt"/>
        <w:numPr>
          <w:ilvl w:val="0"/>
          <w:numId w:val="109"/>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Honda1 honda= </w:t>
      </w:r>
      <w:r>
        <w:rPr>
          <w:rStyle w:val="keyword"/>
          <w:rFonts w:ascii="inter-regular" w:hAnsi="inter-regular"/>
          <w:b/>
          <w:bCs/>
          <w:color w:val="006699"/>
          <w:bdr w:val="none" w:sz="0" w:space="0" w:color="auto" w:frame="1"/>
        </w:rPr>
        <w:t>new</w:t>
      </w:r>
      <w:r>
        <w:rPr>
          <w:rFonts w:ascii="inter-regular" w:hAnsi="inter-regular"/>
          <w:color w:val="000000"/>
          <w:bdr w:val="none" w:sz="0" w:space="0" w:color="auto" w:frame="1"/>
        </w:rPr>
        <w:t> Honda1();  </w:t>
      </w:r>
    </w:p>
    <w:p w14:paraId="26EA3C0D" w14:textId="77777777" w:rsidR="00CF10C3" w:rsidRDefault="00CF10C3" w:rsidP="00CF10C3">
      <w:pPr>
        <w:numPr>
          <w:ilvl w:val="0"/>
          <w:numId w:val="109"/>
        </w:numPr>
        <w:spacing w:after="0" w:line="375" w:lineRule="atLeast"/>
        <w:jc w:val="both"/>
        <w:rPr>
          <w:rFonts w:ascii="inter-regular" w:hAnsi="inter-regular"/>
          <w:color w:val="000000"/>
        </w:rPr>
      </w:pPr>
      <w:r>
        <w:rPr>
          <w:rFonts w:ascii="inter-regular" w:hAnsi="inter-regular"/>
          <w:color w:val="000000"/>
          <w:bdr w:val="none" w:sz="0" w:space="0" w:color="auto" w:frame="1"/>
        </w:rPr>
        <w:t>  honda.run();  </w:t>
      </w:r>
    </w:p>
    <w:p w14:paraId="030E8F0D" w14:textId="77777777" w:rsidR="00CF10C3" w:rsidRDefault="00CF10C3" w:rsidP="00CF10C3">
      <w:pPr>
        <w:pStyle w:val="alt"/>
        <w:numPr>
          <w:ilvl w:val="0"/>
          <w:numId w:val="109"/>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  </w:t>
      </w:r>
    </w:p>
    <w:p w14:paraId="60928E68" w14:textId="77777777" w:rsidR="00CF10C3" w:rsidRDefault="00CF10C3" w:rsidP="00CF10C3">
      <w:pPr>
        <w:numPr>
          <w:ilvl w:val="0"/>
          <w:numId w:val="109"/>
        </w:numPr>
        <w:spacing w:after="0" w:line="375" w:lineRule="atLeast"/>
        <w:jc w:val="both"/>
        <w:rPr>
          <w:rFonts w:ascii="inter-regular" w:hAnsi="inter-regular"/>
          <w:color w:val="000000"/>
        </w:rPr>
      </w:pPr>
      <w:r>
        <w:rPr>
          <w:rFonts w:ascii="inter-regular" w:hAnsi="inter-regular"/>
          <w:color w:val="000000"/>
          <w:bdr w:val="none" w:sz="0" w:space="0" w:color="auto" w:frame="1"/>
        </w:rPr>
        <w:t>}  </w:t>
      </w:r>
    </w:p>
    <w:p w14:paraId="716E1DD2" w14:textId="77777777" w:rsidR="00CF10C3" w:rsidRDefault="00CF10C3" w:rsidP="00CF10C3">
      <w:pPr>
        <w:spacing w:line="240" w:lineRule="auto"/>
        <w:rPr>
          <w:rFonts w:ascii="Times New Roman" w:hAnsi="Times New Roman"/>
        </w:rPr>
      </w:pPr>
      <w:hyperlink r:id="rId104" w:tgtFrame="_blank" w:history="1">
        <w:r>
          <w:rPr>
            <w:rStyle w:val="Hyperlink"/>
            <w:rFonts w:ascii="Verdana" w:hAnsi="Verdana"/>
            <w:b/>
            <w:bCs/>
            <w:color w:val="FFFFFF"/>
            <w:sz w:val="20"/>
            <w:szCs w:val="20"/>
            <w:shd w:val="clear" w:color="auto" w:fill="4CAF50"/>
          </w:rPr>
          <w:t>Test it Now</w:t>
        </w:r>
      </w:hyperlink>
    </w:p>
    <w:p w14:paraId="287B03AB" w14:textId="77777777" w:rsidR="00CF10C3" w:rsidRDefault="00CF10C3" w:rsidP="00CF10C3">
      <w:pPr>
        <w:pStyle w:val="HTMLPreformatted"/>
        <w:shd w:val="clear" w:color="auto" w:fill="EEEEEE"/>
        <w:jc w:val="both"/>
        <w:rPr>
          <w:color w:val="535559"/>
        </w:rPr>
      </w:pPr>
      <w:r>
        <w:rPr>
          <w:color w:val="535559"/>
        </w:rPr>
        <w:t>Output:Compile Time Error</w:t>
      </w:r>
    </w:p>
    <w:p w14:paraId="12486CB3" w14:textId="77777777" w:rsidR="00CF10C3" w:rsidRDefault="00000000" w:rsidP="00CF10C3">
      <w:r>
        <w:pict w14:anchorId="0C4BBA90">
          <v:rect id="_x0000_i1053" style="width:0;height:.75pt" o:hrstd="t" o:hrnoshade="t" o:hr="t" fillcolor="#d4d4d4" stroked="f"/>
        </w:pict>
      </w:r>
    </w:p>
    <w:p w14:paraId="7F7EBDA1" w14:textId="77777777" w:rsidR="00CF10C3" w:rsidRDefault="00CF10C3" w:rsidP="00CF10C3">
      <w:pPr>
        <w:pStyle w:val="Heading3"/>
        <w:shd w:val="clear" w:color="auto" w:fill="FFFFFF"/>
        <w:spacing w:line="312" w:lineRule="atLeast"/>
        <w:jc w:val="both"/>
        <w:rPr>
          <w:rFonts w:ascii="Helvetica" w:hAnsi="Helvetica"/>
          <w:color w:val="610B4B"/>
          <w:sz w:val="32"/>
          <w:szCs w:val="32"/>
        </w:rPr>
      </w:pPr>
      <w:r>
        <w:rPr>
          <w:rFonts w:ascii="Helvetica" w:hAnsi="Helvetica"/>
          <w:b/>
          <w:bCs/>
          <w:color w:val="610B4B"/>
          <w:sz w:val="32"/>
          <w:szCs w:val="32"/>
        </w:rPr>
        <w:t>Q) Is final method inherited?</w:t>
      </w:r>
    </w:p>
    <w:p w14:paraId="3C3DC8F1" w14:textId="77777777" w:rsidR="00CF10C3" w:rsidRDefault="00CF10C3" w:rsidP="00CF10C3">
      <w:pPr>
        <w:pStyle w:val="NormalWeb"/>
        <w:shd w:val="clear" w:color="auto" w:fill="FFFFFF"/>
        <w:jc w:val="both"/>
        <w:rPr>
          <w:rFonts w:ascii="inter-regular" w:hAnsi="inter-regular"/>
          <w:color w:val="333333"/>
        </w:rPr>
      </w:pPr>
      <w:r>
        <w:rPr>
          <w:rFonts w:ascii="inter-regular" w:hAnsi="inter-regular"/>
          <w:color w:val="333333"/>
        </w:rPr>
        <w:t>Ans) Yes, final method is inherited but you cannot override it. For Example:</w:t>
      </w:r>
    </w:p>
    <w:p w14:paraId="29529E58" w14:textId="77777777" w:rsidR="00CF10C3" w:rsidRDefault="00CF10C3" w:rsidP="00CF10C3">
      <w:pPr>
        <w:pStyle w:val="alt"/>
        <w:numPr>
          <w:ilvl w:val="0"/>
          <w:numId w:val="110"/>
        </w:numPr>
        <w:spacing w:before="0" w:beforeAutospacing="0" w:after="0" w:afterAutospacing="0" w:line="375" w:lineRule="atLeast"/>
        <w:jc w:val="both"/>
        <w:rPr>
          <w:rFonts w:ascii="inter-regular" w:hAnsi="inter-regular"/>
          <w:color w:val="000000"/>
        </w:rPr>
      </w:pPr>
      <w:r>
        <w:rPr>
          <w:rStyle w:val="keyword"/>
          <w:rFonts w:ascii="inter-regular" w:hAnsi="inter-regular"/>
          <w:b/>
          <w:bCs/>
          <w:color w:val="006699"/>
          <w:bdr w:val="none" w:sz="0" w:space="0" w:color="auto" w:frame="1"/>
        </w:rPr>
        <w:t>class</w:t>
      </w:r>
      <w:r>
        <w:rPr>
          <w:rFonts w:ascii="inter-regular" w:hAnsi="inter-regular"/>
          <w:color w:val="000000"/>
          <w:bdr w:val="none" w:sz="0" w:space="0" w:color="auto" w:frame="1"/>
        </w:rPr>
        <w:t> Bike{  </w:t>
      </w:r>
    </w:p>
    <w:p w14:paraId="619152CF" w14:textId="77777777" w:rsidR="00CF10C3" w:rsidRDefault="00CF10C3" w:rsidP="00CF10C3">
      <w:pPr>
        <w:numPr>
          <w:ilvl w:val="0"/>
          <w:numId w:val="110"/>
        </w:numPr>
        <w:spacing w:after="0" w:line="375" w:lineRule="atLeast"/>
        <w:jc w:val="both"/>
        <w:rPr>
          <w:rFonts w:ascii="inter-regular" w:hAnsi="inter-regular"/>
          <w:color w:val="000000"/>
        </w:rPr>
      </w:pP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final</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void</w:t>
      </w:r>
      <w:r>
        <w:rPr>
          <w:rFonts w:ascii="inter-regular" w:hAnsi="inter-regular"/>
          <w:color w:val="000000"/>
          <w:bdr w:val="none" w:sz="0" w:space="0" w:color="auto" w:frame="1"/>
        </w:rPr>
        <w:t> run(){System.out.println(</w:t>
      </w:r>
      <w:r>
        <w:rPr>
          <w:rStyle w:val="string"/>
          <w:rFonts w:ascii="inter-regular" w:hAnsi="inter-regular"/>
          <w:color w:val="0000FF"/>
          <w:bdr w:val="none" w:sz="0" w:space="0" w:color="auto" w:frame="1"/>
        </w:rPr>
        <w:t>"running..."</w:t>
      </w:r>
      <w:r>
        <w:rPr>
          <w:rFonts w:ascii="inter-regular" w:hAnsi="inter-regular"/>
          <w:color w:val="000000"/>
          <w:bdr w:val="none" w:sz="0" w:space="0" w:color="auto" w:frame="1"/>
        </w:rPr>
        <w:t>);}  </w:t>
      </w:r>
    </w:p>
    <w:p w14:paraId="1F22BBEC" w14:textId="77777777" w:rsidR="00CF10C3" w:rsidRDefault="00CF10C3" w:rsidP="00CF10C3">
      <w:pPr>
        <w:pStyle w:val="alt"/>
        <w:numPr>
          <w:ilvl w:val="0"/>
          <w:numId w:val="110"/>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w:t>
      </w:r>
    </w:p>
    <w:p w14:paraId="129015B8" w14:textId="77777777" w:rsidR="00CF10C3" w:rsidRDefault="00CF10C3" w:rsidP="00CF10C3">
      <w:pPr>
        <w:numPr>
          <w:ilvl w:val="0"/>
          <w:numId w:val="110"/>
        </w:numPr>
        <w:spacing w:after="0" w:line="375" w:lineRule="atLeast"/>
        <w:jc w:val="both"/>
        <w:rPr>
          <w:rFonts w:ascii="inter-regular" w:hAnsi="inter-regular"/>
          <w:color w:val="000000"/>
        </w:rPr>
      </w:pPr>
      <w:r>
        <w:rPr>
          <w:rStyle w:val="keyword"/>
          <w:rFonts w:ascii="inter-regular" w:hAnsi="inter-regular"/>
          <w:b/>
          <w:bCs/>
          <w:color w:val="006699"/>
          <w:bdr w:val="none" w:sz="0" w:space="0" w:color="auto" w:frame="1"/>
        </w:rPr>
        <w:t>class</w:t>
      </w:r>
      <w:r>
        <w:rPr>
          <w:rFonts w:ascii="inter-regular" w:hAnsi="inter-regular"/>
          <w:color w:val="000000"/>
          <w:bdr w:val="none" w:sz="0" w:space="0" w:color="auto" w:frame="1"/>
        </w:rPr>
        <w:t> Honda2 </w:t>
      </w:r>
      <w:r>
        <w:rPr>
          <w:rStyle w:val="keyword"/>
          <w:rFonts w:ascii="inter-regular" w:hAnsi="inter-regular"/>
          <w:b/>
          <w:bCs/>
          <w:color w:val="006699"/>
          <w:bdr w:val="none" w:sz="0" w:space="0" w:color="auto" w:frame="1"/>
        </w:rPr>
        <w:t>extends</w:t>
      </w:r>
      <w:r>
        <w:rPr>
          <w:rFonts w:ascii="inter-regular" w:hAnsi="inter-regular"/>
          <w:color w:val="000000"/>
          <w:bdr w:val="none" w:sz="0" w:space="0" w:color="auto" w:frame="1"/>
        </w:rPr>
        <w:t> Bike{  </w:t>
      </w:r>
    </w:p>
    <w:p w14:paraId="3C9DE42C" w14:textId="77777777" w:rsidR="00CF10C3" w:rsidRDefault="00CF10C3" w:rsidP="00CF10C3">
      <w:pPr>
        <w:pStyle w:val="alt"/>
        <w:numPr>
          <w:ilvl w:val="0"/>
          <w:numId w:val="110"/>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public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static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void</w:t>
      </w:r>
      <w:r>
        <w:rPr>
          <w:rFonts w:ascii="inter-regular" w:hAnsi="inter-regular"/>
          <w:color w:val="000000"/>
          <w:bdr w:val="none" w:sz="0" w:space="0" w:color="auto" w:frame="1"/>
        </w:rPr>
        <w:t> main(String args[]){  </w:t>
      </w:r>
    </w:p>
    <w:p w14:paraId="10474BE5" w14:textId="77777777" w:rsidR="00CF10C3" w:rsidRDefault="00CF10C3" w:rsidP="00CF10C3">
      <w:pPr>
        <w:numPr>
          <w:ilvl w:val="0"/>
          <w:numId w:val="110"/>
        </w:numPr>
        <w:spacing w:after="0" w:line="375" w:lineRule="atLeast"/>
        <w:jc w:val="both"/>
        <w:rPr>
          <w:rFonts w:ascii="inter-regular" w:hAnsi="inter-regular"/>
          <w:color w:val="000000"/>
        </w:rPr>
      </w:pP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new</w:t>
      </w:r>
      <w:r>
        <w:rPr>
          <w:rFonts w:ascii="inter-regular" w:hAnsi="inter-regular"/>
          <w:color w:val="000000"/>
          <w:bdr w:val="none" w:sz="0" w:space="0" w:color="auto" w:frame="1"/>
        </w:rPr>
        <w:t> Honda2().run();  </w:t>
      </w:r>
    </w:p>
    <w:p w14:paraId="1A3756DA" w14:textId="77777777" w:rsidR="00CF10C3" w:rsidRDefault="00CF10C3" w:rsidP="00CF10C3">
      <w:pPr>
        <w:pStyle w:val="alt"/>
        <w:numPr>
          <w:ilvl w:val="0"/>
          <w:numId w:val="110"/>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  </w:t>
      </w:r>
    </w:p>
    <w:p w14:paraId="580BA7AF" w14:textId="77777777" w:rsidR="00CF10C3" w:rsidRDefault="00CF10C3" w:rsidP="00CF10C3">
      <w:pPr>
        <w:numPr>
          <w:ilvl w:val="0"/>
          <w:numId w:val="110"/>
        </w:numPr>
        <w:spacing w:after="0" w:line="375" w:lineRule="atLeast"/>
        <w:jc w:val="both"/>
        <w:rPr>
          <w:rFonts w:ascii="inter-regular" w:hAnsi="inter-regular"/>
          <w:color w:val="000000"/>
        </w:rPr>
      </w:pPr>
      <w:r>
        <w:rPr>
          <w:rFonts w:ascii="inter-regular" w:hAnsi="inter-regular"/>
          <w:color w:val="000000"/>
          <w:bdr w:val="none" w:sz="0" w:space="0" w:color="auto" w:frame="1"/>
        </w:rPr>
        <w:t>}  </w:t>
      </w:r>
    </w:p>
    <w:p w14:paraId="522CD125" w14:textId="77777777" w:rsidR="00CF10C3" w:rsidRDefault="00CF10C3" w:rsidP="00CF10C3">
      <w:pPr>
        <w:spacing w:line="240" w:lineRule="auto"/>
        <w:rPr>
          <w:rFonts w:ascii="Times New Roman" w:hAnsi="Times New Roman"/>
        </w:rPr>
      </w:pPr>
      <w:hyperlink r:id="rId105" w:tgtFrame="_blank" w:history="1">
        <w:r>
          <w:rPr>
            <w:rStyle w:val="Hyperlink"/>
            <w:rFonts w:ascii="Verdana" w:hAnsi="Verdana"/>
            <w:b/>
            <w:bCs/>
            <w:color w:val="FFFFFF"/>
            <w:sz w:val="20"/>
            <w:szCs w:val="20"/>
            <w:shd w:val="clear" w:color="auto" w:fill="4CAF50"/>
          </w:rPr>
          <w:t>Test it Now</w:t>
        </w:r>
      </w:hyperlink>
    </w:p>
    <w:p w14:paraId="1C6059DA" w14:textId="77777777" w:rsidR="00CF10C3" w:rsidRDefault="00CF10C3" w:rsidP="00CF10C3">
      <w:pPr>
        <w:pStyle w:val="HTMLPreformatted"/>
        <w:shd w:val="clear" w:color="auto" w:fill="EEEEEE"/>
        <w:jc w:val="both"/>
        <w:rPr>
          <w:color w:val="535559"/>
        </w:rPr>
      </w:pPr>
      <w:r>
        <w:rPr>
          <w:color w:val="535559"/>
        </w:rPr>
        <w:t>Output:running...</w:t>
      </w:r>
    </w:p>
    <w:p w14:paraId="3763B8C4" w14:textId="77777777" w:rsidR="00CF10C3" w:rsidRPr="00CF10C3" w:rsidRDefault="00CF10C3" w:rsidP="00B54A10">
      <w:pPr>
        <w:shd w:val="clear" w:color="auto" w:fill="FFFFFF"/>
        <w:spacing w:before="60" w:after="100" w:afterAutospacing="1" w:line="375" w:lineRule="atLeast"/>
        <w:jc w:val="both"/>
        <w:rPr>
          <w:rFonts w:ascii="inter-regular" w:hAnsi="inter-regular"/>
          <w:b/>
          <w:bCs/>
          <w:color w:val="000000"/>
          <w:sz w:val="24"/>
          <w:szCs w:val="24"/>
        </w:rPr>
      </w:pPr>
    </w:p>
    <w:p w14:paraId="07B4165E" w14:textId="77777777" w:rsidR="00CF10C3" w:rsidRPr="00CF10C3" w:rsidRDefault="00CF10C3" w:rsidP="00B54A10">
      <w:pPr>
        <w:shd w:val="clear" w:color="auto" w:fill="FFFFFF"/>
        <w:spacing w:before="60" w:after="100" w:afterAutospacing="1" w:line="375" w:lineRule="atLeast"/>
        <w:jc w:val="both"/>
        <w:rPr>
          <w:rFonts w:ascii="inter-regular" w:hAnsi="inter-regular"/>
          <w:b/>
          <w:bCs/>
          <w:color w:val="000000"/>
          <w:sz w:val="44"/>
          <w:szCs w:val="44"/>
        </w:rPr>
      </w:pPr>
    </w:p>
    <w:p w14:paraId="22CABB7D" w14:textId="77777777" w:rsidR="00B54A10" w:rsidRDefault="00B54A10" w:rsidP="0027496C">
      <w:pPr>
        <w:rPr>
          <w:b/>
          <w:bCs/>
          <w:sz w:val="32"/>
          <w:szCs w:val="32"/>
        </w:rPr>
      </w:pPr>
    </w:p>
    <w:p w14:paraId="56876BBF" w14:textId="77777777" w:rsidR="00B54A10" w:rsidRDefault="00B54A10" w:rsidP="0027496C">
      <w:pPr>
        <w:rPr>
          <w:b/>
          <w:bCs/>
          <w:sz w:val="32"/>
          <w:szCs w:val="32"/>
        </w:rPr>
      </w:pPr>
    </w:p>
    <w:p w14:paraId="243D6737" w14:textId="77777777" w:rsidR="00B54A10" w:rsidRDefault="00623FE6" w:rsidP="0027496C">
      <w:pPr>
        <w:rPr>
          <w:b/>
          <w:bCs/>
          <w:sz w:val="44"/>
          <w:szCs w:val="44"/>
          <w:u w:val="single"/>
        </w:rPr>
      </w:pPr>
      <w:r w:rsidRPr="00623FE6">
        <w:rPr>
          <w:b/>
          <w:bCs/>
          <w:sz w:val="44"/>
          <w:szCs w:val="44"/>
          <w:u w:val="single"/>
        </w:rPr>
        <w:lastRenderedPageBreak/>
        <w:t>Abstract Class in Java</w:t>
      </w:r>
    </w:p>
    <w:p w14:paraId="62AD60E0" w14:textId="77777777" w:rsidR="00623FE6" w:rsidRDefault="00623FE6" w:rsidP="0027496C">
      <w:pPr>
        <w:rPr>
          <w:rFonts w:ascii="inter-regular" w:hAnsi="inter-regular"/>
          <w:color w:val="333333"/>
          <w:shd w:val="clear" w:color="auto" w:fill="FFFFFF"/>
        </w:rPr>
      </w:pPr>
      <w:r>
        <w:rPr>
          <w:rFonts w:ascii="inter-regular" w:hAnsi="inter-regular"/>
          <w:color w:val="333333"/>
          <w:shd w:val="clear" w:color="auto" w:fill="FFFFFF"/>
        </w:rPr>
        <w:t>A class which is declared with the abstract keyword is known as an abstract class in </w:t>
      </w:r>
      <w:hyperlink r:id="rId106" w:history="1">
        <w:r>
          <w:rPr>
            <w:rStyle w:val="Hyperlink"/>
            <w:rFonts w:ascii="inter-regular" w:hAnsi="inter-regular"/>
            <w:color w:val="008000"/>
            <w:shd w:val="clear" w:color="auto" w:fill="FFFFFF"/>
          </w:rPr>
          <w:t>Java</w:t>
        </w:r>
      </w:hyperlink>
      <w:r>
        <w:rPr>
          <w:rFonts w:ascii="inter-regular" w:hAnsi="inter-regular"/>
          <w:color w:val="333333"/>
          <w:shd w:val="clear" w:color="auto" w:fill="FFFFFF"/>
        </w:rPr>
        <w:t>. It can have abstract and non-abstract methods (method with the body)</w:t>
      </w:r>
    </w:p>
    <w:p w14:paraId="306A5E8C" w14:textId="77777777" w:rsidR="00623FE6" w:rsidRDefault="00623FE6" w:rsidP="00623FE6">
      <w:pPr>
        <w:pStyle w:val="Heading3"/>
        <w:shd w:val="clear" w:color="auto" w:fill="FFFFFF"/>
        <w:spacing w:line="312" w:lineRule="atLeast"/>
        <w:jc w:val="both"/>
        <w:rPr>
          <w:rFonts w:ascii="Helvetica" w:hAnsi="Helvetica"/>
          <w:color w:val="610B38"/>
          <w:sz w:val="38"/>
          <w:szCs w:val="38"/>
        </w:rPr>
      </w:pPr>
      <w:r>
        <w:rPr>
          <w:rFonts w:ascii="Helvetica" w:hAnsi="Helvetica"/>
          <w:b/>
          <w:bCs/>
          <w:color w:val="610B38"/>
          <w:sz w:val="38"/>
          <w:szCs w:val="38"/>
        </w:rPr>
        <w:t>Abstraction in Java</w:t>
      </w:r>
    </w:p>
    <w:p w14:paraId="7BB9ED48" w14:textId="77777777" w:rsidR="00623FE6" w:rsidRDefault="00623FE6" w:rsidP="00623FE6">
      <w:pPr>
        <w:pStyle w:val="NormalWeb"/>
        <w:shd w:val="clear" w:color="auto" w:fill="FFFFFF"/>
        <w:jc w:val="both"/>
        <w:rPr>
          <w:rFonts w:ascii="inter-regular" w:hAnsi="inter-regular"/>
          <w:color w:val="333333"/>
        </w:rPr>
      </w:pPr>
      <w:r>
        <w:rPr>
          <w:rStyle w:val="Strong"/>
          <w:rFonts w:ascii="Segoe UI" w:hAnsi="Segoe UI" w:cs="Segoe UI"/>
          <w:color w:val="333333"/>
        </w:rPr>
        <w:t>Abstraction</w:t>
      </w:r>
      <w:r>
        <w:rPr>
          <w:rFonts w:ascii="inter-regular" w:hAnsi="inter-regular"/>
          <w:color w:val="333333"/>
        </w:rPr>
        <w:t> is a process of hiding the implementation details and showing only functionality to the user.</w:t>
      </w:r>
    </w:p>
    <w:p w14:paraId="26D0EDDA" w14:textId="77777777" w:rsidR="00623FE6" w:rsidRDefault="00623FE6" w:rsidP="00623FE6">
      <w:pPr>
        <w:pStyle w:val="NormalWeb"/>
        <w:shd w:val="clear" w:color="auto" w:fill="FFFFFF"/>
        <w:jc w:val="both"/>
        <w:rPr>
          <w:rFonts w:ascii="inter-regular" w:hAnsi="inter-regular"/>
          <w:color w:val="333333"/>
        </w:rPr>
      </w:pPr>
      <w:r>
        <w:rPr>
          <w:rFonts w:ascii="inter-regular" w:hAnsi="inter-regular"/>
          <w:color w:val="333333"/>
        </w:rPr>
        <w:t>Another way, it shows only essential things to the user and hides the internal details, for example, sending SMS where you type the text and send the message. You don't know the internal processing about the message delivery.</w:t>
      </w:r>
    </w:p>
    <w:p w14:paraId="38418010" w14:textId="77777777" w:rsidR="00623FE6" w:rsidRDefault="00623FE6" w:rsidP="00623FE6">
      <w:pPr>
        <w:pStyle w:val="NormalWeb"/>
        <w:shd w:val="clear" w:color="auto" w:fill="FFFFFF"/>
        <w:jc w:val="both"/>
        <w:rPr>
          <w:rFonts w:ascii="inter-regular" w:hAnsi="inter-regular"/>
          <w:color w:val="333333"/>
        </w:rPr>
      </w:pPr>
      <w:r>
        <w:rPr>
          <w:rFonts w:ascii="inter-regular" w:hAnsi="inter-regular"/>
          <w:color w:val="333333"/>
        </w:rPr>
        <w:t>Abstraction lets you focus on what the </w:t>
      </w:r>
      <w:hyperlink r:id="rId107" w:history="1">
        <w:r>
          <w:rPr>
            <w:rStyle w:val="Hyperlink"/>
            <w:rFonts w:ascii="inter-regular" w:hAnsi="inter-regular"/>
            <w:color w:val="008000"/>
          </w:rPr>
          <w:t>object</w:t>
        </w:r>
      </w:hyperlink>
      <w:r>
        <w:rPr>
          <w:rFonts w:ascii="inter-regular" w:hAnsi="inter-regular"/>
          <w:color w:val="333333"/>
        </w:rPr>
        <w:t> does instead of how it does it.</w:t>
      </w:r>
    </w:p>
    <w:p w14:paraId="43DAC4AC" w14:textId="77777777" w:rsidR="00623FE6" w:rsidRDefault="00623FE6" w:rsidP="00623FE6">
      <w:pPr>
        <w:pStyle w:val="Heading3"/>
        <w:shd w:val="clear" w:color="auto" w:fill="FFFFFF"/>
        <w:spacing w:line="312" w:lineRule="atLeast"/>
        <w:jc w:val="both"/>
        <w:rPr>
          <w:rFonts w:ascii="Helvetica" w:hAnsi="Helvetica"/>
          <w:color w:val="610B4B"/>
          <w:sz w:val="26"/>
          <w:szCs w:val="26"/>
        </w:rPr>
      </w:pPr>
      <w:r>
        <w:rPr>
          <w:rFonts w:ascii="Helvetica" w:hAnsi="Helvetica"/>
          <w:b/>
          <w:bCs/>
          <w:color w:val="610B4B"/>
          <w:sz w:val="26"/>
          <w:szCs w:val="26"/>
        </w:rPr>
        <w:t>Ways to achieve Abstraction</w:t>
      </w:r>
    </w:p>
    <w:p w14:paraId="3AB7D2AD" w14:textId="77777777" w:rsidR="00623FE6" w:rsidRDefault="00623FE6" w:rsidP="00623FE6">
      <w:pPr>
        <w:pStyle w:val="NormalWeb"/>
        <w:shd w:val="clear" w:color="auto" w:fill="FFFFFF"/>
        <w:jc w:val="both"/>
        <w:rPr>
          <w:rFonts w:ascii="inter-regular" w:hAnsi="inter-regular"/>
          <w:color w:val="333333"/>
        </w:rPr>
      </w:pPr>
      <w:r>
        <w:rPr>
          <w:rFonts w:ascii="inter-regular" w:hAnsi="inter-regular"/>
          <w:color w:val="333333"/>
        </w:rPr>
        <w:t>There are two ways to achieve abstraction in java</w:t>
      </w:r>
    </w:p>
    <w:p w14:paraId="391A08AC" w14:textId="77777777" w:rsidR="00623FE6" w:rsidRDefault="00623FE6" w:rsidP="00623FE6">
      <w:pPr>
        <w:numPr>
          <w:ilvl w:val="0"/>
          <w:numId w:val="111"/>
        </w:numPr>
        <w:shd w:val="clear" w:color="auto" w:fill="FFFFFF"/>
        <w:spacing w:before="60" w:after="100" w:afterAutospacing="1" w:line="375" w:lineRule="atLeast"/>
        <w:jc w:val="both"/>
        <w:rPr>
          <w:rFonts w:ascii="inter-regular" w:hAnsi="inter-regular"/>
          <w:color w:val="000000"/>
        </w:rPr>
      </w:pPr>
      <w:r>
        <w:rPr>
          <w:rFonts w:ascii="inter-regular" w:hAnsi="inter-regular"/>
          <w:color w:val="000000"/>
        </w:rPr>
        <w:t>Abstract class (0 to 100%)</w:t>
      </w:r>
    </w:p>
    <w:p w14:paraId="36CB6F73" w14:textId="77777777" w:rsidR="00623FE6" w:rsidRDefault="00623FE6" w:rsidP="00623FE6">
      <w:pPr>
        <w:numPr>
          <w:ilvl w:val="0"/>
          <w:numId w:val="111"/>
        </w:numPr>
        <w:shd w:val="clear" w:color="auto" w:fill="FFFFFF"/>
        <w:spacing w:before="60" w:after="100" w:afterAutospacing="1" w:line="375" w:lineRule="atLeast"/>
        <w:jc w:val="both"/>
        <w:rPr>
          <w:rFonts w:ascii="inter-regular" w:hAnsi="inter-regular"/>
          <w:color w:val="000000"/>
        </w:rPr>
      </w:pPr>
      <w:r>
        <w:rPr>
          <w:rFonts w:ascii="inter-regular" w:hAnsi="inter-regular"/>
          <w:color w:val="000000"/>
        </w:rPr>
        <w:t>Interface (100%)</w:t>
      </w:r>
    </w:p>
    <w:p w14:paraId="357F54C3" w14:textId="77777777" w:rsidR="00623FE6" w:rsidRDefault="00623FE6" w:rsidP="00623FE6">
      <w:pPr>
        <w:pStyle w:val="Heading4"/>
        <w:shd w:val="clear" w:color="auto" w:fill="FFFFFF"/>
        <w:jc w:val="both"/>
        <w:rPr>
          <w:rFonts w:ascii="Helvetica" w:hAnsi="Helvetica"/>
          <w:b w:val="0"/>
          <w:bCs w:val="0"/>
          <w:color w:val="610B4B"/>
          <w:sz w:val="26"/>
          <w:szCs w:val="26"/>
        </w:rPr>
      </w:pPr>
      <w:r>
        <w:rPr>
          <w:rFonts w:ascii="Helvetica" w:hAnsi="Helvetica"/>
          <w:b w:val="0"/>
          <w:bCs w:val="0"/>
          <w:color w:val="610B4B"/>
          <w:sz w:val="26"/>
          <w:szCs w:val="26"/>
        </w:rPr>
        <w:t>Points to Remember</w:t>
      </w:r>
    </w:p>
    <w:p w14:paraId="70E38957" w14:textId="77777777" w:rsidR="00623FE6" w:rsidRDefault="00623FE6" w:rsidP="00623FE6">
      <w:pPr>
        <w:numPr>
          <w:ilvl w:val="0"/>
          <w:numId w:val="112"/>
        </w:numPr>
        <w:shd w:val="clear" w:color="auto" w:fill="FFFFFF"/>
        <w:spacing w:before="60" w:after="100" w:afterAutospacing="1" w:line="375" w:lineRule="atLeast"/>
        <w:jc w:val="both"/>
        <w:rPr>
          <w:rFonts w:ascii="inter-regular" w:hAnsi="inter-regular"/>
          <w:color w:val="000000"/>
          <w:sz w:val="24"/>
          <w:szCs w:val="24"/>
        </w:rPr>
      </w:pPr>
      <w:r>
        <w:rPr>
          <w:rFonts w:ascii="inter-regular" w:hAnsi="inter-regular"/>
          <w:color w:val="000000"/>
        </w:rPr>
        <w:t>An abstract class must be declared with an abstract keyword.</w:t>
      </w:r>
    </w:p>
    <w:p w14:paraId="6418B9E7" w14:textId="77777777" w:rsidR="00623FE6" w:rsidRDefault="00623FE6" w:rsidP="00623FE6">
      <w:pPr>
        <w:numPr>
          <w:ilvl w:val="0"/>
          <w:numId w:val="112"/>
        </w:numPr>
        <w:shd w:val="clear" w:color="auto" w:fill="FFFFFF"/>
        <w:spacing w:before="60" w:after="100" w:afterAutospacing="1" w:line="375" w:lineRule="atLeast"/>
        <w:jc w:val="both"/>
        <w:rPr>
          <w:rFonts w:ascii="inter-regular" w:hAnsi="inter-regular"/>
          <w:color w:val="000000"/>
        </w:rPr>
      </w:pPr>
      <w:r>
        <w:rPr>
          <w:rFonts w:ascii="inter-regular" w:hAnsi="inter-regular"/>
          <w:color w:val="000000"/>
        </w:rPr>
        <w:t>It can have abstract and non-abstract methods.</w:t>
      </w:r>
    </w:p>
    <w:p w14:paraId="23A0B0F4" w14:textId="77777777" w:rsidR="00623FE6" w:rsidRDefault="00623FE6" w:rsidP="00623FE6">
      <w:pPr>
        <w:numPr>
          <w:ilvl w:val="0"/>
          <w:numId w:val="112"/>
        </w:numPr>
        <w:shd w:val="clear" w:color="auto" w:fill="FFFFFF"/>
        <w:spacing w:before="60" w:after="100" w:afterAutospacing="1" w:line="375" w:lineRule="atLeast"/>
        <w:jc w:val="both"/>
        <w:rPr>
          <w:rFonts w:ascii="inter-regular" w:hAnsi="inter-regular"/>
          <w:color w:val="000000"/>
        </w:rPr>
      </w:pPr>
      <w:r>
        <w:rPr>
          <w:rFonts w:ascii="inter-regular" w:hAnsi="inter-regular"/>
          <w:color w:val="000000"/>
        </w:rPr>
        <w:t>It cannot be instantiated.</w:t>
      </w:r>
    </w:p>
    <w:p w14:paraId="66B158E7" w14:textId="77777777" w:rsidR="00623FE6" w:rsidRDefault="00623FE6" w:rsidP="00623FE6">
      <w:pPr>
        <w:numPr>
          <w:ilvl w:val="0"/>
          <w:numId w:val="112"/>
        </w:numPr>
        <w:shd w:val="clear" w:color="auto" w:fill="FFFFFF"/>
        <w:spacing w:before="60" w:after="100" w:afterAutospacing="1" w:line="375" w:lineRule="atLeast"/>
        <w:jc w:val="both"/>
        <w:rPr>
          <w:rFonts w:ascii="inter-regular" w:hAnsi="inter-regular"/>
          <w:color w:val="000000"/>
        </w:rPr>
      </w:pPr>
      <w:r>
        <w:rPr>
          <w:rFonts w:ascii="inter-regular" w:hAnsi="inter-regular"/>
          <w:color w:val="000000"/>
        </w:rPr>
        <w:t>It can have </w:t>
      </w:r>
      <w:hyperlink r:id="rId108" w:history="1">
        <w:r>
          <w:rPr>
            <w:rStyle w:val="Hyperlink"/>
            <w:rFonts w:ascii="inter-regular" w:hAnsi="inter-regular"/>
            <w:color w:val="008000"/>
          </w:rPr>
          <w:t>constructors</w:t>
        </w:r>
      </w:hyperlink>
      <w:r>
        <w:rPr>
          <w:rFonts w:ascii="inter-regular" w:hAnsi="inter-regular"/>
          <w:color w:val="000000"/>
        </w:rPr>
        <w:t> and static methods also.</w:t>
      </w:r>
    </w:p>
    <w:p w14:paraId="3CAC9512" w14:textId="77777777" w:rsidR="00623FE6" w:rsidRDefault="00623FE6" w:rsidP="00623FE6">
      <w:pPr>
        <w:numPr>
          <w:ilvl w:val="0"/>
          <w:numId w:val="112"/>
        </w:numPr>
        <w:shd w:val="clear" w:color="auto" w:fill="FFFFFF"/>
        <w:spacing w:before="60" w:after="100" w:afterAutospacing="1" w:line="375" w:lineRule="atLeast"/>
        <w:jc w:val="both"/>
        <w:rPr>
          <w:rFonts w:ascii="inter-regular" w:hAnsi="inter-regular"/>
          <w:color w:val="000000"/>
        </w:rPr>
      </w:pPr>
      <w:r>
        <w:rPr>
          <w:rFonts w:ascii="inter-regular" w:hAnsi="inter-regular"/>
          <w:color w:val="000000"/>
        </w:rPr>
        <w:t>It can have final methods which will force the subclass not to change the body of the method.</w:t>
      </w:r>
    </w:p>
    <w:p w14:paraId="43DFB6BF" w14:textId="77777777" w:rsidR="00623FE6" w:rsidRDefault="00623FE6" w:rsidP="00623FE6">
      <w:pPr>
        <w:spacing w:after="0" w:line="240" w:lineRule="auto"/>
        <w:rPr>
          <w:rFonts w:ascii="Times New Roman" w:hAnsi="Times New Roman"/>
        </w:rPr>
      </w:pPr>
      <w:r>
        <w:rPr>
          <w:noProof/>
        </w:rPr>
        <w:lastRenderedPageBreak/>
        <w:drawing>
          <wp:inline distT="0" distB="0" distL="0" distR="0" wp14:anchorId="5040E939" wp14:editId="65401169">
            <wp:extent cx="5731510" cy="4462780"/>
            <wp:effectExtent l="0" t="0" r="2540" b="0"/>
            <wp:docPr id="2059015388" name="Picture 5" descr="Rules for Java Abstract cla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Rules for Java Abstract class"/>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bwMode="auto">
                    <a:xfrm>
                      <a:off x="0" y="0"/>
                      <a:ext cx="5731510" cy="4462780"/>
                    </a:xfrm>
                    <a:prstGeom prst="rect">
                      <a:avLst/>
                    </a:prstGeom>
                    <a:noFill/>
                    <a:ln>
                      <a:noFill/>
                    </a:ln>
                  </pic:spPr>
                </pic:pic>
              </a:graphicData>
            </a:graphic>
          </wp:inline>
        </w:drawing>
      </w:r>
    </w:p>
    <w:p w14:paraId="787283BE" w14:textId="77777777" w:rsidR="00623FE6" w:rsidRDefault="00623FE6" w:rsidP="00623FE6">
      <w:pPr>
        <w:pStyle w:val="NormalWeb"/>
        <w:shd w:val="clear" w:color="auto" w:fill="FFFFFF"/>
        <w:jc w:val="both"/>
        <w:rPr>
          <w:rFonts w:ascii="inter-regular" w:hAnsi="inter-regular"/>
          <w:color w:val="333333"/>
        </w:rPr>
      </w:pPr>
      <w:r>
        <w:rPr>
          <w:rStyle w:val="Strong"/>
          <w:rFonts w:ascii="Segoe UI" w:hAnsi="Segoe UI" w:cs="Segoe UI"/>
          <w:color w:val="333333"/>
        </w:rPr>
        <w:t>Example of abstract class</w:t>
      </w:r>
    </w:p>
    <w:p w14:paraId="5C34FF5E" w14:textId="77777777" w:rsidR="00623FE6" w:rsidRDefault="00623FE6" w:rsidP="00623FE6">
      <w:pPr>
        <w:pStyle w:val="alt"/>
        <w:numPr>
          <w:ilvl w:val="0"/>
          <w:numId w:val="113"/>
        </w:numPr>
        <w:spacing w:before="0" w:beforeAutospacing="0" w:after="0" w:afterAutospacing="0" w:line="375" w:lineRule="atLeast"/>
        <w:jc w:val="both"/>
        <w:rPr>
          <w:rFonts w:ascii="inter-regular" w:hAnsi="inter-regular"/>
          <w:color w:val="000000"/>
        </w:rPr>
      </w:pPr>
      <w:r>
        <w:rPr>
          <w:rStyle w:val="keyword"/>
          <w:rFonts w:ascii="inter-regular" w:hAnsi="inter-regular"/>
          <w:b/>
          <w:bCs/>
          <w:color w:val="006699"/>
          <w:bdr w:val="none" w:sz="0" w:space="0" w:color="auto" w:frame="1"/>
        </w:rPr>
        <w:t>abstract</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class</w:t>
      </w:r>
      <w:r>
        <w:rPr>
          <w:rFonts w:ascii="inter-regular" w:hAnsi="inter-regular"/>
          <w:color w:val="000000"/>
          <w:bdr w:val="none" w:sz="0" w:space="0" w:color="auto" w:frame="1"/>
        </w:rPr>
        <w:t> A{}  </w:t>
      </w:r>
    </w:p>
    <w:p w14:paraId="78358FFD" w14:textId="77777777" w:rsidR="00623FE6" w:rsidRDefault="00000000" w:rsidP="00623FE6">
      <w:pPr>
        <w:rPr>
          <w:rFonts w:ascii="Times New Roman" w:hAnsi="Times New Roman"/>
        </w:rPr>
      </w:pPr>
      <w:r>
        <w:pict w14:anchorId="65E8E3F3">
          <v:rect id="_x0000_i1054" style="width:0;height:.75pt" o:hrstd="t" o:hrnoshade="t" o:hr="t" fillcolor="#d4d4d4" stroked="f"/>
        </w:pict>
      </w:r>
    </w:p>
    <w:p w14:paraId="39E1CAC1" w14:textId="77777777" w:rsidR="00623FE6" w:rsidRDefault="00623FE6" w:rsidP="00623FE6">
      <w:pPr>
        <w:pStyle w:val="Heading3"/>
        <w:shd w:val="clear" w:color="auto" w:fill="FFFFFF"/>
        <w:spacing w:line="312" w:lineRule="atLeast"/>
        <w:jc w:val="both"/>
        <w:rPr>
          <w:rFonts w:ascii="Helvetica" w:hAnsi="Helvetica"/>
          <w:color w:val="610B38"/>
          <w:sz w:val="38"/>
          <w:szCs w:val="38"/>
        </w:rPr>
      </w:pPr>
      <w:r>
        <w:rPr>
          <w:rFonts w:ascii="Helvetica" w:hAnsi="Helvetica"/>
          <w:b/>
          <w:bCs/>
          <w:color w:val="610B38"/>
          <w:sz w:val="38"/>
          <w:szCs w:val="38"/>
        </w:rPr>
        <w:t>Abstract Method in Java</w:t>
      </w:r>
    </w:p>
    <w:p w14:paraId="262C330B" w14:textId="77777777" w:rsidR="00623FE6" w:rsidRDefault="00623FE6" w:rsidP="00623FE6">
      <w:pPr>
        <w:pStyle w:val="NormalWeb"/>
        <w:shd w:val="clear" w:color="auto" w:fill="FFFFFF"/>
        <w:jc w:val="both"/>
        <w:rPr>
          <w:rFonts w:ascii="inter-regular" w:hAnsi="inter-regular"/>
          <w:color w:val="333333"/>
        </w:rPr>
      </w:pPr>
      <w:r>
        <w:rPr>
          <w:rFonts w:ascii="inter-regular" w:hAnsi="inter-regular"/>
          <w:color w:val="333333"/>
        </w:rPr>
        <w:t>A method which is declared as abstract and does not have implementation is known as an abstract method.</w:t>
      </w:r>
    </w:p>
    <w:p w14:paraId="08AEFA2D" w14:textId="77777777" w:rsidR="00623FE6" w:rsidRDefault="00623FE6" w:rsidP="00623FE6">
      <w:pPr>
        <w:pStyle w:val="NormalWeb"/>
        <w:shd w:val="clear" w:color="auto" w:fill="FFFFFF"/>
        <w:jc w:val="both"/>
        <w:rPr>
          <w:rFonts w:ascii="inter-regular" w:hAnsi="inter-regular"/>
          <w:color w:val="333333"/>
        </w:rPr>
      </w:pPr>
      <w:r>
        <w:rPr>
          <w:rStyle w:val="Strong"/>
          <w:rFonts w:ascii="Segoe UI" w:hAnsi="Segoe UI" w:cs="Segoe UI"/>
          <w:color w:val="333333"/>
        </w:rPr>
        <w:t>Example of abstract method</w:t>
      </w:r>
    </w:p>
    <w:p w14:paraId="3BC04745" w14:textId="77777777" w:rsidR="00623FE6" w:rsidRDefault="00623FE6" w:rsidP="00623FE6">
      <w:pPr>
        <w:pStyle w:val="alt"/>
        <w:numPr>
          <w:ilvl w:val="0"/>
          <w:numId w:val="114"/>
        </w:numPr>
        <w:spacing w:before="0" w:beforeAutospacing="0" w:after="0" w:afterAutospacing="0" w:line="375" w:lineRule="atLeast"/>
        <w:jc w:val="both"/>
        <w:rPr>
          <w:rFonts w:ascii="inter-regular" w:hAnsi="inter-regular"/>
          <w:color w:val="000000"/>
        </w:rPr>
      </w:pPr>
      <w:r>
        <w:rPr>
          <w:rStyle w:val="keyword"/>
          <w:rFonts w:ascii="inter-regular" w:hAnsi="inter-regular"/>
          <w:b/>
          <w:bCs/>
          <w:color w:val="006699"/>
          <w:bdr w:val="none" w:sz="0" w:space="0" w:color="auto" w:frame="1"/>
        </w:rPr>
        <w:t>abstract</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void</w:t>
      </w:r>
      <w:r>
        <w:rPr>
          <w:rFonts w:ascii="inter-regular" w:hAnsi="inter-regular"/>
          <w:color w:val="000000"/>
          <w:bdr w:val="none" w:sz="0" w:space="0" w:color="auto" w:frame="1"/>
        </w:rPr>
        <w:t> printStatus();</w:t>
      </w:r>
      <w:r>
        <w:rPr>
          <w:rStyle w:val="comment"/>
          <w:rFonts w:ascii="inter-regular" w:hAnsi="inter-regular"/>
          <w:color w:val="008200"/>
          <w:bdr w:val="none" w:sz="0" w:space="0" w:color="auto" w:frame="1"/>
        </w:rPr>
        <w:t>//no method body and abstract</w:t>
      </w:r>
      <w:r>
        <w:rPr>
          <w:rFonts w:ascii="inter-regular" w:hAnsi="inter-regular"/>
          <w:color w:val="000000"/>
          <w:bdr w:val="none" w:sz="0" w:space="0" w:color="auto" w:frame="1"/>
        </w:rPr>
        <w:t>  </w:t>
      </w:r>
    </w:p>
    <w:p w14:paraId="5A7B0160" w14:textId="77777777" w:rsidR="00623FE6" w:rsidRDefault="00000000" w:rsidP="00623FE6">
      <w:pPr>
        <w:rPr>
          <w:rFonts w:ascii="Times New Roman" w:hAnsi="Times New Roman"/>
        </w:rPr>
      </w:pPr>
      <w:r>
        <w:pict w14:anchorId="327DD651">
          <v:rect id="_x0000_i1055" style="width:0;height:.75pt" o:hrstd="t" o:hrnoshade="t" o:hr="t" fillcolor="#d4d4d4" stroked="f"/>
        </w:pict>
      </w:r>
    </w:p>
    <w:p w14:paraId="3BF09B83" w14:textId="77777777" w:rsidR="00623FE6" w:rsidRDefault="00623FE6" w:rsidP="00623FE6">
      <w:pPr>
        <w:pStyle w:val="Heading3"/>
        <w:shd w:val="clear" w:color="auto" w:fill="FFFFFF"/>
        <w:jc w:val="both"/>
        <w:rPr>
          <w:rFonts w:ascii="Tahoma" w:hAnsi="Tahoma" w:cs="Tahoma"/>
          <w:color w:val="610B4B"/>
          <w:sz w:val="33"/>
          <w:szCs w:val="33"/>
        </w:rPr>
      </w:pPr>
      <w:r>
        <w:rPr>
          <w:rFonts w:ascii="Tahoma" w:hAnsi="Tahoma" w:cs="Tahoma"/>
          <w:b/>
          <w:bCs/>
          <w:color w:val="610B4B"/>
          <w:sz w:val="33"/>
          <w:szCs w:val="33"/>
        </w:rPr>
        <w:t>Example of Abstract class that has an abstract method</w:t>
      </w:r>
    </w:p>
    <w:p w14:paraId="188AD00D" w14:textId="77777777" w:rsidR="00623FE6" w:rsidRDefault="00623FE6" w:rsidP="00623FE6">
      <w:pPr>
        <w:pStyle w:val="NormalWeb"/>
        <w:shd w:val="clear" w:color="auto" w:fill="FFFFFF"/>
        <w:jc w:val="both"/>
        <w:rPr>
          <w:rFonts w:ascii="inter-regular" w:hAnsi="inter-regular"/>
          <w:color w:val="333333"/>
        </w:rPr>
      </w:pPr>
      <w:r>
        <w:rPr>
          <w:rFonts w:ascii="inter-regular" w:hAnsi="inter-regular"/>
          <w:color w:val="333333"/>
        </w:rPr>
        <w:t>In this example, Bike is an abstract class that contains only one abstract method run. Its implementation is provided by the Honda class.</w:t>
      </w:r>
    </w:p>
    <w:p w14:paraId="205C45F0" w14:textId="77777777" w:rsidR="00623FE6" w:rsidRDefault="00623FE6" w:rsidP="00623FE6">
      <w:pPr>
        <w:pStyle w:val="alt"/>
        <w:numPr>
          <w:ilvl w:val="0"/>
          <w:numId w:val="115"/>
        </w:numPr>
        <w:spacing w:before="0" w:beforeAutospacing="0" w:after="0" w:afterAutospacing="0" w:line="375" w:lineRule="atLeast"/>
        <w:jc w:val="both"/>
        <w:rPr>
          <w:rFonts w:ascii="inter-regular" w:hAnsi="inter-regular"/>
          <w:color w:val="000000"/>
        </w:rPr>
      </w:pPr>
      <w:r>
        <w:rPr>
          <w:rStyle w:val="keyword"/>
          <w:rFonts w:ascii="inter-regular" w:hAnsi="inter-regular"/>
          <w:b/>
          <w:bCs/>
          <w:color w:val="006699"/>
          <w:bdr w:val="none" w:sz="0" w:space="0" w:color="auto" w:frame="1"/>
        </w:rPr>
        <w:t>abstract</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class</w:t>
      </w:r>
      <w:r>
        <w:rPr>
          <w:rFonts w:ascii="inter-regular" w:hAnsi="inter-regular"/>
          <w:color w:val="000000"/>
          <w:bdr w:val="none" w:sz="0" w:space="0" w:color="auto" w:frame="1"/>
        </w:rPr>
        <w:t> Bike{  </w:t>
      </w:r>
    </w:p>
    <w:p w14:paraId="0EF3B90B" w14:textId="77777777" w:rsidR="00623FE6" w:rsidRDefault="00623FE6" w:rsidP="00623FE6">
      <w:pPr>
        <w:numPr>
          <w:ilvl w:val="0"/>
          <w:numId w:val="115"/>
        </w:numPr>
        <w:spacing w:after="0" w:line="375" w:lineRule="atLeast"/>
        <w:jc w:val="both"/>
        <w:rPr>
          <w:rFonts w:ascii="inter-regular" w:hAnsi="inter-regular"/>
          <w:color w:val="000000"/>
        </w:rPr>
      </w:pPr>
      <w:r>
        <w:rPr>
          <w:rFonts w:ascii="inter-regular" w:hAnsi="inter-regular"/>
          <w:color w:val="000000"/>
          <w:bdr w:val="none" w:sz="0" w:space="0" w:color="auto" w:frame="1"/>
        </w:rPr>
        <w:lastRenderedPageBreak/>
        <w:t>  </w:t>
      </w:r>
      <w:r>
        <w:rPr>
          <w:rStyle w:val="keyword"/>
          <w:rFonts w:ascii="inter-regular" w:hAnsi="inter-regular"/>
          <w:b/>
          <w:bCs/>
          <w:color w:val="006699"/>
          <w:bdr w:val="none" w:sz="0" w:space="0" w:color="auto" w:frame="1"/>
        </w:rPr>
        <w:t>abstract</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void</w:t>
      </w:r>
      <w:r>
        <w:rPr>
          <w:rFonts w:ascii="inter-regular" w:hAnsi="inter-regular"/>
          <w:color w:val="000000"/>
          <w:bdr w:val="none" w:sz="0" w:space="0" w:color="auto" w:frame="1"/>
        </w:rPr>
        <w:t> run();  </w:t>
      </w:r>
    </w:p>
    <w:p w14:paraId="370E9EF5" w14:textId="77777777" w:rsidR="00623FE6" w:rsidRDefault="00623FE6" w:rsidP="00623FE6">
      <w:pPr>
        <w:pStyle w:val="alt"/>
        <w:numPr>
          <w:ilvl w:val="0"/>
          <w:numId w:val="115"/>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w:t>
      </w:r>
    </w:p>
    <w:p w14:paraId="46F4ED2D" w14:textId="77777777" w:rsidR="00623FE6" w:rsidRDefault="00623FE6" w:rsidP="00623FE6">
      <w:pPr>
        <w:numPr>
          <w:ilvl w:val="0"/>
          <w:numId w:val="115"/>
        </w:numPr>
        <w:spacing w:after="0" w:line="375" w:lineRule="atLeast"/>
        <w:jc w:val="both"/>
        <w:rPr>
          <w:rFonts w:ascii="inter-regular" w:hAnsi="inter-regular"/>
          <w:color w:val="000000"/>
        </w:rPr>
      </w:pPr>
      <w:r>
        <w:rPr>
          <w:rStyle w:val="keyword"/>
          <w:rFonts w:ascii="inter-regular" w:hAnsi="inter-regular"/>
          <w:b/>
          <w:bCs/>
          <w:color w:val="006699"/>
          <w:bdr w:val="none" w:sz="0" w:space="0" w:color="auto" w:frame="1"/>
        </w:rPr>
        <w:t>class</w:t>
      </w:r>
      <w:r>
        <w:rPr>
          <w:rFonts w:ascii="inter-regular" w:hAnsi="inter-regular"/>
          <w:color w:val="000000"/>
          <w:bdr w:val="none" w:sz="0" w:space="0" w:color="auto" w:frame="1"/>
        </w:rPr>
        <w:t> Honda4 </w:t>
      </w:r>
      <w:r>
        <w:rPr>
          <w:rStyle w:val="keyword"/>
          <w:rFonts w:ascii="inter-regular" w:hAnsi="inter-regular"/>
          <w:b/>
          <w:bCs/>
          <w:color w:val="006699"/>
          <w:bdr w:val="none" w:sz="0" w:space="0" w:color="auto" w:frame="1"/>
        </w:rPr>
        <w:t>extends</w:t>
      </w:r>
      <w:r>
        <w:rPr>
          <w:rFonts w:ascii="inter-regular" w:hAnsi="inter-regular"/>
          <w:color w:val="000000"/>
          <w:bdr w:val="none" w:sz="0" w:space="0" w:color="auto" w:frame="1"/>
        </w:rPr>
        <w:t> Bike{  </w:t>
      </w:r>
    </w:p>
    <w:p w14:paraId="3D3BBED3" w14:textId="77777777" w:rsidR="00623FE6" w:rsidRDefault="00623FE6" w:rsidP="00623FE6">
      <w:pPr>
        <w:pStyle w:val="alt"/>
        <w:numPr>
          <w:ilvl w:val="0"/>
          <w:numId w:val="115"/>
        </w:numPr>
        <w:spacing w:before="0" w:beforeAutospacing="0" w:after="0" w:afterAutospacing="0" w:line="375" w:lineRule="atLeast"/>
        <w:jc w:val="both"/>
        <w:rPr>
          <w:rFonts w:ascii="inter-regular" w:hAnsi="inter-regular"/>
          <w:color w:val="000000"/>
        </w:rPr>
      </w:pPr>
      <w:r>
        <w:rPr>
          <w:rStyle w:val="keyword"/>
          <w:rFonts w:ascii="inter-regular" w:hAnsi="inter-regular"/>
          <w:b/>
          <w:bCs/>
          <w:color w:val="006699"/>
          <w:bdr w:val="none" w:sz="0" w:space="0" w:color="auto" w:frame="1"/>
        </w:rPr>
        <w:t>void</w:t>
      </w:r>
      <w:r>
        <w:rPr>
          <w:rFonts w:ascii="inter-regular" w:hAnsi="inter-regular"/>
          <w:color w:val="000000"/>
          <w:bdr w:val="none" w:sz="0" w:space="0" w:color="auto" w:frame="1"/>
        </w:rPr>
        <w:t> run(){System.out.println(</w:t>
      </w:r>
      <w:r>
        <w:rPr>
          <w:rStyle w:val="string"/>
          <w:rFonts w:ascii="inter-regular" w:hAnsi="inter-regular"/>
          <w:color w:val="0000FF"/>
          <w:bdr w:val="none" w:sz="0" w:space="0" w:color="auto" w:frame="1"/>
        </w:rPr>
        <w:t>"running safely"</w:t>
      </w:r>
      <w:r>
        <w:rPr>
          <w:rFonts w:ascii="inter-regular" w:hAnsi="inter-regular"/>
          <w:color w:val="000000"/>
          <w:bdr w:val="none" w:sz="0" w:space="0" w:color="auto" w:frame="1"/>
        </w:rPr>
        <w:t>);}  </w:t>
      </w:r>
    </w:p>
    <w:p w14:paraId="38147893" w14:textId="77777777" w:rsidR="00623FE6" w:rsidRDefault="00623FE6" w:rsidP="00623FE6">
      <w:pPr>
        <w:numPr>
          <w:ilvl w:val="0"/>
          <w:numId w:val="115"/>
        </w:numPr>
        <w:spacing w:after="0" w:line="375" w:lineRule="atLeast"/>
        <w:jc w:val="both"/>
        <w:rPr>
          <w:rFonts w:ascii="inter-regular" w:hAnsi="inter-regular"/>
          <w:color w:val="000000"/>
        </w:rPr>
      </w:pPr>
      <w:r>
        <w:rPr>
          <w:rStyle w:val="keyword"/>
          <w:rFonts w:ascii="inter-regular" w:hAnsi="inter-regular"/>
          <w:b/>
          <w:bCs/>
          <w:color w:val="006699"/>
          <w:bdr w:val="none" w:sz="0" w:space="0" w:color="auto" w:frame="1"/>
        </w:rPr>
        <w:t>public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static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void</w:t>
      </w:r>
      <w:r>
        <w:rPr>
          <w:rFonts w:ascii="inter-regular" w:hAnsi="inter-regular"/>
          <w:color w:val="000000"/>
          <w:bdr w:val="none" w:sz="0" w:space="0" w:color="auto" w:frame="1"/>
        </w:rPr>
        <w:t> main(String args[]){  </w:t>
      </w:r>
    </w:p>
    <w:p w14:paraId="046263AA" w14:textId="77777777" w:rsidR="00623FE6" w:rsidRDefault="00623FE6" w:rsidP="00623FE6">
      <w:pPr>
        <w:pStyle w:val="alt"/>
        <w:numPr>
          <w:ilvl w:val="0"/>
          <w:numId w:val="115"/>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Bike obj = </w:t>
      </w:r>
      <w:r>
        <w:rPr>
          <w:rStyle w:val="keyword"/>
          <w:rFonts w:ascii="inter-regular" w:hAnsi="inter-regular"/>
          <w:b/>
          <w:bCs/>
          <w:color w:val="006699"/>
          <w:bdr w:val="none" w:sz="0" w:space="0" w:color="auto" w:frame="1"/>
        </w:rPr>
        <w:t>new</w:t>
      </w:r>
      <w:r>
        <w:rPr>
          <w:rFonts w:ascii="inter-regular" w:hAnsi="inter-regular"/>
          <w:color w:val="000000"/>
          <w:bdr w:val="none" w:sz="0" w:space="0" w:color="auto" w:frame="1"/>
        </w:rPr>
        <w:t> Honda4();  </w:t>
      </w:r>
    </w:p>
    <w:p w14:paraId="4D963671" w14:textId="77777777" w:rsidR="00623FE6" w:rsidRDefault="00623FE6" w:rsidP="00623FE6">
      <w:pPr>
        <w:numPr>
          <w:ilvl w:val="0"/>
          <w:numId w:val="115"/>
        </w:numPr>
        <w:spacing w:after="0" w:line="375" w:lineRule="atLeast"/>
        <w:jc w:val="both"/>
        <w:rPr>
          <w:rFonts w:ascii="inter-regular" w:hAnsi="inter-regular"/>
          <w:color w:val="000000"/>
        </w:rPr>
      </w:pPr>
      <w:r>
        <w:rPr>
          <w:rFonts w:ascii="inter-regular" w:hAnsi="inter-regular"/>
          <w:color w:val="000000"/>
          <w:bdr w:val="none" w:sz="0" w:space="0" w:color="auto" w:frame="1"/>
        </w:rPr>
        <w:t> obj.run();  </w:t>
      </w:r>
    </w:p>
    <w:p w14:paraId="16B3640C" w14:textId="77777777" w:rsidR="00623FE6" w:rsidRDefault="00623FE6" w:rsidP="00623FE6">
      <w:pPr>
        <w:pStyle w:val="alt"/>
        <w:numPr>
          <w:ilvl w:val="0"/>
          <w:numId w:val="115"/>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w:t>
      </w:r>
    </w:p>
    <w:p w14:paraId="7B11CF69" w14:textId="77777777" w:rsidR="00623FE6" w:rsidRDefault="00623FE6" w:rsidP="00623FE6">
      <w:pPr>
        <w:numPr>
          <w:ilvl w:val="0"/>
          <w:numId w:val="115"/>
        </w:numPr>
        <w:spacing w:after="0" w:line="375" w:lineRule="atLeast"/>
        <w:jc w:val="both"/>
        <w:rPr>
          <w:rFonts w:ascii="inter-regular" w:hAnsi="inter-regular"/>
          <w:color w:val="000000"/>
        </w:rPr>
      </w:pPr>
      <w:r>
        <w:rPr>
          <w:rFonts w:ascii="inter-regular" w:hAnsi="inter-regular"/>
          <w:color w:val="000000"/>
          <w:bdr w:val="none" w:sz="0" w:space="0" w:color="auto" w:frame="1"/>
        </w:rPr>
        <w:t>}  </w:t>
      </w:r>
    </w:p>
    <w:p w14:paraId="754EF20B" w14:textId="77777777" w:rsidR="00623FE6" w:rsidRDefault="00623FE6" w:rsidP="00623FE6">
      <w:pPr>
        <w:spacing w:line="240" w:lineRule="auto"/>
        <w:rPr>
          <w:rFonts w:ascii="Times New Roman" w:hAnsi="Times New Roman"/>
        </w:rPr>
      </w:pPr>
      <w:hyperlink r:id="rId110" w:tgtFrame="_blank" w:history="1">
        <w:r>
          <w:rPr>
            <w:rStyle w:val="Hyperlink"/>
            <w:rFonts w:ascii="Verdana" w:hAnsi="Verdana"/>
            <w:b/>
            <w:bCs/>
            <w:color w:val="FFFFFF"/>
            <w:sz w:val="20"/>
            <w:szCs w:val="20"/>
            <w:shd w:val="clear" w:color="auto" w:fill="4CAF50"/>
          </w:rPr>
          <w:t>Test it Now</w:t>
        </w:r>
      </w:hyperlink>
    </w:p>
    <w:p w14:paraId="70A8766C" w14:textId="77777777" w:rsidR="00623FE6" w:rsidRDefault="00623FE6" w:rsidP="00623FE6">
      <w:pPr>
        <w:pStyle w:val="HTMLPreformatted"/>
        <w:shd w:val="clear" w:color="auto" w:fill="EEEEEE"/>
        <w:jc w:val="both"/>
        <w:rPr>
          <w:color w:val="535559"/>
        </w:rPr>
      </w:pPr>
      <w:r>
        <w:rPr>
          <w:color w:val="535559"/>
        </w:rPr>
        <w:t>running safely</w:t>
      </w:r>
    </w:p>
    <w:p w14:paraId="09D3F2C4" w14:textId="77777777" w:rsidR="00623FE6" w:rsidRDefault="00000000" w:rsidP="00623FE6">
      <w:r>
        <w:pict w14:anchorId="2093B0A1">
          <v:rect id="_x0000_i1056" style="width:0;height:.75pt" o:hrstd="t" o:hrnoshade="t" o:hr="t" fillcolor="#d4d4d4" stroked="f"/>
        </w:pict>
      </w:r>
    </w:p>
    <w:p w14:paraId="2315017A" w14:textId="77777777" w:rsidR="00623FE6" w:rsidRDefault="00623FE6" w:rsidP="00623FE6">
      <w:pPr>
        <w:pStyle w:val="Heading3"/>
        <w:shd w:val="clear" w:color="auto" w:fill="FFFFFF"/>
        <w:spacing w:line="312" w:lineRule="atLeast"/>
        <w:jc w:val="both"/>
        <w:rPr>
          <w:rFonts w:ascii="Helvetica" w:hAnsi="Helvetica"/>
          <w:color w:val="610B38"/>
          <w:sz w:val="38"/>
          <w:szCs w:val="38"/>
        </w:rPr>
      </w:pPr>
      <w:r>
        <w:rPr>
          <w:rFonts w:ascii="Helvetica" w:hAnsi="Helvetica"/>
          <w:b/>
          <w:bCs/>
          <w:color w:val="610B38"/>
          <w:sz w:val="38"/>
          <w:szCs w:val="38"/>
        </w:rPr>
        <w:t>Understanding the real scenario of Abstract class</w:t>
      </w:r>
    </w:p>
    <w:p w14:paraId="77E6689A" w14:textId="77777777" w:rsidR="00623FE6" w:rsidRDefault="00623FE6" w:rsidP="00623FE6">
      <w:pPr>
        <w:pStyle w:val="NormalWeb"/>
        <w:shd w:val="clear" w:color="auto" w:fill="FFFFFF"/>
        <w:jc w:val="both"/>
        <w:rPr>
          <w:rFonts w:ascii="inter-regular" w:hAnsi="inter-regular"/>
          <w:color w:val="333333"/>
        </w:rPr>
      </w:pPr>
      <w:r>
        <w:rPr>
          <w:rFonts w:ascii="inter-regular" w:hAnsi="inter-regular"/>
          <w:color w:val="333333"/>
        </w:rPr>
        <w:t>In this example, Shape is the abstract class, and its implementation is provided by the Rectangle and Circle classes.</w:t>
      </w:r>
    </w:p>
    <w:p w14:paraId="5D47E07E" w14:textId="77777777" w:rsidR="00623FE6" w:rsidRDefault="00623FE6" w:rsidP="00623FE6">
      <w:pPr>
        <w:pStyle w:val="NormalWeb"/>
        <w:shd w:val="clear" w:color="auto" w:fill="FFFFFF"/>
        <w:jc w:val="both"/>
        <w:rPr>
          <w:rFonts w:ascii="inter-regular" w:hAnsi="inter-regular"/>
          <w:color w:val="333333"/>
        </w:rPr>
      </w:pPr>
      <w:r>
        <w:rPr>
          <w:rFonts w:ascii="inter-regular" w:hAnsi="inter-regular"/>
          <w:color w:val="333333"/>
        </w:rPr>
        <w:t>Mostly, we don't know about the implementation class (which is hidden to the end user), and an object of the implementation class is provided by the </w:t>
      </w:r>
      <w:r>
        <w:rPr>
          <w:rStyle w:val="Strong"/>
          <w:rFonts w:ascii="Segoe UI" w:hAnsi="Segoe UI" w:cs="Segoe UI"/>
          <w:color w:val="333333"/>
        </w:rPr>
        <w:t>factory method</w:t>
      </w:r>
      <w:r>
        <w:rPr>
          <w:rFonts w:ascii="inter-regular" w:hAnsi="inter-regular"/>
          <w:color w:val="333333"/>
        </w:rPr>
        <w:t>.</w:t>
      </w:r>
    </w:p>
    <w:p w14:paraId="297C280D" w14:textId="77777777" w:rsidR="00623FE6" w:rsidRDefault="00623FE6" w:rsidP="00623FE6">
      <w:pPr>
        <w:pStyle w:val="NormalWeb"/>
        <w:shd w:val="clear" w:color="auto" w:fill="FFFFFF"/>
        <w:jc w:val="both"/>
        <w:rPr>
          <w:rFonts w:ascii="inter-regular" w:hAnsi="inter-regular"/>
          <w:color w:val="333333"/>
        </w:rPr>
      </w:pPr>
      <w:r>
        <w:rPr>
          <w:rFonts w:ascii="inter-regular" w:hAnsi="inter-regular"/>
          <w:color w:val="333333"/>
        </w:rPr>
        <w:t>A </w:t>
      </w:r>
      <w:r>
        <w:rPr>
          <w:rStyle w:val="Strong"/>
          <w:rFonts w:ascii="Segoe UI" w:hAnsi="Segoe UI" w:cs="Segoe UI"/>
          <w:color w:val="333333"/>
        </w:rPr>
        <w:t>factory method</w:t>
      </w:r>
      <w:r>
        <w:rPr>
          <w:rFonts w:ascii="inter-regular" w:hAnsi="inter-regular"/>
          <w:color w:val="333333"/>
        </w:rPr>
        <w:t> is a method that returns the instance of the class. We will learn about the factory method later.</w:t>
      </w:r>
    </w:p>
    <w:p w14:paraId="1B19523E" w14:textId="77777777" w:rsidR="00623FE6" w:rsidRDefault="00623FE6" w:rsidP="00623FE6">
      <w:pPr>
        <w:pStyle w:val="NormalWeb"/>
        <w:shd w:val="clear" w:color="auto" w:fill="FFFFFF"/>
        <w:jc w:val="both"/>
        <w:rPr>
          <w:rFonts w:ascii="inter-regular" w:hAnsi="inter-regular"/>
          <w:color w:val="333333"/>
        </w:rPr>
      </w:pPr>
      <w:r>
        <w:rPr>
          <w:rFonts w:ascii="inter-regular" w:hAnsi="inter-regular"/>
          <w:color w:val="333333"/>
        </w:rPr>
        <w:t>In this example, if you create the instance of Rectangle class, draw() method of Rectangle class will be invoked.</w:t>
      </w:r>
    </w:p>
    <w:p w14:paraId="3574CDFF" w14:textId="77777777" w:rsidR="00623FE6" w:rsidRDefault="00623FE6" w:rsidP="00623FE6">
      <w:pPr>
        <w:pStyle w:val="filename"/>
        <w:shd w:val="clear" w:color="auto" w:fill="FFFFFF"/>
        <w:jc w:val="both"/>
        <w:rPr>
          <w:rFonts w:ascii="inter-regular" w:hAnsi="inter-regular"/>
          <w:i/>
          <w:iCs/>
          <w:color w:val="333333"/>
          <w:sz w:val="21"/>
          <w:szCs w:val="21"/>
        </w:rPr>
      </w:pPr>
      <w:r>
        <w:rPr>
          <w:rFonts w:ascii="inter-regular" w:hAnsi="inter-regular"/>
          <w:i/>
          <w:iCs/>
          <w:color w:val="333333"/>
          <w:sz w:val="21"/>
          <w:szCs w:val="21"/>
        </w:rPr>
        <w:t>File: TestAbstraction1.java</w:t>
      </w:r>
    </w:p>
    <w:p w14:paraId="5D0F6F53" w14:textId="77777777" w:rsidR="00623FE6" w:rsidRDefault="00623FE6" w:rsidP="00623FE6">
      <w:pPr>
        <w:pStyle w:val="alt"/>
        <w:numPr>
          <w:ilvl w:val="0"/>
          <w:numId w:val="116"/>
        </w:numPr>
        <w:spacing w:before="0" w:beforeAutospacing="0" w:after="0" w:afterAutospacing="0" w:line="375" w:lineRule="atLeast"/>
        <w:jc w:val="both"/>
        <w:rPr>
          <w:rFonts w:ascii="inter-regular" w:hAnsi="inter-regular"/>
          <w:color w:val="000000"/>
        </w:rPr>
      </w:pPr>
      <w:r>
        <w:rPr>
          <w:rStyle w:val="keyword"/>
          <w:rFonts w:ascii="inter-regular" w:hAnsi="inter-regular"/>
          <w:b/>
          <w:bCs/>
          <w:color w:val="006699"/>
          <w:bdr w:val="none" w:sz="0" w:space="0" w:color="auto" w:frame="1"/>
        </w:rPr>
        <w:t>abstract</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class</w:t>
      </w:r>
      <w:r>
        <w:rPr>
          <w:rFonts w:ascii="inter-regular" w:hAnsi="inter-regular"/>
          <w:color w:val="000000"/>
          <w:bdr w:val="none" w:sz="0" w:space="0" w:color="auto" w:frame="1"/>
        </w:rPr>
        <w:t> Shape{  </w:t>
      </w:r>
    </w:p>
    <w:p w14:paraId="342EAC21" w14:textId="77777777" w:rsidR="00623FE6" w:rsidRDefault="00623FE6" w:rsidP="00623FE6">
      <w:pPr>
        <w:numPr>
          <w:ilvl w:val="0"/>
          <w:numId w:val="116"/>
        </w:numPr>
        <w:spacing w:after="0" w:line="375" w:lineRule="atLeast"/>
        <w:jc w:val="both"/>
        <w:rPr>
          <w:rFonts w:ascii="inter-regular" w:hAnsi="inter-regular"/>
          <w:color w:val="000000"/>
        </w:rPr>
      </w:pPr>
      <w:r>
        <w:rPr>
          <w:rStyle w:val="keyword"/>
          <w:rFonts w:ascii="inter-regular" w:hAnsi="inter-regular"/>
          <w:b/>
          <w:bCs/>
          <w:color w:val="006699"/>
          <w:bdr w:val="none" w:sz="0" w:space="0" w:color="auto" w:frame="1"/>
        </w:rPr>
        <w:t>abstract</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void</w:t>
      </w:r>
      <w:r>
        <w:rPr>
          <w:rFonts w:ascii="inter-regular" w:hAnsi="inter-regular"/>
          <w:color w:val="000000"/>
          <w:bdr w:val="none" w:sz="0" w:space="0" w:color="auto" w:frame="1"/>
        </w:rPr>
        <w:t> draw();  </w:t>
      </w:r>
    </w:p>
    <w:p w14:paraId="7D8E33D1" w14:textId="77777777" w:rsidR="00623FE6" w:rsidRDefault="00623FE6" w:rsidP="00623FE6">
      <w:pPr>
        <w:pStyle w:val="alt"/>
        <w:numPr>
          <w:ilvl w:val="0"/>
          <w:numId w:val="116"/>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w:t>
      </w:r>
    </w:p>
    <w:p w14:paraId="5366E437" w14:textId="77777777" w:rsidR="00623FE6" w:rsidRDefault="00623FE6" w:rsidP="00623FE6">
      <w:pPr>
        <w:numPr>
          <w:ilvl w:val="0"/>
          <w:numId w:val="116"/>
        </w:numPr>
        <w:spacing w:after="0" w:line="375" w:lineRule="atLeast"/>
        <w:jc w:val="both"/>
        <w:rPr>
          <w:rFonts w:ascii="inter-regular" w:hAnsi="inter-regular"/>
          <w:color w:val="000000"/>
        </w:rPr>
      </w:pPr>
      <w:r>
        <w:rPr>
          <w:rStyle w:val="comment"/>
          <w:rFonts w:ascii="inter-regular" w:hAnsi="inter-regular"/>
          <w:color w:val="008200"/>
          <w:bdr w:val="none" w:sz="0" w:space="0" w:color="auto" w:frame="1"/>
        </w:rPr>
        <w:t>//In real scenario, implementation is provided by others i.e. unknown by end user</w:t>
      </w:r>
      <w:r>
        <w:rPr>
          <w:rFonts w:ascii="inter-regular" w:hAnsi="inter-regular"/>
          <w:color w:val="000000"/>
          <w:bdr w:val="none" w:sz="0" w:space="0" w:color="auto" w:frame="1"/>
        </w:rPr>
        <w:t>  </w:t>
      </w:r>
    </w:p>
    <w:p w14:paraId="2D4E0599" w14:textId="77777777" w:rsidR="00623FE6" w:rsidRDefault="00623FE6" w:rsidP="00623FE6">
      <w:pPr>
        <w:pStyle w:val="alt"/>
        <w:numPr>
          <w:ilvl w:val="0"/>
          <w:numId w:val="116"/>
        </w:numPr>
        <w:spacing w:before="0" w:beforeAutospacing="0" w:after="0" w:afterAutospacing="0" w:line="375" w:lineRule="atLeast"/>
        <w:jc w:val="both"/>
        <w:rPr>
          <w:rFonts w:ascii="inter-regular" w:hAnsi="inter-regular"/>
          <w:color w:val="000000"/>
        </w:rPr>
      </w:pPr>
      <w:r>
        <w:rPr>
          <w:rStyle w:val="keyword"/>
          <w:rFonts w:ascii="inter-regular" w:hAnsi="inter-regular"/>
          <w:b/>
          <w:bCs/>
          <w:color w:val="006699"/>
          <w:bdr w:val="none" w:sz="0" w:space="0" w:color="auto" w:frame="1"/>
        </w:rPr>
        <w:t>class</w:t>
      </w:r>
      <w:r>
        <w:rPr>
          <w:rFonts w:ascii="inter-regular" w:hAnsi="inter-regular"/>
          <w:color w:val="000000"/>
          <w:bdr w:val="none" w:sz="0" w:space="0" w:color="auto" w:frame="1"/>
        </w:rPr>
        <w:t> Rectangle </w:t>
      </w:r>
      <w:r>
        <w:rPr>
          <w:rStyle w:val="keyword"/>
          <w:rFonts w:ascii="inter-regular" w:hAnsi="inter-regular"/>
          <w:b/>
          <w:bCs/>
          <w:color w:val="006699"/>
          <w:bdr w:val="none" w:sz="0" w:space="0" w:color="auto" w:frame="1"/>
        </w:rPr>
        <w:t>extends</w:t>
      </w:r>
      <w:r>
        <w:rPr>
          <w:rFonts w:ascii="inter-regular" w:hAnsi="inter-regular"/>
          <w:color w:val="000000"/>
          <w:bdr w:val="none" w:sz="0" w:space="0" w:color="auto" w:frame="1"/>
        </w:rPr>
        <w:t> Shape{  </w:t>
      </w:r>
    </w:p>
    <w:p w14:paraId="25397C7A" w14:textId="77777777" w:rsidR="00623FE6" w:rsidRDefault="00623FE6" w:rsidP="00623FE6">
      <w:pPr>
        <w:numPr>
          <w:ilvl w:val="0"/>
          <w:numId w:val="116"/>
        </w:numPr>
        <w:spacing w:after="0" w:line="375" w:lineRule="atLeast"/>
        <w:jc w:val="both"/>
        <w:rPr>
          <w:rFonts w:ascii="inter-regular" w:hAnsi="inter-regular"/>
          <w:color w:val="000000"/>
        </w:rPr>
      </w:pPr>
      <w:r>
        <w:rPr>
          <w:rStyle w:val="keyword"/>
          <w:rFonts w:ascii="inter-regular" w:hAnsi="inter-regular"/>
          <w:b/>
          <w:bCs/>
          <w:color w:val="006699"/>
          <w:bdr w:val="none" w:sz="0" w:space="0" w:color="auto" w:frame="1"/>
        </w:rPr>
        <w:t>void</w:t>
      </w:r>
      <w:r>
        <w:rPr>
          <w:rFonts w:ascii="inter-regular" w:hAnsi="inter-regular"/>
          <w:color w:val="000000"/>
          <w:bdr w:val="none" w:sz="0" w:space="0" w:color="auto" w:frame="1"/>
        </w:rPr>
        <w:t> draw(){System.out.println(</w:t>
      </w:r>
      <w:r>
        <w:rPr>
          <w:rStyle w:val="string"/>
          <w:rFonts w:ascii="inter-regular" w:hAnsi="inter-regular"/>
          <w:color w:val="0000FF"/>
          <w:bdr w:val="none" w:sz="0" w:space="0" w:color="auto" w:frame="1"/>
        </w:rPr>
        <w:t>"drawing rectangle"</w:t>
      </w:r>
      <w:r>
        <w:rPr>
          <w:rFonts w:ascii="inter-regular" w:hAnsi="inter-regular"/>
          <w:color w:val="000000"/>
          <w:bdr w:val="none" w:sz="0" w:space="0" w:color="auto" w:frame="1"/>
        </w:rPr>
        <w:t>);}  </w:t>
      </w:r>
    </w:p>
    <w:p w14:paraId="29690925" w14:textId="77777777" w:rsidR="00623FE6" w:rsidRDefault="00623FE6" w:rsidP="00623FE6">
      <w:pPr>
        <w:pStyle w:val="alt"/>
        <w:numPr>
          <w:ilvl w:val="0"/>
          <w:numId w:val="116"/>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w:t>
      </w:r>
    </w:p>
    <w:p w14:paraId="3D90AC74" w14:textId="77777777" w:rsidR="00623FE6" w:rsidRDefault="00623FE6" w:rsidP="00623FE6">
      <w:pPr>
        <w:numPr>
          <w:ilvl w:val="0"/>
          <w:numId w:val="116"/>
        </w:numPr>
        <w:spacing w:after="0" w:line="375" w:lineRule="atLeast"/>
        <w:jc w:val="both"/>
        <w:rPr>
          <w:rFonts w:ascii="inter-regular" w:hAnsi="inter-regular"/>
          <w:color w:val="000000"/>
        </w:rPr>
      </w:pPr>
      <w:r>
        <w:rPr>
          <w:rStyle w:val="keyword"/>
          <w:rFonts w:ascii="inter-regular" w:hAnsi="inter-regular"/>
          <w:b/>
          <w:bCs/>
          <w:color w:val="006699"/>
          <w:bdr w:val="none" w:sz="0" w:space="0" w:color="auto" w:frame="1"/>
        </w:rPr>
        <w:t>class</w:t>
      </w:r>
      <w:r>
        <w:rPr>
          <w:rFonts w:ascii="inter-regular" w:hAnsi="inter-regular"/>
          <w:color w:val="000000"/>
          <w:bdr w:val="none" w:sz="0" w:space="0" w:color="auto" w:frame="1"/>
        </w:rPr>
        <w:t> Circle1 </w:t>
      </w:r>
      <w:r>
        <w:rPr>
          <w:rStyle w:val="keyword"/>
          <w:rFonts w:ascii="inter-regular" w:hAnsi="inter-regular"/>
          <w:b/>
          <w:bCs/>
          <w:color w:val="006699"/>
          <w:bdr w:val="none" w:sz="0" w:space="0" w:color="auto" w:frame="1"/>
        </w:rPr>
        <w:t>extends</w:t>
      </w:r>
      <w:r>
        <w:rPr>
          <w:rFonts w:ascii="inter-regular" w:hAnsi="inter-regular"/>
          <w:color w:val="000000"/>
          <w:bdr w:val="none" w:sz="0" w:space="0" w:color="auto" w:frame="1"/>
        </w:rPr>
        <w:t> Shape{  </w:t>
      </w:r>
    </w:p>
    <w:p w14:paraId="7234BA13" w14:textId="77777777" w:rsidR="00623FE6" w:rsidRDefault="00623FE6" w:rsidP="00623FE6">
      <w:pPr>
        <w:pStyle w:val="alt"/>
        <w:numPr>
          <w:ilvl w:val="0"/>
          <w:numId w:val="116"/>
        </w:numPr>
        <w:spacing w:before="0" w:beforeAutospacing="0" w:after="0" w:afterAutospacing="0" w:line="375" w:lineRule="atLeast"/>
        <w:jc w:val="both"/>
        <w:rPr>
          <w:rFonts w:ascii="inter-regular" w:hAnsi="inter-regular"/>
          <w:color w:val="000000"/>
        </w:rPr>
      </w:pPr>
      <w:r>
        <w:rPr>
          <w:rStyle w:val="keyword"/>
          <w:rFonts w:ascii="inter-regular" w:hAnsi="inter-regular"/>
          <w:b/>
          <w:bCs/>
          <w:color w:val="006699"/>
          <w:bdr w:val="none" w:sz="0" w:space="0" w:color="auto" w:frame="1"/>
        </w:rPr>
        <w:t>void</w:t>
      </w:r>
      <w:r>
        <w:rPr>
          <w:rFonts w:ascii="inter-regular" w:hAnsi="inter-regular"/>
          <w:color w:val="000000"/>
          <w:bdr w:val="none" w:sz="0" w:space="0" w:color="auto" w:frame="1"/>
        </w:rPr>
        <w:t> draw(){System.out.println(</w:t>
      </w:r>
      <w:r>
        <w:rPr>
          <w:rStyle w:val="string"/>
          <w:rFonts w:ascii="inter-regular" w:hAnsi="inter-regular"/>
          <w:color w:val="0000FF"/>
          <w:bdr w:val="none" w:sz="0" w:space="0" w:color="auto" w:frame="1"/>
        </w:rPr>
        <w:t>"drawing circle"</w:t>
      </w:r>
      <w:r>
        <w:rPr>
          <w:rFonts w:ascii="inter-regular" w:hAnsi="inter-regular"/>
          <w:color w:val="000000"/>
          <w:bdr w:val="none" w:sz="0" w:space="0" w:color="auto" w:frame="1"/>
        </w:rPr>
        <w:t>);}  </w:t>
      </w:r>
    </w:p>
    <w:p w14:paraId="6BD3663B" w14:textId="77777777" w:rsidR="00623FE6" w:rsidRDefault="00623FE6" w:rsidP="00623FE6">
      <w:pPr>
        <w:numPr>
          <w:ilvl w:val="0"/>
          <w:numId w:val="116"/>
        </w:numPr>
        <w:spacing w:after="0" w:line="375" w:lineRule="atLeast"/>
        <w:jc w:val="both"/>
        <w:rPr>
          <w:rFonts w:ascii="inter-regular" w:hAnsi="inter-regular"/>
          <w:color w:val="000000"/>
        </w:rPr>
      </w:pPr>
      <w:r>
        <w:rPr>
          <w:rFonts w:ascii="inter-regular" w:hAnsi="inter-regular"/>
          <w:color w:val="000000"/>
          <w:bdr w:val="none" w:sz="0" w:space="0" w:color="auto" w:frame="1"/>
        </w:rPr>
        <w:t>}  </w:t>
      </w:r>
    </w:p>
    <w:p w14:paraId="2805E50A" w14:textId="77777777" w:rsidR="00623FE6" w:rsidRDefault="00623FE6" w:rsidP="00623FE6">
      <w:pPr>
        <w:pStyle w:val="alt"/>
        <w:numPr>
          <w:ilvl w:val="0"/>
          <w:numId w:val="116"/>
        </w:numPr>
        <w:spacing w:before="0" w:beforeAutospacing="0" w:after="0" w:afterAutospacing="0" w:line="375" w:lineRule="atLeast"/>
        <w:jc w:val="both"/>
        <w:rPr>
          <w:rFonts w:ascii="inter-regular" w:hAnsi="inter-regular"/>
          <w:color w:val="000000"/>
        </w:rPr>
      </w:pPr>
      <w:r>
        <w:rPr>
          <w:rStyle w:val="comment"/>
          <w:rFonts w:ascii="inter-regular" w:hAnsi="inter-regular"/>
          <w:color w:val="008200"/>
          <w:bdr w:val="none" w:sz="0" w:space="0" w:color="auto" w:frame="1"/>
        </w:rPr>
        <w:t>//In real scenario, method is called by programmer or user</w:t>
      </w:r>
      <w:r>
        <w:rPr>
          <w:rFonts w:ascii="inter-regular" w:hAnsi="inter-regular"/>
          <w:color w:val="000000"/>
          <w:bdr w:val="none" w:sz="0" w:space="0" w:color="auto" w:frame="1"/>
        </w:rPr>
        <w:t>  </w:t>
      </w:r>
    </w:p>
    <w:p w14:paraId="05307100" w14:textId="77777777" w:rsidR="00623FE6" w:rsidRDefault="00623FE6" w:rsidP="00623FE6">
      <w:pPr>
        <w:numPr>
          <w:ilvl w:val="0"/>
          <w:numId w:val="116"/>
        </w:numPr>
        <w:spacing w:after="0" w:line="375" w:lineRule="atLeast"/>
        <w:jc w:val="both"/>
        <w:rPr>
          <w:rFonts w:ascii="inter-regular" w:hAnsi="inter-regular"/>
          <w:color w:val="000000"/>
        </w:rPr>
      </w:pPr>
      <w:r>
        <w:rPr>
          <w:rStyle w:val="keyword"/>
          <w:rFonts w:ascii="inter-regular" w:hAnsi="inter-regular"/>
          <w:b/>
          <w:bCs/>
          <w:color w:val="006699"/>
          <w:bdr w:val="none" w:sz="0" w:space="0" w:color="auto" w:frame="1"/>
        </w:rPr>
        <w:t>class</w:t>
      </w:r>
      <w:r>
        <w:rPr>
          <w:rFonts w:ascii="inter-regular" w:hAnsi="inter-regular"/>
          <w:color w:val="000000"/>
          <w:bdr w:val="none" w:sz="0" w:space="0" w:color="auto" w:frame="1"/>
        </w:rPr>
        <w:t> TestAbstraction1{  </w:t>
      </w:r>
    </w:p>
    <w:p w14:paraId="2E6BC19A" w14:textId="77777777" w:rsidR="00623FE6" w:rsidRDefault="00623FE6" w:rsidP="00623FE6">
      <w:pPr>
        <w:pStyle w:val="alt"/>
        <w:numPr>
          <w:ilvl w:val="0"/>
          <w:numId w:val="116"/>
        </w:numPr>
        <w:spacing w:before="0" w:beforeAutospacing="0" w:after="0" w:afterAutospacing="0" w:line="375" w:lineRule="atLeast"/>
        <w:jc w:val="both"/>
        <w:rPr>
          <w:rFonts w:ascii="inter-regular" w:hAnsi="inter-regular"/>
          <w:color w:val="000000"/>
        </w:rPr>
      </w:pPr>
      <w:r>
        <w:rPr>
          <w:rStyle w:val="keyword"/>
          <w:rFonts w:ascii="inter-regular" w:hAnsi="inter-regular"/>
          <w:b/>
          <w:bCs/>
          <w:color w:val="006699"/>
          <w:bdr w:val="none" w:sz="0" w:space="0" w:color="auto" w:frame="1"/>
        </w:rPr>
        <w:lastRenderedPageBreak/>
        <w:t>public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static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void</w:t>
      </w:r>
      <w:r>
        <w:rPr>
          <w:rFonts w:ascii="inter-regular" w:hAnsi="inter-regular"/>
          <w:color w:val="000000"/>
          <w:bdr w:val="none" w:sz="0" w:space="0" w:color="auto" w:frame="1"/>
        </w:rPr>
        <w:t> main(String args[]){  </w:t>
      </w:r>
    </w:p>
    <w:p w14:paraId="76EEF80D" w14:textId="77777777" w:rsidR="00623FE6" w:rsidRDefault="00623FE6" w:rsidP="00623FE6">
      <w:pPr>
        <w:numPr>
          <w:ilvl w:val="0"/>
          <w:numId w:val="116"/>
        </w:numPr>
        <w:spacing w:after="0" w:line="375" w:lineRule="atLeast"/>
        <w:jc w:val="both"/>
        <w:rPr>
          <w:rFonts w:ascii="inter-regular" w:hAnsi="inter-regular"/>
          <w:color w:val="000000"/>
        </w:rPr>
      </w:pPr>
      <w:r>
        <w:rPr>
          <w:rFonts w:ascii="inter-regular" w:hAnsi="inter-regular"/>
          <w:color w:val="000000"/>
          <w:bdr w:val="none" w:sz="0" w:space="0" w:color="auto" w:frame="1"/>
        </w:rPr>
        <w:t>Shape s=</w:t>
      </w:r>
      <w:r>
        <w:rPr>
          <w:rStyle w:val="keyword"/>
          <w:rFonts w:ascii="inter-regular" w:hAnsi="inter-regular"/>
          <w:b/>
          <w:bCs/>
          <w:color w:val="006699"/>
          <w:bdr w:val="none" w:sz="0" w:space="0" w:color="auto" w:frame="1"/>
        </w:rPr>
        <w:t>new</w:t>
      </w:r>
      <w:r>
        <w:rPr>
          <w:rFonts w:ascii="inter-regular" w:hAnsi="inter-regular"/>
          <w:color w:val="000000"/>
          <w:bdr w:val="none" w:sz="0" w:space="0" w:color="auto" w:frame="1"/>
        </w:rPr>
        <w:t> Circle1();</w:t>
      </w:r>
      <w:r>
        <w:rPr>
          <w:rStyle w:val="comment"/>
          <w:rFonts w:ascii="inter-regular" w:hAnsi="inter-regular"/>
          <w:color w:val="008200"/>
          <w:bdr w:val="none" w:sz="0" w:space="0" w:color="auto" w:frame="1"/>
        </w:rPr>
        <w:t>//In a real scenario, object is provided through method, e.g., getShape() method</w:t>
      </w:r>
      <w:r>
        <w:rPr>
          <w:rFonts w:ascii="inter-regular" w:hAnsi="inter-regular"/>
          <w:color w:val="000000"/>
          <w:bdr w:val="none" w:sz="0" w:space="0" w:color="auto" w:frame="1"/>
        </w:rPr>
        <w:t>  </w:t>
      </w:r>
    </w:p>
    <w:p w14:paraId="48AEF306" w14:textId="77777777" w:rsidR="00623FE6" w:rsidRDefault="00623FE6" w:rsidP="00623FE6">
      <w:pPr>
        <w:pStyle w:val="alt"/>
        <w:numPr>
          <w:ilvl w:val="0"/>
          <w:numId w:val="116"/>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s.draw();  </w:t>
      </w:r>
    </w:p>
    <w:p w14:paraId="7AAE0105" w14:textId="77777777" w:rsidR="00623FE6" w:rsidRDefault="00623FE6" w:rsidP="00623FE6">
      <w:pPr>
        <w:numPr>
          <w:ilvl w:val="0"/>
          <w:numId w:val="116"/>
        </w:numPr>
        <w:spacing w:after="0" w:line="375" w:lineRule="atLeast"/>
        <w:jc w:val="both"/>
        <w:rPr>
          <w:rFonts w:ascii="inter-regular" w:hAnsi="inter-regular"/>
          <w:color w:val="000000"/>
        </w:rPr>
      </w:pPr>
      <w:r>
        <w:rPr>
          <w:rFonts w:ascii="inter-regular" w:hAnsi="inter-regular"/>
          <w:color w:val="000000"/>
          <w:bdr w:val="none" w:sz="0" w:space="0" w:color="auto" w:frame="1"/>
        </w:rPr>
        <w:t>}  </w:t>
      </w:r>
    </w:p>
    <w:p w14:paraId="006A26D7" w14:textId="77777777" w:rsidR="00623FE6" w:rsidRDefault="00623FE6" w:rsidP="00623FE6">
      <w:pPr>
        <w:pStyle w:val="alt"/>
        <w:numPr>
          <w:ilvl w:val="0"/>
          <w:numId w:val="116"/>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w:t>
      </w:r>
    </w:p>
    <w:p w14:paraId="0360A9B3" w14:textId="77777777" w:rsidR="00623FE6" w:rsidRDefault="00623FE6" w:rsidP="00623FE6">
      <w:pPr>
        <w:rPr>
          <w:rFonts w:ascii="Times New Roman" w:hAnsi="Times New Roman"/>
        </w:rPr>
      </w:pPr>
      <w:hyperlink r:id="rId111" w:tgtFrame="_blank" w:history="1">
        <w:r>
          <w:rPr>
            <w:rStyle w:val="Hyperlink"/>
            <w:rFonts w:ascii="Verdana" w:hAnsi="Verdana"/>
            <w:b/>
            <w:bCs/>
            <w:color w:val="FFFFFF"/>
            <w:sz w:val="20"/>
            <w:szCs w:val="20"/>
            <w:shd w:val="clear" w:color="auto" w:fill="4CAF50"/>
          </w:rPr>
          <w:t>Test it Now</w:t>
        </w:r>
      </w:hyperlink>
    </w:p>
    <w:p w14:paraId="2E5AF638" w14:textId="77777777" w:rsidR="00623FE6" w:rsidRDefault="00623FE6" w:rsidP="00623FE6">
      <w:pPr>
        <w:pStyle w:val="HTMLPreformatted"/>
        <w:shd w:val="clear" w:color="auto" w:fill="EEEEEE"/>
        <w:jc w:val="both"/>
        <w:rPr>
          <w:color w:val="535559"/>
        </w:rPr>
      </w:pPr>
      <w:r>
        <w:rPr>
          <w:color w:val="535559"/>
        </w:rPr>
        <w:t>drawing circle</w:t>
      </w:r>
    </w:p>
    <w:p w14:paraId="72A49E89" w14:textId="77777777" w:rsidR="00623FE6" w:rsidRDefault="00000000" w:rsidP="00623FE6">
      <w:r>
        <w:pict w14:anchorId="5CEBC3BD">
          <v:rect id="_x0000_i1057" style="width:0;height:.75pt" o:hrstd="t" o:hrnoshade="t" o:hr="t" fillcolor="#d4d4d4" stroked="f"/>
        </w:pict>
      </w:r>
    </w:p>
    <w:p w14:paraId="3062E6AB" w14:textId="77777777" w:rsidR="00623FE6" w:rsidRDefault="00623FE6" w:rsidP="00623FE6">
      <w:pPr>
        <w:pStyle w:val="Heading3"/>
        <w:shd w:val="clear" w:color="auto" w:fill="FFFFFF"/>
        <w:spacing w:line="312" w:lineRule="atLeast"/>
        <w:jc w:val="both"/>
        <w:rPr>
          <w:rFonts w:ascii="Helvetica" w:hAnsi="Helvetica"/>
          <w:color w:val="610B38"/>
          <w:sz w:val="38"/>
          <w:szCs w:val="38"/>
        </w:rPr>
      </w:pPr>
      <w:r>
        <w:rPr>
          <w:rFonts w:ascii="Helvetica" w:hAnsi="Helvetica"/>
          <w:b/>
          <w:bCs/>
          <w:color w:val="610B38"/>
          <w:sz w:val="38"/>
          <w:szCs w:val="38"/>
        </w:rPr>
        <w:t>Another example of Abstract class in java</w:t>
      </w:r>
    </w:p>
    <w:p w14:paraId="5D37F7C6" w14:textId="77777777" w:rsidR="00623FE6" w:rsidRDefault="00623FE6" w:rsidP="00623FE6">
      <w:pPr>
        <w:pStyle w:val="filename"/>
        <w:shd w:val="clear" w:color="auto" w:fill="FFFFFF"/>
        <w:jc w:val="both"/>
        <w:rPr>
          <w:rFonts w:ascii="inter-regular" w:hAnsi="inter-regular"/>
          <w:i/>
          <w:iCs/>
          <w:color w:val="333333"/>
          <w:sz w:val="21"/>
          <w:szCs w:val="21"/>
        </w:rPr>
      </w:pPr>
      <w:r>
        <w:rPr>
          <w:rFonts w:ascii="inter-regular" w:hAnsi="inter-regular"/>
          <w:i/>
          <w:iCs/>
          <w:color w:val="333333"/>
          <w:sz w:val="21"/>
          <w:szCs w:val="21"/>
        </w:rPr>
        <w:t>File: TestBank.java</w:t>
      </w:r>
    </w:p>
    <w:p w14:paraId="472955F9" w14:textId="77777777" w:rsidR="00623FE6" w:rsidRDefault="00623FE6" w:rsidP="00623FE6">
      <w:pPr>
        <w:pStyle w:val="alt"/>
        <w:numPr>
          <w:ilvl w:val="0"/>
          <w:numId w:val="117"/>
        </w:numPr>
        <w:spacing w:before="0" w:beforeAutospacing="0" w:after="0" w:afterAutospacing="0" w:line="375" w:lineRule="atLeast"/>
        <w:jc w:val="both"/>
        <w:rPr>
          <w:rFonts w:ascii="inter-regular" w:hAnsi="inter-regular"/>
          <w:color w:val="000000"/>
        </w:rPr>
      </w:pPr>
      <w:r>
        <w:rPr>
          <w:rStyle w:val="keyword"/>
          <w:rFonts w:ascii="inter-regular" w:hAnsi="inter-regular"/>
          <w:b/>
          <w:bCs/>
          <w:color w:val="006699"/>
          <w:bdr w:val="none" w:sz="0" w:space="0" w:color="auto" w:frame="1"/>
        </w:rPr>
        <w:t>abstract</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class</w:t>
      </w:r>
      <w:r>
        <w:rPr>
          <w:rFonts w:ascii="inter-regular" w:hAnsi="inter-regular"/>
          <w:color w:val="000000"/>
          <w:bdr w:val="none" w:sz="0" w:space="0" w:color="auto" w:frame="1"/>
        </w:rPr>
        <w:t> Bank{    </w:t>
      </w:r>
    </w:p>
    <w:p w14:paraId="17D412A4" w14:textId="77777777" w:rsidR="00623FE6" w:rsidRDefault="00623FE6" w:rsidP="00623FE6">
      <w:pPr>
        <w:numPr>
          <w:ilvl w:val="0"/>
          <w:numId w:val="117"/>
        </w:numPr>
        <w:spacing w:after="0" w:line="375" w:lineRule="atLeast"/>
        <w:jc w:val="both"/>
        <w:rPr>
          <w:rFonts w:ascii="inter-regular" w:hAnsi="inter-regular"/>
          <w:color w:val="000000"/>
        </w:rPr>
      </w:pPr>
      <w:r>
        <w:rPr>
          <w:rStyle w:val="keyword"/>
          <w:rFonts w:ascii="inter-regular" w:hAnsi="inter-regular"/>
          <w:b/>
          <w:bCs/>
          <w:color w:val="006699"/>
          <w:bdr w:val="none" w:sz="0" w:space="0" w:color="auto" w:frame="1"/>
        </w:rPr>
        <w:t>abstract</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int</w:t>
      </w:r>
      <w:r>
        <w:rPr>
          <w:rFonts w:ascii="inter-regular" w:hAnsi="inter-regular"/>
          <w:color w:val="000000"/>
          <w:bdr w:val="none" w:sz="0" w:space="0" w:color="auto" w:frame="1"/>
        </w:rPr>
        <w:t> getRateOfInterest();    </w:t>
      </w:r>
    </w:p>
    <w:p w14:paraId="3DDBE79C" w14:textId="77777777" w:rsidR="00623FE6" w:rsidRDefault="00623FE6" w:rsidP="00623FE6">
      <w:pPr>
        <w:pStyle w:val="alt"/>
        <w:numPr>
          <w:ilvl w:val="0"/>
          <w:numId w:val="117"/>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w:t>
      </w:r>
    </w:p>
    <w:p w14:paraId="385110D5" w14:textId="77777777" w:rsidR="00623FE6" w:rsidRDefault="00623FE6" w:rsidP="00623FE6">
      <w:pPr>
        <w:numPr>
          <w:ilvl w:val="0"/>
          <w:numId w:val="117"/>
        </w:numPr>
        <w:spacing w:after="0" w:line="375" w:lineRule="atLeast"/>
        <w:jc w:val="both"/>
        <w:rPr>
          <w:rFonts w:ascii="inter-regular" w:hAnsi="inter-regular"/>
          <w:color w:val="000000"/>
        </w:rPr>
      </w:pPr>
      <w:r>
        <w:rPr>
          <w:rStyle w:val="keyword"/>
          <w:rFonts w:ascii="inter-regular" w:hAnsi="inter-regular"/>
          <w:b/>
          <w:bCs/>
          <w:color w:val="006699"/>
          <w:bdr w:val="none" w:sz="0" w:space="0" w:color="auto" w:frame="1"/>
        </w:rPr>
        <w:t>class</w:t>
      </w:r>
      <w:r>
        <w:rPr>
          <w:rFonts w:ascii="inter-regular" w:hAnsi="inter-regular"/>
          <w:color w:val="000000"/>
          <w:bdr w:val="none" w:sz="0" w:space="0" w:color="auto" w:frame="1"/>
        </w:rPr>
        <w:t> SBI </w:t>
      </w:r>
      <w:r>
        <w:rPr>
          <w:rStyle w:val="keyword"/>
          <w:rFonts w:ascii="inter-regular" w:hAnsi="inter-regular"/>
          <w:b/>
          <w:bCs/>
          <w:color w:val="006699"/>
          <w:bdr w:val="none" w:sz="0" w:space="0" w:color="auto" w:frame="1"/>
        </w:rPr>
        <w:t>extends</w:t>
      </w:r>
      <w:r>
        <w:rPr>
          <w:rFonts w:ascii="inter-regular" w:hAnsi="inter-regular"/>
          <w:color w:val="000000"/>
          <w:bdr w:val="none" w:sz="0" w:space="0" w:color="auto" w:frame="1"/>
        </w:rPr>
        <w:t> Bank{    </w:t>
      </w:r>
    </w:p>
    <w:p w14:paraId="18FF87F5" w14:textId="77777777" w:rsidR="00623FE6" w:rsidRDefault="00623FE6" w:rsidP="00623FE6">
      <w:pPr>
        <w:pStyle w:val="alt"/>
        <w:numPr>
          <w:ilvl w:val="0"/>
          <w:numId w:val="117"/>
        </w:numPr>
        <w:spacing w:before="0" w:beforeAutospacing="0" w:after="0" w:afterAutospacing="0" w:line="375" w:lineRule="atLeast"/>
        <w:jc w:val="both"/>
        <w:rPr>
          <w:rFonts w:ascii="inter-regular" w:hAnsi="inter-regular"/>
          <w:color w:val="000000"/>
        </w:rPr>
      </w:pPr>
      <w:r>
        <w:rPr>
          <w:rStyle w:val="keyword"/>
          <w:rFonts w:ascii="inter-regular" w:hAnsi="inter-regular"/>
          <w:b/>
          <w:bCs/>
          <w:color w:val="006699"/>
          <w:bdr w:val="none" w:sz="0" w:space="0" w:color="auto" w:frame="1"/>
        </w:rPr>
        <w:t>int</w:t>
      </w:r>
      <w:r>
        <w:rPr>
          <w:rFonts w:ascii="inter-regular" w:hAnsi="inter-regular"/>
          <w:color w:val="000000"/>
          <w:bdr w:val="none" w:sz="0" w:space="0" w:color="auto" w:frame="1"/>
        </w:rPr>
        <w:t> getRateOfInterest(){</w:t>
      </w:r>
      <w:r>
        <w:rPr>
          <w:rStyle w:val="keyword"/>
          <w:rFonts w:ascii="inter-regular" w:hAnsi="inter-regular"/>
          <w:b/>
          <w:bCs/>
          <w:color w:val="006699"/>
          <w:bdr w:val="none" w:sz="0" w:space="0" w:color="auto" w:frame="1"/>
        </w:rPr>
        <w:t>return</w:t>
      </w:r>
      <w:r>
        <w:rPr>
          <w:rFonts w:ascii="inter-regular" w:hAnsi="inter-regular"/>
          <w:color w:val="000000"/>
          <w:bdr w:val="none" w:sz="0" w:space="0" w:color="auto" w:frame="1"/>
        </w:rPr>
        <w:t> </w:t>
      </w:r>
      <w:r>
        <w:rPr>
          <w:rStyle w:val="number"/>
          <w:rFonts w:ascii="inter-regular" w:hAnsi="inter-regular"/>
          <w:color w:val="C00000"/>
          <w:bdr w:val="none" w:sz="0" w:space="0" w:color="auto" w:frame="1"/>
        </w:rPr>
        <w:t>7</w:t>
      </w:r>
      <w:r>
        <w:rPr>
          <w:rFonts w:ascii="inter-regular" w:hAnsi="inter-regular"/>
          <w:color w:val="000000"/>
          <w:bdr w:val="none" w:sz="0" w:space="0" w:color="auto" w:frame="1"/>
        </w:rPr>
        <w:t>;}    </w:t>
      </w:r>
    </w:p>
    <w:p w14:paraId="1E0F8DE9" w14:textId="77777777" w:rsidR="00623FE6" w:rsidRDefault="00623FE6" w:rsidP="00623FE6">
      <w:pPr>
        <w:numPr>
          <w:ilvl w:val="0"/>
          <w:numId w:val="117"/>
        </w:numPr>
        <w:spacing w:after="0" w:line="375" w:lineRule="atLeast"/>
        <w:jc w:val="both"/>
        <w:rPr>
          <w:rFonts w:ascii="inter-regular" w:hAnsi="inter-regular"/>
          <w:color w:val="000000"/>
        </w:rPr>
      </w:pPr>
      <w:r>
        <w:rPr>
          <w:rFonts w:ascii="inter-regular" w:hAnsi="inter-regular"/>
          <w:color w:val="000000"/>
          <w:bdr w:val="none" w:sz="0" w:space="0" w:color="auto" w:frame="1"/>
        </w:rPr>
        <w:t>}    </w:t>
      </w:r>
    </w:p>
    <w:p w14:paraId="55C3D732" w14:textId="77777777" w:rsidR="00623FE6" w:rsidRDefault="00623FE6" w:rsidP="00623FE6">
      <w:pPr>
        <w:pStyle w:val="alt"/>
        <w:numPr>
          <w:ilvl w:val="0"/>
          <w:numId w:val="117"/>
        </w:numPr>
        <w:spacing w:before="0" w:beforeAutospacing="0" w:after="0" w:afterAutospacing="0" w:line="375" w:lineRule="atLeast"/>
        <w:jc w:val="both"/>
        <w:rPr>
          <w:rFonts w:ascii="inter-regular" w:hAnsi="inter-regular"/>
          <w:color w:val="000000"/>
        </w:rPr>
      </w:pPr>
      <w:r>
        <w:rPr>
          <w:rStyle w:val="keyword"/>
          <w:rFonts w:ascii="inter-regular" w:hAnsi="inter-regular"/>
          <w:b/>
          <w:bCs/>
          <w:color w:val="006699"/>
          <w:bdr w:val="none" w:sz="0" w:space="0" w:color="auto" w:frame="1"/>
        </w:rPr>
        <w:t>class</w:t>
      </w:r>
      <w:r>
        <w:rPr>
          <w:rFonts w:ascii="inter-regular" w:hAnsi="inter-regular"/>
          <w:color w:val="000000"/>
          <w:bdr w:val="none" w:sz="0" w:space="0" w:color="auto" w:frame="1"/>
        </w:rPr>
        <w:t> PNB </w:t>
      </w:r>
      <w:r>
        <w:rPr>
          <w:rStyle w:val="keyword"/>
          <w:rFonts w:ascii="inter-regular" w:hAnsi="inter-regular"/>
          <w:b/>
          <w:bCs/>
          <w:color w:val="006699"/>
          <w:bdr w:val="none" w:sz="0" w:space="0" w:color="auto" w:frame="1"/>
        </w:rPr>
        <w:t>extends</w:t>
      </w:r>
      <w:r>
        <w:rPr>
          <w:rFonts w:ascii="inter-regular" w:hAnsi="inter-regular"/>
          <w:color w:val="000000"/>
          <w:bdr w:val="none" w:sz="0" w:space="0" w:color="auto" w:frame="1"/>
        </w:rPr>
        <w:t> Bank{    </w:t>
      </w:r>
    </w:p>
    <w:p w14:paraId="552371CE" w14:textId="77777777" w:rsidR="00623FE6" w:rsidRDefault="00623FE6" w:rsidP="00623FE6">
      <w:pPr>
        <w:numPr>
          <w:ilvl w:val="0"/>
          <w:numId w:val="117"/>
        </w:numPr>
        <w:spacing w:after="0" w:line="375" w:lineRule="atLeast"/>
        <w:jc w:val="both"/>
        <w:rPr>
          <w:rFonts w:ascii="inter-regular" w:hAnsi="inter-regular"/>
          <w:color w:val="000000"/>
        </w:rPr>
      </w:pPr>
      <w:r>
        <w:rPr>
          <w:rStyle w:val="keyword"/>
          <w:rFonts w:ascii="inter-regular" w:hAnsi="inter-regular"/>
          <w:b/>
          <w:bCs/>
          <w:color w:val="006699"/>
          <w:bdr w:val="none" w:sz="0" w:space="0" w:color="auto" w:frame="1"/>
        </w:rPr>
        <w:t>int</w:t>
      </w:r>
      <w:r>
        <w:rPr>
          <w:rFonts w:ascii="inter-regular" w:hAnsi="inter-regular"/>
          <w:color w:val="000000"/>
          <w:bdr w:val="none" w:sz="0" w:space="0" w:color="auto" w:frame="1"/>
        </w:rPr>
        <w:t> getRateOfInterest(){</w:t>
      </w:r>
      <w:r>
        <w:rPr>
          <w:rStyle w:val="keyword"/>
          <w:rFonts w:ascii="inter-regular" w:hAnsi="inter-regular"/>
          <w:b/>
          <w:bCs/>
          <w:color w:val="006699"/>
          <w:bdr w:val="none" w:sz="0" w:space="0" w:color="auto" w:frame="1"/>
        </w:rPr>
        <w:t>return</w:t>
      </w:r>
      <w:r>
        <w:rPr>
          <w:rFonts w:ascii="inter-regular" w:hAnsi="inter-regular"/>
          <w:color w:val="000000"/>
          <w:bdr w:val="none" w:sz="0" w:space="0" w:color="auto" w:frame="1"/>
        </w:rPr>
        <w:t> </w:t>
      </w:r>
      <w:r>
        <w:rPr>
          <w:rStyle w:val="number"/>
          <w:rFonts w:ascii="inter-regular" w:hAnsi="inter-regular"/>
          <w:color w:val="C00000"/>
          <w:bdr w:val="none" w:sz="0" w:space="0" w:color="auto" w:frame="1"/>
        </w:rPr>
        <w:t>8</w:t>
      </w:r>
      <w:r>
        <w:rPr>
          <w:rFonts w:ascii="inter-regular" w:hAnsi="inter-regular"/>
          <w:color w:val="000000"/>
          <w:bdr w:val="none" w:sz="0" w:space="0" w:color="auto" w:frame="1"/>
        </w:rPr>
        <w:t>;}    </w:t>
      </w:r>
    </w:p>
    <w:p w14:paraId="4BD1C11B" w14:textId="77777777" w:rsidR="00623FE6" w:rsidRDefault="00623FE6" w:rsidP="00623FE6">
      <w:pPr>
        <w:pStyle w:val="alt"/>
        <w:numPr>
          <w:ilvl w:val="0"/>
          <w:numId w:val="117"/>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w:t>
      </w:r>
    </w:p>
    <w:p w14:paraId="48E9F768" w14:textId="77777777" w:rsidR="00623FE6" w:rsidRDefault="00623FE6" w:rsidP="00623FE6">
      <w:pPr>
        <w:numPr>
          <w:ilvl w:val="0"/>
          <w:numId w:val="117"/>
        </w:numPr>
        <w:spacing w:after="0" w:line="375" w:lineRule="atLeast"/>
        <w:jc w:val="both"/>
        <w:rPr>
          <w:rFonts w:ascii="inter-regular" w:hAnsi="inter-regular"/>
          <w:color w:val="000000"/>
        </w:rPr>
      </w:pPr>
      <w:r>
        <w:rPr>
          <w:rFonts w:ascii="inter-regular" w:hAnsi="inter-regular"/>
          <w:color w:val="000000"/>
          <w:bdr w:val="none" w:sz="0" w:space="0" w:color="auto" w:frame="1"/>
        </w:rPr>
        <w:t>    </w:t>
      </w:r>
    </w:p>
    <w:p w14:paraId="52C53F60" w14:textId="77777777" w:rsidR="00623FE6" w:rsidRDefault="00623FE6" w:rsidP="00623FE6">
      <w:pPr>
        <w:pStyle w:val="alt"/>
        <w:numPr>
          <w:ilvl w:val="0"/>
          <w:numId w:val="117"/>
        </w:numPr>
        <w:spacing w:before="0" w:beforeAutospacing="0" w:after="0" w:afterAutospacing="0" w:line="375" w:lineRule="atLeast"/>
        <w:jc w:val="both"/>
        <w:rPr>
          <w:rFonts w:ascii="inter-regular" w:hAnsi="inter-regular"/>
          <w:color w:val="000000"/>
        </w:rPr>
      </w:pPr>
      <w:r>
        <w:rPr>
          <w:rStyle w:val="keyword"/>
          <w:rFonts w:ascii="inter-regular" w:hAnsi="inter-regular"/>
          <w:b/>
          <w:bCs/>
          <w:color w:val="006699"/>
          <w:bdr w:val="none" w:sz="0" w:space="0" w:color="auto" w:frame="1"/>
        </w:rPr>
        <w:t>class</w:t>
      </w:r>
      <w:r>
        <w:rPr>
          <w:rFonts w:ascii="inter-regular" w:hAnsi="inter-regular"/>
          <w:color w:val="000000"/>
          <w:bdr w:val="none" w:sz="0" w:space="0" w:color="auto" w:frame="1"/>
        </w:rPr>
        <w:t> TestBank{    </w:t>
      </w:r>
    </w:p>
    <w:p w14:paraId="741D239C" w14:textId="77777777" w:rsidR="00623FE6" w:rsidRDefault="00623FE6" w:rsidP="00623FE6">
      <w:pPr>
        <w:numPr>
          <w:ilvl w:val="0"/>
          <w:numId w:val="117"/>
        </w:numPr>
        <w:spacing w:after="0" w:line="375" w:lineRule="atLeast"/>
        <w:jc w:val="both"/>
        <w:rPr>
          <w:rFonts w:ascii="inter-regular" w:hAnsi="inter-regular"/>
          <w:color w:val="000000"/>
        </w:rPr>
      </w:pPr>
      <w:r>
        <w:rPr>
          <w:rStyle w:val="keyword"/>
          <w:rFonts w:ascii="inter-regular" w:hAnsi="inter-regular"/>
          <w:b/>
          <w:bCs/>
          <w:color w:val="006699"/>
          <w:bdr w:val="none" w:sz="0" w:space="0" w:color="auto" w:frame="1"/>
        </w:rPr>
        <w:t>public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static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void</w:t>
      </w:r>
      <w:r>
        <w:rPr>
          <w:rFonts w:ascii="inter-regular" w:hAnsi="inter-regular"/>
          <w:color w:val="000000"/>
          <w:bdr w:val="none" w:sz="0" w:space="0" w:color="auto" w:frame="1"/>
        </w:rPr>
        <w:t> main(String args[]){    </w:t>
      </w:r>
    </w:p>
    <w:p w14:paraId="1CEBFA6E" w14:textId="77777777" w:rsidR="00623FE6" w:rsidRDefault="00623FE6" w:rsidP="00623FE6">
      <w:pPr>
        <w:pStyle w:val="alt"/>
        <w:numPr>
          <w:ilvl w:val="0"/>
          <w:numId w:val="117"/>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Bank b;  </w:t>
      </w:r>
    </w:p>
    <w:p w14:paraId="23F31106" w14:textId="77777777" w:rsidR="00623FE6" w:rsidRDefault="00623FE6" w:rsidP="00623FE6">
      <w:pPr>
        <w:numPr>
          <w:ilvl w:val="0"/>
          <w:numId w:val="117"/>
        </w:numPr>
        <w:spacing w:after="0" w:line="375" w:lineRule="atLeast"/>
        <w:jc w:val="both"/>
        <w:rPr>
          <w:rFonts w:ascii="inter-regular" w:hAnsi="inter-regular"/>
          <w:color w:val="000000"/>
        </w:rPr>
      </w:pPr>
      <w:r>
        <w:rPr>
          <w:rFonts w:ascii="inter-regular" w:hAnsi="inter-regular"/>
          <w:color w:val="000000"/>
          <w:bdr w:val="none" w:sz="0" w:space="0" w:color="auto" w:frame="1"/>
        </w:rPr>
        <w:t>b=</w:t>
      </w:r>
      <w:r>
        <w:rPr>
          <w:rStyle w:val="keyword"/>
          <w:rFonts w:ascii="inter-regular" w:hAnsi="inter-regular"/>
          <w:b/>
          <w:bCs/>
          <w:color w:val="006699"/>
          <w:bdr w:val="none" w:sz="0" w:space="0" w:color="auto" w:frame="1"/>
        </w:rPr>
        <w:t>new</w:t>
      </w:r>
      <w:r>
        <w:rPr>
          <w:rFonts w:ascii="inter-regular" w:hAnsi="inter-regular"/>
          <w:color w:val="000000"/>
          <w:bdr w:val="none" w:sz="0" w:space="0" w:color="auto" w:frame="1"/>
        </w:rPr>
        <w:t> SBI();  </w:t>
      </w:r>
    </w:p>
    <w:p w14:paraId="3EE0DC76" w14:textId="77777777" w:rsidR="00623FE6" w:rsidRDefault="00623FE6" w:rsidP="00623FE6">
      <w:pPr>
        <w:pStyle w:val="alt"/>
        <w:numPr>
          <w:ilvl w:val="0"/>
          <w:numId w:val="117"/>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System.out.println(</w:t>
      </w:r>
      <w:r>
        <w:rPr>
          <w:rStyle w:val="string"/>
          <w:rFonts w:ascii="inter-regular" w:hAnsi="inter-regular"/>
          <w:color w:val="0000FF"/>
          <w:bdr w:val="none" w:sz="0" w:space="0" w:color="auto" w:frame="1"/>
        </w:rPr>
        <w:t>"Rate of Interest is: "</w:t>
      </w:r>
      <w:r>
        <w:rPr>
          <w:rFonts w:ascii="inter-regular" w:hAnsi="inter-regular"/>
          <w:color w:val="000000"/>
          <w:bdr w:val="none" w:sz="0" w:space="0" w:color="auto" w:frame="1"/>
        </w:rPr>
        <w:t>+b.getRateOfInterest()+</w:t>
      </w:r>
      <w:r>
        <w:rPr>
          <w:rStyle w:val="string"/>
          <w:rFonts w:ascii="inter-regular" w:hAnsi="inter-regular"/>
          <w:color w:val="0000FF"/>
          <w:bdr w:val="none" w:sz="0" w:space="0" w:color="auto" w:frame="1"/>
        </w:rPr>
        <w:t>" %"</w:t>
      </w:r>
      <w:r>
        <w:rPr>
          <w:rFonts w:ascii="inter-regular" w:hAnsi="inter-regular"/>
          <w:color w:val="000000"/>
          <w:bdr w:val="none" w:sz="0" w:space="0" w:color="auto" w:frame="1"/>
        </w:rPr>
        <w:t>);    </w:t>
      </w:r>
    </w:p>
    <w:p w14:paraId="53766712" w14:textId="77777777" w:rsidR="00623FE6" w:rsidRDefault="00623FE6" w:rsidP="00623FE6">
      <w:pPr>
        <w:numPr>
          <w:ilvl w:val="0"/>
          <w:numId w:val="117"/>
        </w:numPr>
        <w:spacing w:after="0" w:line="375" w:lineRule="atLeast"/>
        <w:jc w:val="both"/>
        <w:rPr>
          <w:rFonts w:ascii="inter-regular" w:hAnsi="inter-regular"/>
          <w:color w:val="000000"/>
        </w:rPr>
      </w:pPr>
      <w:r>
        <w:rPr>
          <w:rFonts w:ascii="inter-regular" w:hAnsi="inter-regular"/>
          <w:color w:val="000000"/>
          <w:bdr w:val="none" w:sz="0" w:space="0" w:color="auto" w:frame="1"/>
        </w:rPr>
        <w:t>b=</w:t>
      </w:r>
      <w:r>
        <w:rPr>
          <w:rStyle w:val="keyword"/>
          <w:rFonts w:ascii="inter-regular" w:hAnsi="inter-regular"/>
          <w:b/>
          <w:bCs/>
          <w:color w:val="006699"/>
          <w:bdr w:val="none" w:sz="0" w:space="0" w:color="auto" w:frame="1"/>
        </w:rPr>
        <w:t>new</w:t>
      </w:r>
      <w:r>
        <w:rPr>
          <w:rFonts w:ascii="inter-regular" w:hAnsi="inter-regular"/>
          <w:color w:val="000000"/>
          <w:bdr w:val="none" w:sz="0" w:space="0" w:color="auto" w:frame="1"/>
        </w:rPr>
        <w:t> PNB();  </w:t>
      </w:r>
    </w:p>
    <w:p w14:paraId="005CECF8" w14:textId="77777777" w:rsidR="00623FE6" w:rsidRDefault="00623FE6" w:rsidP="00623FE6">
      <w:pPr>
        <w:pStyle w:val="alt"/>
        <w:numPr>
          <w:ilvl w:val="0"/>
          <w:numId w:val="117"/>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System.out.println(</w:t>
      </w:r>
      <w:r>
        <w:rPr>
          <w:rStyle w:val="string"/>
          <w:rFonts w:ascii="inter-regular" w:hAnsi="inter-regular"/>
          <w:color w:val="0000FF"/>
          <w:bdr w:val="none" w:sz="0" w:space="0" w:color="auto" w:frame="1"/>
        </w:rPr>
        <w:t>"Rate of Interest is: "</w:t>
      </w:r>
      <w:r>
        <w:rPr>
          <w:rFonts w:ascii="inter-regular" w:hAnsi="inter-regular"/>
          <w:color w:val="000000"/>
          <w:bdr w:val="none" w:sz="0" w:space="0" w:color="auto" w:frame="1"/>
        </w:rPr>
        <w:t>+b.getRateOfInterest()+</w:t>
      </w:r>
      <w:r>
        <w:rPr>
          <w:rStyle w:val="string"/>
          <w:rFonts w:ascii="inter-regular" w:hAnsi="inter-regular"/>
          <w:color w:val="0000FF"/>
          <w:bdr w:val="none" w:sz="0" w:space="0" w:color="auto" w:frame="1"/>
        </w:rPr>
        <w:t>" %"</w:t>
      </w:r>
      <w:r>
        <w:rPr>
          <w:rFonts w:ascii="inter-regular" w:hAnsi="inter-regular"/>
          <w:color w:val="000000"/>
          <w:bdr w:val="none" w:sz="0" w:space="0" w:color="auto" w:frame="1"/>
        </w:rPr>
        <w:t>);    </w:t>
      </w:r>
    </w:p>
    <w:p w14:paraId="07FB87E4" w14:textId="77777777" w:rsidR="00623FE6" w:rsidRDefault="00623FE6" w:rsidP="00623FE6">
      <w:pPr>
        <w:numPr>
          <w:ilvl w:val="0"/>
          <w:numId w:val="117"/>
        </w:numPr>
        <w:spacing w:after="0" w:line="375" w:lineRule="atLeast"/>
        <w:jc w:val="both"/>
        <w:rPr>
          <w:rFonts w:ascii="inter-regular" w:hAnsi="inter-regular"/>
          <w:color w:val="000000"/>
        </w:rPr>
      </w:pPr>
      <w:r>
        <w:rPr>
          <w:rFonts w:ascii="inter-regular" w:hAnsi="inter-regular"/>
          <w:color w:val="000000"/>
          <w:bdr w:val="none" w:sz="0" w:space="0" w:color="auto" w:frame="1"/>
        </w:rPr>
        <w:t>}}    </w:t>
      </w:r>
    </w:p>
    <w:p w14:paraId="5798E63B" w14:textId="77777777" w:rsidR="00623FE6" w:rsidRDefault="00623FE6" w:rsidP="00623FE6">
      <w:pPr>
        <w:spacing w:line="240" w:lineRule="auto"/>
        <w:rPr>
          <w:rFonts w:ascii="Times New Roman" w:hAnsi="Times New Roman"/>
        </w:rPr>
      </w:pPr>
      <w:hyperlink r:id="rId112" w:tgtFrame="_blank" w:history="1">
        <w:r>
          <w:rPr>
            <w:rStyle w:val="Hyperlink"/>
            <w:rFonts w:ascii="Verdana" w:hAnsi="Verdana"/>
            <w:b/>
            <w:bCs/>
            <w:color w:val="FFFFFF"/>
            <w:sz w:val="20"/>
            <w:szCs w:val="20"/>
            <w:shd w:val="clear" w:color="auto" w:fill="4CAF50"/>
          </w:rPr>
          <w:t>Test it Now</w:t>
        </w:r>
      </w:hyperlink>
    </w:p>
    <w:p w14:paraId="1FC55AB0" w14:textId="77777777" w:rsidR="00623FE6" w:rsidRDefault="00623FE6" w:rsidP="00623FE6">
      <w:pPr>
        <w:pStyle w:val="HTMLPreformatted"/>
        <w:shd w:val="clear" w:color="auto" w:fill="EEEEEE"/>
        <w:jc w:val="both"/>
        <w:rPr>
          <w:color w:val="535559"/>
        </w:rPr>
      </w:pPr>
      <w:r>
        <w:rPr>
          <w:color w:val="535559"/>
        </w:rPr>
        <w:t>Rate of Interest is: 7 %</w:t>
      </w:r>
    </w:p>
    <w:p w14:paraId="7134E6C1" w14:textId="77777777" w:rsidR="00623FE6" w:rsidRDefault="00623FE6" w:rsidP="00623FE6">
      <w:pPr>
        <w:pStyle w:val="HTMLPreformatted"/>
        <w:shd w:val="clear" w:color="auto" w:fill="EEEEEE"/>
        <w:jc w:val="both"/>
        <w:rPr>
          <w:color w:val="535559"/>
        </w:rPr>
      </w:pPr>
      <w:r>
        <w:rPr>
          <w:color w:val="535559"/>
        </w:rPr>
        <w:t>Rate of Interest is: 8 %</w:t>
      </w:r>
    </w:p>
    <w:p w14:paraId="15856BA2" w14:textId="77777777" w:rsidR="00623FE6" w:rsidRDefault="00000000" w:rsidP="00623FE6">
      <w:r>
        <w:pict w14:anchorId="5BC10CCA">
          <v:rect id="_x0000_i1058" style="width:0;height:.75pt" o:hrstd="t" o:hrnoshade="t" o:hr="t" fillcolor="#d4d4d4" stroked="f"/>
        </w:pict>
      </w:r>
    </w:p>
    <w:p w14:paraId="3A7EE085" w14:textId="77777777" w:rsidR="00623FE6" w:rsidRDefault="00623FE6" w:rsidP="00623FE6">
      <w:pPr>
        <w:pStyle w:val="Heading3"/>
        <w:shd w:val="clear" w:color="auto" w:fill="FFFFFF"/>
        <w:spacing w:line="312" w:lineRule="atLeast"/>
        <w:jc w:val="both"/>
        <w:rPr>
          <w:rFonts w:ascii="Helvetica" w:hAnsi="Helvetica"/>
          <w:color w:val="610B38"/>
          <w:sz w:val="38"/>
          <w:szCs w:val="38"/>
        </w:rPr>
      </w:pPr>
      <w:r>
        <w:rPr>
          <w:rFonts w:ascii="Helvetica" w:hAnsi="Helvetica"/>
          <w:b/>
          <w:bCs/>
          <w:color w:val="610B38"/>
          <w:sz w:val="38"/>
          <w:szCs w:val="38"/>
        </w:rPr>
        <w:lastRenderedPageBreak/>
        <w:t>Abstract class having constructor, data member and methods</w:t>
      </w:r>
    </w:p>
    <w:p w14:paraId="307830C6" w14:textId="77777777" w:rsidR="00623FE6" w:rsidRDefault="00623FE6" w:rsidP="00623FE6">
      <w:pPr>
        <w:pStyle w:val="NormalWeb"/>
        <w:shd w:val="clear" w:color="auto" w:fill="FFFFFF"/>
        <w:jc w:val="both"/>
        <w:rPr>
          <w:rFonts w:ascii="inter-regular" w:hAnsi="inter-regular"/>
          <w:color w:val="333333"/>
        </w:rPr>
      </w:pPr>
      <w:r>
        <w:rPr>
          <w:rFonts w:ascii="inter-regular" w:hAnsi="inter-regular"/>
          <w:color w:val="333333"/>
        </w:rPr>
        <w:t>An abstract class can have a data member, abstract method, method body (non-abstract method), constructor, and even main() method.</w:t>
      </w:r>
    </w:p>
    <w:p w14:paraId="0DF3E956" w14:textId="77777777" w:rsidR="00623FE6" w:rsidRDefault="00623FE6" w:rsidP="00623FE6">
      <w:pPr>
        <w:pStyle w:val="filename"/>
        <w:shd w:val="clear" w:color="auto" w:fill="FFFFFF"/>
        <w:jc w:val="both"/>
        <w:rPr>
          <w:rFonts w:ascii="inter-regular" w:hAnsi="inter-regular"/>
          <w:i/>
          <w:iCs/>
          <w:color w:val="333333"/>
          <w:sz w:val="21"/>
          <w:szCs w:val="21"/>
        </w:rPr>
      </w:pPr>
      <w:r>
        <w:rPr>
          <w:rFonts w:ascii="inter-regular" w:hAnsi="inter-regular"/>
          <w:i/>
          <w:iCs/>
          <w:color w:val="333333"/>
          <w:sz w:val="21"/>
          <w:szCs w:val="21"/>
        </w:rPr>
        <w:t>File: TestAbstraction2.java</w:t>
      </w:r>
    </w:p>
    <w:p w14:paraId="614B2DB4" w14:textId="77777777" w:rsidR="00623FE6" w:rsidRDefault="00623FE6" w:rsidP="00623FE6">
      <w:pPr>
        <w:pStyle w:val="alt"/>
        <w:numPr>
          <w:ilvl w:val="0"/>
          <w:numId w:val="118"/>
        </w:numPr>
        <w:spacing w:before="0" w:beforeAutospacing="0" w:after="0" w:afterAutospacing="0" w:line="375" w:lineRule="atLeast"/>
        <w:jc w:val="both"/>
        <w:rPr>
          <w:rFonts w:ascii="inter-regular" w:hAnsi="inter-regular"/>
          <w:color w:val="000000"/>
        </w:rPr>
      </w:pPr>
      <w:r>
        <w:rPr>
          <w:rStyle w:val="comment"/>
          <w:rFonts w:ascii="inter-regular" w:hAnsi="inter-regular"/>
          <w:color w:val="008200"/>
          <w:bdr w:val="none" w:sz="0" w:space="0" w:color="auto" w:frame="1"/>
        </w:rPr>
        <w:t>//Example of an abstract class that has abstract and non-abstract methods</w:t>
      </w:r>
      <w:r>
        <w:rPr>
          <w:rFonts w:ascii="inter-regular" w:hAnsi="inter-regular"/>
          <w:color w:val="000000"/>
          <w:bdr w:val="none" w:sz="0" w:space="0" w:color="auto" w:frame="1"/>
        </w:rPr>
        <w:t>  </w:t>
      </w:r>
    </w:p>
    <w:p w14:paraId="1C254BB4" w14:textId="77777777" w:rsidR="00623FE6" w:rsidRDefault="00623FE6" w:rsidP="00623FE6">
      <w:pPr>
        <w:numPr>
          <w:ilvl w:val="0"/>
          <w:numId w:val="118"/>
        </w:numPr>
        <w:spacing w:after="0" w:line="375" w:lineRule="atLeast"/>
        <w:jc w:val="both"/>
        <w:rPr>
          <w:rFonts w:ascii="inter-regular" w:hAnsi="inter-regular"/>
          <w:color w:val="000000"/>
        </w:rPr>
      </w:pP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abstract</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class</w:t>
      </w:r>
      <w:r>
        <w:rPr>
          <w:rFonts w:ascii="inter-regular" w:hAnsi="inter-regular"/>
          <w:color w:val="000000"/>
          <w:bdr w:val="none" w:sz="0" w:space="0" w:color="auto" w:frame="1"/>
        </w:rPr>
        <w:t> Bike{  </w:t>
      </w:r>
    </w:p>
    <w:p w14:paraId="5DD5EEC9" w14:textId="77777777" w:rsidR="00623FE6" w:rsidRDefault="00623FE6" w:rsidP="00623FE6">
      <w:pPr>
        <w:pStyle w:val="alt"/>
        <w:numPr>
          <w:ilvl w:val="0"/>
          <w:numId w:val="118"/>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Bike(){System.out.println(</w:t>
      </w:r>
      <w:r>
        <w:rPr>
          <w:rStyle w:val="string"/>
          <w:rFonts w:ascii="inter-regular" w:hAnsi="inter-regular"/>
          <w:color w:val="0000FF"/>
          <w:bdr w:val="none" w:sz="0" w:space="0" w:color="auto" w:frame="1"/>
        </w:rPr>
        <w:t>"bike is created"</w:t>
      </w:r>
      <w:r>
        <w:rPr>
          <w:rFonts w:ascii="inter-regular" w:hAnsi="inter-regular"/>
          <w:color w:val="000000"/>
          <w:bdr w:val="none" w:sz="0" w:space="0" w:color="auto" w:frame="1"/>
        </w:rPr>
        <w:t>);}  </w:t>
      </w:r>
    </w:p>
    <w:p w14:paraId="73369046" w14:textId="77777777" w:rsidR="00623FE6" w:rsidRDefault="00623FE6" w:rsidP="00623FE6">
      <w:pPr>
        <w:numPr>
          <w:ilvl w:val="0"/>
          <w:numId w:val="118"/>
        </w:numPr>
        <w:spacing w:after="0" w:line="375" w:lineRule="atLeast"/>
        <w:jc w:val="both"/>
        <w:rPr>
          <w:rFonts w:ascii="inter-regular" w:hAnsi="inter-regular"/>
          <w:color w:val="000000"/>
        </w:rPr>
      </w:pP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abstract</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void</w:t>
      </w:r>
      <w:r>
        <w:rPr>
          <w:rFonts w:ascii="inter-regular" w:hAnsi="inter-regular"/>
          <w:color w:val="000000"/>
          <w:bdr w:val="none" w:sz="0" w:space="0" w:color="auto" w:frame="1"/>
        </w:rPr>
        <w:t> run();  </w:t>
      </w:r>
    </w:p>
    <w:p w14:paraId="0F49C5EB" w14:textId="77777777" w:rsidR="00623FE6" w:rsidRDefault="00623FE6" w:rsidP="00623FE6">
      <w:pPr>
        <w:pStyle w:val="alt"/>
        <w:numPr>
          <w:ilvl w:val="0"/>
          <w:numId w:val="118"/>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void</w:t>
      </w:r>
      <w:r>
        <w:rPr>
          <w:rFonts w:ascii="inter-regular" w:hAnsi="inter-regular"/>
          <w:color w:val="000000"/>
          <w:bdr w:val="none" w:sz="0" w:space="0" w:color="auto" w:frame="1"/>
        </w:rPr>
        <w:t> changeGear(){System.out.println(</w:t>
      </w:r>
      <w:r>
        <w:rPr>
          <w:rStyle w:val="string"/>
          <w:rFonts w:ascii="inter-regular" w:hAnsi="inter-regular"/>
          <w:color w:val="0000FF"/>
          <w:bdr w:val="none" w:sz="0" w:space="0" w:color="auto" w:frame="1"/>
        </w:rPr>
        <w:t>"gear changed"</w:t>
      </w:r>
      <w:r>
        <w:rPr>
          <w:rFonts w:ascii="inter-regular" w:hAnsi="inter-regular"/>
          <w:color w:val="000000"/>
          <w:bdr w:val="none" w:sz="0" w:space="0" w:color="auto" w:frame="1"/>
        </w:rPr>
        <w:t>);}  </w:t>
      </w:r>
    </w:p>
    <w:p w14:paraId="1C3A7ED9" w14:textId="77777777" w:rsidR="00623FE6" w:rsidRDefault="00623FE6" w:rsidP="00623FE6">
      <w:pPr>
        <w:numPr>
          <w:ilvl w:val="0"/>
          <w:numId w:val="118"/>
        </w:numPr>
        <w:spacing w:after="0" w:line="375" w:lineRule="atLeast"/>
        <w:jc w:val="both"/>
        <w:rPr>
          <w:rFonts w:ascii="inter-regular" w:hAnsi="inter-regular"/>
          <w:color w:val="000000"/>
        </w:rPr>
      </w:pPr>
      <w:r>
        <w:rPr>
          <w:rFonts w:ascii="inter-regular" w:hAnsi="inter-regular"/>
          <w:color w:val="000000"/>
          <w:bdr w:val="none" w:sz="0" w:space="0" w:color="auto" w:frame="1"/>
        </w:rPr>
        <w:t> }  </w:t>
      </w:r>
    </w:p>
    <w:p w14:paraId="0B210056" w14:textId="77777777" w:rsidR="00623FE6" w:rsidRDefault="00623FE6" w:rsidP="00623FE6">
      <w:pPr>
        <w:pStyle w:val="alt"/>
        <w:numPr>
          <w:ilvl w:val="0"/>
          <w:numId w:val="118"/>
        </w:numPr>
        <w:spacing w:before="0" w:beforeAutospacing="0" w:after="0" w:afterAutospacing="0" w:line="375" w:lineRule="atLeast"/>
        <w:jc w:val="both"/>
        <w:rPr>
          <w:rFonts w:ascii="inter-regular" w:hAnsi="inter-regular"/>
          <w:color w:val="000000"/>
        </w:rPr>
      </w:pPr>
      <w:r>
        <w:rPr>
          <w:rStyle w:val="comment"/>
          <w:rFonts w:ascii="inter-regular" w:hAnsi="inter-regular"/>
          <w:color w:val="008200"/>
          <w:bdr w:val="none" w:sz="0" w:space="0" w:color="auto" w:frame="1"/>
        </w:rPr>
        <w:t>//Creating a Child class which inherits Abstract class</w:t>
      </w:r>
      <w:r>
        <w:rPr>
          <w:rFonts w:ascii="inter-regular" w:hAnsi="inter-regular"/>
          <w:color w:val="000000"/>
          <w:bdr w:val="none" w:sz="0" w:space="0" w:color="auto" w:frame="1"/>
        </w:rPr>
        <w:t>  </w:t>
      </w:r>
    </w:p>
    <w:p w14:paraId="0C168AE2" w14:textId="77777777" w:rsidR="00623FE6" w:rsidRDefault="00623FE6" w:rsidP="00623FE6">
      <w:pPr>
        <w:numPr>
          <w:ilvl w:val="0"/>
          <w:numId w:val="118"/>
        </w:numPr>
        <w:spacing w:after="0" w:line="375" w:lineRule="atLeast"/>
        <w:jc w:val="both"/>
        <w:rPr>
          <w:rFonts w:ascii="inter-regular" w:hAnsi="inter-regular"/>
          <w:color w:val="000000"/>
        </w:rPr>
      </w:pP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class</w:t>
      </w:r>
      <w:r>
        <w:rPr>
          <w:rFonts w:ascii="inter-regular" w:hAnsi="inter-regular"/>
          <w:color w:val="000000"/>
          <w:bdr w:val="none" w:sz="0" w:space="0" w:color="auto" w:frame="1"/>
        </w:rPr>
        <w:t> Honda </w:t>
      </w:r>
      <w:r>
        <w:rPr>
          <w:rStyle w:val="keyword"/>
          <w:rFonts w:ascii="inter-regular" w:hAnsi="inter-regular"/>
          <w:b/>
          <w:bCs/>
          <w:color w:val="006699"/>
          <w:bdr w:val="none" w:sz="0" w:space="0" w:color="auto" w:frame="1"/>
        </w:rPr>
        <w:t>extends</w:t>
      </w:r>
      <w:r>
        <w:rPr>
          <w:rFonts w:ascii="inter-regular" w:hAnsi="inter-regular"/>
          <w:color w:val="000000"/>
          <w:bdr w:val="none" w:sz="0" w:space="0" w:color="auto" w:frame="1"/>
        </w:rPr>
        <w:t> Bike{  </w:t>
      </w:r>
    </w:p>
    <w:p w14:paraId="57DAB6F3" w14:textId="77777777" w:rsidR="00623FE6" w:rsidRDefault="00623FE6" w:rsidP="00623FE6">
      <w:pPr>
        <w:pStyle w:val="alt"/>
        <w:numPr>
          <w:ilvl w:val="0"/>
          <w:numId w:val="118"/>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void</w:t>
      </w:r>
      <w:r>
        <w:rPr>
          <w:rFonts w:ascii="inter-regular" w:hAnsi="inter-regular"/>
          <w:color w:val="000000"/>
          <w:bdr w:val="none" w:sz="0" w:space="0" w:color="auto" w:frame="1"/>
        </w:rPr>
        <w:t> run(){System.out.println(</w:t>
      </w:r>
      <w:r>
        <w:rPr>
          <w:rStyle w:val="string"/>
          <w:rFonts w:ascii="inter-regular" w:hAnsi="inter-regular"/>
          <w:color w:val="0000FF"/>
          <w:bdr w:val="none" w:sz="0" w:space="0" w:color="auto" w:frame="1"/>
        </w:rPr>
        <w:t>"running safely.."</w:t>
      </w:r>
      <w:r>
        <w:rPr>
          <w:rFonts w:ascii="inter-regular" w:hAnsi="inter-regular"/>
          <w:color w:val="000000"/>
          <w:bdr w:val="none" w:sz="0" w:space="0" w:color="auto" w:frame="1"/>
        </w:rPr>
        <w:t>);}  </w:t>
      </w:r>
    </w:p>
    <w:p w14:paraId="7CA9609D" w14:textId="77777777" w:rsidR="00623FE6" w:rsidRDefault="00623FE6" w:rsidP="00623FE6">
      <w:pPr>
        <w:numPr>
          <w:ilvl w:val="0"/>
          <w:numId w:val="118"/>
        </w:numPr>
        <w:spacing w:after="0" w:line="375" w:lineRule="atLeast"/>
        <w:jc w:val="both"/>
        <w:rPr>
          <w:rFonts w:ascii="inter-regular" w:hAnsi="inter-regular"/>
          <w:color w:val="000000"/>
        </w:rPr>
      </w:pPr>
      <w:r>
        <w:rPr>
          <w:rFonts w:ascii="inter-regular" w:hAnsi="inter-regular"/>
          <w:color w:val="000000"/>
          <w:bdr w:val="none" w:sz="0" w:space="0" w:color="auto" w:frame="1"/>
        </w:rPr>
        <w:t> }  </w:t>
      </w:r>
    </w:p>
    <w:p w14:paraId="08EC6D29" w14:textId="77777777" w:rsidR="00623FE6" w:rsidRDefault="00623FE6" w:rsidP="00623FE6">
      <w:pPr>
        <w:pStyle w:val="alt"/>
        <w:numPr>
          <w:ilvl w:val="0"/>
          <w:numId w:val="118"/>
        </w:numPr>
        <w:spacing w:before="0" w:beforeAutospacing="0" w:after="0" w:afterAutospacing="0" w:line="375" w:lineRule="atLeast"/>
        <w:jc w:val="both"/>
        <w:rPr>
          <w:rFonts w:ascii="inter-regular" w:hAnsi="inter-regular"/>
          <w:color w:val="000000"/>
        </w:rPr>
      </w:pPr>
      <w:r>
        <w:rPr>
          <w:rStyle w:val="comment"/>
          <w:rFonts w:ascii="inter-regular" w:hAnsi="inter-regular"/>
          <w:color w:val="008200"/>
          <w:bdr w:val="none" w:sz="0" w:space="0" w:color="auto" w:frame="1"/>
        </w:rPr>
        <w:t>//Creating a Test class which calls abstract and non-abstract methods</w:t>
      </w:r>
      <w:r>
        <w:rPr>
          <w:rFonts w:ascii="inter-regular" w:hAnsi="inter-regular"/>
          <w:color w:val="000000"/>
          <w:bdr w:val="none" w:sz="0" w:space="0" w:color="auto" w:frame="1"/>
        </w:rPr>
        <w:t>  </w:t>
      </w:r>
    </w:p>
    <w:p w14:paraId="712476C3" w14:textId="77777777" w:rsidR="00623FE6" w:rsidRDefault="00623FE6" w:rsidP="00623FE6">
      <w:pPr>
        <w:numPr>
          <w:ilvl w:val="0"/>
          <w:numId w:val="118"/>
        </w:numPr>
        <w:spacing w:after="0" w:line="375" w:lineRule="atLeast"/>
        <w:jc w:val="both"/>
        <w:rPr>
          <w:rFonts w:ascii="inter-regular" w:hAnsi="inter-regular"/>
          <w:color w:val="000000"/>
        </w:rPr>
      </w:pP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class</w:t>
      </w:r>
      <w:r>
        <w:rPr>
          <w:rFonts w:ascii="inter-regular" w:hAnsi="inter-regular"/>
          <w:color w:val="000000"/>
          <w:bdr w:val="none" w:sz="0" w:space="0" w:color="auto" w:frame="1"/>
        </w:rPr>
        <w:t> TestAbstraction2{  </w:t>
      </w:r>
    </w:p>
    <w:p w14:paraId="1EED11E0" w14:textId="77777777" w:rsidR="00623FE6" w:rsidRDefault="00623FE6" w:rsidP="00623FE6">
      <w:pPr>
        <w:pStyle w:val="alt"/>
        <w:numPr>
          <w:ilvl w:val="0"/>
          <w:numId w:val="118"/>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public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static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void</w:t>
      </w:r>
      <w:r>
        <w:rPr>
          <w:rFonts w:ascii="inter-regular" w:hAnsi="inter-regular"/>
          <w:color w:val="000000"/>
          <w:bdr w:val="none" w:sz="0" w:space="0" w:color="auto" w:frame="1"/>
        </w:rPr>
        <w:t> main(String args[]){  </w:t>
      </w:r>
    </w:p>
    <w:p w14:paraId="07D37BBF" w14:textId="77777777" w:rsidR="00623FE6" w:rsidRDefault="00623FE6" w:rsidP="00623FE6">
      <w:pPr>
        <w:numPr>
          <w:ilvl w:val="0"/>
          <w:numId w:val="118"/>
        </w:numPr>
        <w:spacing w:after="0" w:line="375" w:lineRule="atLeast"/>
        <w:jc w:val="both"/>
        <w:rPr>
          <w:rFonts w:ascii="inter-regular" w:hAnsi="inter-regular"/>
          <w:color w:val="000000"/>
        </w:rPr>
      </w:pPr>
      <w:r>
        <w:rPr>
          <w:rFonts w:ascii="inter-regular" w:hAnsi="inter-regular"/>
          <w:color w:val="000000"/>
          <w:bdr w:val="none" w:sz="0" w:space="0" w:color="auto" w:frame="1"/>
        </w:rPr>
        <w:t>  Bike obj = </w:t>
      </w:r>
      <w:r>
        <w:rPr>
          <w:rStyle w:val="keyword"/>
          <w:rFonts w:ascii="inter-regular" w:hAnsi="inter-regular"/>
          <w:b/>
          <w:bCs/>
          <w:color w:val="006699"/>
          <w:bdr w:val="none" w:sz="0" w:space="0" w:color="auto" w:frame="1"/>
        </w:rPr>
        <w:t>new</w:t>
      </w:r>
      <w:r>
        <w:rPr>
          <w:rFonts w:ascii="inter-regular" w:hAnsi="inter-regular"/>
          <w:color w:val="000000"/>
          <w:bdr w:val="none" w:sz="0" w:space="0" w:color="auto" w:frame="1"/>
        </w:rPr>
        <w:t> Honda();  </w:t>
      </w:r>
    </w:p>
    <w:p w14:paraId="573EF8CC" w14:textId="77777777" w:rsidR="00623FE6" w:rsidRDefault="00623FE6" w:rsidP="00623FE6">
      <w:pPr>
        <w:pStyle w:val="alt"/>
        <w:numPr>
          <w:ilvl w:val="0"/>
          <w:numId w:val="118"/>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obj.run();  </w:t>
      </w:r>
    </w:p>
    <w:p w14:paraId="25DB7C9B" w14:textId="77777777" w:rsidR="00623FE6" w:rsidRDefault="00623FE6" w:rsidP="00623FE6">
      <w:pPr>
        <w:numPr>
          <w:ilvl w:val="0"/>
          <w:numId w:val="118"/>
        </w:numPr>
        <w:spacing w:after="0" w:line="375" w:lineRule="atLeast"/>
        <w:jc w:val="both"/>
        <w:rPr>
          <w:rFonts w:ascii="inter-regular" w:hAnsi="inter-regular"/>
          <w:color w:val="000000"/>
        </w:rPr>
      </w:pPr>
      <w:r>
        <w:rPr>
          <w:rFonts w:ascii="inter-regular" w:hAnsi="inter-regular"/>
          <w:color w:val="000000"/>
          <w:bdr w:val="none" w:sz="0" w:space="0" w:color="auto" w:frame="1"/>
        </w:rPr>
        <w:t>  obj.changeGear();  </w:t>
      </w:r>
    </w:p>
    <w:p w14:paraId="70481F9F" w14:textId="77777777" w:rsidR="00623FE6" w:rsidRDefault="00623FE6" w:rsidP="00623FE6">
      <w:pPr>
        <w:pStyle w:val="alt"/>
        <w:numPr>
          <w:ilvl w:val="0"/>
          <w:numId w:val="118"/>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  </w:t>
      </w:r>
    </w:p>
    <w:p w14:paraId="19F20462" w14:textId="77777777" w:rsidR="00623FE6" w:rsidRDefault="00623FE6" w:rsidP="00623FE6">
      <w:pPr>
        <w:numPr>
          <w:ilvl w:val="0"/>
          <w:numId w:val="118"/>
        </w:numPr>
        <w:spacing w:after="0" w:line="375" w:lineRule="atLeast"/>
        <w:jc w:val="both"/>
        <w:rPr>
          <w:rFonts w:ascii="inter-regular" w:hAnsi="inter-regular"/>
          <w:color w:val="000000"/>
        </w:rPr>
      </w:pPr>
      <w:r>
        <w:rPr>
          <w:rFonts w:ascii="inter-regular" w:hAnsi="inter-regular"/>
          <w:color w:val="000000"/>
          <w:bdr w:val="none" w:sz="0" w:space="0" w:color="auto" w:frame="1"/>
        </w:rPr>
        <w:t>}  </w:t>
      </w:r>
    </w:p>
    <w:p w14:paraId="749EF38C" w14:textId="77777777" w:rsidR="00623FE6" w:rsidRDefault="00623FE6" w:rsidP="00623FE6">
      <w:pPr>
        <w:spacing w:line="240" w:lineRule="auto"/>
        <w:rPr>
          <w:rFonts w:ascii="Times New Roman" w:hAnsi="Times New Roman"/>
        </w:rPr>
      </w:pPr>
      <w:hyperlink r:id="rId113" w:tgtFrame="_blank" w:history="1">
        <w:r>
          <w:rPr>
            <w:rStyle w:val="Hyperlink"/>
            <w:rFonts w:ascii="Verdana" w:hAnsi="Verdana"/>
            <w:b/>
            <w:bCs/>
            <w:color w:val="FFFFFF"/>
            <w:sz w:val="20"/>
            <w:szCs w:val="20"/>
            <w:shd w:val="clear" w:color="auto" w:fill="4CAF50"/>
          </w:rPr>
          <w:t>Test it Now</w:t>
        </w:r>
      </w:hyperlink>
    </w:p>
    <w:p w14:paraId="10F23ACC" w14:textId="77777777" w:rsidR="00623FE6" w:rsidRDefault="00623FE6" w:rsidP="00623FE6">
      <w:pPr>
        <w:pStyle w:val="HTMLPreformatted"/>
        <w:shd w:val="clear" w:color="auto" w:fill="EEEEEE"/>
        <w:jc w:val="both"/>
        <w:rPr>
          <w:color w:val="535559"/>
        </w:rPr>
      </w:pPr>
      <w:r>
        <w:rPr>
          <w:color w:val="535559"/>
        </w:rPr>
        <w:t xml:space="preserve">       bike is created</w:t>
      </w:r>
    </w:p>
    <w:p w14:paraId="37C65E2E" w14:textId="77777777" w:rsidR="00623FE6" w:rsidRDefault="00623FE6" w:rsidP="00623FE6">
      <w:pPr>
        <w:pStyle w:val="HTMLPreformatted"/>
        <w:shd w:val="clear" w:color="auto" w:fill="EEEEEE"/>
        <w:jc w:val="both"/>
        <w:rPr>
          <w:color w:val="535559"/>
        </w:rPr>
      </w:pPr>
      <w:r>
        <w:rPr>
          <w:color w:val="535559"/>
        </w:rPr>
        <w:t xml:space="preserve">       running safely..</w:t>
      </w:r>
    </w:p>
    <w:p w14:paraId="5017DBC8" w14:textId="77777777" w:rsidR="00623FE6" w:rsidRDefault="00623FE6" w:rsidP="00623FE6">
      <w:pPr>
        <w:pStyle w:val="HTMLPreformatted"/>
        <w:shd w:val="clear" w:color="auto" w:fill="EEEEEE"/>
        <w:jc w:val="both"/>
        <w:rPr>
          <w:color w:val="535559"/>
        </w:rPr>
      </w:pPr>
      <w:r>
        <w:rPr>
          <w:color w:val="535559"/>
        </w:rPr>
        <w:t xml:space="preserve">       gear changed</w:t>
      </w:r>
    </w:p>
    <w:p w14:paraId="3E577607" w14:textId="77777777" w:rsidR="00623FE6" w:rsidRDefault="00000000" w:rsidP="00623FE6">
      <w:r>
        <w:pict w14:anchorId="18148723">
          <v:rect id="_x0000_i1059" style="width:0;height:.75pt" o:hrstd="t" o:hrnoshade="t" o:hr="t" fillcolor="#d4d4d4" stroked="f"/>
        </w:pict>
      </w:r>
    </w:p>
    <w:p w14:paraId="3C57B360" w14:textId="77777777" w:rsidR="00623FE6" w:rsidRDefault="00623FE6" w:rsidP="00623FE6">
      <w:pPr>
        <w:pStyle w:val="Heading4"/>
        <w:pBdr>
          <w:left w:val="single" w:sz="18" w:space="30" w:color="FFA500"/>
        </w:pBdr>
        <w:shd w:val="clear" w:color="auto" w:fill="FAEBD7"/>
        <w:jc w:val="both"/>
        <w:rPr>
          <w:rFonts w:ascii="Arial" w:hAnsi="Arial" w:cs="Arial"/>
          <w:b w:val="0"/>
          <w:bCs w:val="0"/>
          <w:color w:val="333333"/>
          <w:sz w:val="23"/>
          <w:szCs w:val="23"/>
        </w:rPr>
      </w:pPr>
      <w:r>
        <w:rPr>
          <w:rFonts w:ascii="Arial" w:hAnsi="Arial" w:cs="Arial"/>
          <w:b w:val="0"/>
          <w:bCs w:val="0"/>
          <w:color w:val="333333"/>
          <w:sz w:val="23"/>
          <w:szCs w:val="23"/>
        </w:rPr>
        <w:t>Rule: If there is an abstract method in a class, that class must be abstract.</w:t>
      </w:r>
    </w:p>
    <w:p w14:paraId="0B8932A2" w14:textId="77777777" w:rsidR="00623FE6" w:rsidRDefault="00623FE6" w:rsidP="00623FE6">
      <w:pPr>
        <w:pStyle w:val="alt"/>
        <w:numPr>
          <w:ilvl w:val="0"/>
          <w:numId w:val="119"/>
        </w:numPr>
        <w:spacing w:before="0" w:beforeAutospacing="0" w:after="0" w:afterAutospacing="0" w:line="375" w:lineRule="atLeast"/>
        <w:jc w:val="both"/>
        <w:rPr>
          <w:rFonts w:ascii="inter-regular" w:hAnsi="inter-regular"/>
          <w:color w:val="000000"/>
        </w:rPr>
      </w:pPr>
      <w:r>
        <w:rPr>
          <w:rStyle w:val="keyword"/>
          <w:rFonts w:ascii="inter-regular" w:hAnsi="inter-regular"/>
          <w:b/>
          <w:bCs/>
          <w:color w:val="006699"/>
          <w:bdr w:val="none" w:sz="0" w:space="0" w:color="auto" w:frame="1"/>
        </w:rPr>
        <w:t>class</w:t>
      </w:r>
      <w:r>
        <w:rPr>
          <w:rFonts w:ascii="inter-regular" w:hAnsi="inter-regular"/>
          <w:color w:val="000000"/>
          <w:bdr w:val="none" w:sz="0" w:space="0" w:color="auto" w:frame="1"/>
        </w:rPr>
        <w:t> Bike12{  </w:t>
      </w:r>
    </w:p>
    <w:p w14:paraId="296832A4" w14:textId="77777777" w:rsidR="00623FE6" w:rsidRDefault="00623FE6" w:rsidP="00623FE6">
      <w:pPr>
        <w:numPr>
          <w:ilvl w:val="0"/>
          <w:numId w:val="119"/>
        </w:numPr>
        <w:spacing w:after="0" w:line="375" w:lineRule="atLeast"/>
        <w:jc w:val="both"/>
        <w:rPr>
          <w:rFonts w:ascii="inter-regular" w:hAnsi="inter-regular"/>
          <w:color w:val="000000"/>
        </w:rPr>
      </w:pPr>
      <w:r>
        <w:rPr>
          <w:rStyle w:val="keyword"/>
          <w:rFonts w:ascii="inter-regular" w:hAnsi="inter-regular"/>
          <w:b/>
          <w:bCs/>
          <w:color w:val="006699"/>
          <w:bdr w:val="none" w:sz="0" w:space="0" w:color="auto" w:frame="1"/>
        </w:rPr>
        <w:t>abstract</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void</w:t>
      </w:r>
      <w:r>
        <w:rPr>
          <w:rFonts w:ascii="inter-regular" w:hAnsi="inter-regular"/>
          <w:color w:val="000000"/>
          <w:bdr w:val="none" w:sz="0" w:space="0" w:color="auto" w:frame="1"/>
        </w:rPr>
        <w:t> run();  </w:t>
      </w:r>
    </w:p>
    <w:p w14:paraId="1D6B837D" w14:textId="77777777" w:rsidR="00623FE6" w:rsidRDefault="00623FE6" w:rsidP="00623FE6">
      <w:pPr>
        <w:pStyle w:val="alt"/>
        <w:numPr>
          <w:ilvl w:val="0"/>
          <w:numId w:val="119"/>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w:t>
      </w:r>
    </w:p>
    <w:p w14:paraId="40A017F2" w14:textId="77777777" w:rsidR="00623FE6" w:rsidRDefault="00623FE6" w:rsidP="00623FE6">
      <w:pPr>
        <w:rPr>
          <w:rFonts w:ascii="Times New Roman" w:hAnsi="Times New Roman"/>
        </w:rPr>
      </w:pPr>
      <w:hyperlink r:id="rId114" w:tgtFrame="_blank" w:history="1">
        <w:r>
          <w:rPr>
            <w:rStyle w:val="Hyperlink"/>
            <w:rFonts w:ascii="Verdana" w:hAnsi="Verdana"/>
            <w:b/>
            <w:bCs/>
            <w:color w:val="FFFFFF"/>
            <w:sz w:val="20"/>
            <w:szCs w:val="20"/>
            <w:shd w:val="clear" w:color="auto" w:fill="4CAF50"/>
          </w:rPr>
          <w:t>Test it Now</w:t>
        </w:r>
      </w:hyperlink>
    </w:p>
    <w:p w14:paraId="58C367F8" w14:textId="77777777" w:rsidR="00623FE6" w:rsidRDefault="00623FE6" w:rsidP="00623FE6">
      <w:pPr>
        <w:pStyle w:val="HTMLPreformatted"/>
        <w:shd w:val="clear" w:color="auto" w:fill="EEEEEE"/>
        <w:jc w:val="both"/>
        <w:rPr>
          <w:color w:val="535559"/>
        </w:rPr>
      </w:pPr>
      <w:r>
        <w:rPr>
          <w:color w:val="535559"/>
        </w:rPr>
        <w:t>compile time error</w:t>
      </w:r>
    </w:p>
    <w:p w14:paraId="5B7872C1" w14:textId="77777777" w:rsidR="00623FE6" w:rsidRDefault="00623FE6" w:rsidP="00623FE6">
      <w:pPr>
        <w:pStyle w:val="Heading4"/>
        <w:pBdr>
          <w:left w:val="single" w:sz="18" w:space="30" w:color="FFA500"/>
        </w:pBdr>
        <w:shd w:val="clear" w:color="auto" w:fill="FAEBD7"/>
        <w:jc w:val="both"/>
        <w:rPr>
          <w:rFonts w:ascii="Arial" w:hAnsi="Arial" w:cs="Arial"/>
          <w:b w:val="0"/>
          <w:bCs w:val="0"/>
          <w:color w:val="333333"/>
          <w:sz w:val="23"/>
          <w:szCs w:val="23"/>
        </w:rPr>
      </w:pPr>
      <w:r>
        <w:rPr>
          <w:rFonts w:ascii="Arial" w:hAnsi="Arial" w:cs="Arial"/>
          <w:b w:val="0"/>
          <w:bCs w:val="0"/>
          <w:color w:val="333333"/>
          <w:sz w:val="23"/>
          <w:szCs w:val="23"/>
        </w:rPr>
        <w:lastRenderedPageBreak/>
        <w:t>Rule: If you are extending an abstract class that has an abstract method, you must either provide the implementation of the method or make this class abstract.</w:t>
      </w:r>
    </w:p>
    <w:p w14:paraId="36D731E7" w14:textId="77777777" w:rsidR="00623FE6" w:rsidRDefault="00000000" w:rsidP="00623FE6">
      <w:pPr>
        <w:rPr>
          <w:rFonts w:ascii="Times New Roman" w:hAnsi="Times New Roman" w:cs="Times New Roman"/>
          <w:sz w:val="24"/>
          <w:szCs w:val="24"/>
        </w:rPr>
      </w:pPr>
      <w:r>
        <w:pict w14:anchorId="669116D0">
          <v:rect id="_x0000_i1060" style="width:0;height:.75pt" o:hrstd="t" o:hrnoshade="t" o:hr="t" fillcolor="#d4d4d4" stroked="f"/>
        </w:pict>
      </w:r>
    </w:p>
    <w:p w14:paraId="78A231F2" w14:textId="77777777" w:rsidR="00623FE6" w:rsidRDefault="00623FE6" w:rsidP="00623FE6">
      <w:pPr>
        <w:pStyle w:val="Heading3"/>
        <w:shd w:val="clear" w:color="auto" w:fill="FFFFFF"/>
        <w:spacing w:line="312" w:lineRule="atLeast"/>
        <w:jc w:val="both"/>
        <w:rPr>
          <w:rFonts w:ascii="Helvetica" w:hAnsi="Helvetica"/>
          <w:color w:val="610B38"/>
          <w:sz w:val="38"/>
          <w:szCs w:val="38"/>
        </w:rPr>
      </w:pPr>
      <w:r>
        <w:rPr>
          <w:rFonts w:ascii="Helvetica" w:hAnsi="Helvetica"/>
          <w:b/>
          <w:bCs/>
          <w:color w:val="610B38"/>
          <w:sz w:val="38"/>
          <w:szCs w:val="38"/>
        </w:rPr>
        <w:t>Another real scenario of abstract class</w:t>
      </w:r>
    </w:p>
    <w:p w14:paraId="0163189D" w14:textId="77777777" w:rsidR="00623FE6" w:rsidRDefault="00623FE6" w:rsidP="00623FE6">
      <w:pPr>
        <w:pStyle w:val="NormalWeb"/>
        <w:shd w:val="clear" w:color="auto" w:fill="FFFFFF"/>
        <w:jc w:val="both"/>
        <w:rPr>
          <w:rFonts w:ascii="inter-regular" w:hAnsi="inter-regular"/>
          <w:color w:val="333333"/>
        </w:rPr>
      </w:pPr>
      <w:r>
        <w:rPr>
          <w:rFonts w:ascii="inter-regular" w:hAnsi="inter-regular"/>
          <w:color w:val="333333"/>
        </w:rPr>
        <w:t>The abstract class can also be used to provide some implementation of the </w:t>
      </w:r>
      <w:hyperlink r:id="rId115" w:history="1">
        <w:r>
          <w:rPr>
            <w:rStyle w:val="Hyperlink"/>
            <w:rFonts w:ascii="inter-regular" w:hAnsi="inter-regular"/>
            <w:color w:val="008000"/>
          </w:rPr>
          <w:t>interface</w:t>
        </w:r>
      </w:hyperlink>
      <w:r>
        <w:rPr>
          <w:rFonts w:ascii="inter-regular" w:hAnsi="inter-regular"/>
          <w:color w:val="333333"/>
        </w:rPr>
        <w:t>. In such case, the end user may not be forced to override all the methods of the interface.</w:t>
      </w:r>
    </w:p>
    <w:p w14:paraId="51B3F0B6" w14:textId="77777777" w:rsidR="00623FE6" w:rsidRDefault="00623FE6" w:rsidP="00623FE6">
      <w:pPr>
        <w:pStyle w:val="Heading4"/>
        <w:shd w:val="clear" w:color="auto" w:fill="FFFFFF"/>
        <w:ind w:left="150"/>
        <w:jc w:val="both"/>
        <w:rPr>
          <w:rFonts w:ascii="Arial" w:hAnsi="Arial" w:cs="Arial"/>
          <w:b w:val="0"/>
          <w:bCs w:val="0"/>
          <w:i/>
          <w:iCs/>
          <w:color w:val="008000"/>
          <w:sz w:val="23"/>
          <w:szCs w:val="23"/>
        </w:rPr>
      </w:pPr>
      <w:r>
        <w:rPr>
          <w:rFonts w:ascii="Arial" w:hAnsi="Arial" w:cs="Arial"/>
          <w:b w:val="0"/>
          <w:bCs w:val="0"/>
          <w:i/>
          <w:iCs/>
          <w:color w:val="008000"/>
          <w:sz w:val="23"/>
          <w:szCs w:val="23"/>
        </w:rPr>
        <w:t>Note: If you are beginner to java, learn interface first and skip this example.</w:t>
      </w:r>
    </w:p>
    <w:p w14:paraId="7F26605D" w14:textId="77777777" w:rsidR="00623FE6" w:rsidRDefault="00623FE6" w:rsidP="00623FE6">
      <w:pPr>
        <w:pStyle w:val="alt"/>
        <w:numPr>
          <w:ilvl w:val="0"/>
          <w:numId w:val="120"/>
        </w:numPr>
        <w:spacing w:before="0" w:beforeAutospacing="0" w:after="0" w:afterAutospacing="0" w:line="375" w:lineRule="atLeast"/>
        <w:jc w:val="both"/>
        <w:rPr>
          <w:rFonts w:ascii="inter-regular" w:hAnsi="inter-regular"/>
          <w:color w:val="000000"/>
        </w:rPr>
      </w:pPr>
      <w:r>
        <w:rPr>
          <w:rStyle w:val="keyword"/>
          <w:rFonts w:ascii="inter-regular" w:hAnsi="inter-regular"/>
          <w:b/>
          <w:bCs/>
          <w:color w:val="006699"/>
          <w:bdr w:val="none" w:sz="0" w:space="0" w:color="auto" w:frame="1"/>
        </w:rPr>
        <w:t>interface</w:t>
      </w:r>
      <w:r>
        <w:rPr>
          <w:rFonts w:ascii="inter-regular" w:hAnsi="inter-regular"/>
          <w:color w:val="000000"/>
          <w:bdr w:val="none" w:sz="0" w:space="0" w:color="auto" w:frame="1"/>
        </w:rPr>
        <w:t> A{  </w:t>
      </w:r>
    </w:p>
    <w:p w14:paraId="7E4BCAD0" w14:textId="77777777" w:rsidR="00623FE6" w:rsidRDefault="00623FE6" w:rsidP="00623FE6">
      <w:pPr>
        <w:numPr>
          <w:ilvl w:val="0"/>
          <w:numId w:val="120"/>
        </w:numPr>
        <w:spacing w:after="0" w:line="375" w:lineRule="atLeast"/>
        <w:jc w:val="both"/>
        <w:rPr>
          <w:rFonts w:ascii="inter-regular" w:hAnsi="inter-regular"/>
          <w:color w:val="000000"/>
        </w:rPr>
      </w:pPr>
      <w:r>
        <w:rPr>
          <w:rStyle w:val="keyword"/>
          <w:rFonts w:ascii="inter-regular" w:hAnsi="inter-regular"/>
          <w:b/>
          <w:bCs/>
          <w:color w:val="006699"/>
          <w:bdr w:val="none" w:sz="0" w:space="0" w:color="auto" w:frame="1"/>
        </w:rPr>
        <w:t>void</w:t>
      </w:r>
      <w:r>
        <w:rPr>
          <w:rFonts w:ascii="inter-regular" w:hAnsi="inter-regular"/>
          <w:color w:val="000000"/>
          <w:bdr w:val="none" w:sz="0" w:space="0" w:color="auto" w:frame="1"/>
        </w:rPr>
        <w:t> a();  </w:t>
      </w:r>
    </w:p>
    <w:p w14:paraId="3CB097A8" w14:textId="77777777" w:rsidR="00623FE6" w:rsidRDefault="00623FE6" w:rsidP="00623FE6">
      <w:pPr>
        <w:pStyle w:val="alt"/>
        <w:numPr>
          <w:ilvl w:val="0"/>
          <w:numId w:val="120"/>
        </w:numPr>
        <w:spacing w:before="0" w:beforeAutospacing="0" w:after="0" w:afterAutospacing="0" w:line="375" w:lineRule="atLeast"/>
        <w:jc w:val="both"/>
        <w:rPr>
          <w:rFonts w:ascii="inter-regular" w:hAnsi="inter-regular"/>
          <w:color w:val="000000"/>
        </w:rPr>
      </w:pPr>
      <w:r>
        <w:rPr>
          <w:rStyle w:val="keyword"/>
          <w:rFonts w:ascii="inter-regular" w:hAnsi="inter-regular"/>
          <w:b/>
          <w:bCs/>
          <w:color w:val="006699"/>
          <w:bdr w:val="none" w:sz="0" w:space="0" w:color="auto" w:frame="1"/>
        </w:rPr>
        <w:t>void</w:t>
      </w:r>
      <w:r>
        <w:rPr>
          <w:rFonts w:ascii="inter-regular" w:hAnsi="inter-regular"/>
          <w:color w:val="000000"/>
          <w:bdr w:val="none" w:sz="0" w:space="0" w:color="auto" w:frame="1"/>
        </w:rPr>
        <w:t> b();  </w:t>
      </w:r>
    </w:p>
    <w:p w14:paraId="5DB6D8E1" w14:textId="77777777" w:rsidR="00623FE6" w:rsidRDefault="00623FE6" w:rsidP="00623FE6">
      <w:pPr>
        <w:numPr>
          <w:ilvl w:val="0"/>
          <w:numId w:val="120"/>
        </w:numPr>
        <w:spacing w:after="0" w:line="375" w:lineRule="atLeast"/>
        <w:jc w:val="both"/>
        <w:rPr>
          <w:rFonts w:ascii="inter-regular" w:hAnsi="inter-regular"/>
          <w:color w:val="000000"/>
        </w:rPr>
      </w:pPr>
      <w:r>
        <w:rPr>
          <w:rStyle w:val="keyword"/>
          <w:rFonts w:ascii="inter-regular" w:hAnsi="inter-regular"/>
          <w:b/>
          <w:bCs/>
          <w:color w:val="006699"/>
          <w:bdr w:val="none" w:sz="0" w:space="0" w:color="auto" w:frame="1"/>
        </w:rPr>
        <w:t>void</w:t>
      </w:r>
      <w:r>
        <w:rPr>
          <w:rFonts w:ascii="inter-regular" w:hAnsi="inter-regular"/>
          <w:color w:val="000000"/>
          <w:bdr w:val="none" w:sz="0" w:space="0" w:color="auto" w:frame="1"/>
        </w:rPr>
        <w:t> c();  </w:t>
      </w:r>
    </w:p>
    <w:p w14:paraId="4AAB0934" w14:textId="77777777" w:rsidR="00623FE6" w:rsidRDefault="00623FE6" w:rsidP="00623FE6">
      <w:pPr>
        <w:pStyle w:val="alt"/>
        <w:numPr>
          <w:ilvl w:val="0"/>
          <w:numId w:val="120"/>
        </w:numPr>
        <w:spacing w:before="0" w:beforeAutospacing="0" w:after="0" w:afterAutospacing="0" w:line="375" w:lineRule="atLeast"/>
        <w:jc w:val="both"/>
        <w:rPr>
          <w:rFonts w:ascii="inter-regular" w:hAnsi="inter-regular"/>
          <w:color w:val="000000"/>
        </w:rPr>
      </w:pPr>
      <w:r>
        <w:rPr>
          <w:rStyle w:val="keyword"/>
          <w:rFonts w:ascii="inter-regular" w:hAnsi="inter-regular"/>
          <w:b/>
          <w:bCs/>
          <w:color w:val="006699"/>
          <w:bdr w:val="none" w:sz="0" w:space="0" w:color="auto" w:frame="1"/>
        </w:rPr>
        <w:t>void</w:t>
      </w:r>
      <w:r>
        <w:rPr>
          <w:rFonts w:ascii="inter-regular" w:hAnsi="inter-regular"/>
          <w:color w:val="000000"/>
          <w:bdr w:val="none" w:sz="0" w:space="0" w:color="auto" w:frame="1"/>
        </w:rPr>
        <w:t> d();  </w:t>
      </w:r>
    </w:p>
    <w:p w14:paraId="1E8CE516" w14:textId="77777777" w:rsidR="00623FE6" w:rsidRDefault="00623FE6" w:rsidP="00623FE6">
      <w:pPr>
        <w:numPr>
          <w:ilvl w:val="0"/>
          <w:numId w:val="120"/>
        </w:numPr>
        <w:spacing w:after="0" w:line="375" w:lineRule="atLeast"/>
        <w:jc w:val="both"/>
        <w:rPr>
          <w:rFonts w:ascii="inter-regular" w:hAnsi="inter-regular"/>
          <w:color w:val="000000"/>
        </w:rPr>
      </w:pPr>
      <w:r>
        <w:rPr>
          <w:rFonts w:ascii="inter-regular" w:hAnsi="inter-regular"/>
          <w:color w:val="000000"/>
          <w:bdr w:val="none" w:sz="0" w:space="0" w:color="auto" w:frame="1"/>
        </w:rPr>
        <w:t>}  </w:t>
      </w:r>
    </w:p>
    <w:p w14:paraId="1E3D44A0" w14:textId="77777777" w:rsidR="00623FE6" w:rsidRDefault="00623FE6" w:rsidP="00623FE6">
      <w:pPr>
        <w:pStyle w:val="alt"/>
        <w:numPr>
          <w:ilvl w:val="0"/>
          <w:numId w:val="120"/>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w:t>
      </w:r>
    </w:p>
    <w:p w14:paraId="2F7E7A7A" w14:textId="77777777" w:rsidR="00623FE6" w:rsidRDefault="00623FE6" w:rsidP="00623FE6">
      <w:pPr>
        <w:numPr>
          <w:ilvl w:val="0"/>
          <w:numId w:val="120"/>
        </w:numPr>
        <w:spacing w:after="0" w:line="375" w:lineRule="atLeast"/>
        <w:jc w:val="both"/>
        <w:rPr>
          <w:rFonts w:ascii="inter-regular" w:hAnsi="inter-regular"/>
          <w:color w:val="000000"/>
        </w:rPr>
      </w:pPr>
      <w:r>
        <w:rPr>
          <w:rStyle w:val="keyword"/>
          <w:rFonts w:ascii="inter-regular" w:hAnsi="inter-regular"/>
          <w:b/>
          <w:bCs/>
          <w:color w:val="006699"/>
          <w:bdr w:val="none" w:sz="0" w:space="0" w:color="auto" w:frame="1"/>
        </w:rPr>
        <w:t>abstract</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class</w:t>
      </w:r>
      <w:r>
        <w:rPr>
          <w:rFonts w:ascii="inter-regular" w:hAnsi="inter-regular"/>
          <w:color w:val="000000"/>
          <w:bdr w:val="none" w:sz="0" w:space="0" w:color="auto" w:frame="1"/>
        </w:rPr>
        <w:t> B </w:t>
      </w:r>
      <w:r>
        <w:rPr>
          <w:rStyle w:val="keyword"/>
          <w:rFonts w:ascii="inter-regular" w:hAnsi="inter-regular"/>
          <w:b/>
          <w:bCs/>
          <w:color w:val="006699"/>
          <w:bdr w:val="none" w:sz="0" w:space="0" w:color="auto" w:frame="1"/>
        </w:rPr>
        <w:t>implements</w:t>
      </w:r>
      <w:r>
        <w:rPr>
          <w:rFonts w:ascii="inter-regular" w:hAnsi="inter-regular"/>
          <w:color w:val="000000"/>
          <w:bdr w:val="none" w:sz="0" w:space="0" w:color="auto" w:frame="1"/>
        </w:rPr>
        <w:t> A{  </w:t>
      </w:r>
    </w:p>
    <w:p w14:paraId="222D77AF" w14:textId="77777777" w:rsidR="00623FE6" w:rsidRDefault="00623FE6" w:rsidP="00623FE6">
      <w:pPr>
        <w:pStyle w:val="alt"/>
        <w:numPr>
          <w:ilvl w:val="0"/>
          <w:numId w:val="120"/>
        </w:numPr>
        <w:spacing w:before="0" w:beforeAutospacing="0" w:after="0" w:afterAutospacing="0" w:line="375" w:lineRule="atLeast"/>
        <w:jc w:val="both"/>
        <w:rPr>
          <w:rFonts w:ascii="inter-regular" w:hAnsi="inter-regular"/>
          <w:color w:val="000000"/>
        </w:rPr>
      </w:pPr>
      <w:r>
        <w:rPr>
          <w:rStyle w:val="keyword"/>
          <w:rFonts w:ascii="inter-regular" w:hAnsi="inter-regular"/>
          <w:b/>
          <w:bCs/>
          <w:color w:val="006699"/>
          <w:bdr w:val="none" w:sz="0" w:space="0" w:color="auto" w:frame="1"/>
        </w:rPr>
        <w:t>public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void</w:t>
      </w:r>
      <w:r>
        <w:rPr>
          <w:rFonts w:ascii="inter-regular" w:hAnsi="inter-regular"/>
          <w:color w:val="000000"/>
          <w:bdr w:val="none" w:sz="0" w:space="0" w:color="auto" w:frame="1"/>
        </w:rPr>
        <w:t> c(){System.out.println(</w:t>
      </w:r>
      <w:r>
        <w:rPr>
          <w:rStyle w:val="string"/>
          <w:rFonts w:ascii="inter-regular" w:hAnsi="inter-regular"/>
          <w:color w:val="0000FF"/>
          <w:bdr w:val="none" w:sz="0" w:space="0" w:color="auto" w:frame="1"/>
        </w:rPr>
        <w:t>"I am c"</w:t>
      </w:r>
      <w:r>
        <w:rPr>
          <w:rFonts w:ascii="inter-regular" w:hAnsi="inter-regular"/>
          <w:color w:val="000000"/>
          <w:bdr w:val="none" w:sz="0" w:space="0" w:color="auto" w:frame="1"/>
        </w:rPr>
        <w:t>);}  </w:t>
      </w:r>
    </w:p>
    <w:p w14:paraId="4555347D" w14:textId="77777777" w:rsidR="00623FE6" w:rsidRDefault="00623FE6" w:rsidP="00623FE6">
      <w:pPr>
        <w:numPr>
          <w:ilvl w:val="0"/>
          <w:numId w:val="120"/>
        </w:numPr>
        <w:spacing w:after="0" w:line="375" w:lineRule="atLeast"/>
        <w:jc w:val="both"/>
        <w:rPr>
          <w:rFonts w:ascii="inter-regular" w:hAnsi="inter-regular"/>
          <w:color w:val="000000"/>
        </w:rPr>
      </w:pPr>
      <w:r>
        <w:rPr>
          <w:rFonts w:ascii="inter-regular" w:hAnsi="inter-regular"/>
          <w:color w:val="000000"/>
          <w:bdr w:val="none" w:sz="0" w:space="0" w:color="auto" w:frame="1"/>
        </w:rPr>
        <w:t>}  </w:t>
      </w:r>
    </w:p>
    <w:p w14:paraId="70CB76EC" w14:textId="77777777" w:rsidR="00623FE6" w:rsidRDefault="00623FE6" w:rsidP="00623FE6">
      <w:pPr>
        <w:pStyle w:val="alt"/>
        <w:numPr>
          <w:ilvl w:val="0"/>
          <w:numId w:val="120"/>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w:t>
      </w:r>
    </w:p>
    <w:p w14:paraId="489E41EE" w14:textId="77777777" w:rsidR="00623FE6" w:rsidRDefault="00623FE6" w:rsidP="00623FE6">
      <w:pPr>
        <w:numPr>
          <w:ilvl w:val="0"/>
          <w:numId w:val="120"/>
        </w:numPr>
        <w:spacing w:after="0" w:line="375" w:lineRule="atLeast"/>
        <w:jc w:val="both"/>
        <w:rPr>
          <w:rFonts w:ascii="inter-regular" w:hAnsi="inter-regular"/>
          <w:color w:val="000000"/>
        </w:rPr>
      </w:pPr>
      <w:r>
        <w:rPr>
          <w:rStyle w:val="keyword"/>
          <w:rFonts w:ascii="inter-regular" w:hAnsi="inter-regular"/>
          <w:b/>
          <w:bCs/>
          <w:color w:val="006699"/>
          <w:bdr w:val="none" w:sz="0" w:space="0" w:color="auto" w:frame="1"/>
        </w:rPr>
        <w:t>class</w:t>
      </w:r>
      <w:r>
        <w:rPr>
          <w:rFonts w:ascii="inter-regular" w:hAnsi="inter-regular"/>
          <w:color w:val="000000"/>
          <w:bdr w:val="none" w:sz="0" w:space="0" w:color="auto" w:frame="1"/>
        </w:rPr>
        <w:t> M </w:t>
      </w:r>
      <w:r>
        <w:rPr>
          <w:rStyle w:val="keyword"/>
          <w:rFonts w:ascii="inter-regular" w:hAnsi="inter-regular"/>
          <w:b/>
          <w:bCs/>
          <w:color w:val="006699"/>
          <w:bdr w:val="none" w:sz="0" w:space="0" w:color="auto" w:frame="1"/>
        </w:rPr>
        <w:t>extends</w:t>
      </w:r>
      <w:r>
        <w:rPr>
          <w:rFonts w:ascii="inter-regular" w:hAnsi="inter-regular"/>
          <w:color w:val="000000"/>
          <w:bdr w:val="none" w:sz="0" w:space="0" w:color="auto" w:frame="1"/>
        </w:rPr>
        <w:t> B{  </w:t>
      </w:r>
    </w:p>
    <w:p w14:paraId="7A542D96" w14:textId="77777777" w:rsidR="00623FE6" w:rsidRDefault="00623FE6" w:rsidP="00623FE6">
      <w:pPr>
        <w:pStyle w:val="alt"/>
        <w:numPr>
          <w:ilvl w:val="0"/>
          <w:numId w:val="120"/>
        </w:numPr>
        <w:spacing w:before="0" w:beforeAutospacing="0" w:after="0" w:afterAutospacing="0" w:line="375" w:lineRule="atLeast"/>
        <w:jc w:val="both"/>
        <w:rPr>
          <w:rFonts w:ascii="inter-regular" w:hAnsi="inter-regular"/>
          <w:color w:val="000000"/>
        </w:rPr>
      </w:pPr>
      <w:r>
        <w:rPr>
          <w:rStyle w:val="keyword"/>
          <w:rFonts w:ascii="inter-regular" w:hAnsi="inter-regular"/>
          <w:b/>
          <w:bCs/>
          <w:color w:val="006699"/>
          <w:bdr w:val="none" w:sz="0" w:space="0" w:color="auto" w:frame="1"/>
        </w:rPr>
        <w:t>public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void</w:t>
      </w:r>
      <w:r>
        <w:rPr>
          <w:rFonts w:ascii="inter-regular" w:hAnsi="inter-regular"/>
          <w:color w:val="000000"/>
          <w:bdr w:val="none" w:sz="0" w:space="0" w:color="auto" w:frame="1"/>
        </w:rPr>
        <w:t> a(){System.out.println(</w:t>
      </w:r>
      <w:r>
        <w:rPr>
          <w:rStyle w:val="string"/>
          <w:rFonts w:ascii="inter-regular" w:hAnsi="inter-regular"/>
          <w:color w:val="0000FF"/>
          <w:bdr w:val="none" w:sz="0" w:space="0" w:color="auto" w:frame="1"/>
        </w:rPr>
        <w:t>"I am a"</w:t>
      </w:r>
      <w:r>
        <w:rPr>
          <w:rFonts w:ascii="inter-regular" w:hAnsi="inter-regular"/>
          <w:color w:val="000000"/>
          <w:bdr w:val="none" w:sz="0" w:space="0" w:color="auto" w:frame="1"/>
        </w:rPr>
        <w:t>);}  </w:t>
      </w:r>
    </w:p>
    <w:p w14:paraId="0A65C370" w14:textId="77777777" w:rsidR="00623FE6" w:rsidRDefault="00623FE6" w:rsidP="00623FE6">
      <w:pPr>
        <w:numPr>
          <w:ilvl w:val="0"/>
          <w:numId w:val="120"/>
        </w:numPr>
        <w:spacing w:after="0" w:line="375" w:lineRule="atLeast"/>
        <w:jc w:val="both"/>
        <w:rPr>
          <w:rFonts w:ascii="inter-regular" w:hAnsi="inter-regular"/>
          <w:color w:val="000000"/>
        </w:rPr>
      </w:pPr>
      <w:r>
        <w:rPr>
          <w:rStyle w:val="keyword"/>
          <w:rFonts w:ascii="inter-regular" w:hAnsi="inter-regular"/>
          <w:b/>
          <w:bCs/>
          <w:color w:val="006699"/>
          <w:bdr w:val="none" w:sz="0" w:space="0" w:color="auto" w:frame="1"/>
        </w:rPr>
        <w:t>public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void</w:t>
      </w:r>
      <w:r>
        <w:rPr>
          <w:rFonts w:ascii="inter-regular" w:hAnsi="inter-regular"/>
          <w:color w:val="000000"/>
          <w:bdr w:val="none" w:sz="0" w:space="0" w:color="auto" w:frame="1"/>
        </w:rPr>
        <w:t> b(){System.out.println(</w:t>
      </w:r>
      <w:r>
        <w:rPr>
          <w:rStyle w:val="string"/>
          <w:rFonts w:ascii="inter-regular" w:hAnsi="inter-regular"/>
          <w:color w:val="0000FF"/>
          <w:bdr w:val="none" w:sz="0" w:space="0" w:color="auto" w:frame="1"/>
        </w:rPr>
        <w:t>"I am b"</w:t>
      </w:r>
      <w:r>
        <w:rPr>
          <w:rFonts w:ascii="inter-regular" w:hAnsi="inter-regular"/>
          <w:color w:val="000000"/>
          <w:bdr w:val="none" w:sz="0" w:space="0" w:color="auto" w:frame="1"/>
        </w:rPr>
        <w:t>);}  </w:t>
      </w:r>
    </w:p>
    <w:p w14:paraId="7D07618C" w14:textId="77777777" w:rsidR="00623FE6" w:rsidRDefault="00623FE6" w:rsidP="00623FE6">
      <w:pPr>
        <w:pStyle w:val="alt"/>
        <w:numPr>
          <w:ilvl w:val="0"/>
          <w:numId w:val="120"/>
        </w:numPr>
        <w:spacing w:before="0" w:beforeAutospacing="0" w:after="0" w:afterAutospacing="0" w:line="375" w:lineRule="atLeast"/>
        <w:jc w:val="both"/>
        <w:rPr>
          <w:rFonts w:ascii="inter-regular" w:hAnsi="inter-regular"/>
          <w:color w:val="000000"/>
        </w:rPr>
      </w:pPr>
      <w:r>
        <w:rPr>
          <w:rStyle w:val="keyword"/>
          <w:rFonts w:ascii="inter-regular" w:hAnsi="inter-regular"/>
          <w:b/>
          <w:bCs/>
          <w:color w:val="006699"/>
          <w:bdr w:val="none" w:sz="0" w:space="0" w:color="auto" w:frame="1"/>
        </w:rPr>
        <w:t>public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void</w:t>
      </w:r>
      <w:r>
        <w:rPr>
          <w:rFonts w:ascii="inter-regular" w:hAnsi="inter-regular"/>
          <w:color w:val="000000"/>
          <w:bdr w:val="none" w:sz="0" w:space="0" w:color="auto" w:frame="1"/>
        </w:rPr>
        <w:t> d(){System.out.println(</w:t>
      </w:r>
      <w:r>
        <w:rPr>
          <w:rStyle w:val="string"/>
          <w:rFonts w:ascii="inter-regular" w:hAnsi="inter-regular"/>
          <w:color w:val="0000FF"/>
          <w:bdr w:val="none" w:sz="0" w:space="0" w:color="auto" w:frame="1"/>
        </w:rPr>
        <w:t>"I am d"</w:t>
      </w:r>
      <w:r>
        <w:rPr>
          <w:rFonts w:ascii="inter-regular" w:hAnsi="inter-regular"/>
          <w:color w:val="000000"/>
          <w:bdr w:val="none" w:sz="0" w:space="0" w:color="auto" w:frame="1"/>
        </w:rPr>
        <w:t>);}  </w:t>
      </w:r>
    </w:p>
    <w:p w14:paraId="1F362B1A" w14:textId="77777777" w:rsidR="00623FE6" w:rsidRDefault="00623FE6" w:rsidP="00623FE6">
      <w:pPr>
        <w:numPr>
          <w:ilvl w:val="0"/>
          <w:numId w:val="120"/>
        </w:numPr>
        <w:spacing w:after="0" w:line="375" w:lineRule="atLeast"/>
        <w:jc w:val="both"/>
        <w:rPr>
          <w:rFonts w:ascii="inter-regular" w:hAnsi="inter-regular"/>
          <w:color w:val="000000"/>
        </w:rPr>
      </w:pPr>
      <w:r>
        <w:rPr>
          <w:rFonts w:ascii="inter-regular" w:hAnsi="inter-regular"/>
          <w:color w:val="000000"/>
          <w:bdr w:val="none" w:sz="0" w:space="0" w:color="auto" w:frame="1"/>
        </w:rPr>
        <w:t>}  </w:t>
      </w:r>
    </w:p>
    <w:p w14:paraId="7C204601" w14:textId="77777777" w:rsidR="00623FE6" w:rsidRDefault="00623FE6" w:rsidP="00623FE6">
      <w:pPr>
        <w:pStyle w:val="alt"/>
        <w:numPr>
          <w:ilvl w:val="0"/>
          <w:numId w:val="120"/>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w:t>
      </w:r>
    </w:p>
    <w:p w14:paraId="7D2A9217" w14:textId="77777777" w:rsidR="00623FE6" w:rsidRDefault="00623FE6" w:rsidP="00623FE6">
      <w:pPr>
        <w:numPr>
          <w:ilvl w:val="0"/>
          <w:numId w:val="120"/>
        </w:numPr>
        <w:spacing w:after="0" w:line="375" w:lineRule="atLeast"/>
        <w:jc w:val="both"/>
        <w:rPr>
          <w:rFonts w:ascii="inter-regular" w:hAnsi="inter-regular"/>
          <w:color w:val="000000"/>
        </w:rPr>
      </w:pPr>
      <w:r>
        <w:rPr>
          <w:rStyle w:val="keyword"/>
          <w:rFonts w:ascii="inter-regular" w:hAnsi="inter-regular"/>
          <w:b/>
          <w:bCs/>
          <w:color w:val="006699"/>
          <w:bdr w:val="none" w:sz="0" w:space="0" w:color="auto" w:frame="1"/>
        </w:rPr>
        <w:t>class</w:t>
      </w:r>
      <w:r>
        <w:rPr>
          <w:rFonts w:ascii="inter-regular" w:hAnsi="inter-regular"/>
          <w:color w:val="000000"/>
          <w:bdr w:val="none" w:sz="0" w:space="0" w:color="auto" w:frame="1"/>
        </w:rPr>
        <w:t> Test5{  </w:t>
      </w:r>
    </w:p>
    <w:p w14:paraId="653374C3" w14:textId="77777777" w:rsidR="00623FE6" w:rsidRDefault="00623FE6" w:rsidP="00623FE6">
      <w:pPr>
        <w:pStyle w:val="alt"/>
        <w:numPr>
          <w:ilvl w:val="0"/>
          <w:numId w:val="120"/>
        </w:numPr>
        <w:spacing w:before="0" w:beforeAutospacing="0" w:after="0" w:afterAutospacing="0" w:line="375" w:lineRule="atLeast"/>
        <w:jc w:val="both"/>
        <w:rPr>
          <w:rFonts w:ascii="inter-regular" w:hAnsi="inter-regular"/>
          <w:color w:val="000000"/>
        </w:rPr>
      </w:pPr>
      <w:r>
        <w:rPr>
          <w:rStyle w:val="keyword"/>
          <w:rFonts w:ascii="inter-regular" w:hAnsi="inter-regular"/>
          <w:b/>
          <w:bCs/>
          <w:color w:val="006699"/>
          <w:bdr w:val="none" w:sz="0" w:space="0" w:color="auto" w:frame="1"/>
        </w:rPr>
        <w:t>public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static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void</w:t>
      </w:r>
      <w:r>
        <w:rPr>
          <w:rFonts w:ascii="inter-regular" w:hAnsi="inter-regular"/>
          <w:color w:val="000000"/>
          <w:bdr w:val="none" w:sz="0" w:space="0" w:color="auto" w:frame="1"/>
        </w:rPr>
        <w:t> main(String args[]){  </w:t>
      </w:r>
    </w:p>
    <w:p w14:paraId="02135926" w14:textId="77777777" w:rsidR="00623FE6" w:rsidRDefault="00623FE6" w:rsidP="00623FE6">
      <w:pPr>
        <w:numPr>
          <w:ilvl w:val="0"/>
          <w:numId w:val="120"/>
        </w:numPr>
        <w:spacing w:after="0" w:line="375" w:lineRule="atLeast"/>
        <w:jc w:val="both"/>
        <w:rPr>
          <w:rFonts w:ascii="inter-regular" w:hAnsi="inter-regular"/>
          <w:color w:val="000000"/>
        </w:rPr>
      </w:pPr>
      <w:r>
        <w:rPr>
          <w:rFonts w:ascii="inter-regular" w:hAnsi="inter-regular"/>
          <w:color w:val="000000"/>
          <w:bdr w:val="none" w:sz="0" w:space="0" w:color="auto" w:frame="1"/>
        </w:rPr>
        <w:t>A a=</w:t>
      </w:r>
      <w:r>
        <w:rPr>
          <w:rStyle w:val="keyword"/>
          <w:rFonts w:ascii="inter-regular" w:hAnsi="inter-regular"/>
          <w:b/>
          <w:bCs/>
          <w:color w:val="006699"/>
          <w:bdr w:val="none" w:sz="0" w:space="0" w:color="auto" w:frame="1"/>
        </w:rPr>
        <w:t>new</w:t>
      </w:r>
      <w:r>
        <w:rPr>
          <w:rFonts w:ascii="inter-regular" w:hAnsi="inter-regular"/>
          <w:color w:val="000000"/>
          <w:bdr w:val="none" w:sz="0" w:space="0" w:color="auto" w:frame="1"/>
        </w:rPr>
        <w:t> M();  </w:t>
      </w:r>
    </w:p>
    <w:p w14:paraId="3B4FC765" w14:textId="77777777" w:rsidR="00623FE6" w:rsidRDefault="00623FE6" w:rsidP="00623FE6">
      <w:pPr>
        <w:pStyle w:val="alt"/>
        <w:numPr>
          <w:ilvl w:val="0"/>
          <w:numId w:val="120"/>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a.a();  </w:t>
      </w:r>
    </w:p>
    <w:p w14:paraId="7EA13732" w14:textId="77777777" w:rsidR="00623FE6" w:rsidRDefault="00623FE6" w:rsidP="00623FE6">
      <w:pPr>
        <w:numPr>
          <w:ilvl w:val="0"/>
          <w:numId w:val="120"/>
        </w:numPr>
        <w:spacing w:after="0" w:line="375" w:lineRule="atLeast"/>
        <w:jc w:val="both"/>
        <w:rPr>
          <w:rFonts w:ascii="inter-regular" w:hAnsi="inter-regular"/>
          <w:color w:val="000000"/>
        </w:rPr>
      </w:pPr>
      <w:r>
        <w:rPr>
          <w:rFonts w:ascii="inter-regular" w:hAnsi="inter-regular"/>
          <w:color w:val="000000"/>
          <w:bdr w:val="none" w:sz="0" w:space="0" w:color="auto" w:frame="1"/>
        </w:rPr>
        <w:t>a.b();  </w:t>
      </w:r>
    </w:p>
    <w:p w14:paraId="09CF7147" w14:textId="77777777" w:rsidR="00623FE6" w:rsidRDefault="00623FE6" w:rsidP="00623FE6">
      <w:pPr>
        <w:pStyle w:val="alt"/>
        <w:numPr>
          <w:ilvl w:val="0"/>
          <w:numId w:val="120"/>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a.c();  </w:t>
      </w:r>
    </w:p>
    <w:p w14:paraId="76396ADC" w14:textId="77777777" w:rsidR="00623FE6" w:rsidRDefault="00623FE6" w:rsidP="00623FE6">
      <w:pPr>
        <w:numPr>
          <w:ilvl w:val="0"/>
          <w:numId w:val="120"/>
        </w:numPr>
        <w:spacing w:after="0" w:line="375" w:lineRule="atLeast"/>
        <w:jc w:val="both"/>
        <w:rPr>
          <w:rFonts w:ascii="inter-regular" w:hAnsi="inter-regular"/>
          <w:color w:val="000000"/>
        </w:rPr>
      </w:pPr>
      <w:r>
        <w:rPr>
          <w:rFonts w:ascii="inter-regular" w:hAnsi="inter-regular"/>
          <w:color w:val="000000"/>
          <w:bdr w:val="none" w:sz="0" w:space="0" w:color="auto" w:frame="1"/>
        </w:rPr>
        <w:t>a.d();  </w:t>
      </w:r>
    </w:p>
    <w:p w14:paraId="13C5715C" w14:textId="77777777" w:rsidR="00623FE6" w:rsidRDefault="00623FE6" w:rsidP="00623FE6">
      <w:pPr>
        <w:pStyle w:val="alt"/>
        <w:numPr>
          <w:ilvl w:val="0"/>
          <w:numId w:val="120"/>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w:t>
      </w:r>
    </w:p>
    <w:p w14:paraId="189A9E95" w14:textId="77777777" w:rsidR="00623FE6" w:rsidRDefault="00623FE6" w:rsidP="0027496C">
      <w:pPr>
        <w:rPr>
          <w:b/>
          <w:bCs/>
          <w:sz w:val="44"/>
          <w:szCs w:val="44"/>
          <w:u w:val="single"/>
        </w:rPr>
      </w:pPr>
    </w:p>
    <w:p w14:paraId="7EC26A87" w14:textId="77777777" w:rsidR="001B2E50" w:rsidRDefault="001B2E50" w:rsidP="0027496C">
      <w:pPr>
        <w:rPr>
          <w:b/>
          <w:bCs/>
          <w:sz w:val="44"/>
          <w:szCs w:val="44"/>
          <w:u w:val="single"/>
        </w:rPr>
      </w:pPr>
    </w:p>
    <w:p w14:paraId="037DCA49" w14:textId="77777777" w:rsidR="001B2E50" w:rsidRDefault="00DD6DC8" w:rsidP="0027496C">
      <w:pPr>
        <w:rPr>
          <w:b/>
          <w:bCs/>
          <w:sz w:val="44"/>
          <w:szCs w:val="44"/>
          <w:u w:val="single"/>
        </w:rPr>
      </w:pPr>
      <w:r>
        <w:rPr>
          <w:b/>
          <w:bCs/>
          <w:sz w:val="44"/>
          <w:szCs w:val="44"/>
          <w:u w:val="single"/>
        </w:rPr>
        <w:t>Interface in Java</w:t>
      </w:r>
    </w:p>
    <w:p w14:paraId="0BC61522" w14:textId="77777777" w:rsidR="00DD6DC8" w:rsidRDefault="00DD6DC8" w:rsidP="0027496C">
      <w:pPr>
        <w:rPr>
          <w:b/>
          <w:bCs/>
          <w:sz w:val="44"/>
          <w:szCs w:val="44"/>
          <w:u w:val="single"/>
        </w:rPr>
      </w:pPr>
    </w:p>
    <w:p w14:paraId="49257F2F" w14:textId="77777777" w:rsidR="00DD6DC8" w:rsidRDefault="00DD6DC8" w:rsidP="00DD6DC8">
      <w:pPr>
        <w:pStyle w:val="NormalWeb"/>
        <w:shd w:val="clear" w:color="auto" w:fill="FFFFFF"/>
        <w:jc w:val="both"/>
        <w:rPr>
          <w:rFonts w:ascii="inter-regular" w:hAnsi="inter-regular"/>
          <w:color w:val="333333"/>
        </w:rPr>
      </w:pPr>
      <w:r>
        <w:rPr>
          <w:rFonts w:ascii="inter-regular" w:hAnsi="inter-regular"/>
          <w:color w:val="333333"/>
        </w:rPr>
        <w:t>An </w:t>
      </w:r>
      <w:r>
        <w:rPr>
          <w:rStyle w:val="Strong"/>
          <w:rFonts w:ascii="Segoe UI" w:hAnsi="Segoe UI" w:cs="Segoe UI"/>
          <w:color w:val="333333"/>
        </w:rPr>
        <w:t>interface in Java</w:t>
      </w:r>
      <w:r>
        <w:rPr>
          <w:rFonts w:ascii="inter-regular" w:hAnsi="inter-regular"/>
          <w:color w:val="333333"/>
        </w:rPr>
        <w:t> is a blueprint of a class. It has static constants and abstract methods.</w:t>
      </w:r>
    </w:p>
    <w:p w14:paraId="3E8D1301" w14:textId="77777777" w:rsidR="00DD6DC8" w:rsidRDefault="00DD6DC8" w:rsidP="00DD6DC8">
      <w:pPr>
        <w:pStyle w:val="NormalWeb"/>
        <w:shd w:val="clear" w:color="auto" w:fill="FFFFFF"/>
        <w:jc w:val="both"/>
        <w:rPr>
          <w:rFonts w:ascii="inter-regular" w:hAnsi="inter-regular"/>
          <w:color w:val="333333"/>
        </w:rPr>
      </w:pPr>
      <w:r>
        <w:rPr>
          <w:rFonts w:ascii="inter-regular" w:hAnsi="inter-regular"/>
          <w:color w:val="333333"/>
        </w:rPr>
        <w:t>The interface in Java is </w:t>
      </w:r>
      <w:r>
        <w:rPr>
          <w:rStyle w:val="Emphasis"/>
          <w:rFonts w:ascii="inter-regular" w:hAnsi="inter-regular"/>
          <w:color w:val="333333"/>
        </w:rPr>
        <w:t>a mechanism to achieve </w:t>
      </w:r>
      <w:hyperlink r:id="rId116" w:history="1">
        <w:r>
          <w:rPr>
            <w:rStyle w:val="Hyperlink"/>
            <w:rFonts w:ascii="inter-regular" w:hAnsi="inter-regular"/>
            <w:i/>
            <w:iCs/>
            <w:color w:val="008000"/>
          </w:rPr>
          <w:t>abstraction</w:t>
        </w:r>
      </w:hyperlink>
      <w:r>
        <w:rPr>
          <w:rFonts w:ascii="inter-regular" w:hAnsi="inter-regular"/>
          <w:color w:val="333333"/>
        </w:rPr>
        <w:t>. There can be only abstract methods in the Java interface, not method body. It is used to achieve abstraction and multiple </w:t>
      </w:r>
      <w:hyperlink r:id="rId117" w:history="1">
        <w:r>
          <w:rPr>
            <w:rStyle w:val="Hyperlink"/>
            <w:rFonts w:ascii="inter-regular" w:hAnsi="inter-regular"/>
            <w:color w:val="008000"/>
          </w:rPr>
          <w:t>inheritance in Java</w:t>
        </w:r>
      </w:hyperlink>
      <w:r>
        <w:rPr>
          <w:rFonts w:ascii="inter-regular" w:hAnsi="inter-regular"/>
          <w:color w:val="333333"/>
        </w:rPr>
        <w:t>.</w:t>
      </w:r>
    </w:p>
    <w:p w14:paraId="451EDA8A" w14:textId="77777777" w:rsidR="00DD6DC8" w:rsidRDefault="00DD6DC8" w:rsidP="00DD6DC8">
      <w:pPr>
        <w:pStyle w:val="NormalWeb"/>
        <w:shd w:val="clear" w:color="auto" w:fill="FFFFFF"/>
        <w:jc w:val="both"/>
        <w:rPr>
          <w:rFonts w:ascii="inter-regular" w:hAnsi="inter-regular"/>
          <w:color w:val="333333"/>
        </w:rPr>
      </w:pPr>
      <w:r>
        <w:rPr>
          <w:rFonts w:ascii="inter-regular" w:hAnsi="inter-regular"/>
          <w:color w:val="333333"/>
        </w:rPr>
        <w:t>In other words, you can say that interfaces can have abstract methods and variables. It cannot have a method body.</w:t>
      </w:r>
    </w:p>
    <w:p w14:paraId="4BB2BD6B" w14:textId="77777777" w:rsidR="00DD6DC8" w:rsidRDefault="00DD6DC8" w:rsidP="00DD6DC8">
      <w:pPr>
        <w:pStyle w:val="NormalWeb"/>
        <w:shd w:val="clear" w:color="auto" w:fill="FFFFFF"/>
        <w:jc w:val="both"/>
        <w:rPr>
          <w:rFonts w:ascii="inter-regular" w:hAnsi="inter-regular"/>
          <w:color w:val="333333"/>
        </w:rPr>
      </w:pPr>
      <w:r>
        <w:rPr>
          <w:rFonts w:ascii="inter-regular" w:hAnsi="inter-regular"/>
          <w:color w:val="333333"/>
        </w:rPr>
        <w:t>Java Interface also </w:t>
      </w:r>
      <w:r>
        <w:rPr>
          <w:rStyle w:val="Strong"/>
          <w:rFonts w:ascii="Segoe UI" w:hAnsi="Segoe UI" w:cs="Segoe UI"/>
          <w:color w:val="333333"/>
        </w:rPr>
        <w:t>represents the IS-A relationship</w:t>
      </w:r>
      <w:r>
        <w:rPr>
          <w:rFonts w:ascii="inter-regular" w:hAnsi="inter-regular"/>
          <w:color w:val="333333"/>
        </w:rPr>
        <w:t>.</w:t>
      </w:r>
    </w:p>
    <w:p w14:paraId="2319912F" w14:textId="77777777" w:rsidR="00DD6DC8" w:rsidRDefault="00DD6DC8" w:rsidP="00DD6DC8">
      <w:pPr>
        <w:pStyle w:val="NormalWeb"/>
        <w:shd w:val="clear" w:color="auto" w:fill="FFFFFF"/>
        <w:jc w:val="both"/>
        <w:rPr>
          <w:rFonts w:ascii="inter-regular" w:hAnsi="inter-regular"/>
          <w:color w:val="333333"/>
        </w:rPr>
      </w:pPr>
      <w:r>
        <w:rPr>
          <w:rFonts w:ascii="inter-regular" w:hAnsi="inter-regular"/>
          <w:color w:val="333333"/>
        </w:rPr>
        <w:t>It cannot be instantiated just like the abstract class.</w:t>
      </w:r>
    </w:p>
    <w:p w14:paraId="26E36D5A" w14:textId="77777777" w:rsidR="00DD6DC8" w:rsidRDefault="00DD6DC8" w:rsidP="00DD6DC8">
      <w:pPr>
        <w:pStyle w:val="NormalWeb"/>
        <w:shd w:val="clear" w:color="auto" w:fill="FFFFFF"/>
        <w:jc w:val="both"/>
        <w:rPr>
          <w:rFonts w:ascii="inter-regular" w:hAnsi="inter-regular"/>
          <w:color w:val="333333"/>
        </w:rPr>
      </w:pPr>
      <w:r>
        <w:rPr>
          <w:rFonts w:ascii="inter-regular" w:hAnsi="inter-regular"/>
          <w:color w:val="333333"/>
        </w:rPr>
        <w:t>Since Java 8, we can have </w:t>
      </w:r>
      <w:r>
        <w:rPr>
          <w:rStyle w:val="Strong"/>
          <w:rFonts w:ascii="Segoe UI" w:hAnsi="Segoe UI" w:cs="Segoe UI"/>
          <w:color w:val="333333"/>
        </w:rPr>
        <w:t>default and static methods</w:t>
      </w:r>
      <w:r>
        <w:rPr>
          <w:rFonts w:ascii="inter-regular" w:hAnsi="inter-regular"/>
          <w:color w:val="333333"/>
        </w:rPr>
        <w:t> in an interface.</w:t>
      </w:r>
    </w:p>
    <w:p w14:paraId="7DE6CECA" w14:textId="77777777" w:rsidR="00DD6DC8" w:rsidRDefault="00DD6DC8" w:rsidP="00DD6DC8">
      <w:pPr>
        <w:pStyle w:val="NormalWeb"/>
        <w:shd w:val="clear" w:color="auto" w:fill="FFFFFF"/>
        <w:jc w:val="both"/>
        <w:rPr>
          <w:rFonts w:ascii="inter-regular" w:hAnsi="inter-regular"/>
          <w:color w:val="333333"/>
        </w:rPr>
      </w:pPr>
      <w:r>
        <w:rPr>
          <w:rFonts w:ascii="inter-regular" w:hAnsi="inter-regular"/>
          <w:color w:val="333333"/>
        </w:rPr>
        <w:t>Since Java 9, we can have </w:t>
      </w:r>
      <w:r>
        <w:rPr>
          <w:rStyle w:val="Strong"/>
          <w:rFonts w:ascii="Segoe UI" w:hAnsi="Segoe UI" w:cs="Segoe UI"/>
          <w:color w:val="333333"/>
        </w:rPr>
        <w:t>private methods</w:t>
      </w:r>
      <w:r>
        <w:rPr>
          <w:rFonts w:ascii="inter-regular" w:hAnsi="inter-regular"/>
          <w:color w:val="333333"/>
        </w:rPr>
        <w:t> in an interface.</w:t>
      </w:r>
    </w:p>
    <w:p w14:paraId="1A9804F6" w14:textId="77777777" w:rsidR="00DD6DC8" w:rsidRDefault="00DD6DC8" w:rsidP="00DD6DC8">
      <w:pPr>
        <w:pStyle w:val="Heading2"/>
        <w:shd w:val="clear" w:color="auto" w:fill="FFFFFF"/>
        <w:spacing w:line="312" w:lineRule="atLeast"/>
        <w:jc w:val="both"/>
        <w:rPr>
          <w:rFonts w:ascii="Helvetica" w:hAnsi="Helvetica"/>
          <w:b w:val="0"/>
          <w:bCs w:val="0"/>
          <w:color w:val="610B38"/>
          <w:sz w:val="38"/>
          <w:szCs w:val="38"/>
        </w:rPr>
      </w:pPr>
      <w:r>
        <w:rPr>
          <w:rFonts w:ascii="Helvetica" w:hAnsi="Helvetica"/>
          <w:b w:val="0"/>
          <w:bCs w:val="0"/>
          <w:color w:val="610B38"/>
          <w:sz w:val="38"/>
          <w:szCs w:val="38"/>
        </w:rPr>
        <w:t>Why use Java interface?</w:t>
      </w:r>
    </w:p>
    <w:p w14:paraId="5503024B" w14:textId="77777777" w:rsidR="00DD6DC8" w:rsidRDefault="00DD6DC8" w:rsidP="00DD6DC8">
      <w:pPr>
        <w:pStyle w:val="NormalWeb"/>
        <w:shd w:val="clear" w:color="auto" w:fill="FFFFFF"/>
        <w:jc w:val="both"/>
        <w:rPr>
          <w:rFonts w:ascii="inter-regular" w:hAnsi="inter-regular"/>
          <w:color w:val="333333"/>
        </w:rPr>
      </w:pPr>
      <w:r>
        <w:rPr>
          <w:rFonts w:ascii="inter-regular" w:hAnsi="inter-regular"/>
          <w:color w:val="333333"/>
        </w:rPr>
        <w:t>There are mainly three reasons to use interface. They are given below.</w:t>
      </w:r>
    </w:p>
    <w:p w14:paraId="6F7BE889" w14:textId="77777777" w:rsidR="00DD6DC8" w:rsidRDefault="00DD6DC8" w:rsidP="00DD6DC8">
      <w:pPr>
        <w:numPr>
          <w:ilvl w:val="0"/>
          <w:numId w:val="121"/>
        </w:numPr>
        <w:shd w:val="clear" w:color="auto" w:fill="FFFFFF"/>
        <w:spacing w:before="60" w:after="100" w:afterAutospacing="1" w:line="375" w:lineRule="atLeast"/>
        <w:jc w:val="both"/>
        <w:rPr>
          <w:rFonts w:ascii="inter-regular" w:hAnsi="inter-regular"/>
          <w:color w:val="000000"/>
        </w:rPr>
      </w:pPr>
      <w:r>
        <w:rPr>
          <w:rFonts w:ascii="inter-regular" w:hAnsi="inter-regular"/>
          <w:color w:val="000000"/>
        </w:rPr>
        <w:t>It is used to achieve abstraction.</w:t>
      </w:r>
    </w:p>
    <w:p w14:paraId="7F94C22E" w14:textId="77777777" w:rsidR="00DD6DC8" w:rsidRDefault="00DD6DC8" w:rsidP="00DD6DC8">
      <w:pPr>
        <w:numPr>
          <w:ilvl w:val="0"/>
          <w:numId w:val="121"/>
        </w:numPr>
        <w:shd w:val="clear" w:color="auto" w:fill="FFFFFF"/>
        <w:spacing w:before="60" w:after="100" w:afterAutospacing="1" w:line="375" w:lineRule="atLeast"/>
        <w:jc w:val="both"/>
        <w:rPr>
          <w:rFonts w:ascii="inter-regular" w:hAnsi="inter-regular"/>
          <w:color w:val="000000"/>
        </w:rPr>
      </w:pPr>
      <w:r>
        <w:rPr>
          <w:rFonts w:ascii="inter-regular" w:hAnsi="inter-regular"/>
          <w:color w:val="000000"/>
        </w:rPr>
        <w:t>By interface, we can support the functionality of multiple inheritance.</w:t>
      </w:r>
    </w:p>
    <w:p w14:paraId="08EA6D01" w14:textId="77777777" w:rsidR="00DD6DC8" w:rsidRDefault="00DD6DC8" w:rsidP="00DD6DC8">
      <w:pPr>
        <w:numPr>
          <w:ilvl w:val="0"/>
          <w:numId w:val="121"/>
        </w:numPr>
        <w:shd w:val="clear" w:color="auto" w:fill="FFFFFF"/>
        <w:spacing w:before="60" w:after="100" w:afterAutospacing="1" w:line="375" w:lineRule="atLeast"/>
        <w:jc w:val="both"/>
        <w:rPr>
          <w:rFonts w:ascii="inter-regular" w:hAnsi="inter-regular"/>
          <w:color w:val="000000"/>
        </w:rPr>
      </w:pPr>
      <w:r>
        <w:rPr>
          <w:rFonts w:ascii="inter-regular" w:hAnsi="inter-regular"/>
          <w:color w:val="000000"/>
        </w:rPr>
        <w:t>It can be used to achieve loose coupling.</w:t>
      </w:r>
    </w:p>
    <w:p w14:paraId="24647071" w14:textId="77777777" w:rsidR="00DD6DC8" w:rsidRDefault="00DD6DC8" w:rsidP="00DD6DC8">
      <w:pPr>
        <w:spacing w:after="0" w:line="240" w:lineRule="auto"/>
        <w:rPr>
          <w:rFonts w:ascii="Times New Roman" w:hAnsi="Times New Roman"/>
        </w:rPr>
      </w:pPr>
      <w:r>
        <w:rPr>
          <w:noProof/>
        </w:rPr>
        <w:lastRenderedPageBreak/>
        <w:drawing>
          <wp:inline distT="0" distB="0" distL="0" distR="0" wp14:anchorId="6725263E" wp14:editId="1738FBF5">
            <wp:extent cx="4913630" cy="3744595"/>
            <wp:effectExtent l="0" t="0" r="1270" b="8255"/>
            <wp:docPr id="1864590927" name="Picture 9" descr="Why use Java Interf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Why use Java Interface"/>
                    <pic:cNvPicPr>
                      <a:picLocks noChangeAspect="1" noChangeArrowheads="1"/>
                    </pic:cNvPicPr>
                  </pic:nvPicPr>
                  <pic:blipFill>
                    <a:blip r:embed="rId118">
                      <a:extLst>
                        <a:ext uri="{28A0092B-C50C-407E-A947-70E740481C1C}">
                          <a14:useLocalDpi xmlns:a14="http://schemas.microsoft.com/office/drawing/2010/main" val="0"/>
                        </a:ext>
                      </a:extLst>
                    </a:blip>
                    <a:srcRect/>
                    <a:stretch>
                      <a:fillRect/>
                    </a:stretch>
                  </pic:blipFill>
                  <pic:spPr bwMode="auto">
                    <a:xfrm>
                      <a:off x="0" y="0"/>
                      <a:ext cx="4913630" cy="3744595"/>
                    </a:xfrm>
                    <a:prstGeom prst="rect">
                      <a:avLst/>
                    </a:prstGeom>
                    <a:noFill/>
                    <a:ln>
                      <a:noFill/>
                    </a:ln>
                  </pic:spPr>
                </pic:pic>
              </a:graphicData>
            </a:graphic>
          </wp:inline>
        </w:drawing>
      </w:r>
    </w:p>
    <w:p w14:paraId="3C3A77EB" w14:textId="77777777" w:rsidR="00DD6DC8" w:rsidRDefault="00DD6DC8" w:rsidP="00DD6DC8">
      <w:pPr>
        <w:pStyle w:val="Heading2"/>
        <w:shd w:val="clear" w:color="auto" w:fill="FFFFFF"/>
        <w:spacing w:line="312" w:lineRule="atLeast"/>
        <w:jc w:val="both"/>
        <w:rPr>
          <w:rFonts w:ascii="Helvetica" w:hAnsi="Helvetica"/>
          <w:b w:val="0"/>
          <w:bCs w:val="0"/>
          <w:color w:val="610B38"/>
          <w:sz w:val="38"/>
          <w:szCs w:val="38"/>
        </w:rPr>
      </w:pPr>
      <w:r>
        <w:rPr>
          <w:rFonts w:ascii="Helvetica" w:hAnsi="Helvetica"/>
          <w:b w:val="0"/>
          <w:bCs w:val="0"/>
          <w:color w:val="610B38"/>
          <w:sz w:val="38"/>
          <w:szCs w:val="38"/>
        </w:rPr>
        <w:t>How to declare an interface?</w:t>
      </w:r>
    </w:p>
    <w:p w14:paraId="2A17362F" w14:textId="77777777" w:rsidR="00DD6DC8" w:rsidRDefault="00DD6DC8" w:rsidP="00DD6DC8">
      <w:pPr>
        <w:pStyle w:val="NormalWeb"/>
        <w:shd w:val="clear" w:color="auto" w:fill="FFFFFF"/>
        <w:jc w:val="both"/>
        <w:rPr>
          <w:rFonts w:ascii="inter-regular" w:hAnsi="inter-regular"/>
          <w:color w:val="333333"/>
        </w:rPr>
      </w:pPr>
      <w:r>
        <w:rPr>
          <w:rFonts w:ascii="inter-regular" w:hAnsi="inter-regular"/>
          <w:color w:val="333333"/>
        </w:rPr>
        <w:t>An interface is declared by using the interface keyword. It provides total abstraction; means all the methods in an interface are declared with the empty body, and all the fields are public, static and final by default. A class that implements an interface must implement all the methods declared in the interface.</w:t>
      </w:r>
    </w:p>
    <w:p w14:paraId="57866B4F" w14:textId="77777777" w:rsidR="00DD6DC8" w:rsidRDefault="00DD6DC8" w:rsidP="00DD6DC8">
      <w:pPr>
        <w:pStyle w:val="Heading3"/>
        <w:shd w:val="clear" w:color="auto" w:fill="FFFFFF"/>
        <w:jc w:val="both"/>
        <w:rPr>
          <w:rFonts w:ascii="Tahoma" w:hAnsi="Tahoma" w:cs="Tahoma"/>
          <w:color w:val="610B4B"/>
          <w:sz w:val="33"/>
          <w:szCs w:val="33"/>
        </w:rPr>
      </w:pPr>
      <w:r>
        <w:rPr>
          <w:rFonts w:ascii="Tahoma" w:hAnsi="Tahoma" w:cs="Tahoma"/>
          <w:b/>
          <w:bCs/>
          <w:color w:val="610B4B"/>
          <w:sz w:val="33"/>
          <w:szCs w:val="33"/>
        </w:rPr>
        <w:t>Syntax:</w:t>
      </w:r>
    </w:p>
    <w:p w14:paraId="5ACFA56A" w14:textId="77777777" w:rsidR="00DD6DC8" w:rsidRDefault="00DD6DC8" w:rsidP="00DD6DC8">
      <w:pPr>
        <w:pStyle w:val="alt"/>
        <w:numPr>
          <w:ilvl w:val="0"/>
          <w:numId w:val="122"/>
        </w:numPr>
        <w:spacing w:before="0" w:beforeAutospacing="0" w:after="0" w:afterAutospacing="0" w:line="375" w:lineRule="atLeast"/>
        <w:jc w:val="both"/>
        <w:rPr>
          <w:rFonts w:ascii="inter-regular" w:hAnsi="inter-regular"/>
          <w:color w:val="000000"/>
        </w:rPr>
      </w:pPr>
      <w:r>
        <w:rPr>
          <w:rStyle w:val="keyword"/>
          <w:rFonts w:ascii="inter-regular" w:hAnsi="inter-regular"/>
          <w:b/>
          <w:bCs/>
          <w:color w:val="006699"/>
          <w:bdr w:val="none" w:sz="0" w:space="0" w:color="auto" w:frame="1"/>
        </w:rPr>
        <w:t>interface</w:t>
      </w:r>
      <w:r>
        <w:rPr>
          <w:rFonts w:ascii="inter-regular" w:hAnsi="inter-regular"/>
          <w:color w:val="000000"/>
          <w:bdr w:val="none" w:sz="0" w:space="0" w:color="auto" w:frame="1"/>
        </w:rPr>
        <w:t> &lt;interface_name&gt;{  </w:t>
      </w:r>
    </w:p>
    <w:p w14:paraId="6B09CD0A" w14:textId="77777777" w:rsidR="00DD6DC8" w:rsidRDefault="00DD6DC8" w:rsidP="00DD6DC8">
      <w:pPr>
        <w:numPr>
          <w:ilvl w:val="0"/>
          <w:numId w:val="122"/>
        </w:numPr>
        <w:spacing w:after="0" w:line="375" w:lineRule="atLeast"/>
        <w:jc w:val="both"/>
        <w:rPr>
          <w:rFonts w:ascii="inter-regular" w:hAnsi="inter-regular"/>
          <w:color w:val="000000"/>
        </w:rPr>
      </w:pPr>
      <w:r>
        <w:rPr>
          <w:rFonts w:ascii="inter-regular" w:hAnsi="inter-regular"/>
          <w:color w:val="000000"/>
          <w:bdr w:val="none" w:sz="0" w:space="0" w:color="auto" w:frame="1"/>
        </w:rPr>
        <w:t>      </w:t>
      </w:r>
    </w:p>
    <w:p w14:paraId="720BEA4C" w14:textId="77777777" w:rsidR="00DD6DC8" w:rsidRDefault="00DD6DC8" w:rsidP="00DD6DC8">
      <w:pPr>
        <w:pStyle w:val="alt"/>
        <w:numPr>
          <w:ilvl w:val="0"/>
          <w:numId w:val="122"/>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w:t>
      </w:r>
      <w:r>
        <w:rPr>
          <w:rStyle w:val="comment"/>
          <w:rFonts w:ascii="inter-regular" w:hAnsi="inter-regular"/>
          <w:color w:val="008200"/>
          <w:bdr w:val="none" w:sz="0" w:space="0" w:color="auto" w:frame="1"/>
        </w:rPr>
        <w:t>// declare constant fields</w:t>
      </w:r>
      <w:r>
        <w:rPr>
          <w:rFonts w:ascii="inter-regular" w:hAnsi="inter-regular"/>
          <w:color w:val="000000"/>
          <w:bdr w:val="none" w:sz="0" w:space="0" w:color="auto" w:frame="1"/>
        </w:rPr>
        <w:t>  </w:t>
      </w:r>
    </w:p>
    <w:p w14:paraId="4E285494" w14:textId="77777777" w:rsidR="00DD6DC8" w:rsidRDefault="00DD6DC8" w:rsidP="00DD6DC8">
      <w:pPr>
        <w:numPr>
          <w:ilvl w:val="0"/>
          <w:numId w:val="122"/>
        </w:numPr>
        <w:spacing w:after="0" w:line="375" w:lineRule="atLeast"/>
        <w:jc w:val="both"/>
        <w:rPr>
          <w:rFonts w:ascii="inter-regular" w:hAnsi="inter-regular"/>
          <w:color w:val="000000"/>
        </w:rPr>
      </w:pPr>
      <w:r>
        <w:rPr>
          <w:rFonts w:ascii="inter-regular" w:hAnsi="inter-regular"/>
          <w:color w:val="000000"/>
          <w:bdr w:val="none" w:sz="0" w:space="0" w:color="auto" w:frame="1"/>
        </w:rPr>
        <w:t>    </w:t>
      </w:r>
      <w:r>
        <w:rPr>
          <w:rStyle w:val="comment"/>
          <w:rFonts w:ascii="inter-regular" w:hAnsi="inter-regular"/>
          <w:color w:val="008200"/>
          <w:bdr w:val="none" w:sz="0" w:space="0" w:color="auto" w:frame="1"/>
        </w:rPr>
        <w:t>// declare methods that abstract </w:t>
      </w:r>
      <w:r>
        <w:rPr>
          <w:rFonts w:ascii="inter-regular" w:hAnsi="inter-regular"/>
          <w:color w:val="000000"/>
          <w:bdr w:val="none" w:sz="0" w:space="0" w:color="auto" w:frame="1"/>
        </w:rPr>
        <w:t>  </w:t>
      </w:r>
    </w:p>
    <w:p w14:paraId="7C418C0D" w14:textId="77777777" w:rsidR="00DD6DC8" w:rsidRDefault="00DD6DC8" w:rsidP="00DD6DC8">
      <w:pPr>
        <w:pStyle w:val="alt"/>
        <w:numPr>
          <w:ilvl w:val="0"/>
          <w:numId w:val="122"/>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w:t>
      </w:r>
      <w:r>
        <w:rPr>
          <w:rStyle w:val="comment"/>
          <w:rFonts w:ascii="inter-regular" w:hAnsi="inter-regular"/>
          <w:color w:val="008200"/>
          <w:bdr w:val="none" w:sz="0" w:space="0" w:color="auto" w:frame="1"/>
        </w:rPr>
        <w:t>// by default.</w:t>
      </w:r>
      <w:r>
        <w:rPr>
          <w:rFonts w:ascii="inter-regular" w:hAnsi="inter-regular"/>
          <w:color w:val="000000"/>
          <w:bdr w:val="none" w:sz="0" w:space="0" w:color="auto" w:frame="1"/>
        </w:rPr>
        <w:t>  </w:t>
      </w:r>
    </w:p>
    <w:p w14:paraId="79A6CA34" w14:textId="77777777" w:rsidR="00DD6DC8" w:rsidRDefault="00DD6DC8" w:rsidP="00DD6DC8">
      <w:pPr>
        <w:numPr>
          <w:ilvl w:val="0"/>
          <w:numId w:val="122"/>
        </w:numPr>
        <w:spacing w:after="0" w:line="375" w:lineRule="atLeast"/>
        <w:jc w:val="both"/>
        <w:rPr>
          <w:rFonts w:ascii="inter-regular" w:hAnsi="inter-regular"/>
          <w:color w:val="000000"/>
        </w:rPr>
      </w:pPr>
      <w:r>
        <w:rPr>
          <w:rFonts w:ascii="inter-regular" w:hAnsi="inter-regular"/>
          <w:color w:val="000000"/>
          <w:bdr w:val="none" w:sz="0" w:space="0" w:color="auto" w:frame="1"/>
        </w:rPr>
        <w:t>}  </w:t>
      </w:r>
    </w:p>
    <w:p w14:paraId="0EA813EC" w14:textId="77777777" w:rsidR="00DD6DC8" w:rsidRDefault="00DD6DC8" w:rsidP="00DD6DC8">
      <w:pPr>
        <w:pStyle w:val="Heading2"/>
        <w:shd w:val="clear" w:color="auto" w:fill="FFFFFF"/>
        <w:spacing w:line="312" w:lineRule="atLeast"/>
        <w:jc w:val="both"/>
        <w:rPr>
          <w:rFonts w:ascii="Helvetica" w:hAnsi="Helvetica"/>
          <w:b w:val="0"/>
          <w:bCs w:val="0"/>
          <w:color w:val="610B38"/>
          <w:sz w:val="38"/>
          <w:szCs w:val="38"/>
        </w:rPr>
      </w:pPr>
      <w:r>
        <w:rPr>
          <w:rFonts w:ascii="Helvetica" w:hAnsi="Helvetica"/>
          <w:b w:val="0"/>
          <w:bCs w:val="0"/>
          <w:color w:val="610B38"/>
          <w:sz w:val="38"/>
          <w:szCs w:val="38"/>
        </w:rPr>
        <w:t>Java 8 Interface Improvement</w:t>
      </w:r>
    </w:p>
    <w:p w14:paraId="6110EEEB" w14:textId="77777777" w:rsidR="00DD6DC8" w:rsidRDefault="00DD6DC8" w:rsidP="00DD6DC8">
      <w:pPr>
        <w:pStyle w:val="NormalWeb"/>
        <w:shd w:val="clear" w:color="auto" w:fill="FFFFFF"/>
        <w:jc w:val="both"/>
        <w:rPr>
          <w:rFonts w:ascii="inter-regular" w:hAnsi="inter-regular"/>
          <w:color w:val="333333"/>
        </w:rPr>
      </w:pPr>
      <w:r>
        <w:rPr>
          <w:rFonts w:ascii="inter-regular" w:hAnsi="inter-regular"/>
          <w:color w:val="333333"/>
        </w:rPr>
        <w:t>Since </w:t>
      </w:r>
      <w:hyperlink r:id="rId119" w:history="1">
        <w:r>
          <w:rPr>
            <w:rStyle w:val="Hyperlink"/>
            <w:rFonts w:ascii="inter-regular" w:hAnsi="inter-regular"/>
            <w:color w:val="008000"/>
          </w:rPr>
          <w:t>Java 8</w:t>
        </w:r>
      </w:hyperlink>
      <w:r>
        <w:rPr>
          <w:rFonts w:ascii="inter-regular" w:hAnsi="inter-regular"/>
          <w:color w:val="333333"/>
        </w:rPr>
        <w:t>, interface can have default and static methods which is discussed later.</w:t>
      </w:r>
    </w:p>
    <w:p w14:paraId="61AA9153" w14:textId="77777777" w:rsidR="00DD6DC8" w:rsidRDefault="00DD6DC8" w:rsidP="00DD6DC8">
      <w:pPr>
        <w:pStyle w:val="Heading2"/>
        <w:shd w:val="clear" w:color="auto" w:fill="FFFFFF"/>
        <w:spacing w:line="312" w:lineRule="atLeast"/>
        <w:jc w:val="both"/>
        <w:rPr>
          <w:rFonts w:ascii="Helvetica" w:hAnsi="Helvetica"/>
          <w:b w:val="0"/>
          <w:bCs w:val="0"/>
          <w:color w:val="610B38"/>
          <w:sz w:val="38"/>
          <w:szCs w:val="38"/>
        </w:rPr>
      </w:pPr>
      <w:r>
        <w:rPr>
          <w:rFonts w:ascii="Helvetica" w:hAnsi="Helvetica"/>
          <w:b w:val="0"/>
          <w:bCs w:val="0"/>
          <w:color w:val="610B38"/>
          <w:sz w:val="38"/>
          <w:szCs w:val="38"/>
        </w:rPr>
        <w:t>Internal addition by the compiler</w:t>
      </w:r>
    </w:p>
    <w:p w14:paraId="679602D4" w14:textId="77777777" w:rsidR="00DD6DC8" w:rsidRDefault="00DD6DC8" w:rsidP="00DD6DC8">
      <w:pPr>
        <w:pStyle w:val="Heading4"/>
        <w:pBdr>
          <w:left w:val="single" w:sz="18" w:space="30" w:color="FFA500"/>
        </w:pBdr>
        <w:shd w:val="clear" w:color="auto" w:fill="FAEBD7"/>
        <w:jc w:val="both"/>
        <w:rPr>
          <w:rFonts w:ascii="Arial" w:hAnsi="Arial" w:cs="Arial"/>
          <w:b w:val="0"/>
          <w:bCs w:val="0"/>
          <w:color w:val="333333"/>
          <w:sz w:val="23"/>
          <w:szCs w:val="23"/>
        </w:rPr>
      </w:pPr>
      <w:r>
        <w:rPr>
          <w:rFonts w:ascii="Arial" w:hAnsi="Arial" w:cs="Arial"/>
          <w:b w:val="0"/>
          <w:bCs w:val="0"/>
          <w:color w:val="333333"/>
          <w:sz w:val="23"/>
          <w:szCs w:val="23"/>
        </w:rPr>
        <w:t>The Java compiler adds public and abstract keywords before the interface method. Moreover, it adds public, static and final keywords before data members.</w:t>
      </w:r>
    </w:p>
    <w:p w14:paraId="00F76B84" w14:textId="77777777" w:rsidR="00DD6DC8" w:rsidRDefault="00DD6DC8" w:rsidP="00DD6DC8">
      <w:pPr>
        <w:pStyle w:val="NormalWeb"/>
        <w:shd w:val="clear" w:color="auto" w:fill="FFFFFF"/>
        <w:jc w:val="both"/>
        <w:rPr>
          <w:rFonts w:ascii="inter-regular" w:hAnsi="inter-regular"/>
          <w:color w:val="333333"/>
        </w:rPr>
      </w:pPr>
      <w:r>
        <w:rPr>
          <w:rFonts w:ascii="inter-regular" w:hAnsi="inter-regular"/>
          <w:color w:val="333333"/>
        </w:rPr>
        <w:lastRenderedPageBreak/>
        <w:t>In other words, Interface fields are public, static and final by default, and the methods are public and abstract.</w:t>
      </w:r>
    </w:p>
    <w:p w14:paraId="2EE45B08" w14:textId="77777777" w:rsidR="00DD6DC8" w:rsidRDefault="00DD6DC8" w:rsidP="00DD6DC8">
      <w:pPr>
        <w:rPr>
          <w:rFonts w:ascii="Times New Roman" w:hAnsi="Times New Roman"/>
        </w:rPr>
      </w:pPr>
      <w:r>
        <w:rPr>
          <w:noProof/>
        </w:rPr>
        <w:drawing>
          <wp:inline distT="0" distB="0" distL="0" distR="0" wp14:anchorId="00269AE8" wp14:editId="641172E5">
            <wp:extent cx="5731510" cy="1259840"/>
            <wp:effectExtent l="0" t="0" r="2540" b="0"/>
            <wp:docPr id="409063036" name="Picture 8" descr="interface in ja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interface in java"/>
                    <pic:cNvPicPr>
                      <a:picLocks noChangeAspect="1" noChangeArrowheads="1"/>
                    </pic:cNvPicPr>
                  </pic:nvPicPr>
                  <pic:blipFill>
                    <a:blip r:embed="rId120">
                      <a:extLst>
                        <a:ext uri="{28A0092B-C50C-407E-A947-70E740481C1C}">
                          <a14:useLocalDpi xmlns:a14="http://schemas.microsoft.com/office/drawing/2010/main" val="0"/>
                        </a:ext>
                      </a:extLst>
                    </a:blip>
                    <a:srcRect/>
                    <a:stretch>
                      <a:fillRect/>
                    </a:stretch>
                  </pic:blipFill>
                  <pic:spPr bwMode="auto">
                    <a:xfrm>
                      <a:off x="0" y="0"/>
                      <a:ext cx="5731510" cy="1259840"/>
                    </a:xfrm>
                    <a:prstGeom prst="rect">
                      <a:avLst/>
                    </a:prstGeom>
                    <a:noFill/>
                    <a:ln>
                      <a:noFill/>
                    </a:ln>
                  </pic:spPr>
                </pic:pic>
              </a:graphicData>
            </a:graphic>
          </wp:inline>
        </w:drawing>
      </w:r>
    </w:p>
    <w:p w14:paraId="0984FE9A" w14:textId="77777777" w:rsidR="00DD6DC8" w:rsidRDefault="00000000" w:rsidP="00DD6DC8">
      <w:r>
        <w:pict w14:anchorId="0C71B960">
          <v:rect id="_x0000_i1061" style="width:0;height:.75pt" o:hrstd="t" o:hrnoshade="t" o:hr="t" fillcolor="#d4d4d4" stroked="f"/>
        </w:pict>
      </w:r>
    </w:p>
    <w:p w14:paraId="4E281DDE" w14:textId="77777777" w:rsidR="00DD6DC8" w:rsidRDefault="00DD6DC8" w:rsidP="00DD6DC8">
      <w:pPr>
        <w:pStyle w:val="Heading4"/>
        <w:shd w:val="clear" w:color="auto" w:fill="FFFFFF"/>
        <w:jc w:val="both"/>
        <w:rPr>
          <w:rFonts w:ascii="Helvetica" w:hAnsi="Helvetica"/>
          <w:b w:val="0"/>
          <w:bCs w:val="0"/>
          <w:color w:val="610B38"/>
          <w:sz w:val="38"/>
          <w:szCs w:val="38"/>
        </w:rPr>
      </w:pPr>
      <w:r>
        <w:rPr>
          <w:rFonts w:ascii="Helvetica" w:hAnsi="Helvetica"/>
          <w:b w:val="0"/>
          <w:bCs w:val="0"/>
          <w:color w:val="610B38"/>
          <w:sz w:val="38"/>
          <w:szCs w:val="38"/>
        </w:rPr>
        <w:t>The relationship between classes and interfaces</w:t>
      </w:r>
    </w:p>
    <w:p w14:paraId="740EAD84" w14:textId="77777777" w:rsidR="00DD6DC8" w:rsidRDefault="00DD6DC8" w:rsidP="00DD6DC8">
      <w:pPr>
        <w:pStyle w:val="NormalWeb"/>
        <w:shd w:val="clear" w:color="auto" w:fill="FFFFFF"/>
        <w:jc w:val="both"/>
        <w:rPr>
          <w:rFonts w:ascii="inter-regular" w:hAnsi="inter-regular"/>
          <w:color w:val="333333"/>
        </w:rPr>
      </w:pPr>
      <w:r>
        <w:rPr>
          <w:rFonts w:ascii="inter-regular" w:hAnsi="inter-regular"/>
          <w:color w:val="333333"/>
        </w:rPr>
        <w:t>As shown in the figure given below, a class extends another class, an interface extends another interface, but a </w:t>
      </w:r>
      <w:r>
        <w:rPr>
          <w:rStyle w:val="Strong"/>
          <w:rFonts w:ascii="Segoe UI" w:hAnsi="Segoe UI" w:cs="Segoe UI"/>
          <w:color w:val="333333"/>
        </w:rPr>
        <w:t>class implements an interface</w:t>
      </w:r>
      <w:r>
        <w:rPr>
          <w:rFonts w:ascii="inter-regular" w:hAnsi="inter-regular"/>
          <w:color w:val="333333"/>
        </w:rPr>
        <w:t>.</w:t>
      </w:r>
    </w:p>
    <w:p w14:paraId="72239DA2" w14:textId="77777777" w:rsidR="00DD6DC8" w:rsidRDefault="00DD6DC8" w:rsidP="00DD6DC8">
      <w:pPr>
        <w:rPr>
          <w:rFonts w:ascii="Times New Roman" w:hAnsi="Times New Roman"/>
        </w:rPr>
      </w:pPr>
      <w:r>
        <w:rPr>
          <w:noProof/>
        </w:rPr>
        <w:drawing>
          <wp:inline distT="0" distB="0" distL="0" distR="0" wp14:anchorId="01E1553F" wp14:editId="3C8FFC4C">
            <wp:extent cx="5619750" cy="2713990"/>
            <wp:effectExtent l="0" t="0" r="0" b="0"/>
            <wp:docPr id="375972430" name="Picture 7" descr="The relationship between class and interf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The relationship between class and interface"/>
                    <pic:cNvPicPr>
                      <a:picLocks noChangeAspect="1" noChangeArrowheads="1"/>
                    </pic:cNvPicPr>
                  </pic:nvPicPr>
                  <pic:blipFill>
                    <a:blip r:embed="rId121">
                      <a:extLst>
                        <a:ext uri="{28A0092B-C50C-407E-A947-70E740481C1C}">
                          <a14:useLocalDpi xmlns:a14="http://schemas.microsoft.com/office/drawing/2010/main" val="0"/>
                        </a:ext>
                      </a:extLst>
                    </a:blip>
                    <a:srcRect/>
                    <a:stretch>
                      <a:fillRect/>
                    </a:stretch>
                  </pic:blipFill>
                  <pic:spPr bwMode="auto">
                    <a:xfrm>
                      <a:off x="0" y="0"/>
                      <a:ext cx="5619750" cy="2713990"/>
                    </a:xfrm>
                    <a:prstGeom prst="rect">
                      <a:avLst/>
                    </a:prstGeom>
                    <a:noFill/>
                    <a:ln>
                      <a:noFill/>
                    </a:ln>
                  </pic:spPr>
                </pic:pic>
              </a:graphicData>
            </a:graphic>
          </wp:inline>
        </w:drawing>
      </w:r>
    </w:p>
    <w:p w14:paraId="5B633348" w14:textId="77777777" w:rsidR="00DD6DC8" w:rsidRDefault="00000000" w:rsidP="00DD6DC8">
      <w:r>
        <w:pict w14:anchorId="7ACEC21B">
          <v:rect id="_x0000_i1062" style="width:0;height:.75pt" o:hrstd="t" o:hrnoshade="t" o:hr="t" fillcolor="#d4d4d4" stroked="f"/>
        </w:pict>
      </w:r>
    </w:p>
    <w:p w14:paraId="07B32C7F" w14:textId="77777777" w:rsidR="00DD6DC8" w:rsidRDefault="00DD6DC8" w:rsidP="00DD6DC8">
      <w:pPr>
        <w:pStyle w:val="Heading2"/>
        <w:shd w:val="clear" w:color="auto" w:fill="FFFFFF"/>
        <w:jc w:val="both"/>
        <w:rPr>
          <w:rFonts w:ascii="Tahoma" w:hAnsi="Tahoma" w:cs="Tahoma"/>
          <w:b w:val="0"/>
          <w:bCs w:val="0"/>
          <w:color w:val="610B4B"/>
          <w:sz w:val="33"/>
          <w:szCs w:val="33"/>
        </w:rPr>
      </w:pPr>
      <w:r>
        <w:rPr>
          <w:rFonts w:ascii="Tahoma" w:hAnsi="Tahoma" w:cs="Tahoma"/>
          <w:b w:val="0"/>
          <w:bCs w:val="0"/>
          <w:color w:val="610B4B"/>
          <w:sz w:val="33"/>
          <w:szCs w:val="33"/>
        </w:rPr>
        <w:t>Java Interface Example</w:t>
      </w:r>
    </w:p>
    <w:p w14:paraId="7FBEC7B8" w14:textId="77777777" w:rsidR="00DD6DC8" w:rsidRDefault="00DD6DC8" w:rsidP="00DD6DC8">
      <w:pPr>
        <w:pStyle w:val="NormalWeb"/>
        <w:shd w:val="clear" w:color="auto" w:fill="FFFFFF"/>
        <w:jc w:val="both"/>
        <w:rPr>
          <w:rFonts w:ascii="inter-regular" w:hAnsi="inter-regular"/>
          <w:color w:val="333333"/>
        </w:rPr>
      </w:pPr>
      <w:r>
        <w:rPr>
          <w:rFonts w:ascii="inter-regular" w:hAnsi="inter-regular"/>
          <w:color w:val="333333"/>
        </w:rPr>
        <w:t>In this example, the Printable interface has only one method, and its implementation is provided in the A6 class.</w:t>
      </w:r>
    </w:p>
    <w:p w14:paraId="5500D7E7" w14:textId="77777777" w:rsidR="00DD6DC8" w:rsidRDefault="00DD6DC8" w:rsidP="00DD6DC8">
      <w:pPr>
        <w:pStyle w:val="alt"/>
        <w:numPr>
          <w:ilvl w:val="0"/>
          <w:numId w:val="123"/>
        </w:numPr>
        <w:spacing w:before="0" w:beforeAutospacing="0" w:after="0" w:afterAutospacing="0" w:line="375" w:lineRule="atLeast"/>
        <w:jc w:val="both"/>
        <w:rPr>
          <w:rFonts w:ascii="inter-regular" w:hAnsi="inter-regular"/>
          <w:color w:val="000000"/>
        </w:rPr>
      </w:pPr>
      <w:r>
        <w:rPr>
          <w:rStyle w:val="keyword"/>
          <w:rFonts w:ascii="inter-regular" w:hAnsi="inter-regular"/>
          <w:b/>
          <w:bCs/>
          <w:color w:val="006699"/>
          <w:bdr w:val="none" w:sz="0" w:space="0" w:color="auto" w:frame="1"/>
        </w:rPr>
        <w:t>interface</w:t>
      </w:r>
      <w:r>
        <w:rPr>
          <w:rFonts w:ascii="inter-regular" w:hAnsi="inter-regular"/>
          <w:color w:val="000000"/>
          <w:bdr w:val="none" w:sz="0" w:space="0" w:color="auto" w:frame="1"/>
        </w:rPr>
        <w:t> printable{  </w:t>
      </w:r>
    </w:p>
    <w:p w14:paraId="1C678EB7" w14:textId="77777777" w:rsidR="00DD6DC8" w:rsidRDefault="00DD6DC8" w:rsidP="00DD6DC8">
      <w:pPr>
        <w:numPr>
          <w:ilvl w:val="0"/>
          <w:numId w:val="123"/>
        </w:numPr>
        <w:spacing w:after="0" w:line="375" w:lineRule="atLeast"/>
        <w:jc w:val="both"/>
        <w:rPr>
          <w:rFonts w:ascii="inter-regular" w:hAnsi="inter-regular"/>
          <w:color w:val="000000"/>
        </w:rPr>
      </w:pPr>
      <w:r>
        <w:rPr>
          <w:rStyle w:val="keyword"/>
          <w:rFonts w:ascii="inter-regular" w:hAnsi="inter-regular"/>
          <w:b/>
          <w:bCs/>
          <w:color w:val="006699"/>
          <w:bdr w:val="none" w:sz="0" w:space="0" w:color="auto" w:frame="1"/>
        </w:rPr>
        <w:t>void</w:t>
      </w:r>
      <w:r>
        <w:rPr>
          <w:rFonts w:ascii="inter-regular" w:hAnsi="inter-regular"/>
          <w:color w:val="000000"/>
          <w:bdr w:val="none" w:sz="0" w:space="0" w:color="auto" w:frame="1"/>
        </w:rPr>
        <w:t> print();  </w:t>
      </w:r>
    </w:p>
    <w:p w14:paraId="4BDAB522" w14:textId="77777777" w:rsidR="00DD6DC8" w:rsidRDefault="00DD6DC8" w:rsidP="00DD6DC8">
      <w:pPr>
        <w:pStyle w:val="alt"/>
        <w:numPr>
          <w:ilvl w:val="0"/>
          <w:numId w:val="123"/>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w:t>
      </w:r>
    </w:p>
    <w:p w14:paraId="2063AB1A" w14:textId="77777777" w:rsidR="00DD6DC8" w:rsidRDefault="00DD6DC8" w:rsidP="00DD6DC8">
      <w:pPr>
        <w:numPr>
          <w:ilvl w:val="0"/>
          <w:numId w:val="123"/>
        </w:numPr>
        <w:spacing w:after="0" w:line="375" w:lineRule="atLeast"/>
        <w:jc w:val="both"/>
        <w:rPr>
          <w:rFonts w:ascii="inter-regular" w:hAnsi="inter-regular"/>
          <w:color w:val="000000"/>
        </w:rPr>
      </w:pPr>
      <w:r>
        <w:rPr>
          <w:rStyle w:val="keyword"/>
          <w:rFonts w:ascii="inter-regular" w:hAnsi="inter-regular"/>
          <w:b/>
          <w:bCs/>
          <w:color w:val="006699"/>
          <w:bdr w:val="none" w:sz="0" w:space="0" w:color="auto" w:frame="1"/>
        </w:rPr>
        <w:t>class</w:t>
      </w:r>
      <w:r>
        <w:rPr>
          <w:rFonts w:ascii="inter-regular" w:hAnsi="inter-regular"/>
          <w:color w:val="000000"/>
          <w:bdr w:val="none" w:sz="0" w:space="0" w:color="auto" w:frame="1"/>
        </w:rPr>
        <w:t> A6 </w:t>
      </w:r>
      <w:r>
        <w:rPr>
          <w:rStyle w:val="keyword"/>
          <w:rFonts w:ascii="inter-regular" w:hAnsi="inter-regular"/>
          <w:b/>
          <w:bCs/>
          <w:color w:val="006699"/>
          <w:bdr w:val="none" w:sz="0" w:space="0" w:color="auto" w:frame="1"/>
        </w:rPr>
        <w:t>implements</w:t>
      </w:r>
      <w:r>
        <w:rPr>
          <w:rFonts w:ascii="inter-regular" w:hAnsi="inter-regular"/>
          <w:color w:val="000000"/>
          <w:bdr w:val="none" w:sz="0" w:space="0" w:color="auto" w:frame="1"/>
        </w:rPr>
        <w:t> printable{  </w:t>
      </w:r>
    </w:p>
    <w:p w14:paraId="2AA7BE71" w14:textId="77777777" w:rsidR="00DD6DC8" w:rsidRDefault="00DD6DC8" w:rsidP="00DD6DC8">
      <w:pPr>
        <w:pStyle w:val="alt"/>
        <w:numPr>
          <w:ilvl w:val="0"/>
          <w:numId w:val="123"/>
        </w:numPr>
        <w:spacing w:before="0" w:beforeAutospacing="0" w:after="0" w:afterAutospacing="0" w:line="375" w:lineRule="atLeast"/>
        <w:jc w:val="both"/>
        <w:rPr>
          <w:rFonts w:ascii="inter-regular" w:hAnsi="inter-regular"/>
          <w:color w:val="000000"/>
        </w:rPr>
      </w:pPr>
      <w:r>
        <w:rPr>
          <w:rStyle w:val="keyword"/>
          <w:rFonts w:ascii="inter-regular" w:hAnsi="inter-regular"/>
          <w:b/>
          <w:bCs/>
          <w:color w:val="006699"/>
          <w:bdr w:val="none" w:sz="0" w:space="0" w:color="auto" w:frame="1"/>
        </w:rPr>
        <w:t>public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void</w:t>
      </w:r>
      <w:r>
        <w:rPr>
          <w:rFonts w:ascii="inter-regular" w:hAnsi="inter-regular"/>
          <w:color w:val="000000"/>
          <w:bdr w:val="none" w:sz="0" w:space="0" w:color="auto" w:frame="1"/>
        </w:rPr>
        <w:t> print(){System.out.println(</w:t>
      </w:r>
      <w:r>
        <w:rPr>
          <w:rStyle w:val="string"/>
          <w:rFonts w:ascii="inter-regular" w:hAnsi="inter-regular"/>
          <w:color w:val="0000FF"/>
          <w:bdr w:val="none" w:sz="0" w:space="0" w:color="auto" w:frame="1"/>
        </w:rPr>
        <w:t>"Hello"</w:t>
      </w:r>
      <w:r>
        <w:rPr>
          <w:rFonts w:ascii="inter-regular" w:hAnsi="inter-regular"/>
          <w:color w:val="000000"/>
          <w:bdr w:val="none" w:sz="0" w:space="0" w:color="auto" w:frame="1"/>
        </w:rPr>
        <w:t>);}  </w:t>
      </w:r>
    </w:p>
    <w:p w14:paraId="0041BF29" w14:textId="77777777" w:rsidR="00DD6DC8" w:rsidRDefault="00DD6DC8" w:rsidP="00DD6DC8">
      <w:pPr>
        <w:numPr>
          <w:ilvl w:val="0"/>
          <w:numId w:val="123"/>
        </w:numPr>
        <w:spacing w:after="0" w:line="375" w:lineRule="atLeast"/>
        <w:jc w:val="both"/>
        <w:rPr>
          <w:rFonts w:ascii="inter-regular" w:hAnsi="inter-regular"/>
          <w:color w:val="000000"/>
        </w:rPr>
      </w:pPr>
      <w:r>
        <w:rPr>
          <w:rFonts w:ascii="inter-regular" w:hAnsi="inter-regular"/>
          <w:color w:val="000000"/>
          <w:bdr w:val="none" w:sz="0" w:space="0" w:color="auto" w:frame="1"/>
        </w:rPr>
        <w:lastRenderedPageBreak/>
        <w:t>  </w:t>
      </w:r>
    </w:p>
    <w:p w14:paraId="754F2DA8" w14:textId="77777777" w:rsidR="00DD6DC8" w:rsidRDefault="00DD6DC8" w:rsidP="00DD6DC8">
      <w:pPr>
        <w:pStyle w:val="alt"/>
        <w:numPr>
          <w:ilvl w:val="0"/>
          <w:numId w:val="123"/>
        </w:numPr>
        <w:spacing w:before="0" w:beforeAutospacing="0" w:after="0" w:afterAutospacing="0" w:line="375" w:lineRule="atLeast"/>
        <w:jc w:val="both"/>
        <w:rPr>
          <w:rFonts w:ascii="inter-regular" w:hAnsi="inter-regular"/>
          <w:color w:val="000000"/>
        </w:rPr>
      </w:pPr>
      <w:r>
        <w:rPr>
          <w:rStyle w:val="keyword"/>
          <w:rFonts w:ascii="inter-regular" w:hAnsi="inter-regular"/>
          <w:b/>
          <w:bCs/>
          <w:color w:val="006699"/>
          <w:bdr w:val="none" w:sz="0" w:space="0" w:color="auto" w:frame="1"/>
        </w:rPr>
        <w:t>public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static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void</w:t>
      </w:r>
      <w:r>
        <w:rPr>
          <w:rFonts w:ascii="inter-regular" w:hAnsi="inter-regular"/>
          <w:color w:val="000000"/>
          <w:bdr w:val="none" w:sz="0" w:space="0" w:color="auto" w:frame="1"/>
        </w:rPr>
        <w:t> main(String args[]){  </w:t>
      </w:r>
    </w:p>
    <w:p w14:paraId="799774D9" w14:textId="77777777" w:rsidR="00DD6DC8" w:rsidRDefault="00DD6DC8" w:rsidP="00DD6DC8">
      <w:pPr>
        <w:numPr>
          <w:ilvl w:val="0"/>
          <w:numId w:val="123"/>
        </w:numPr>
        <w:spacing w:after="0" w:line="375" w:lineRule="atLeast"/>
        <w:jc w:val="both"/>
        <w:rPr>
          <w:rFonts w:ascii="inter-regular" w:hAnsi="inter-regular"/>
          <w:color w:val="000000"/>
        </w:rPr>
      </w:pPr>
      <w:r>
        <w:rPr>
          <w:rFonts w:ascii="inter-regular" w:hAnsi="inter-regular"/>
          <w:color w:val="000000"/>
          <w:bdr w:val="none" w:sz="0" w:space="0" w:color="auto" w:frame="1"/>
        </w:rPr>
        <w:t>A6 obj = </w:t>
      </w:r>
      <w:r>
        <w:rPr>
          <w:rStyle w:val="keyword"/>
          <w:rFonts w:ascii="inter-regular" w:hAnsi="inter-regular"/>
          <w:b/>
          <w:bCs/>
          <w:color w:val="006699"/>
          <w:bdr w:val="none" w:sz="0" w:space="0" w:color="auto" w:frame="1"/>
        </w:rPr>
        <w:t>new</w:t>
      </w:r>
      <w:r>
        <w:rPr>
          <w:rFonts w:ascii="inter-regular" w:hAnsi="inter-regular"/>
          <w:color w:val="000000"/>
          <w:bdr w:val="none" w:sz="0" w:space="0" w:color="auto" w:frame="1"/>
        </w:rPr>
        <w:t> A6();  </w:t>
      </w:r>
    </w:p>
    <w:p w14:paraId="426AA9EF" w14:textId="77777777" w:rsidR="00DD6DC8" w:rsidRDefault="00DD6DC8" w:rsidP="00DD6DC8">
      <w:pPr>
        <w:pStyle w:val="alt"/>
        <w:numPr>
          <w:ilvl w:val="0"/>
          <w:numId w:val="123"/>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obj.print();  </w:t>
      </w:r>
    </w:p>
    <w:p w14:paraId="11060E78" w14:textId="77777777" w:rsidR="00DD6DC8" w:rsidRDefault="00DD6DC8" w:rsidP="00DD6DC8">
      <w:pPr>
        <w:numPr>
          <w:ilvl w:val="0"/>
          <w:numId w:val="123"/>
        </w:numPr>
        <w:spacing w:after="0" w:line="375" w:lineRule="atLeast"/>
        <w:jc w:val="both"/>
        <w:rPr>
          <w:rFonts w:ascii="inter-regular" w:hAnsi="inter-regular"/>
          <w:color w:val="000000"/>
        </w:rPr>
      </w:pPr>
      <w:r>
        <w:rPr>
          <w:rFonts w:ascii="inter-regular" w:hAnsi="inter-regular"/>
          <w:color w:val="000000"/>
          <w:bdr w:val="none" w:sz="0" w:space="0" w:color="auto" w:frame="1"/>
        </w:rPr>
        <w:t> }  </w:t>
      </w:r>
    </w:p>
    <w:p w14:paraId="3065C080" w14:textId="77777777" w:rsidR="00DD6DC8" w:rsidRDefault="00DD6DC8" w:rsidP="00DD6DC8">
      <w:pPr>
        <w:pStyle w:val="alt"/>
        <w:numPr>
          <w:ilvl w:val="0"/>
          <w:numId w:val="123"/>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w:t>
      </w:r>
    </w:p>
    <w:p w14:paraId="4A96BD19" w14:textId="77777777" w:rsidR="00DD6DC8" w:rsidRDefault="00DD6DC8" w:rsidP="00DD6DC8">
      <w:pPr>
        <w:rPr>
          <w:rFonts w:ascii="Times New Roman" w:hAnsi="Times New Roman"/>
        </w:rPr>
      </w:pPr>
      <w:hyperlink r:id="rId122" w:tgtFrame="_blank" w:history="1">
        <w:r>
          <w:rPr>
            <w:rStyle w:val="Hyperlink"/>
            <w:rFonts w:ascii="Verdana" w:hAnsi="Verdana"/>
            <w:b/>
            <w:bCs/>
            <w:color w:val="FFFFFF"/>
            <w:sz w:val="20"/>
            <w:szCs w:val="20"/>
            <w:shd w:val="clear" w:color="auto" w:fill="4CAF50"/>
          </w:rPr>
          <w:t>Test it Now</w:t>
        </w:r>
      </w:hyperlink>
    </w:p>
    <w:p w14:paraId="13E156AE" w14:textId="77777777" w:rsidR="00DD6DC8" w:rsidRDefault="00DD6DC8" w:rsidP="00DD6DC8">
      <w:pPr>
        <w:pStyle w:val="NormalWeb"/>
        <w:shd w:val="clear" w:color="auto" w:fill="FFFFFF"/>
        <w:jc w:val="both"/>
        <w:rPr>
          <w:rFonts w:ascii="inter-regular" w:hAnsi="inter-regular"/>
          <w:color w:val="333333"/>
        </w:rPr>
      </w:pPr>
      <w:r>
        <w:rPr>
          <w:rFonts w:ascii="inter-regular" w:hAnsi="inter-regular"/>
          <w:color w:val="333333"/>
        </w:rPr>
        <w:t>Output:</w:t>
      </w:r>
    </w:p>
    <w:p w14:paraId="46C70895" w14:textId="77777777" w:rsidR="00DD6DC8" w:rsidRDefault="00DD6DC8" w:rsidP="00DD6DC8">
      <w:pPr>
        <w:pStyle w:val="HTMLPreformatted"/>
        <w:shd w:val="clear" w:color="auto" w:fill="EEEEEE"/>
        <w:jc w:val="both"/>
        <w:rPr>
          <w:color w:val="535559"/>
        </w:rPr>
      </w:pPr>
      <w:r>
        <w:rPr>
          <w:color w:val="535559"/>
        </w:rPr>
        <w:t>Hello</w:t>
      </w:r>
    </w:p>
    <w:p w14:paraId="5CA11EE2" w14:textId="77777777" w:rsidR="00DD6DC8" w:rsidRDefault="00DD6DC8" w:rsidP="00DD6DC8">
      <w:pPr>
        <w:pStyle w:val="Heading2"/>
        <w:shd w:val="clear" w:color="auto" w:fill="FFFFFF"/>
        <w:jc w:val="both"/>
        <w:rPr>
          <w:rFonts w:ascii="Tahoma" w:hAnsi="Tahoma" w:cs="Tahoma"/>
          <w:b w:val="0"/>
          <w:bCs w:val="0"/>
          <w:color w:val="610B4B"/>
          <w:sz w:val="33"/>
          <w:szCs w:val="33"/>
        </w:rPr>
      </w:pPr>
      <w:r>
        <w:rPr>
          <w:rFonts w:ascii="Tahoma" w:hAnsi="Tahoma" w:cs="Tahoma"/>
          <w:b w:val="0"/>
          <w:bCs w:val="0"/>
          <w:color w:val="610B4B"/>
          <w:sz w:val="33"/>
          <w:szCs w:val="33"/>
        </w:rPr>
        <w:t>Java Interface Example: Drawable</w:t>
      </w:r>
    </w:p>
    <w:p w14:paraId="2C2AAD61" w14:textId="77777777" w:rsidR="00DD6DC8" w:rsidRDefault="00DD6DC8" w:rsidP="00DD6DC8">
      <w:pPr>
        <w:pStyle w:val="NormalWeb"/>
        <w:shd w:val="clear" w:color="auto" w:fill="FFFFFF"/>
        <w:jc w:val="both"/>
        <w:rPr>
          <w:rFonts w:ascii="inter-regular" w:hAnsi="inter-regular"/>
          <w:color w:val="333333"/>
        </w:rPr>
      </w:pPr>
      <w:r>
        <w:rPr>
          <w:rFonts w:ascii="inter-regular" w:hAnsi="inter-regular"/>
          <w:color w:val="333333"/>
        </w:rPr>
        <w:t>In this example, the Drawable interface has only one method. Its implementation is provided by Rectangle and Circle classes. In a real scenario, an interface is defined by someone else, but its implementation is provided by different implementation providers. Moreover, it is used by someone else. The implementation part is hidden by the user who uses the interface.</w:t>
      </w:r>
    </w:p>
    <w:p w14:paraId="7C4A1D94" w14:textId="77777777" w:rsidR="00DD6DC8" w:rsidRDefault="00DD6DC8" w:rsidP="00DD6DC8">
      <w:pPr>
        <w:pStyle w:val="filename"/>
        <w:shd w:val="clear" w:color="auto" w:fill="FFFFFF"/>
        <w:jc w:val="both"/>
        <w:rPr>
          <w:rFonts w:ascii="inter-regular" w:hAnsi="inter-regular"/>
          <w:i/>
          <w:iCs/>
          <w:color w:val="333333"/>
          <w:sz w:val="21"/>
          <w:szCs w:val="21"/>
        </w:rPr>
      </w:pPr>
      <w:r>
        <w:rPr>
          <w:rFonts w:ascii="inter-regular" w:hAnsi="inter-regular"/>
          <w:i/>
          <w:iCs/>
          <w:color w:val="333333"/>
          <w:sz w:val="21"/>
          <w:szCs w:val="21"/>
        </w:rPr>
        <w:t>File: TestInterface1.java</w:t>
      </w:r>
    </w:p>
    <w:p w14:paraId="425DB193" w14:textId="77777777" w:rsidR="00DD6DC8" w:rsidRDefault="00DD6DC8" w:rsidP="00DD6DC8">
      <w:pPr>
        <w:pStyle w:val="alt"/>
        <w:numPr>
          <w:ilvl w:val="0"/>
          <w:numId w:val="124"/>
        </w:numPr>
        <w:spacing w:before="0" w:beforeAutospacing="0" w:after="0" w:afterAutospacing="0" w:line="375" w:lineRule="atLeast"/>
        <w:jc w:val="both"/>
        <w:rPr>
          <w:rFonts w:ascii="inter-regular" w:hAnsi="inter-regular"/>
          <w:color w:val="000000"/>
        </w:rPr>
      </w:pPr>
      <w:r>
        <w:rPr>
          <w:rStyle w:val="comment"/>
          <w:rFonts w:ascii="inter-regular" w:hAnsi="inter-regular"/>
          <w:color w:val="008200"/>
          <w:bdr w:val="none" w:sz="0" w:space="0" w:color="auto" w:frame="1"/>
        </w:rPr>
        <w:t>//Interface declaration: by first user</w:t>
      </w:r>
      <w:r>
        <w:rPr>
          <w:rFonts w:ascii="inter-regular" w:hAnsi="inter-regular"/>
          <w:color w:val="000000"/>
          <w:bdr w:val="none" w:sz="0" w:space="0" w:color="auto" w:frame="1"/>
        </w:rPr>
        <w:t>  </w:t>
      </w:r>
    </w:p>
    <w:p w14:paraId="1F722327" w14:textId="77777777" w:rsidR="00DD6DC8" w:rsidRDefault="00DD6DC8" w:rsidP="00DD6DC8">
      <w:pPr>
        <w:numPr>
          <w:ilvl w:val="0"/>
          <w:numId w:val="124"/>
        </w:numPr>
        <w:spacing w:after="0" w:line="375" w:lineRule="atLeast"/>
        <w:jc w:val="both"/>
        <w:rPr>
          <w:rFonts w:ascii="inter-regular" w:hAnsi="inter-regular"/>
          <w:color w:val="000000"/>
        </w:rPr>
      </w:pPr>
      <w:r>
        <w:rPr>
          <w:rStyle w:val="keyword"/>
          <w:rFonts w:ascii="inter-regular" w:hAnsi="inter-regular"/>
          <w:b/>
          <w:bCs/>
          <w:color w:val="006699"/>
          <w:bdr w:val="none" w:sz="0" w:space="0" w:color="auto" w:frame="1"/>
        </w:rPr>
        <w:t>interface</w:t>
      </w:r>
      <w:r>
        <w:rPr>
          <w:rFonts w:ascii="inter-regular" w:hAnsi="inter-regular"/>
          <w:color w:val="000000"/>
          <w:bdr w:val="none" w:sz="0" w:space="0" w:color="auto" w:frame="1"/>
        </w:rPr>
        <w:t> Drawable{  </w:t>
      </w:r>
    </w:p>
    <w:p w14:paraId="78BB6555" w14:textId="77777777" w:rsidR="00DD6DC8" w:rsidRDefault="00DD6DC8" w:rsidP="00DD6DC8">
      <w:pPr>
        <w:pStyle w:val="alt"/>
        <w:numPr>
          <w:ilvl w:val="0"/>
          <w:numId w:val="124"/>
        </w:numPr>
        <w:spacing w:before="0" w:beforeAutospacing="0" w:after="0" w:afterAutospacing="0" w:line="375" w:lineRule="atLeast"/>
        <w:jc w:val="both"/>
        <w:rPr>
          <w:rFonts w:ascii="inter-regular" w:hAnsi="inter-regular"/>
          <w:color w:val="000000"/>
        </w:rPr>
      </w:pPr>
      <w:r>
        <w:rPr>
          <w:rStyle w:val="keyword"/>
          <w:rFonts w:ascii="inter-regular" w:hAnsi="inter-regular"/>
          <w:b/>
          <w:bCs/>
          <w:color w:val="006699"/>
          <w:bdr w:val="none" w:sz="0" w:space="0" w:color="auto" w:frame="1"/>
        </w:rPr>
        <w:t>void</w:t>
      </w:r>
      <w:r>
        <w:rPr>
          <w:rFonts w:ascii="inter-regular" w:hAnsi="inter-regular"/>
          <w:color w:val="000000"/>
          <w:bdr w:val="none" w:sz="0" w:space="0" w:color="auto" w:frame="1"/>
        </w:rPr>
        <w:t> draw();  </w:t>
      </w:r>
    </w:p>
    <w:p w14:paraId="482B69BC" w14:textId="77777777" w:rsidR="00DD6DC8" w:rsidRDefault="00DD6DC8" w:rsidP="00DD6DC8">
      <w:pPr>
        <w:numPr>
          <w:ilvl w:val="0"/>
          <w:numId w:val="124"/>
        </w:numPr>
        <w:spacing w:after="0" w:line="375" w:lineRule="atLeast"/>
        <w:jc w:val="both"/>
        <w:rPr>
          <w:rFonts w:ascii="inter-regular" w:hAnsi="inter-regular"/>
          <w:color w:val="000000"/>
        </w:rPr>
      </w:pPr>
      <w:r>
        <w:rPr>
          <w:rFonts w:ascii="inter-regular" w:hAnsi="inter-regular"/>
          <w:color w:val="000000"/>
          <w:bdr w:val="none" w:sz="0" w:space="0" w:color="auto" w:frame="1"/>
        </w:rPr>
        <w:t>}  </w:t>
      </w:r>
    </w:p>
    <w:p w14:paraId="448434E0" w14:textId="77777777" w:rsidR="00DD6DC8" w:rsidRDefault="00DD6DC8" w:rsidP="00DD6DC8">
      <w:pPr>
        <w:pStyle w:val="alt"/>
        <w:numPr>
          <w:ilvl w:val="0"/>
          <w:numId w:val="124"/>
        </w:numPr>
        <w:spacing w:before="0" w:beforeAutospacing="0" w:after="0" w:afterAutospacing="0" w:line="375" w:lineRule="atLeast"/>
        <w:jc w:val="both"/>
        <w:rPr>
          <w:rFonts w:ascii="inter-regular" w:hAnsi="inter-regular"/>
          <w:color w:val="000000"/>
        </w:rPr>
      </w:pPr>
      <w:r>
        <w:rPr>
          <w:rStyle w:val="comment"/>
          <w:rFonts w:ascii="inter-regular" w:hAnsi="inter-regular"/>
          <w:color w:val="008200"/>
          <w:bdr w:val="none" w:sz="0" w:space="0" w:color="auto" w:frame="1"/>
        </w:rPr>
        <w:t>//Implementation: by second user</w:t>
      </w:r>
      <w:r>
        <w:rPr>
          <w:rFonts w:ascii="inter-regular" w:hAnsi="inter-regular"/>
          <w:color w:val="000000"/>
          <w:bdr w:val="none" w:sz="0" w:space="0" w:color="auto" w:frame="1"/>
        </w:rPr>
        <w:t>  </w:t>
      </w:r>
    </w:p>
    <w:p w14:paraId="1EED5E94" w14:textId="77777777" w:rsidR="00DD6DC8" w:rsidRDefault="00DD6DC8" w:rsidP="00DD6DC8">
      <w:pPr>
        <w:numPr>
          <w:ilvl w:val="0"/>
          <w:numId w:val="124"/>
        </w:numPr>
        <w:spacing w:after="0" w:line="375" w:lineRule="atLeast"/>
        <w:jc w:val="both"/>
        <w:rPr>
          <w:rFonts w:ascii="inter-regular" w:hAnsi="inter-regular"/>
          <w:color w:val="000000"/>
        </w:rPr>
      </w:pPr>
      <w:r>
        <w:rPr>
          <w:rStyle w:val="keyword"/>
          <w:rFonts w:ascii="inter-regular" w:hAnsi="inter-regular"/>
          <w:b/>
          <w:bCs/>
          <w:color w:val="006699"/>
          <w:bdr w:val="none" w:sz="0" w:space="0" w:color="auto" w:frame="1"/>
        </w:rPr>
        <w:t>class</w:t>
      </w:r>
      <w:r>
        <w:rPr>
          <w:rFonts w:ascii="inter-regular" w:hAnsi="inter-regular"/>
          <w:color w:val="000000"/>
          <w:bdr w:val="none" w:sz="0" w:space="0" w:color="auto" w:frame="1"/>
        </w:rPr>
        <w:t> Rectangle </w:t>
      </w:r>
      <w:r>
        <w:rPr>
          <w:rStyle w:val="keyword"/>
          <w:rFonts w:ascii="inter-regular" w:hAnsi="inter-regular"/>
          <w:b/>
          <w:bCs/>
          <w:color w:val="006699"/>
          <w:bdr w:val="none" w:sz="0" w:space="0" w:color="auto" w:frame="1"/>
        </w:rPr>
        <w:t>implements</w:t>
      </w:r>
      <w:r>
        <w:rPr>
          <w:rFonts w:ascii="inter-regular" w:hAnsi="inter-regular"/>
          <w:color w:val="000000"/>
          <w:bdr w:val="none" w:sz="0" w:space="0" w:color="auto" w:frame="1"/>
        </w:rPr>
        <w:t> Drawable{  </w:t>
      </w:r>
    </w:p>
    <w:p w14:paraId="13520825" w14:textId="77777777" w:rsidR="00DD6DC8" w:rsidRDefault="00DD6DC8" w:rsidP="00DD6DC8">
      <w:pPr>
        <w:pStyle w:val="alt"/>
        <w:numPr>
          <w:ilvl w:val="0"/>
          <w:numId w:val="124"/>
        </w:numPr>
        <w:spacing w:before="0" w:beforeAutospacing="0" w:after="0" w:afterAutospacing="0" w:line="375" w:lineRule="atLeast"/>
        <w:jc w:val="both"/>
        <w:rPr>
          <w:rFonts w:ascii="inter-regular" w:hAnsi="inter-regular"/>
          <w:color w:val="000000"/>
        </w:rPr>
      </w:pPr>
      <w:r>
        <w:rPr>
          <w:rStyle w:val="keyword"/>
          <w:rFonts w:ascii="inter-regular" w:hAnsi="inter-regular"/>
          <w:b/>
          <w:bCs/>
          <w:color w:val="006699"/>
          <w:bdr w:val="none" w:sz="0" w:space="0" w:color="auto" w:frame="1"/>
        </w:rPr>
        <w:t>public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void</w:t>
      </w:r>
      <w:r>
        <w:rPr>
          <w:rFonts w:ascii="inter-regular" w:hAnsi="inter-regular"/>
          <w:color w:val="000000"/>
          <w:bdr w:val="none" w:sz="0" w:space="0" w:color="auto" w:frame="1"/>
        </w:rPr>
        <w:t> draw(){System.out.println(</w:t>
      </w:r>
      <w:r>
        <w:rPr>
          <w:rStyle w:val="string"/>
          <w:rFonts w:ascii="inter-regular" w:hAnsi="inter-regular"/>
          <w:color w:val="0000FF"/>
          <w:bdr w:val="none" w:sz="0" w:space="0" w:color="auto" w:frame="1"/>
        </w:rPr>
        <w:t>"drawing rectangle"</w:t>
      </w:r>
      <w:r>
        <w:rPr>
          <w:rFonts w:ascii="inter-regular" w:hAnsi="inter-regular"/>
          <w:color w:val="000000"/>
          <w:bdr w:val="none" w:sz="0" w:space="0" w:color="auto" w:frame="1"/>
        </w:rPr>
        <w:t>);}  </w:t>
      </w:r>
    </w:p>
    <w:p w14:paraId="4D0F25A5" w14:textId="77777777" w:rsidR="00DD6DC8" w:rsidRDefault="00DD6DC8" w:rsidP="00DD6DC8">
      <w:pPr>
        <w:numPr>
          <w:ilvl w:val="0"/>
          <w:numId w:val="124"/>
        </w:numPr>
        <w:spacing w:after="0" w:line="375" w:lineRule="atLeast"/>
        <w:jc w:val="both"/>
        <w:rPr>
          <w:rFonts w:ascii="inter-regular" w:hAnsi="inter-regular"/>
          <w:color w:val="000000"/>
        </w:rPr>
      </w:pPr>
      <w:r>
        <w:rPr>
          <w:rFonts w:ascii="inter-regular" w:hAnsi="inter-regular"/>
          <w:color w:val="000000"/>
          <w:bdr w:val="none" w:sz="0" w:space="0" w:color="auto" w:frame="1"/>
        </w:rPr>
        <w:t>}  </w:t>
      </w:r>
    </w:p>
    <w:p w14:paraId="5923F93E" w14:textId="77777777" w:rsidR="00DD6DC8" w:rsidRDefault="00DD6DC8" w:rsidP="00DD6DC8">
      <w:pPr>
        <w:pStyle w:val="alt"/>
        <w:numPr>
          <w:ilvl w:val="0"/>
          <w:numId w:val="124"/>
        </w:numPr>
        <w:spacing w:before="0" w:beforeAutospacing="0" w:after="0" w:afterAutospacing="0" w:line="375" w:lineRule="atLeast"/>
        <w:jc w:val="both"/>
        <w:rPr>
          <w:rFonts w:ascii="inter-regular" w:hAnsi="inter-regular"/>
          <w:color w:val="000000"/>
        </w:rPr>
      </w:pPr>
      <w:r>
        <w:rPr>
          <w:rStyle w:val="keyword"/>
          <w:rFonts w:ascii="inter-regular" w:hAnsi="inter-regular"/>
          <w:b/>
          <w:bCs/>
          <w:color w:val="006699"/>
          <w:bdr w:val="none" w:sz="0" w:space="0" w:color="auto" w:frame="1"/>
        </w:rPr>
        <w:t>class</w:t>
      </w:r>
      <w:r>
        <w:rPr>
          <w:rFonts w:ascii="inter-regular" w:hAnsi="inter-regular"/>
          <w:color w:val="000000"/>
          <w:bdr w:val="none" w:sz="0" w:space="0" w:color="auto" w:frame="1"/>
        </w:rPr>
        <w:t> Circle </w:t>
      </w:r>
      <w:r>
        <w:rPr>
          <w:rStyle w:val="keyword"/>
          <w:rFonts w:ascii="inter-regular" w:hAnsi="inter-regular"/>
          <w:b/>
          <w:bCs/>
          <w:color w:val="006699"/>
          <w:bdr w:val="none" w:sz="0" w:space="0" w:color="auto" w:frame="1"/>
        </w:rPr>
        <w:t>implements</w:t>
      </w:r>
      <w:r>
        <w:rPr>
          <w:rFonts w:ascii="inter-regular" w:hAnsi="inter-regular"/>
          <w:color w:val="000000"/>
          <w:bdr w:val="none" w:sz="0" w:space="0" w:color="auto" w:frame="1"/>
        </w:rPr>
        <w:t> Drawable{  </w:t>
      </w:r>
    </w:p>
    <w:p w14:paraId="541D923E" w14:textId="77777777" w:rsidR="00DD6DC8" w:rsidRDefault="00DD6DC8" w:rsidP="00DD6DC8">
      <w:pPr>
        <w:numPr>
          <w:ilvl w:val="0"/>
          <w:numId w:val="124"/>
        </w:numPr>
        <w:spacing w:after="0" w:line="375" w:lineRule="atLeast"/>
        <w:jc w:val="both"/>
        <w:rPr>
          <w:rFonts w:ascii="inter-regular" w:hAnsi="inter-regular"/>
          <w:color w:val="000000"/>
        </w:rPr>
      </w:pPr>
      <w:r>
        <w:rPr>
          <w:rStyle w:val="keyword"/>
          <w:rFonts w:ascii="inter-regular" w:hAnsi="inter-regular"/>
          <w:b/>
          <w:bCs/>
          <w:color w:val="006699"/>
          <w:bdr w:val="none" w:sz="0" w:space="0" w:color="auto" w:frame="1"/>
        </w:rPr>
        <w:t>public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void</w:t>
      </w:r>
      <w:r>
        <w:rPr>
          <w:rFonts w:ascii="inter-regular" w:hAnsi="inter-regular"/>
          <w:color w:val="000000"/>
          <w:bdr w:val="none" w:sz="0" w:space="0" w:color="auto" w:frame="1"/>
        </w:rPr>
        <w:t> draw(){System.out.println(</w:t>
      </w:r>
      <w:r>
        <w:rPr>
          <w:rStyle w:val="string"/>
          <w:rFonts w:ascii="inter-regular" w:hAnsi="inter-regular"/>
          <w:color w:val="0000FF"/>
          <w:bdr w:val="none" w:sz="0" w:space="0" w:color="auto" w:frame="1"/>
        </w:rPr>
        <w:t>"drawing circle"</w:t>
      </w:r>
      <w:r>
        <w:rPr>
          <w:rFonts w:ascii="inter-regular" w:hAnsi="inter-regular"/>
          <w:color w:val="000000"/>
          <w:bdr w:val="none" w:sz="0" w:space="0" w:color="auto" w:frame="1"/>
        </w:rPr>
        <w:t>);}  </w:t>
      </w:r>
    </w:p>
    <w:p w14:paraId="0D8042BF" w14:textId="77777777" w:rsidR="00DD6DC8" w:rsidRDefault="00DD6DC8" w:rsidP="00DD6DC8">
      <w:pPr>
        <w:pStyle w:val="alt"/>
        <w:numPr>
          <w:ilvl w:val="0"/>
          <w:numId w:val="124"/>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w:t>
      </w:r>
    </w:p>
    <w:p w14:paraId="0C8D5449" w14:textId="77777777" w:rsidR="00DD6DC8" w:rsidRDefault="00DD6DC8" w:rsidP="00DD6DC8">
      <w:pPr>
        <w:numPr>
          <w:ilvl w:val="0"/>
          <w:numId w:val="124"/>
        </w:numPr>
        <w:spacing w:after="0" w:line="375" w:lineRule="atLeast"/>
        <w:jc w:val="both"/>
        <w:rPr>
          <w:rFonts w:ascii="inter-regular" w:hAnsi="inter-regular"/>
          <w:color w:val="000000"/>
        </w:rPr>
      </w:pPr>
      <w:r>
        <w:rPr>
          <w:rStyle w:val="comment"/>
          <w:rFonts w:ascii="inter-regular" w:hAnsi="inter-regular"/>
          <w:color w:val="008200"/>
          <w:bdr w:val="none" w:sz="0" w:space="0" w:color="auto" w:frame="1"/>
        </w:rPr>
        <w:t>//Using interface: by third user</w:t>
      </w:r>
      <w:r>
        <w:rPr>
          <w:rFonts w:ascii="inter-regular" w:hAnsi="inter-regular"/>
          <w:color w:val="000000"/>
          <w:bdr w:val="none" w:sz="0" w:space="0" w:color="auto" w:frame="1"/>
        </w:rPr>
        <w:t>  </w:t>
      </w:r>
    </w:p>
    <w:p w14:paraId="24E71F28" w14:textId="77777777" w:rsidR="00DD6DC8" w:rsidRDefault="00DD6DC8" w:rsidP="00DD6DC8">
      <w:pPr>
        <w:pStyle w:val="alt"/>
        <w:numPr>
          <w:ilvl w:val="0"/>
          <w:numId w:val="124"/>
        </w:numPr>
        <w:spacing w:before="0" w:beforeAutospacing="0" w:after="0" w:afterAutospacing="0" w:line="375" w:lineRule="atLeast"/>
        <w:jc w:val="both"/>
        <w:rPr>
          <w:rFonts w:ascii="inter-regular" w:hAnsi="inter-regular"/>
          <w:color w:val="000000"/>
        </w:rPr>
      </w:pPr>
      <w:r>
        <w:rPr>
          <w:rStyle w:val="keyword"/>
          <w:rFonts w:ascii="inter-regular" w:hAnsi="inter-regular"/>
          <w:b/>
          <w:bCs/>
          <w:color w:val="006699"/>
          <w:bdr w:val="none" w:sz="0" w:space="0" w:color="auto" w:frame="1"/>
        </w:rPr>
        <w:t>class</w:t>
      </w:r>
      <w:r>
        <w:rPr>
          <w:rFonts w:ascii="inter-regular" w:hAnsi="inter-regular"/>
          <w:color w:val="000000"/>
          <w:bdr w:val="none" w:sz="0" w:space="0" w:color="auto" w:frame="1"/>
        </w:rPr>
        <w:t> TestInterface1{  </w:t>
      </w:r>
    </w:p>
    <w:p w14:paraId="51A30291" w14:textId="77777777" w:rsidR="00DD6DC8" w:rsidRDefault="00DD6DC8" w:rsidP="00DD6DC8">
      <w:pPr>
        <w:numPr>
          <w:ilvl w:val="0"/>
          <w:numId w:val="124"/>
        </w:numPr>
        <w:spacing w:after="0" w:line="375" w:lineRule="atLeast"/>
        <w:jc w:val="both"/>
        <w:rPr>
          <w:rFonts w:ascii="inter-regular" w:hAnsi="inter-regular"/>
          <w:color w:val="000000"/>
        </w:rPr>
      </w:pPr>
      <w:r>
        <w:rPr>
          <w:rStyle w:val="keyword"/>
          <w:rFonts w:ascii="inter-regular" w:hAnsi="inter-regular"/>
          <w:b/>
          <w:bCs/>
          <w:color w:val="006699"/>
          <w:bdr w:val="none" w:sz="0" w:space="0" w:color="auto" w:frame="1"/>
        </w:rPr>
        <w:t>public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static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void</w:t>
      </w:r>
      <w:r>
        <w:rPr>
          <w:rFonts w:ascii="inter-regular" w:hAnsi="inter-regular"/>
          <w:color w:val="000000"/>
          <w:bdr w:val="none" w:sz="0" w:space="0" w:color="auto" w:frame="1"/>
        </w:rPr>
        <w:t> main(String args[]){  </w:t>
      </w:r>
    </w:p>
    <w:p w14:paraId="75A667FD" w14:textId="77777777" w:rsidR="00DD6DC8" w:rsidRDefault="00DD6DC8" w:rsidP="00DD6DC8">
      <w:pPr>
        <w:pStyle w:val="alt"/>
        <w:numPr>
          <w:ilvl w:val="0"/>
          <w:numId w:val="124"/>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Drawable d=</w:t>
      </w:r>
      <w:r>
        <w:rPr>
          <w:rStyle w:val="keyword"/>
          <w:rFonts w:ascii="inter-regular" w:hAnsi="inter-regular"/>
          <w:b/>
          <w:bCs/>
          <w:color w:val="006699"/>
          <w:bdr w:val="none" w:sz="0" w:space="0" w:color="auto" w:frame="1"/>
        </w:rPr>
        <w:t>new</w:t>
      </w:r>
      <w:r>
        <w:rPr>
          <w:rFonts w:ascii="inter-regular" w:hAnsi="inter-regular"/>
          <w:color w:val="000000"/>
          <w:bdr w:val="none" w:sz="0" w:space="0" w:color="auto" w:frame="1"/>
        </w:rPr>
        <w:t> Circle();</w:t>
      </w:r>
      <w:r>
        <w:rPr>
          <w:rStyle w:val="comment"/>
          <w:rFonts w:ascii="inter-regular" w:hAnsi="inter-regular"/>
          <w:color w:val="008200"/>
          <w:bdr w:val="none" w:sz="0" w:space="0" w:color="auto" w:frame="1"/>
        </w:rPr>
        <w:t>//In real scenario, object is provided by method e.g. getDrawable()</w:t>
      </w:r>
      <w:r>
        <w:rPr>
          <w:rFonts w:ascii="inter-regular" w:hAnsi="inter-regular"/>
          <w:color w:val="000000"/>
          <w:bdr w:val="none" w:sz="0" w:space="0" w:color="auto" w:frame="1"/>
        </w:rPr>
        <w:t>  </w:t>
      </w:r>
    </w:p>
    <w:p w14:paraId="0BF043A8" w14:textId="77777777" w:rsidR="00DD6DC8" w:rsidRDefault="00DD6DC8" w:rsidP="00DD6DC8">
      <w:pPr>
        <w:numPr>
          <w:ilvl w:val="0"/>
          <w:numId w:val="124"/>
        </w:numPr>
        <w:spacing w:after="0" w:line="375" w:lineRule="atLeast"/>
        <w:jc w:val="both"/>
        <w:rPr>
          <w:rFonts w:ascii="inter-regular" w:hAnsi="inter-regular"/>
          <w:color w:val="000000"/>
        </w:rPr>
      </w:pPr>
      <w:r>
        <w:rPr>
          <w:rFonts w:ascii="inter-regular" w:hAnsi="inter-regular"/>
          <w:color w:val="000000"/>
          <w:bdr w:val="none" w:sz="0" w:space="0" w:color="auto" w:frame="1"/>
        </w:rPr>
        <w:t>d.draw();  </w:t>
      </w:r>
    </w:p>
    <w:p w14:paraId="1B60497E" w14:textId="77777777" w:rsidR="00DD6DC8" w:rsidRDefault="00DD6DC8" w:rsidP="00DD6DC8">
      <w:pPr>
        <w:pStyle w:val="alt"/>
        <w:numPr>
          <w:ilvl w:val="0"/>
          <w:numId w:val="124"/>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w:t>
      </w:r>
    </w:p>
    <w:p w14:paraId="57F028DC" w14:textId="77777777" w:rsidR="00DD6DC8" w:rsidRDefault="00DD6DC8" w:rsidP="00DD6DC8">
      <w:pPr>
        <w:rPr>
          <w:rFonts w:ascii="Times New Roman" w:hAnsi="Times New Roman"/>
        </w:rPr>
      </w:pPr>
      <w:hyperlink r:id="rId123" w:tgtFrame="_blank" w:history="1">
        <w:r>
          <w:rPr>
            <w:rStyle w:val="Hyperlink"/>
            <w:rFonts w:ascii="Verdana" w:hAnsi="Verdana"/>
            <w:b/>
            <w:bCs/>
            <w:color w:val="FFFFFF"/>
            <w:sz w:val="20"/>
            <w:szCs w:val="20"/>
            <w:shd w:val="clear" w:color="auto" w:fill="4CAF50"/>
          </w:rPr>
          <w:t>Test it Now</w:t>
        </w:r>
      </w:hyperlink>
    </w:p>
    <w:p w14:paraId="335C61B4" w14:textId="77777777" w:rsidR="00DD6DC8" w:rsidRDefault="00DD6DC8" w:rsidP="00DD6DC8">
      <w:pPr>
        <w:pStyle w:val="NormalWeb"/>
        <w:shd w:val="clear" w:color="auto" w:fill="FFFFFF"/>
        <w:jc w:val="both"/>
        <w:rPr>
          <w:rFonts w:ascii="inter-regular" w:hAnsi="inter-regular"/>
          <w:color w:val="333333"/>
        </w:rPr>
      </w:pPr>
      <w:r>
        <w:rPr>
          <w:rFonts w:ascii="inter-regular" w:hAnsi="inter-regular"/>
          <w:color w:val="333333"/>
        </w:rPr>
        <w:lastRenderedPageBreak/>
        <w:t>Output:</w:t>
      </w:r>
    </w:p>
    <w:p w14:paraId="7A1D11CD" w14:textId="77777777" w:rsidR="00DD6DC8" w:rsidRDefault="00DD6DC8" w:rsidP="00DD6DC8">
      <w:pPr>
        <w:pStyle w:val="HTMLPreformatted"/>
        <w:shd w:val="clear" w:color="auto" w:fill="EEEEEE"/>
        <w:jc w:val="both"/>
        <w:rPr>
          <w:color w:val="535559"/>
        </w:rPr>
      </w:pPr>
      <w:r>
        <w:rPr>
          <w:color w:val="535559"/>
        </w:rPr>
        <w:t>drawing circle</w:t>
      </w:r>
    </w:p>
    <w:p w14:paraId="4840D664" w14:textId="77777777" w:rsidR="00DD6DC8" w:rsidRDefault="00DD6DC8" w:rsidP="00DD6DC8">
      <w:pPr>
        <w:pStyle w:val="Heading2"/>
        <w:shd w:val="clear" w:color="auto" w:fill="FFFFFF"/>
        <w:jc w:val="both"/>
        <w:rPr>
          <w:rFonts w:ascii="Tahoma" w:hAnsi="Tahoma" w:cs="Tahoma"/>
          <w:b w:val="0"/>
          <w:bCs w:val="0"/>
          <w:color w:val="610B4B"/>
          <w:sz w:val="33"/>
          <w:szCs w:val="33"/>
        </w:rPr>
      </w:pPr>
      <w:r>
        <w:rPr>
          <w:rFonts w:ascii="Tahoma" w:hAnsi="Tahoma" w:cs="Tahoma"/>
          <w:b w:val="0"/>
          <w:bCs w:val="0"/>
          <w:color w:val="610B4B"/>
          <w:sz w:val="33"/>
          <w:szCs w:val="33"/>
        </w:rPr>
        <w:t>Java Interface Example: Bank</w:t>
      </w:r>
    </w:p>
    <w:p w14:paraId="7A6D89F9" w14:textId="77777777" w:rsidR="00DD6DC8" w:rsidRDefault="00DD6DC8" w:rsidP="00DD6DC8">
      <w:pPr>
        <w:pStyle w:val="NormalWeb"/>
        <w:shd w:val="clear" w:color="auto" w:fill="FFFFFF"/>
        <w:jc w:val="both"/>
        <w:rPr>
          <w:rFonts w:ascii="inter-regular" w:hAnsi="inter-regular"/>
          <w:color w:val="333333"/>
        </w:rPr>
      </w:pPr>
      <w:r>
        <w:rPr>
          <w:rFonts w:ascii="inter-regular" w:hAnsi="inter-regular"/>
          <w:color w:val="333333"/>
        </w:rPr>
        <w:t>Let's see another example of java interface which provides the implementation of Bank interface.</w:t>
      </w:r>
    </w:p>
    <w:p w14:paraId="575318E1" w14:textId="77777777" w:rsidR="00DD6DC8" w:rsidRDefault="00DD6DC8" w:rsidP="00DD6DC8">
      <w:pPr>
        <w:pStyle w:val="filename"/>
        <w:shd w:val="clear" w:color="auto" w:fill="FFFFFF"/>
        <w:jc w:val="both"/>
        <w:rPr>
          <w:rFonts w:ascii="inter-regular" w:hAnsi="inter-regular"/>
          <w:i/>
          <w:iCs/>
          <w:color w:val="333333"/>
          <w:sz w:val="21"/>
          <w:szCs w:val="21"/>
        </w:rPr>
      </w:pPr>
      <w:r>
        <w:rPr>
          <w:rFonts w:ascii="inter-regular" w:hAnsi="inter-regular"/>
          <w:i/>
          <w:iCs/>
          <w:color w:val="333333"/>
          <w:sz w:val="21"/>
          <w:szCs w:val="21"/>
        </w:rPr>
        <w:t>File: TestInterface2.java</w:t>
      </w:r>
    </w:p>
    <w:p w14:paraId="29EE60A8" w14:textId="77777777" w:rsidR="00DD6DC8" w:rsidRDefault="00DD6DC8" w:rsidP="00DD6DC8">
      <w:pPr>
        <w:pStyle w:val="alt"/>
        <w:numPr>
          <w:ilvl w:val="0"/>
          <w:numId w:val="125"/>
        </w:numPr>
        <w:spacing w:before="0" w:beforeAutospacing="0" w:after="0" w:afterAutospacing="0" w:line="375" w:lineRule="atLeast"/>
        <w:jc w:val="both"/>
        <w:rPr>
          <w:rFonts w:ascii="inter-regular" w:hAnsi="inter-regular"/>
          <w:color w:val="000000"/>
        </w:rPr>
      </w:pPr>
      <w:r>
        <w:rPr>
          <w:rStyle w:val="keyword"/>
          <w:rFonts w:ascii="inter-regular" w:hAnsi="inter-regular"/>
          <w:b/>
          <w:bCs/>
          <w:color w:val="006699"/>
          <w:bdr w:val="none" w:sz="0" w:space="0" w:color="auto" w:frame="1"/>
        </w:rPr>
        <w:t>interface</w:t>
      </w:r>
      <w:r>
        <w:rPr>
          <w:rFonts w:ascii="inter-regular" w:hAnsi="inter-regular"/>
          <w:color w:val="000000"/>
          <w:bdr w:val="none" w:sz="0" w:space="0" w:color="auto" w:frame="1"/>
        </w:rPr>
        <w:t> Bank{  </w:t>
      </w:r>
    </w:p>
    <w:p w14:paraId="38FEDC9B" w14:textId="77777777" w:rsidR="00DD6DC8" w:rsidRDefault="00DD6DC8" w:rsidP="00DD6DC8">
      <w:pPr>
        <w:numPr>
          <w:ilvl w:val="0"/>
          <w:numId w:val="125"/>
        </w:numPr>
        <w:spacing w:after="0" w:line="375" w:lineRule="atLeast"/>
        <w:jc w:val="both"/>
        <w:rPr>
          <w:rFonts w:ascii="inter-regular" w:hAnsi="inter-regular"/>
          <w:color w:val="000000"/>
        </w:rPr>
      </w:pPr>
      <w:r>
        <w:rPr>
          <w:rStyle w:val="keyword"/>
          <w:rFonts w:ascii="inter-regular" w:hAnsi="inter-regular"/>
          <w:b/>
          <w:bCs/>
          <w:color w:val="006699"/>
          <w:bdr w:val="none" w:sz="0" w:space="0" w:color="auto" w:frame="1"/>
        </w:rPr>
        <w:t>float</w:t>
      </w:r>
      <w:r>
        <w:rPr>
          <w:rFonts w:ascii="inter-regular" w:hAnsi="inter-regular"/>
          <w:color w:val="000000"/>
          <w:bdr w:val="none" w:sz="0" w:space="0" w:color="auto" w:frame="1"/>
        </w:rPr>
        <w:t> rateOfInterest();  </w:t>
      </w:r>
    </w:p>
    <w:p w14:paraId="2461FC67" w14:textId="77777777" w:rsidR="00DD6DC8" w:rsidRDefault="00DD6DC8" w:rsidP="00DD6DC8">
      <w:pPr>
        <w:pStyle w:val="alt"/>
        <w:numPr>
          <w:ilvl w:val="0"/>
          <w:numId w:val="125"/>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w:t>
      </w:r>
    </w:p>
    <w:p w14:paraId="5E1CC9F1" w14:textId="77777777" w:rsidR="00DD6DC8" w:rsidRDefault="00DD6DC8" w:rsidP="00DD6DC8">
      <w:pPr>
        <w:numPr>
          <w:ilvl w:val="0"/>
          <w:numId w:val="125"/>
        </w:numPr>
        <w:spacing w:after="0" w:line="375" w:lineRule="atLeast"/>
        <w:jc w:val="both"/>
        <w:rPr>
          <w:rFonts w:ascii="inter-regular" w:hAnsi="inter-regular"/>
          <w:color w:val="000000"/>
        </w:rPr>
      </w:pPr>
      <w:r>
        <w:rPr>
          <w:rStyle w:val="keyword"/>
          <w:rFonts w:ascii="inter-regular" w:hAnsi="inter-regular"/>
          <w:b/>
          <w:bCs/>
          <w:color w:val="006699"/>
          <w:bdr w:val="none" w:sz="0" w:space="0" w:color="auto" w:frame="1"/>
        </w:rPr>
        <w:t>class</w:t>
      </w:r>
      <w:r>
        <w:rPr>
          <w:rFonts w:ascii="inter-regular" w:hAnsi="inter-regular"/>
          <w:color w:val="000000"/>
          <w:bdr w:val="none" w:sz="0" w:space="0" w:color="auto" w:frame="1"/>
        </w:rPr>
        <w:t> SBI </w:t>
      </w:r>
      <w:r>
        <w:rPr>
          <w:rStyle w:val="keyword"/>
          <w:rFonts w:ascii="inter-regular" w:hAnsi="inter-regular"/>
          <w:b/>
          <w:bCs/>
          <w:color w:val="006699"/>
          <w:bdr w:val="none" w:sz="0" w:space="0" w:color="auto" w:frame="1"/>
        </w:rPr>
        <w:t>implements</w:t>
      </w:r>
      <w:r>
        <w:rPr>
          <w:rFonts w:ascii="inter-regular" w:hAnsi="inter-regular"/>
          <w:color w:val="000000"/>
          <w:bdr w:val="none" w:sz="0" w:space="0" w:color="auto" w:frame="1"/>
        </w:rPr>
        <w:t> Bank{  </w:t>
      </w:r>
    </w:p>
    <w:p w14:paraId="117C0A2E" w14:textId="77777777" w:rsidR="00DD6DC8" w:rsidRDefault="00DD6DC8" w:rsidP="00DD6DC8">
      <w:pPr>
        <w:pStyle w:val="alt"/>
        <w:numPr>
          <w:ilvl w:val="0"/>
          <w:numId w:val="125"/>
        </w:numPr>
        <w:spacing w:before="0" w:beforeAutospacing="0" w:after="0" w:afterAutospacing="0" w:line="375" w:lineRule="atLeast"/>
        <w:jc w:val="both"/>
        <w:rPr>
          <w:rFonts w:ascii="inter-regular" w:hAnsi="inter-regular"/>
          <w:color w:val="000000"/>
        </w:rPr>
      </w:pPr>
      <w:r>
        <w:rPr>
          <w:rStyle w:val="keyword"/>
          <w:rFonts w:ascii="inter-regular" w:hAnsi="inter-regular"/>
          <w:b/>
          <w:bCs/>
          <w:color w:val="006699"/>
          <w:bdr w:val="none" w:sz="0" w:space="0" w:color="auto" w:frame="1"/>
        </w:rPr>
        <w:t>public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float</w:t>
      </w:r>
      <w:r>
        <w:rPr>
          <w:rFonts w:ascii="inter-regular" w:hAnsi="inter-regular"/>
          <w:color w:val="000000"/>
          <w:bdr w:val="none" w:sz="0" w:space="0" w:color="auto" w:frame="1"/>
        </w:rPr>
        <w:t> rateOfInterest(){</w:t>
      </w:r>
      <w:r>
        <w:rPr>
          <w:rStyle w:val="keyword"/>
          <w:rFonts w:ascii="inter-regular" w:hAnsi="inter-regular"/>
          <w:b/>
          <w:bCs/>
          <w:color w:val="006699"/>
          <w:bdr w:val="none" w:sz="0" w:space="0" w:color="auto" w:frame="1"/>
        </w:rPr>
        <w:t>return</w:t>
      </w:r>
      <w:r>
        <w:rPr>
          <w:rFonts w:ascii="inter-regular" w:hAnsi="inter-regular"/>
          <w:color w:val="000000"/>
          <w:bdr w:val="none" w:sz="0" w:space="0" w:color="auto" w:frame="1"/>
        </w:rPr>
        <w:t> </w:t>
      </w:r>
      <w:r>
        <w:rPr>
          <w:rStyle w:val="number"/>
          <w:rFonts w:ascii="inter-regular" w:hAnsi="inter-regular"/>
          <w:color w:val="C00000"/>
          <w:bdr w:val="none" w:sz="0" w:space="0" w:color="auto" w:frame="1"/>
        </w:rPr>
        <w:t>9</w:t>
      </w:r>
      <w:r>
        <w:rPr>
          <w:rFonts w:ascii="inter-regular" w:hAnsi="inter-regular"/>
          <w:color w:val="000000"/>
          <w:bdr w:val="none" w:sz="0" w:space="0" w:color="auto" w:frame="1"/>
        </w:rPr>
        <w:t>.15f;}  </w:t>
      </w:r>
    </w:p>
    <w:p w14:paraId="5E9F4234" w14:textId="77777777" w:rsidR="00DD6DC8" w:rsidRDefault="00DD6DC8" w:rsidP="00DD6DC8">
      <w:pPr>
        <w:numPr>
          <w:ilvl w:val="0"/>
          <w:numId w:val="125"/>
        </w:numPr>
        <w:spacing w:after="0" w:line="375" w:lineRule="atLeast"/>
        <w:jc w:val="both"/>
        <w:rPr>
          <w:rFonts w:ascii="inter-regular" w:hAnsi="inter-regular"/>
          <w:color w:val="000000"/>
        </w:rPr>
      </w:pPr>
      <w:r>
        <w:rPr>
          <w:rFonts w:ascii="inter-regular" w:hAnsi="inter-regular"/>
          <w:color w:val="000000"/>
          <w:bdr w:val="none" w:sz="0" w:space="0" w:color="auto" w:frame="1"/>
        </w:rPr>
        <w:t>}  </w:t>
      </w:r>
    </w:p>
    <w:p w14:paraId="1EBBA746" w14:textId="77777777" w:rsidR="00DD6DC8" w:rsidRDefault="00DD6DC8" w:rsidP="00DD6DC8">
      <w:pPr>
        <w:pStyle w:val="alt"/>
        <w:numPr>
          <w:ilvl w:val="0"/>
          <w:numId w:val="125"/>
        </w:numPr>
        <w:spacing w:before="0" w:beforeAutospacing="0" w:after="0" w:afterAutospacing="0" w:line="375" w:lineRule="atLeast"/>
        <w:jc w:val="both"/>
        <w:rPr>
          <w:rFonts w:ascii="inter-regular" w:hAnsi="inter-regular"/>
          <w:color w:val="000000"/>
        </w:rPr>
      </w:pPr>
      <w:r>
        <w:rPr>
          <w:rStyle w:val="keyword"/>
          <w:rFonts w:ascii="inter-regular" w:hAnsi="inter-regular"/>
          <w:b/>
          <w:bCs/>
          <w:color w:val="006699"/>
          <w:bdr w:val="none" w:sz="0" w:space="0" w:color="auto" w:frame="1"/>
        </w:rPr>
        <w:t>class</w:t>
      </w:r>
      <w:r>
        <w:rPr>
          <w:rFonts w:ascii="inter-regular" w:hAnsi="inter-regular"/>
          <w:color w:val="000000"/>
          <w:bdr w:val="none" w:sz="0" w:space="0" w:color="auto" w:frame="1"/>
        </w:rPr>
        <w:t> PNB </w:t>
      </w:r>
      <w:r>
        <w:rPr>
          <w:rStyle w:val="keyword"/>
          <w:rFonts w:ascii="inter-regular" w:hAnsi="inter-regular"/>
          <w:b/>
          <w:bCs/>
          <w:color w:val="006699"/>
          <w:bdr w:val="none" w:sz="0" w:space="0" w:color="auto" w:frame="1"/>
        </w:rPr>
        <w:t>implements</w:t>
      </w:r>
      <w:r>
        <w:rPr>
          <w:rFonts w:ascii="inter-regular" w:hAnsi="inter-regular"/>
          <w:color w:val="000000"/>
          <w:bdr w:val="none" w:sz="0" w:space="0" w:color="auto" w:frame="1"/>
        </w:rPr>
        <w:t> Bank{  </w:t>
      </w:r>
    </w:p>
    <w:p w14:paraId="200CEEDD" w14:textId="77777777" w:rsidR="00DD6DC8" w:rsidRDefault="00DD6DC8" w:rsidP="00DD6DC8">
      <w:pPr>
        <w:numPr>
          <w:ilvl w:val="0"/>
          <w:numId w:val="125"/>
        </w:numPr>
        <w:spacing w:after="0" w:line="375" w:lineRule="atLeast"/>
        <w:jc w:val="both"/>
        <w:rPr>
          <w:rFonts w:ascii="inter-regular" w:hAnsi="inter-regular"/>
          <w:color w:val="000000"/>
        </w:rPr>
      </w:pPr>
      <w:r>
        <w:rPr>
          <w:rStyle w:val="keyword"/>
          <w:rFonts w:ascii="inter-regular" w:hAnsi="inter-regular"/>
          <w:b/>
          <w:bCs/>
          <w:color w:val="006699"/>
          <w:bdr w:val="none" w:sz="0" w:space="0" w:color="auto" w:frame="1"/>
        </w:rPr>
        <w:t>public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float</w:t>
      </w:r>
      <w:r>
        <w:rPr>
          <w:rFonts w:ascii="inter-regular" w:hAnsi="inter-regular"/>
          <w:color w:val="000000"/>
          <w:bdr w:val="none" w:sz="0" w:space="0" w:color="auto" w:frame="1"/>
        </w:rPr>
        <w:t> rateOfInterest(){</w:t>
      </w:r>
      <w:r>
        <w:rPr>
          <w:rStyle w:val="keyword"/>
          <w:rFonts w:ascii="inter-regular" w:hAnsi="inter-regular"/>
          <w:b/>
          <w:bCs/>
          <w:color w:val="006699"/>
          <w:bdr w:val="none" w:sz="0" w:space="0" w:color="auto" w:frame="1"/>
        </w:rPr>
        <w:t>return</w:t>
      </w:r>
      <w:r>
        <w:rPr>
          <w:rFonts w:ascii="inter-regular" w:hAnsi="inter-regular"/>
          <w:color w:val="000000"/>
          <w:bdr w:val="none" w:sz="0" w:space="0" w:color="auto" w:frame="1"/>
        </w:rPr>
        <w:t> </w:t>
      </w:r>
      <w:r>
        <w:rPr>
          <w:rStyle w:val="number"/>
          <w:rFonts w:ascii="inter-regular" w:hAnsi="inter-regular"/>
          <w:color w:val="C00000"/>
          <w:bdr w:val="none" w:sz="0" w:space="0" w:color="auto" w:frame="1"/>
        </w:rPr>
        <w:t>9</w:t>
      </w:r>
      <w:r>
        <w:rPr>
          <w:rFonts w:ascii="inter-regular" w:hAnsi="inter-regular"/>
          <w:color w:val="000000"/>
          <w:bdr w:val="none" w:sz="0" w:space="0" w:color="auto" w:frame="1"/>
        </w:rPr>
        <w:t>.7f;}  </w:t>
      </w:r>
    </w:p>
    <w:p w14:paraId="2B34643C" w14:textId="77777777" w:rsidR="00DD6DC8" w:rsidRDefault="00DD6DC8" w:rsidP="00DD6DC8">
      <w:pPr>
        <w:pStyle w:val="alt"/>
        <w:numPr>
          <w:ilvl w:val="0"/>
          <w:numId w:val="125"/>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w:t>
      </w:r>
    </w:p>
    <w:p w14:paraId="13F6245F" w14:textId="77777777" w:rsidR="00DD6DC8" w:rsidRDefault="00DD6DC8" w:rsidP="00DD6DC8">
      <w:pPr>
        <w:numPr>
          <w:ilvl w:val="0"/>
          <w:numId w:val="125"/>
        </w:numPr>
        <w:spacing w:after="0" w:line="375" w:lineRule="atLeast"/>
        <w:jc w:val="both"/>
        <w:rPr>
          <w:rFonts w:ascii="inter-regular" w:hAnsi="inter-regular"/>
          <w:color w:val="000000"/>
        </w:rPr>
      </w:pPr>
      <w:r>
        <w:rPr>
          <w:rStyle w:val="keyword"/>
          <w:rFonts w:ascii="inter-regular" w:hAnsi="inter-regular"/>
          <w:b/>
          <w:bCs/>
          <w:color w:val="006699"/>
          <w:bdr w:val="none" w:sz="0" w:space="0" w:color="auto" w:frame="1"/>
        </w:rPr>
        <w:t>class</w:t>
      </w:r>
      <w:r>
        <w:rPr>
          <w:rFonts w:ascii="inter-regular" w:hAnsi="inter-regular"/>
          <w:color w:val="000000"/>
          <w:bdr w:val="none" w:sz="0" w:space="0" w:color="auto" w:frame="1"/>
        </w:rPr>
        <w:t> TestInterface2{  </w:t>
      </w:r>
    </w:p>
    <w:p w14:paraId="64DE0A6E" w14:textId="77777777" w:rsidR="00DD6DC8" w:rsidRDefault="00DD6DC8" w:rsidP="00DD6DC8">
      <w:pPr>
        <w:pStyle w:val="alt"/>
        <w:numPr>
          <w:ilvl w:val="0"/>
          <w:numId w:val="125"/>
        </w:numPr>
        <w:spacing w:before="0" w:beforeAutospacing="0" w:after="0" w:afterAutospacing="0" w:line="375" w:lineRule="atLeast"/>
        <w:jc w:val="both"/>
        <w:rPr>
          <w:rFonts w:ascii="inter-regular" w:hAnsi="inter-regular"/>
          <w:color w:val="000000"/>
        </w:rPr>
      </w:pPr>
      <w:r>
        <w:rPr>
          <w:rStyle w:val="keyword"/>
          <w:rFonts w:ascii="inter-regular" w:hAnsi="inter-regular"/>
          <w:b/>
          <w:bCs/>
          <w:color w:val="006699"/>
          <w:bdr w:val="none" w:sz="0" w:space="0" w:color="auto" w:frame="1"/>
        </w:rPr>
        <w:t>public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static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void</w:t>
      </w:r>
      <w:r>
        <w:rPr>
          <w:rFonts w:ascii="inter-regular" w:hAnsi="inter-regular"/>
          <w:color w:val="000000"/>
          <w:bdr w:val="none" w:sz="0" w:space="0" w:color="auto" w:frame="1"/>
        </w:rPr>
        <w:t> main(String[] args){  </w:t>
      </w:r>
    </w:p>
    <w:p w14:paraId="35430776" w14:textId="77777777" w:rsidR="00DD6DC8" w:rsidRDefault="00DD6DC8" w:rsidP="00DD6DC8">
      <w:pPr>
        <w:numPr>
          <w:ilvl w:val="0"/>
          <w:numId w:val="125"/>
        </w:numPr>
        <w:spacing w:after="0" w:line="375" w:lineRule="atLeast"/>
        <w:jc w:val="both"/>
        <w:rPr>
          <w:rFonts w:ascii="inter-regular" w:hAnsi="inter-regular"/>
          <w:color w:val="000000"/>
        </w:rPr>
      </w:pPr>
      <w:r>
        <w:rPr>
          <w:rFonts w:ascii="inter-regular" w:hAnsi="inter-regular"/>
          <w:color w:val="000000"/>
          <w:bdr w:val="none" w:sz="0" w:space="0" w:color="auto" w:frame="1"/>
        </w:rPr>
        <w:t>Bank b=</w:t>
      </w:r>
      <w:r>
        <w:rPr>
          <w:rStyle w:val="keyword"/>
          <w:rFonts w:ascii="inter-regular" w:hAnsi="inter-regular"/>
          <w:b/>
          <w:bCs/>
          <w:color w:val="006699"/>
          <w:bdr w:val="none" w:sz="0" w:space="0" w:color="auto" w:frame="1"/>
        </w:rPr>
        <w:t>new</w:t>
      </w:r>
      <w:r>
        <w:rPr>
          <w:rFonts w:ascii="inter-regular" w:hAnsi="inter-regular"/>
          <w:color w:val="000000"/>
          <w:bdr w:val="none" w:sz="0" w:space="0" w:color="auto" w:frame="1"/>
        </w:rPr>
        <w:t> SBI();  </w:t>
      </w:r>
    </w:p>
    <w:p w14:paraId="67820A1D" w14:textId="77777777" w:rsidR="00DD6DC8" w:rsidRDefault="00DD6DC8" w:rsidP="00DD6DC8">
      <w:pPr>
        <w:pStyle w:val="alt"/>
        <w:numPr>
          <w:ilvl w:val="0"/>
          <w:numId w:val="125"/>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System.out.println(</w:t>
      </w:r>
      <w:r>
        <w:rPr>
          <w:rStyle w:val="string"/>
          <w:rFonts w:ascii="inter-regular" w:hAnsi="inter-regular"/>
          <w:color w:val="0000FF"/>
          <w:bdr w:val="none" w:sz="0" w:space="0" w:color="auto" w:frame="1"/>
        </w:rPr>
        <w:t>"ROI: "</w:t>
      </w:r>
      <w:r>
        <w:rPr>
          <w:rFonts w:ascii="inter-regular" w:hAnsi="inter-regular"/>
          <w:color w:val="000000"/>
          <w:bdr w:val="none" w:sz="0" w:space="0" w:color="auto" w:frame="1"/>
        </w:rPr>
        <w:t>+b.rateOfInterest());  </w:t>
      </w:r>
    </w:p>
    <w:p w14:paraId="02CAE8FC" w14:textId="77777777" w:rsidR="00DD6DC8" w:rsidRDefault="00DD6DC8" w:rsidP="00DD6DC8">
      <w:pPr>
        <w:numPr>
          <w:ilvl w:val="0"/>
          <w:numId w:val="125"/>
        </w:numPr>
        <w:spacing w:after="0" w:line="375" w:lineRule="atLeast"/>
        <w:jc w:val="both"/>
        <w:rPr>
          <w:rFonts w:ascii="inter-regular" w:hAnsi="inter-regular"/>
          <w:color w:val="000000"/>
        </w:rPr>
      </w:pPr>
      <w:r>
        <w:rPr>
          <w:rFonts w:ascii="inter-regular" w:hAnsi="inter-regular"/>
          <w:color w:val="000000"/>
          <w:bdr w:val="none" w:sz="0" w:space="0" w:color="auto" w:frame="1"/>
        </w:rPr>
        <w:t>}}  </w:t>
      </w:r>
    </w:p>
    <w:p w14:paraId="3D58B4FC" w14:textId="77777777" w:rsidR="00DD6DC8" w:rsidRDefault="00DD6DC8" w:rsidP="00DD6DC8">
      <w:pPr>
        <w:spacing w:line="240" w:lineRule="auto"/>
        <w:rPr>
          <w:rFonts w:ascii="Times New Roman" w:hAnsi="Times New Roman"/>
        </w:rPr>
      </w:pPr>
      <w:hyperlink r:id="rId124" w:tgtFrame="_blank" w:history="1">
        <w:r>
          <w:rPr>
            <w:rStyle w:val="Hyperlink"/>
            <w:rFonts w:ascii="Verdana" w:hAnsi="Verdana"/>
            <w:b/>
            <w:bCs/>
            <w:color w:val="FFFFFF"/>
            <w:sz w:val="20"/>
            <w:szCs w:val="20"/>
            <w:shd w:val="clear" w:color="auto" w:fill="4CAF50"/>
          </w:rPr>
          <w:t>Test it Now</w:t>
        </w:r>
      </w:hyperlink>
    </w:p>
    <w:p w14:paraId="0F23EC30" w14:textId="77777777" w:rsidR="00DD6DC8" w:rsidRDefault="00DD6DC8" w:rsidP="00DD6DC8">
      <w:pPr>
        <w:pStyle w:val="NormalWeb"/>
        <w:shd w:val="clear" w:color="auto" w:fill="FFFFFF"/>
        <w:jc w:val="both"/>
        <w:rPr>
          <w:rFonts w:ascii="inter-regular" w:hAnsi="inter-regular"/>
          <w:color w:val="333333"/>
        </w:rPr>
      </w:pPr>
      <w:r>
        <w:rPr>
          <w:rFonts w:ascii="inter-regular" w:hAnsi="inter-regular"/>
          <w:color w:val="333333"/>
        </w:rPr>
        <w:t>Output:</w:t>
      </w:r>
    </w:p>
    <w:p w14:paraId="7028A03C" w14:textId="77777777" w:rsidR="00DD6DC8" w:rsidRDefault="00DD6DC8" w:rsidP="00DD6DC8">
      <w:pPr>
        <w:pStyle w:val="HTMLPreformatted"/>
        <w:shd w:val="clear" w:color="auto" w:fill="EEEEEE"/>
        <w:jc w:val="both"/>
        <w:rPr>
          <w:color w:val="535559"/>
        </w:rPr>
      </w:pPr>
      <w:r>
        <w:rPr>
          <w:color w:val="535559"/>
        </w:rPr>
        <w:t>ROI: 9.15</w:t>
      </w:r>
    </w:p>
    <w:p w14:paraId="619823D8" w14:textId="77777777" w:rsidR="00DD6DC8" w:rsidRDefault="00000000" w:rsidP="00DD6DC8">
      <w:pPr>
        <w:rPr>
          <w:rFonts w:ascii="Times New Roman" w:hAnsi="Times New Roman"/>
        </w:rPr>
      </w:pPr>
      <w:r>
        <w:pict w14:anchorId="68F97620">
          <v:rect id="_x0000_i1063" style="width:0;height:.75pt" o:hrstd="t" o:hrnoshade="t" o:hr="t" fillcolor="#d4d4d4" stroked="f"/>
        </w:pict>
      </w:r>
    </w:p>
    <w:p w14:paraId="24A3EDA9" w14:textId="77777777" w:rsidR="00DD6DC8" w:rsidRDefault="00DD6DC8" w:rsidP="00DD6DC8">
      <w:pPr>
        <w:pStyle w:val="Heading2"/>
        <w:shd w:val="clear" w:color="auto" w:fill="FFFFFF"/>
        <w:spacing w:line="312" w:lineRule="atLeast"/>
        <w:jc w:val="both"/>
        <w:rPr>
          <w:rFonts w:ascii="Helvetica" w:hAnsi="Helvetica"/>
          <w:b w:val="0"/>
          <w:bCs w:val="0"/>
          <w:color w:val="610B38"/>
          <w:sz w:val="38"/>
          <w:szCs w:val="38"/>
        </w:rPr>
      </w:pPr>
      <w:r>
        <w:rPr>
          <w:rFonts w:ascii="Helvetica" w:hAnsi="Helvetica"/>
          <w:b w:val="0"/>
          <w:bCs w:val="0"/>
          <w:color w:val="610B38"/>
          <w:sz w:val="38"/>
          <w:szCs w:val="38"/>
        </w:rPr>
        <w:t>Multiple inheritance in Java by interface</w:t>
      </w:r>
    </w:p>
    <w:p w14:paraId="3FE13E37" w14:textId="77777777" w:rsidR="00DD6DC8" w:rsidRDefault="00DD6DC8" w:rsidP="00DD6DC8">
      <w:pPr>
        <w:pStyle w:val="NormalWeb"/>
        <w:shd w:val="clear" w:color="auto" w:fill="FFFFFF"/>
        <w:jc w:val="both"/>
        <w:rPr>
          <w:rFonts w:ascii="inter-regular" w:hAnsi="inter-regular"/>
          <w:color w:val="333333"/>
        </w:rPr>
      </w:pPr>
      <w:r>
        <w:rPr>
          <w:rFonts w:ascii="inter-regular" w:hAnsi="inter-regular"/>
          <w:color w:val="333333"/>
        </w:rPr>
        <w:t>If a class implements multiple interfaces, or an interface extends multiple interfaces, it is known as multiple inheritance.</w:t>
      </w:r>
    </w:p>
    <w:p w14:paraId="3F1CAB4F" w14:textId="77777777" w:rsidR="00DD6DC8" w:rsidRDefault="00DD6DC8" w:rsidP="00DD6DC8">
      <w:pPr>
        <w:rPr>
          <w:rFonts w:ascii="Times New Roman" w:hAnsi="Times New Roman"/>
        </w:rPr>
      </w:pPr>
      <w:r>
        <w:rPr>
          <w:noProof/>
        </w:rPr>
        <w:lastRenderedPageBreak/>
        <w:drawing>
          <wp:inline distT="0" distB="0" distL="0" distR="0" wp14:anchorId="45358E41" wp14:editId="329F2B48">
            <wp:extent cx="5731510" cy="2279015"/>
            <wp:effectExtent l="0" t="0" r="2540" b="6985"/>
            <wp:docPr id="1422844782" name="Picture 6" descr=" multiple inheritance in ja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 multiple inheritance in java"/>
                    <pic:cNvPicPr>
                      <a:picLocks noChangeAspect="1" noChangeArrowheads="1"/>
                    </pic:cNvPicPr>
                  </pic:nvPicPr>
                  <pic:blipFill>
                    <a:blip r:embed="rId125">
                      <a:extLst>
                        <a:ext uri="{28A0092B-C50C-407E-A947-70E740481C1C}">
                          <a14:useLocalDpi xmlns:a14="http://schemas.microsoft.com/office/drawing/2010/main" val="0"/>
                        </a:ext>
                      </a:extLst>
                    </a:blip>
                    <a:srcRect/>
                    <a:stretch>
                      <a:fillRect/>
                    </a:stretch>
                  </pic:blipFill>
                  <pic:spPr bwMode="auto">
                    <a:xfrm>
                      <a:off x="0" y="0"/>
                      <a:ext cx="5731510" cy="2279015"/>
                    </a:xfrm>
                    <a:prstGeom prst="rect">
                      <a:avLst/>
                    </a:prstGeom>
                    <a:noFill/>
                    <a:ln>
                      <a:noFill/>
                    </a:ln>
                  </pic:spPr>
                </pic:pic>
              </a:graphicData>
            </a:graphic>
          </wp:inline>
        </w:drawing>
      </w:r>
    </w:p>
    <w:p w14:paraId="49E4BBAF" w14:textId="77777777" w:rsidR="00DD6DC8" w:rsidRDefault="00DD6DC8" w:rsidP="00DD6DC8">
      <w:pPr>
        <w:pStyle w:val="alt"/>
        <w:numPr>
          <w:ilvl w:val="0"/>
          <w:numId w:val="126"/>
        </w:numPr>
        <w:spacing w:before="0" w:beforeAutospacing="0" w:after="0" w:afterAutospacing="0" w:line="375" w:lineRule="atLeast"/>
        <w:jc w:val="both"/>
        <w:rPr>
          <w:rFonts w:ascii="inter-regular" w:hAnsi="inter-regular"/>
          <w:color w:val="000000"/>
        </w:rPr>
      </w:pPr>
      <w:r>
        <w:rPr>
          <w:rStyle w:val="keyword"/>
          <w:rFonts w:ascii="inter-regular" w:hAnsi="inter-regular"/>
          <w:b/>
          <w:bCs/>
          <w:color w:val="006699"/>
          <w:bdr w:val="none" w:sz="0" w:space="0" w:color="auto" w:frame="1"/>
        </w:rPr>
        <w:t>interface</w:t>
      </w:r>
      <w:r>
        <w:rPr>
          <w:rFonts w:ascii="inter-regular" w:hAnsi="inter-regular"/>
          <w:color w:val="000000"/>
          <w:bdr w:val="none" w:sz="0" w:space="0" w:color="auto" w:frame="1"/>
        </w:rPr>
        <w:t> Printable{  </w:t>
      </w:r>
    </w:p>
    <w:p w14:paraId="6700F513" w14:textId="77777777" w:rsidR="00DD6DC8" w:rsidRDefault="00DD6DC8" w:rsidP="00DD6DC8">
      <w:pPr>
        <w:numPr>
          <w:ilvl w:val="0"/>
          <w:numId w:val="126"/>
        </w:numPr>
        <w:spacing w:after="0" w:line="375" w:lineRule="atLeast"/>
        <w:jc w:val="both"/>
        <w:rPr>
          <w:rFonts w:ascii="inter-regular" w:hAnsi="inter-regular"/>
          <w:color w:val="000000"/>
        </w:rPr>
      </w:pPr>
      <w:r>
        <w:rPr>
          <w:rStyle w:val="keyword"/>
          <w:rFonts w:ascii="inter-regular" w:hAnsi="inter-regular"/>
          <w:b/>
          <w:bCs/>
          <w:color w:val="006699"/>
          <w:bdr w:val="none" w:sz="0" w:space="0" w:color="auto" w:frame="1"/>
        </w:rPr>
        <w:t>void</w:t>
      </w:r>
      <w:r>
        <w:rPr>
          <w:rFonts w:ascii="inter-regular" w:hAnsi="inter-regular"/>
          <w:color w:val="000000"/>
          <w:bdr w:val="none" w:sz="0" w:space="0" w:color="auto" w:frame="1"/>
        </w:rPr>
        <w:t> print();  </w:t>
      </w:r>
    </w:p>
    <w:p w14:paraId="2AC6C534" w14:textId="77777777" w:rsidR="00DD6DC8" w:rsidRDefault="00DD6DC8" w:rsidP="00DD6DC8">
      <w:pPr>
        <w:pStyle w:val="alt"/>
        <w:numPr>
          <w:ilvl w:val="0"/>
          <w:numId w:val="126"/>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w:t>
      </w:r>
    </w:p>
    <w:p w14:paraId="26881390" w14:textId="77777777" w:rsidR="00DD6DC8" w:rsidRDefault="00DD6DC8" w:rsidP="00DD6DC8">
      <w:pPr>
        <w:numPr>
          <w:ilvl w:val="0"/>
          <w:numId w:val="126"/>
        </w:numPr>
        <w:spacing w:after="0" w:line="375" w:lineRule="atLeast"/>
        <w:jc w:val="both"/>
        <w:rPr>
          <w:rFonts w:ascii="inter-regular" w:hAnsi="inter-regular"/>
          <w:color w:val="000000"/>
        </w:rPr>
      </w:pPr>
      <w:r>
        <w:rPr>
          <w:rStyle w:val="keyword"/>
          <w:rFonts w:ascii="inter-regular" w:hAnsi="inter-regular"/>
          <w:b/>
          <w:bCs/>
          <w:color w:val="006699"/>
          <w:bdr w:val="none" w:sz="0" w:space="0" w:color="auto" w:frame="1"/>
        </w:rPr>
        <w:t>interface</w:t>
      </w:r>
      <w:r>
        <w:rPr>
          <w:rFonts w:ascii="inter-regular" w:hAnsi="inter-regular"/>
          <w:color w:val="000000"/>
          <w:bdr w:val="none" w:sz="0" w:space="0" w:color="auto" w:frame="1"/>
        </w:rPr>
        <w:t> Showable{  </w:t>
      </w:r>
    </w:p>
    <w:p w14:paraId="4D635394" w14:textId="77777777" w:rsidR="00DD6DC8" w:rsidRDefault="00DD6DC8" w:rsidP="00DD6DC8">
      <w:pPr>
        <w:pStyle w:val="alt"/>
        <w:numPr>
          <w:ilvl w:val="0"/>
          <w:numId w:val="126"/>
        </w:numPr>
        <w:spacing w:before="0" w:beforeAutospacing="0" w:after="0" w:afterAutospacing="0" w:line="375" w:lineRule="atLeast"/>
        <w:jc w:val="both"/>
        <w:rPr>
          <w:rFonts w:ascii="inter-regular" w:hAnsi="inter-regular"/>
          <w:color w:val="000000"/>
        </w:rPr>
      </w:pPr>
      <w:r>
        <w:rPr>
          <w:rStyle w:val="keyword"/>
          <w:rFonts w:ascii="inter-regular" w:hAnsi="inter-regular"/>
          <w:b/>
          <w:bCs/>
          <w:color w:val="006699"/>
          <w:bdr w:val="none" w:sz="0" w:space="0" w:color="auto" w:frame="1"/>
        </w:rPr>
        <w:t>void</w:t>
      </w:r>
      <w:r>
        <w:rPr>
          <w:rFonts w:ascii="inter-regular" w:hAnsi="inter-regular"/>
          <w:color w:val="000000"/>
          <w:bdr w:val="none" w:sz="0" w:space="0" w:color="auto" w:frame="1"/>
        </w:rPr>
        <w:t> show();  </w:t>
      </w:r>
    </w:p>
    <w:p w14:paraId="768A2D8D" w14:textId="77777777" w:rsidR="00DD6DC8" w:rsidRDefault="00DD6DC8" w:rsidP="00DD6DC8">
      <w:pPr>
        <w:numPr>
          <w:ilvl w:val="0"/>
          <w:numId w:val="126"/>
        </w:numPr>
        <w:spacing w:after="0" w:line="375" w:lineRule="atLeast"/>
        <w:jc w:val="both"/>
        <w:rPr>
          <w:rFonts w:ascii="inter-regular" w:hAnsi="inter-regular"/>
          <w:color w:val="000000"/>
        </w:rPr>
      </w:pPr>
      <w:r>
        <w:rPr>
          <w:rFonts w:ascii="inter-regular" w:hAnsi="inter-regular"/>
          <w:color w:val="000000"/>
          <w:bdr w:val="none" w:sz="0" w:space="0" w:color="auto" w:frame="1"/>
        </w:rPr>
        <w:t>}  </w:t>
      </w:r>
    </w:p>
    <w:p w14:paraId="2E0283CB" w14:textId="77777777" w:rsidR="00DD6DC8" w:rsidRDefault="00DD6DC8" w:rsidP="00DD6DC8">
      <w:pPr>
        <w:pStyle w:val="alt"/>
        <w:numPr>
          <w:ilvl w:val="0"/>
          <w:numId w:val="126"/>
        </w:numPr>
        <w:spacing w:before="0" w:beforeAutospacing="0" w:after="0" w:afterAutospacing="0" w:line="375" w:lineRule="atLeast"/>
        <w:jc w:val="both"/>
        <w:rPr>
          <w:rFonts w:ascii="inter-regular" w:hAnsi="inter-regular"/>
          <w:color w:val="000000"/>
        </w:rPr>
      </w:pPr>
      <w:r>
        <w:rPr>
          <w:rStyle w:val="keyword"/>
          <w:rFonts w:ascii="inter-regular" w:hAnsi="inter-regular"/>
          <w:b/>
          <w:bCs/>
          <w:color w:val="006699"/>
          <w:bdr w:val="none" w:sz="0" w:space="0" w:color="auto" w:frame="1"/>
        </w:rPr>
        <w:t>class</w:t>
      </w:r>
      <w:r>
        <w:rPr>
          <w:rFonts w:ascii="inter-regular" w:hAnsi="inter-regular"/>
          <w:color w:val="000000"/>
          <w:bdr w:val="none" w:sz="0" w:space="0" w:color="auto" w:frame="1"/>
        </w:rPr>
        <w:t> A7 </w:t>
      </w:r>
      <w:r>
        <w:rPr>
          <w:rStyle w:val="keyword"/>
          <w:rFonts w:ascii="inter-regular" w:hAnsi="inter-regular"/>
          <w:b/>
          <w:bCs/>
          <w:color w:val="006699"/>
          <w:bdr w:val="none" w:sz="0" w:space="0" w:color="auto" w:frame="1"/>
        </w:rPr>
        <w:t>implements</w:t>
      </w:r>
      <w:r>
        <w:rPr>
          <w:rFonts w:ascii="inter-regular" w:hAnsi="inter-regular"/>
          <w:color w:val="000000"/>
          <w:bdr w:val="none" w:sz="0" w:space="0" w:color="auto" w:frame="1"/>
        </w:rPr>
        <w:t> Printable,Showable{  </w:t>
      </w:r>
    </w:p>
    <w:p w14:paraId="3186C91B" w14:textId="77777777" w:rsidR="00DD6DC8" w:rsidRDefault="00DD6DC8" w:rsidP="00DD6DC8">
      <w:pPr>
        <w:numPr>
          <w:ilvl w:val="0"/>
          <w:numId w:val="126"/>
        </w:numPr>
        <w:spacing w:after="0" w:line="375" w:lineRule="atLeast"/>
        <w:jc w:val="both"/>
        <w:rPr>
          <w:rFonts w:ascii="inter-regular" w:hAnsi="inter-regular"/>
          <w:color w:val="000000"/>
        </w:rPr>
      </w:pPr>
      <w:r>
        <w:rPr>
          <w:rStyle w:val="keyword"/>
          <w:rFonts w:ascii="inter-regular" w:hAnsi="inter-regular"/>
          <w:b/>
          <w:bCs/>
          <w:color w:val="006699"/>
          <w:bdr w:val="none" w:sz="0" w:space="0" w:color="auto" w:frame="1"/>
        </w:rPr>
        <w:t>public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void</w:t>
      </w:r>
      <w:r>
        <w:rPr>
          <w:rFonts w:ascii="inter-regular" w:hAnsi="inter-regular"/>
          <w:color w:val="000000"/>
          <w:bdr w:val="none" w:sz="0" w:space="0" w:color="auto" w:frame="1"/>
        </w:rPr>
        <w:t> print(){System.out.println(</w:t>
      </w:r>
      <w:r>
        <w:rPr>
          <w:rStyle w:val="string"/>
          <w:rFonts w:ascii="inter-regular" w:hAnsi="inter-regular"/>
          <w:color w:val="0000FF"/>
          <w:bdr w:val="none" w:sz="0" w:space="0" w:color="auto" w:frame="1"/>
        </w:rPr>
        <w:t>"Hello"</w:t>
      </w:r>
      <w:r>
        <w:rPr>
          <w:rFonts w:ascii="inter-regular" w:hAnsi="inter-regular"/>
          <w:color w:val="000000"/>
          <w:bdr w:val="none" w:sz="0" w:space="0" w:color="auto" w:frame="1"/>
        </w:rPr>
        <w:t>);}  </w:t>
      </w:r>
    </w:p>
    <w:p w14:paraId="1ADDD9CB" w14:textId="77777777" w:rsidR="00DD6DC8" w:rsidRDefault="00DD6DC8" w:rsidP="00DD6DC8">
      <w:pPr>
        <w:pStyle w:val="alt"/>
        <w:numPr>
          <w:ilvl w:val="0"/>
          <w:numId w:val="126"/>
        </w:numPr>
        <w:spacing w:before="0" w:beforeAutospacing="0" w:after="0" w:afterAutospacing="0" w:line="375" w:lineRule="atLeast"/>
        <w:jc w:val="both"/>
        <w:rPr>
          <w:rFonts w:ascii="inter-regular" w:hAnsi="inter-regular"/>
          <w:color w:val="000000"/>
        </w:rPr>
      </w:pPr>
      <w:r>
        <w:rPr>
          <w:rStyle w:val="keyword"/>
          <w:rFonts w:ascii="inter-regular" w:hAnsi="inter-regular"/>
          <w:b/>
          <w:bCs/>
          <w:color w:val="006699"/>
          <w:bdr w:val="none" w:sz="0" w:space="0" w:color="auto" w:frame="1"/>
        </w:rPr>
        <w:t>public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void</w:t>
      </w:r>
      <w:r>
        <w:rPr>
          <w:rFonts w:ascii="inter-regular" w:hAnsi="inter-regular"/>
          <w:color w:val="000000"/>
          <w:bdr w:val="none" w:sz="0" w:space="0" w:color="auto" w:frame="1"/>
        </w:rPr>
        <w:t> show(){System.out.println(</w:t>
      </w:r>
      <w:r>
        <w:rPr>
          <w:rStyle w:val="string"/>
          <w:rFonts w:ascii="inter-regular" w:hAnsi="inter-regular"/>
          <w:color w:val="0000FF"/>
          <w:bdr w:val="none" w:sz="0" w:space="0" w:color="auto" w:frame="1"/>
        </w:rPr>
        <w:t>"Welcome"</w:t>
      </w:r>
      <w:r>
        <w:rPr>
          <w:rFonts w:ascii="inter-regular" w:hAnsi="inter-regular"/>
          <w:color w:val="000000"/>
          <w:bdr w:val="none" w:sz="0" w:space="0" w:color="auto" w:frame="1"/>
        </w:rPr>
        <w:t>);}  </w:t>
      </w:r>
    </w:p>
    <w:p w14:paraId="4BF8F113" w14:textId="77777777" w:rsidR="00DD6DC8" w:rsidRDefault="00DD6DC8" w:rsidP="00DD6DC8">
      <w:pPr>
        <w:numPr>
          <w:ilvl w:val="0"/>
          <w:numId w:val="126"/>
        </w:numPr>
        <w:spacing w:after="0" w:line="375" w:lineRule="atLeast"/>
        <w:jc w:val="both"/>
        <w:rPr>
          <w:rFonts w:ascii="inter-regular" w:hAnsi="inter-regular"/>
          <w:color w:val="000000"/>
        </w:rPr>
      </w:pPr>
      <w:r>
        <w:rPr>
          <w:rFonts w:ascii="inter-regular" w:hAnsi="inter-regular"/>
          <w:color w:val="000000"/>
          <w:bdr w:val="none" w:sz="0" w:space="0" w:color="auto" w:frame="1"/>
        </w:rPr>
        <w:t>  </w:t>
      </w:r>
    </w:p>
    <w:p w14:paraId="284545D0" w14:textId="77777777" w:rsidR="00DD6DC8" w:rsidRDefault="00DD6DC8" w:rsidP="00DD6DC8">
      <w:pPr>
        <w:pStyle w:val="alt"/>
        <w:numPr>
          <w:ilvl w:val="0"/>
          <w:numId w:val="126"/>
        </w:numPr>
        <w:spacing w:before="0" w:beforeAutospacing="0" w:after="0" w:afterAutospacing="0" w:line="375" w:lineRule="atLeast"/>
        <w:jc w:val="both"/>
        <w:rPr>
          <w:rFonts w:ascii="inter-regular" w:hAnsi="inter-regular"/>
          <w:color w:val="000000"/>
        </w:rPr>
      </w:pPr>
      <w:r>
        <w:rPr>
          <w:rStyle w:val="keyword"/>
          <w:rFonts w:ascii="inter-regular" w:hAnsi="inter-regular"/>
          <w:b/>
          <w:bCs/>
          <w:color w:val="006699"/>
          <w:bdr w:val="none" w:sz="0" w:space="0" w:color="auto" w:frame="1"/>
        </w:rPr>
        <w:t>public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static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void</w:t>
      </w:r>
      <w:r>
        <w:rPr>
          <w:rFonts w:ascii="inter-regular" w:hAnsi="inter-regular"/>
          <w:color w:val="000000"/>
          <w:bdr w:val="none" w:sz="0" w:space="0" w:color="auto" w:frame="1"/>
        </w:rPr>
        <w:t> main(String args[]){  </w:t>
      </w:r>
    </w:p>
    <w:p w14:paraId="04940339" w14:textId="77777777" w:rsidR="00DD6DC8" w:rsidRDefault="00DD6DC8" w:rsidP="00DD6DC8">
      <w:pPr>
        <w:numPr>
          <w:ilvl w:val="0"/>
          <w:numId w:val="126"/>
        </w:numPr>
        <w:spacing w:after="0" w:line="375" w:lineRule="atLeast"/>
        <w:jc w:val="both"/>
        <w:rPr>
          <w:rFonts w:ascii="inter-regular" w:hAnsi="inter-regular"/>
          <w:color w:val="000000"/>
        </w:rPr>
      </w:pPr>
      <w:r>
        <w:rPr>
          <w:rFonts w:ascii="inter-regular" w:hAnsi="inter-regular"/>
          <w:color w:val="000000"/>
          <w:bdr w:val="none" w:sz="0" w:space="0" w:color="auto" w:frame="1"/>
        </w:rPr>
        <w:t>A7 obj = </w:t>
      </w:r>
      <w:r>
        <w:rPr>
          <w:rStyle w:val="keyword"/>
          <w:rFonts w:ascii="inter-regular" w:hAnsi="inter-regular"/>
          <w:b/>
          <w:bCs/>
          <w:color w:val="006699"/>
          <w:bdr w:val="none" w:sz="0" w:space="0" w:color="auto" w:frame="1"/>
        </w:rPr>
        <w:t>new</w:t>
      </w:r>
      <w:r>
        <w:rPr>
          <w:rFonts w:ascii="inter-regular" w:hAnsi="inter-regular"/>
          <w:color w:val="000000"/>
          <w:bdr w:val="none" w:sz="0" w:space="0" w:color="auto" w:frame="1"/>
        </w:rPr>
        <w:t> A7();  </w:t>
      </w:r>
    </w:p>
    <w:p w14:paraId="3D4C6033" w14:textId="77777777" w:rsidR="00DD6DC8" w:rsidRDefault="00DD6DC8" w:rsidP="00DD6DC8">
      <w:pPr>
        <w:pStyle w:val="alt"/>
        <w:numPr>
          <w:ilvl w:val="0"/>
          <w:numId w:val="126"/>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obj.print();  </w:t>
      </w:r>
    </w:p>
    <w:p w14:paraId="36134ABC" w14:textId="77777777" w:rsidR="00DD6DC8" w:rsidRDefault="00DD6DC8" w:rsidP="00DD6DC8">
      <w:pPr>
        <w:numPr>
          <w:ilvl w:val="0"/>
          <w:numId w:val="126"/>
        </w:numPr>
        <w:spacing w:after="0" w:line="375" w:lineRule="atLeast"/>
        <w:jc w:val="both"/>
        <w:rPr>
          <w:rFonts w:ascii="inter-regular" w:hAnsi="inter-regular"/>
          <w:color w:val="000000"/>
        </w:rPr>
      </w:pPr>
      <w:r>
        <w:rPr>
          <w:rFonts w:ascii="inter-regular" w:hAnsi="inter-regular"/>
          <w:color w:val="000000"/>
          <w:bdr w:val="none" w:sz="0" w:space="0" w:color="auto" w:frame="1"/>
        </w:rPr>
        <w:t>obj.show();  </w:t>
      </w:r>
    </w:p>
    <w:p w14:paraId="1D26EFB5" w14:textId="77777777" w:rsidR="00DD6DC8" w:rsidRDefault="00DD6DC8" w:rsidP="00DD6DC8">
      <w:pPr>
        <w:pStyle w:val="alt"/>
        <w:numPr>
          <w:ilvl w:val="0"/>
          <w:numId w:val="126"/>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  </w:t>
      </w:r>
    </w:p>
    <w:p w14:paraId="79C6AB52" w14:textId="77777777" w:rsidR="00DD6DC8" w:rsidRDefault="00DD6DC8" w:rsidP="00DD6DC8">
      <w:pPr>
        <w:numPr>
          <w:ilvl w:val="0"/>
          <w:numId w:val="126"/>
        </w:numPr>
        <w:spacing w:after="0" w:line="375" w:lineRule="atLeast"/>
        <w:jc w:val="both"/>
        <w:rPr>
          <w:rFonts w:ascii="inter-regular" w:hAnsi="inter-regular"/>
          <w:color w:val="000000"/>
        </w:rPr>
      </w:pPr>
      <w:r>
        <w:rPr>
          <w:rFonts w:ascii="inter-regular" w:hAnsi="inter-regular"/>
          <w:color w:val="000000"/>
          <w:bdr w:val="none" w:sz="0" w:space="0" w:color="auto" w:frame="1"/>
        </w:rPr>
        <w:t>}  </w:t>
      </w:r>
    </w:p>
    <w:p w14:paraId="55A76E4F" w14:textId="77777777" w:rsidR="00DD6DC8" w:rsidRDefault="00DD6DC8" w:rsidP="00DD6DC8">
      <w:pPr>
        <w:spacing w:line="240" w:lineRule="auto"/>
        <w:rPr>
          <w:rFonts w:ascii="Times New Roman" w:hAnsi="Times New Roman"/>
        </w:rPr>
      </w:pPr>
      <w:hyperlink r:id="rId126" w:tgtFrame="_blank" w:history="1">
        <w:r>
          <w:rPr>
            <w:rStyle w:val="Hyperlink"/>
            <w:rFonts w:ascii="Verdana" w:hAnsi="Verdana"/>
            <w:b/>
            <w:bCs/>
            <w:color w:val="FFFFFF"/>
            <w:sz w:val="20"/>
            <w:szCs w:val="20"/>
            <w:shd w:val="clear" w:color="auto" w:fill="4CAF50"/>
          </w:rPr>
          <w:t>Test it Now</w:t>
        </w:r>
      </w:hyperlink>
    </w:p>
    <w:p w14:paraId="133FC0EB" w14:textId="77777777" w:rsidR="00DD6DC8" w:rsidRDefault="00DD6DC8" w:rsidP="00DD6DC8">
      <w:pPr>
        <w:pStyle w:val="HTMLPreformatted"/>
        <w:shd w:val="clear" w:color="auto" w:fill="EEEEEE"/>
        <w:jc w:val="both"/>
        <w:rPr>
          <w:color w:val="535559"/>
        </w:rPr>
      </w:pPr>
      <w:r>
        <w:rPr>
          <w:color w:val="535559"/>
        </w:rPr>
        <w:t>Output:Hello</w:t>
      </w:r>
    </w:p>
    <w:p w14:paraId="0FD8A049" w14:textId="77777777" w:rsidR="00DD6DC8" w:rsidRDefault="00DD6DC8" w:rsidP="00DD6DC8">
      <w:pPr>
        <w:pStyle w:val="HTMLPreformatted"/>
        <w:shd w:val="clear" w:color="auto" w:fill="EEEEEE"/>
        <w:jc w:val="both"/>
        <w:rPr>
          <w:color w:val="535559"/>
        </w:rPr>
      </w:pPr>
      <w:r>
        <w:rPr>
          <w:color w:val="535559"/>
        </w:rPr>
        <w:t xml:space="preserve">       Welcome</w:t>
      </w:r>
    </w:p>
    <w:p w14:paraId="0489CABE" w14:textId="77777777" w:rsidR="00DD6DC8" w:rsidRDefault="00DD6DC8" w:rsidP="00DD6DC8">
      <w:pPr>
        <w:pStyle w:val="Heading2"/>
        <w:shd w:val="clear" w:color="auto" w:fill="FFFFFF"/>
        <w:spacing w:line="312" w:lineRule="atLeast"/>
        <w:jc w:val="both"/>
        <w:rPr>
          <w:rFonts w:ascii="Helvetica" w:hAnsi="Helvetica"/>
          <w:b w:val="0"/>
          <w:bCs w:val="0"/>
          <w:color w:val="610B4B"/>
          <w:sz w:val="32"/>
          <w:szCs w:val="32"/>
        </w:rPr>
      </w:pPr>
      <w:r>
        <w:rPr>
          <w:rFonts w:ascii="Helvetica" w:hAnsi="Helvetica"/>
          <w:b w:val="0"/>
          <w:bCs w:val="0"/>
          <w:color w:val="610B4B"/>
          <w:sz w:val="32"/>
          <w:szCs w:val="32"/>
        </w:rPr>
        <w:t>Q) Multiple inheritance is not supported through class in java, but it is possible by an interface, why?</w:t>
      </w:r>
    </w:p>
    <w:p w14:paraId="353393AC" w14:textId="77777777" w:rsidR="00DD6DC8" w:rsidRDefault="00DD6DC8" w:rsidP="00DD6DC8">
      <w:pPr>
        <w:pStyle w:val="NormalWeb"/>
        <w:shd w:val="clear" w:color="auto" w:fill="FFFFFF"/>
        <w:jc w:val="both"/>
        <w:rPr>
          <w:rFonts w:ascii="inter-regular" w:hAnsi="inter-regular"/>
          <w:color w:val="333333"/>
        </w:rPr>
      </w:pPr>
      <w:r>
        <w:rPr>
          <w:rFonts w:ascii="inter-regular" w:hAnsi="inter-regular"/>
          <w:color w:val="333333"/>
        </w:rPr>
        <w:t>As we have explained in the inheritance chapter, multiple inheritance is not supported in the case of </w:t>
      </w:r>
      <w:hyperlink r:id="rId127" w:history="1">
        <w:r>
          <w:rPr>
            <w:rStyle w:val="Hyperlink"/>
            <w:rFonts w:ascii="inter-regular" w:hAnsi="inter-regular"/>
            <w:color w:val="008000"/>
          </w:rPr>
          <w:t>class</w:t>
        </w:r>
      </w:hyperlink>
      <w:r>
        <w:rPr>
          <w:rFonts w:ascii="inter-regular" w:hAnsi="inter-regular"/>
          <w:color w:val="333333"/>
        </w:rPr>
        <w:t> because of ambiguity. However, it is supported in case of an interface because there is no ambiguity. It is because its implementation is provided by the implementation class. For example:</w:t>
      </w:r>
    </w:p>
    <w:p w14:paraId="16B4ED40" w14:textId="77777777" w:rsidR="00DD6DC8" w:rsidRDefault="00DD6DC8" w:rsidP="00DD6DC8">
      <w:pPr>
        <w:pStyle w:val="alt"/>
        <w:numPr>
          <w:ilvl w:val="0"/>
          <w:numId w:val="127"/>
        </w:numPr>
        <w:spacing w:before="0" w:beforeAutospacing="0" w:after="0" w:afterAutospacing="0" w:line="375" w:lineRule="atLeast"/>
        <w:jc w:val="both"/>
        <w:rPr>
          <w:rFonts w:ascii="inter-regular" w:hAnsi="inter-regular"/>
          <w:color w:val="000000"/>
        </w:rPr>
      </w:pPr>
      <w:r>
        <w:rPr>
          <w:rStyle w:val="keyword"/>
          <w:rFonts w:ascii="inter-regular" w:hAnsi="inter-regular"/>
          <w:b/>
          <w:bCs/>
          <w:color w:val="006699"/>
          <w:bdr w:val="none" w:sz="0" w:space="0" w:color="auto" w:frame="1"/>
        </w:rPr>
        <w:t>interface</w:t>
      </w:r>
      <w:r>
        <w:rPr>
          <w:rFonts w:ascii="inter-regular" w:hAnsi="inter-regular"/>
          <w:color w:val="000000"/>
          <w:bdr w:val="none" w:sz="0" w:space="0" w:color="auto" w:frame="1"/>
        </w:rPr>
        <w:t> Printable{  </w:t>
      </w:r>
    </w:p>
    <w:p w14:paraId="35FE79D5" w14:textId="77777777" w:rsidR="00DD6DC8" w:rsidRDefault="00DD6DC8" w:rsidP="00DD6DC8">
      <w:pPr>
        <w:numPr>
          <w:ilvl w:val="0"/>
          <w:numId w:val="127"/>
        </w:numPr>
        <w:spacing w:after="0" w:line="375" w:lineRule="atLeast"/>
        <w:jc w:val="both"/>
        <w:rPr>
          <w:rFonts w:ascii="inter-regular" w:hAnsi="inter-regular"/>
          <w:color w:val="000000"/>
        </w:rPr>
      </w:pPr>
      <w:r>
        <w:rPr>
          <w:rStyle w:val="keyword"/>
          <w:rFonts w:ascii="inter-regular" w:hAnsi="inter-regular"/>
          <w:b/>
          <w:bCs/>
          <w:color w:val="006699"/>
          <w:bdr w:val="none" w:sz="0" w:space="0" w:color="auto" w:frame="1"/>
        </w:rPr>
        <w:lastRenderedPageBreak/>
        <w:t>void</w:t>
      </w:r>
      <w:r>
        <w:rPr>
          <w:rFonts w:ascii="inter-regular" w:hAnsi="inter-regular"/>
          <w:color w:val="000000"/>
          <w:bdr w:val="none" w:sz="0" w:space="0" w:color="auto" w:frame="1"/>
        </w:rPr>
        <w:t> print();  </w:t>
      </w:r>
    </w:p>
    <w:p w14:paraId="7E94A216" w14:textId="77777777" w:rsidR="00DD6DC8" w:rsidRDefault="00DD6DC8" w:rsidP="00DD6DC8">
      <w:pPr>
        <w:pStyle w:val="alt"/>
        <w:numPr>
          <w:ilvl w:val="0"/>
          <w:numId w:val="127"/>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w:t>
      </w:r>
    </w:p>
    <w:p w14:paraId="271B31A9" w14:textId="77777777" w:rsidR="00DD6DC8" w:rsidRDefault="00DD6DC8" w:rsidP="00DD6DC8">
      <w:pPr>
        <w:numPr>
          <w:ilvl w:val="0"/>
          <w:numId w:val="127"/>
        </w:numPr>
        <w:spacing w:after="0" w:line="375" w:lineRule="atLeast"/>
        <w:jc w:val="both"/>
        <w:rPr>
          <w:rFonts w:ascii="inter-regular" w:hAnsi="inter-regular"/>
          <w:color w:val="000000"/>
        </w:rPr>
      </w:pPr>
      <w:r>
        <w:rPr>
          <w:rStyle w:val="keyword"/>
          <w:rFonts w:ascii="inter-regular" w:hAnsi="inter-regular"/>
          <w:b/>
          <w:bCs/>
          <w:color w:val="006699"/>
          <w:bdr w:val="none" w:sz="0" w:space="0" w:color="auto" w:frame="1"/>
        </w:rPr>
        <w:t>interface</w:t>
      </w:r>
      <w:r>
        <w:rPr>
          <w:rFonts w:ascii="inter-regular" w:hAnsi="inter-regular"/>
          <w:color w:val="000000"/>
          <w:bdr w:val="none" w:sz="0" w:space="0" w:color="auto" w:frame="1"/>
        </w:rPr>
        <w:t> Showable{  </w:t>
      </w:r>
    </w:p>
    <w:p w14:paraId="594CEA0C" w14:textId="77777777" w:rsidR="00DD6DC8" w:rsidRDefault="00DD6DC8" w:rsidP="00DD6DC8">
      <w:pPr>
        <w:pStyle w:val="alt"/>
        <w:numPr>
          <w:ilvl w:val="0"/>
          <w:numId w:val="127"/>
        </w:numPr>
        <w:spacing w:before="0" w:beforeAutospacing="0" w:after="0" w:afterAutospacing="0" w:line="375" w:lineRule="atLeast"/>
        <w:jc w:val="both"/>
        <w:rPr>
          <w:rFonts w:ascii="inter-regular" w:hAnsi="inter-regular"/>
          <w:color w:val="000000"/>
        </w:rPr>
      </w:pPr>
      <w:r>
        <w:rPr>
          <w:rStyle w:val="keyword"/>
          <w:rFonts w:ascii="inter-regular" w:hAnsi="inter-regular"/>
          <w:b/>
          <w:bCs/>
          <w:color w:val="006699"/>
          <w:bdr w:val="none" w:sz="0" w:space="0" w:color="auto" w:frame="1"/>
        </w:rPr>
        <w:t>void</w:t>
      </w:r>
      <w:r>
        <w:rPr>
          <w:rFonts w:ascii="inter-regular" w:hAnsi="inter-regular"/>
          <w:color w:val="000000"/>
          <w:bdr w:val="none" w:sz="0" w:space="0" w:color="auto" w:frame="1"/>
        </w:rPr>
        <w:t> print();  </w:t>
      </w:r>
    </w:p>
    <w:p w14:paraId="76BBBD66" w14:textId="77777777" w:rsidR="00DD6DC8" w:rsidRDefault="00DD6DC8" w:rsidP="00DD6DC8">
      <w:pPr>
        <w:numPr>
          <w:ilvl w:val="0"/>
          <w:numId w:val="127"/>
        </w:numPr>
        <w:spacing w:after="0" w:line="375" w:lineRule="atLeast"/>
        <w:jc w:val="both"/>
        <w:rPr>
          <w:rFonts w:ascii="inter-regular" w:hAnsi="inter-regular"/>
          <w:color w:val="000000"/>
        </w:rPr>
      </w:pPr>
      <w:r>
        <w:rPr>
          <w:rFonts w:ascii="inter-regular" w:hAnsi="inter-regular"/>
          <w:color w:val="000000"/>
          <w:bdr w:val="none" w:sz="0" w:space="0" w:color="auto" w:frame="1"/>
        </w:rPr>
        <w:t>}  </w:t>
      </w:r>
    </w:p>
    <w:p w14:paraId="1B5DF99A" w14:textId="77777777" w:rsidR="00DD6DC8" w:rsidRDefault="00DD6DC8" w:rsidP="00DD6DC8">
      <w:pPr>
        <w:pStyle w:val="alt"/>
        <w:numPr>
          <w:ilvl w:val="0"/>
          <w:numId w:val="127"/>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w:t>
      </w:r>
    </w:p>
    <w:p w14:paraId="7F3D530C" w14:textId="77777777" w:rsidR="00DD6DC8" w:rsidRDefault="00DD6DC8" w:rsidP="00DD6DC8">
      <w:pPr>
        <w:numPr>
          <w:ilvl w:val="0"/>
          <w:numId w:val="127"/>
        </w:numPr>
        <w:spacing w:after="0" w:line="375" w:lineRule="atLeast"/>
        <w:jc w:val="both"/>
        <w:rPr>
          <w:rFonts w:ascii="inter-regular" w:hAnsi="inter-regular"/>
          <w:color w:val="000000"/>
        </w:rPr>
      </w:pPr>
      <w:r>
        <w:rPr>
          <w:rStyle w:val="keyword"/>
          <w:rFonts w:ascii="inter-regular" w:hAnsi="inter-regular"/>
          <w:b/>
          <w:bCs/>
          <w:color w:val="006699"/>
          <w:bdr w:val="none" w:sz="0" w:space="0" w:color="auto" w:frame="1"/>
        </w:rPr>
        <w:t>class</w:t>
      </w:r>
      <w:r>
        <w:rPr>
          <w:rFonts w:ascii="inter-regular" w:hAnsi="inter-regular"/>
          <w:color w:val="000000"/>
          <w:bdr w:val="none" w:sz="0" w:space="0" w:color="auto" w:frame="1"/>
        </w:rPr>
        <w:t> TestInterface3 </w:t>
      </w:r>
      <w:r>
        <w:rPr>
          <w:rStyle w:val="keyword"/>
          <w:rFonts w:ascii="inter-regular" w:hAnsi="inter-regular"/>
          <w:b/>
          <w:bCs/>
          <w:color w:val="006699"/>
          <w:bdr w:val="none" w:sz="0" w:space="0" w:color="auto" w:frame="1"/>
        </w:rPr>
        <w:t>implements</w:t>
      </w:r>
      <w:r>
        <w:rPr>
          <w:rFonts w:ascii="inter-regular" w:hAnsi="inter-regular"/>
          <w:color w:val="000000"/>
          <w:bdr w:val="none" w:sz="0" w:space="0" w:color="auto" w:frame="1"/>
        </w:rPr>
        <w:t> Printable, Showable{  </w:t>
      </w:r>
    </w:p>
    <w:p w14:paraId="6EA7E5D9" w14:textId="77777777" w:rsidR="00DD6DC8" w:rsidRDefault="00DD6DC8" w:rsidP="00DD6DC8">
      <w:pPr>
        <w:pStyle w:val="alt"/>
        <w:numPr>
          <w:ilvl w:val="0"/>
          <w:numId w:val="127"/>
        </w:numPr>
        <w:spacing w:before="0" w:beforeAutospacing="0" w:after="0" w:afterAutospacing="0" w:line="375" w:lineRule="atLeast"/>
        <w:jc w:val="both"/>
        <w:rPr>
          <w:rFonts w:ascii="inter-regular" w:hAnsi="inter-regular"/>
          <w:color w:val="000000"/>
        </w:rPr>
      </w:pPr>
      <w:r>
        <w:rPr>
          <w:rStyle w:val="keyword"/>
          <w:rFonts w:ascii="inter-regular" w:hAnsi="inter-regular"/>
          <w:b/>
          <w:bCs/>
          <w:color w:val="006699"/>
          <w:bdr w:val="none" w:sz="0" w:space="0" w:color="auto" w:frame="1"/>
        </w:rPr>
        <w:t>public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void</w:t>
      </w:r>
      <w:r>
        <w:rPr>
          <w:rFonts w:ascii="inter-regular" w:hAnsi="inter-regular"/>
          <w:color w:val="000000"/>
          <w:bdr w:val="none" w:sz="0" w:space="0" w:color="auto" w:frame="1"/>
        </w:rPr>
        <w:t> print(){System.out.println(</w:t>
      </w:r>
      <w:r>
        <w:rPr>
          <w:rStyle w:val="string"/>
          <w:rFonts w:ascii="inter-regular" w:hAnsi="inter-regular"/>
          <w:color w:val="0000FF"/>
          <w:bdr w:val="none" w:sz="0" w:space="0" w:color="auto" w:frame="1"/>
        </w:rPr>
        <w:t>"Hello"</w:t>
      </w:r>
      <w:r>
        <w:rPr>
          <w:rFonts w:ascii="inter-regular" w:hAnsi="inter-regular"/>
          <w:color w:val="000000"/>
          <w:bdr w:val="none" w:sz="0" w:space="0" w:color="auto" w:frame="1"/>
        </w:rPr>
        <w:t>);}  </w:t>
      </w:r>
    </w:p>
    <w:p w14:paraId="3A29A4A7" w14:textId="77777777" w:rsidR="00DD6DC8" w:rsidRDefault="00DD6DC8" w:rsidP="00DD6DC8">
      <w:pPr>
        <w:numPr>
          <w:ilvl w:val="0"/>
          <w:numId w:val="127"/>
        </w:numPr>
        <w:spacing w:after="0" w:line="375" w:lineRule="atLeast"/>
        <w:jc w:val="both"/>
        <w:rPr>
          <w:rFonts w:ascii="inter-regular" w:hAnsi="inter-regular"/>
          <w:color w:val="000000"/>
        </w:rPr>
      </w:pPr>
      <w:r>
        <w:rPr>
          <w:rStyle w:val="keyword"/>
          <w:rFonts w:ascii="inter-regular" w:hAnsi="inter-regular"/>
          <w:b/>
          <w:bCs/>
          <w:color w:val="006699"/>
          <w:bdr w:val="none" w:sz="0" w:space="0" w:color="auto" w:frame="1"/>
        </w:rPr>
        <w:t>public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static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void</w:t>
      </w:r>
      <w:r>
        <w:rPr>
          <w:rFonts w:ascii="inter-regular" w:hAnsi="inter-regular"/>
          <w:color w:val="000000"/>
          <w:bdr w:val="none" w:sz="0" w:space="0" w:color="auto" w:frame="1"/>
        </w:rPr>
        <w:t> main(String args[]){  </w:t>
      </w:r>
    </w:p>
    <w:p w14:paraId="6A9E6705" w14:textId="77777777" w:rsidR="00DD6DC8" w:rsidRDefault="00DD6DC8" w:rsidP="00DD6DC8">
      <w:pPr>
        <w:pStyle w:val="alt"/>
        <w:numPr>
          <w:ilvl w:val="0"/>
          <w:numId w:val="127"/>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TestInterface3 obj = </w:t>
      </w:r>
      <w:r>
        <w:rPr>
          <w:rStyle w:val="keyword"/>
          <w:rFonts w:ascii="inter-regular" w:hAnsi="inter-regular"/>
          <w:b/>
          <w:bCs/>
          <w:color w:val="006699"/>
          <w:bdr w:val="none" w:sz="0" w:space="0" w:color="auto" w:frame="1"/>
        </w:rPr>
        <w:t>new</w:t>
      </w:r>
      <w:r>
        <w:rPr>
          <w:rFonts w:ascii="inter-regular" w:hAnsi="inter-regular"/>
          <w:color w:val="000000"/>
          <w:bdr w:val="none" w:sz="0" w:space="0" w:color="auto" w:frame="1"/>
        </w:rPr>
        <w:t> TestInterface3();  </w:t>
      </w:r>
    </w:p>
    <w:p w14:paraId="59E3082D" w14:textId="77777777" w:rsidR="00DD6DC8" w:rsidRDefault="00DD6DC8" w:rsidP="00DD6DC8">
      <w:pPr>
        <w:numPr>
          <w:ilvl w:val="0"/>
          <w:numId w:val="127"/>
        </w:numPr>
        <w:spacing w:after="0" w:line="375" w:lineRule="atLeast"/>
        <w:jc w:val="both"/>
        <w:rPr>
          <w:rFonts w:ascii="inter-regular" w:hAnsi="inter-regular"/>
          <w:color w:val="000000"/>
        </w:rPr>
      </w:pPr>
      <w:r>
        <w:rPr>
          <w:rFonts w:ascii="inter-regular" w:hAnsi="inter-regular"/>
          <w:color w:val="000000"/>
          <w:bdr w:val="none" w:sz="0" w:space="0" w:color="auto" w:frame="1"/>
        </w:rPr>
        <w:t>obj.print();  </w:t>
      </w:r>
    </w:p>
    <w:p w14:paraId="75BD8C9F" w14:textId="77777777" w:rsidR="00DD6DC8" w:rsidRDefault="00DD6DC8" w:rsidP="00DD6DC8">
      <w:pPr>
        <w:pStyle w:val="alt"/>
        <w:numPr>
          <w:ilvl w:val="0"/>
          <w:numId w:val="127"/>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  </w:t>
      </w:r>
    </w:p>
    <w:p w14:paraId="03C8ADA5" w14:textId="77777777" w:rsidR="00DD6DC8" w:rsidRDefault="00DD6DC8" w:rsidP="00DD6DC8">
      <w:pPr>
        <w:numPr>
          <w:ilvl w:val="0"/>
          <w:numId w:val="127"/>
        </w:numPr>
        <w:spacing w:after="0" w:line="375" w:lineRule="atLeast"/>
        <w:jc w:val="both"/>
        <w:rPr>
          <w:rFonts w:ascii="inter-regular" w:hAnsi="inter-regular"/>
          <w:color w:val="000000"/>
        </w:rPr>
      </w:pPr>
      <w:r>
        <w:rPr>
          <w:rFonts w:ascii="inter-regular" w:hAnsi="inter-regular"/>
          <w:color w:val="000000"/>
          <w:bdr w:val="none" w:sz="0" w:space="0" w:color="auto" w:frame="1"/>
        </w:rPr>
        <w:t>}  </w:t>
      </w:r>
    </w:p>
    <w:p w14:paraId="44BA4C69" w14:textId="77777777" w:rsidR="00DD6DC8" w:rsidRDefault="00DD6DC8" w:rsidP="00DD6DC8">
      <w:pPr>
        <w:spacing w:line="240" w:lineRule="auto"/>
        <w:rPr>
          <w:rFonts w:ascii="Times New Roman" w:hAnsi="Times New Roman"/>
        </w:rPr>
      </w:pPr>
      <w:hyperlink r:id="rId128" w:tgtFrame="_blank" w:history="1">
        <w:r>
          <w:rPr>
            <w:rStyle w:val="Hyperlink"/>
            <w:rFonts w:ascii="Verdana" w:hAnsi="Verdana"/>
            <w:b/>
            <w:bCs/>
            <w:color w:val="FFFFFF"/>
            <w:sz w:val="20"/>
            <w:szCs w:val="20"/>
            <w:shd w:val="clear" w:color="auto" w:fill="4CAF50"/>
          </w:rPr>
          <w:t>Test it Now</w:t>
        </w:r>
      </w:hyperlink>
    </w:p>
    <w:p w14:paraId="3A123E33" w14:textId="77777777" w:rsidR="00DD6DC8" w:rsidRDefault="00DD6DC8" w:rsidP="00DD6DC8">
      <w:pPr>
        <w:pStyle w:val="NormalWeb"/>
        <w:shd w:val="clear" w:color="auto" w:fill="FFFFFF"/>
        <w:jc w:val="both"/>
        <w:rPr>
          <w:rFonts w:ascii="inter-regular" w:hAnsi="inter-regular"/>
          <w:color w:val="333333"/>
        </w:rPr>
      </w:pPr>
      <w:r>
        <w:rPr>
          <w:rFonts w:ascii="inter-regular" w:hAnsi="inter-regular"/>
          <w:color w:val="333333"/>
        </w:rPr>
        <w:t>Output:</w:t>
      </w:r>
    </w:p>
    <w:p w14:paraId="68E8ED23" w14:textId="77777777" w:rsidR="00DD6DC8" w:rsidRDefault="00DD6DC8" w:rsidP="00DD6DC8">
      <w:pPr>
        <w:pStyle w:val="HTMLPreformatted"/>
        <w:shd w:val="clear" w:color="auto" w:fill="EEEEEE"/>
        <w:jc w:val="both"/>
        <w:rPr>
          <w:color w:val="535559"/>
        </w:rPr>
      </w:pPr>
      <w:r>
        <w:rPr>
          <w:color w:val="535559"/>
        </w:rPr>
        <w:t>Hello</w:t>
      </w:r>
    </w:p>
    <w:p w14:paraId="4ADE43E9" w14:textId="77777777" w:rsidR="00DD6DC8" w:rsidRDefault="00DD6DC8" w:rsidP="00DD6DC8">
      <w:pPr>
        <w:pStyle w:val="NormalWeb"/>
        <w:shd w:val="clear" w:color="auto" w:fill="FFFFFF"/>
        <w:jc w:val="both"/>
        <w:rPr>
          <w:rFonts w:ascii="inter-regular" w:hAnsi="inter-regular"/>
          <w:color w:val="333333"/>
        </w:rPr>
      </w:pPr>
      <w:r>
        <w:rPr>
          <w:rFonts w:ascii="inter-regular" w:hAnsi="inter-regular"/>
          <w:color w:val="333333"/>
        </w:rPr>
        <w:t>As you can see in the above example, Printable and Showable interface have same methods but its implementation is provided by class TestTnterface1, so there is no ambiguity.</w:t>
      </w:r>
    </w:p>
    <w:p w14:paraId="4BE02693" w14:textId="77777777" w:rsidR="00DD6DC8" w:rsidRDefault="00000000" w:rsidP="00DD6DC8">
      <w:pPr>
        <w:rPr>
          <w:rFonts w:ascii="Times New Roman" w:hAnsi="Times New Roman"/>
        </w:rPr>
      </w:pPr>
      <w:r>
        <w:pict w14:anchorId="1F4C3091">
          <v:rect id="_x0000_i1064" style="width:0;height:.75pt" o:hrstd="t" o:hrnoshade="t" o:hr="t" fillcolor="#d4d4d4" stroked="f"/>
        </w:pict>
      </w:r>
    </w:p>
    <w:p w14:paraId="7134A293" w14:textId="77777777" w:rsidR="00DD6DC8" w:rsidRDefault="00DD6DC8" w:rsidP="00DD6DC8">
      <w:pPr>
        <w:pStyle w:val="Heading2"/>
        <w:shd w:val="clear" w:color="auto" w:fill="FFFFFF"/>
        <w:spacing w:line="312" w:lineRule="atLeast"/>
        <w:jc w:val="both"/>
        <w:rPr>
          <w:rFonts w:ascii="Helvetica" w:hAnsi="Helvetica"/>
          <w:b w:val="0"/>
          <w:bCs w:val="0"/>
          <w:color w:val="610B38"/>
          <w:sz w:val="38"/>
          <w:szCs w:val="38"/>
        </w:rPr>
      </w:pPr>
      <w:r>
        <w:rPr>
          <w:rFonts w:ascii="Helvetica" w:hAnsi="Helvetica"/>
          <w:b w:val="0"/>
          <w:bCs w:val="0"/>
          <w:color w:val="610B38"/>
          <w:sz w:val="38"/>
          <w:szCs w:val="38"/>
        </w:rPr>
        <w:t>Interface inheritance</w:t>
      </w:r>
    </w:p>
    <w:p w14:paraId="0B4DE50E" w14:textId="77777777" w:rsidR="00DD6DC8" w:rsidRDefault="00DD6DC8" w:rsidP="00DD6DC8">
      <w:pPr>
        <w:pStyle w:val="NormalWeb"/>
        <w:shd w:val="clear" w:color="auto" w:fill="FFFFFF"/>
        <w:jc w:val="both"/>
        <w:rPr>
          <w:rFonts w:ascii="inter-regular" w:hAnsi="inter-regular"/>
          <w:color w:val="333333"/>
        </w:rPr>
      </w:pPr>
      <w:r>
        <w:rPr>
          <w:rFonts w:ascii="inter-regular" w:hAnsi="inter-regular"/>
          <w:color w:val="333333"/>
        </w:rPr>
        <w:t>A class implements an interface, but one interface extends another interface.</w:t>
      </w:r>
    </w:p>
    <w:p w14:paraId="4659031B" w14:textId="77777777" w:rsidR="00DD6DC8" w:rsidRDefault="00DD6DC8" w:rsidP="00DD6DC8">
      <w:pPr>
        <w:pStyle w:val="alt"/>
        <w:numPr>
          <w:ilvl w:val="0"/>
          <w:numId w:val="128"/>
        </w:numPr>
        <w:spacing w:before="0" w:beforeAutospacing="0" w:after="0" w:afterAutospacing="0" w:line="375" w:lineRule="atLeast"/>
        <w:jc w:val="both"/>
        <w:rPr>
          <w:rFonts w:ascii="inter-regular" w:hAnsi="inter-regular"/>
          <w:color w:val="000000"/>
        </w:rPr>
      </w:pPr>
      <w:r>
        <w:rPr>
          <w:rStyle w:val="keyword"/>
          <w:rFonts w:ascii="inter-regular" w:hAnsi="inter-regular"/>
          <w:b/>
          <w:bCs/>
          <w:color w:val="006699"/>
          <w:bdr w:val="none" w:sz="0" w:space="0" w:color="auto" w:frame="1"/>
        </w:rPr>
        <w:t>interface</w:t>
      </w:r>
      <w:r>
        <w:rPr>
          <w:rFonts w:ascii="inter-regular" w:hAnsi="inter-regular"/>
          <w:color w:val="000000"/>
          <w:bdr w:val="none" w:sz="0" w:space="0" w:color="auto" w:frame="1"/>
        </w:rPr>
        <w:t> Printable{  </w:t>
      </w:r>
    </w:p>
    <w:p w14:paraId="5FD9056A" w14:textId="77777777" w:rsidR="00DD6DC8" w:rsidRDefault="00DD6DC8" w:rsidP="00DD6DC8">
      <w:pPr>
        <w:numPr>
          <w:ilvl w:val="0"/>
          <w:numId w:val="128"/>
        </w:numPr>
        <w:spacing w:after="0" w:line="375" w:lineRule="atLeast"/>
        <w:jc w:val="both"/>
        <w:rPr>
          <w:rFonts w:ascii="inter-regular" w:hAnsi="inter-regular"/>
          <w:color w:val="000000"/>
        </w:rPr>
      </w:pPr>
      <w:r>
        <w:rPr>
          <w:rStyle w:val="keyword"/>
          <w:rFonts w:ascii="inter-regular" w:hAnsi="inter-regular"/>
          <w:b/>
          <w:bCs/>
          <w:color w:val="006699"/>
          <w:bdr w:val="none" w:sz="0" w:space="0" w:color="auto" w:frame="1"/>
        </w:rPr>
        <w:t>void</w:t>
      </w:r>
      <w:r>
        <w:rPr>
          <w:rFonts w:ascii="inter-regular" w:hAnsi="inter-regular"/>
          <w:color w:val="000000"/>
          <w:bdr w:val="none" w:sz="0" w:space="0" w:color="auto" w:frame="1"/>
        </w:rPr>
        <w:t> print();  </w:t>
      </w:r>
    </w:p>
    <w:p w14:paraId="23B18ED9" w14:textId="77777777" w:rsidR="00DD6DC8" w:rsidRDefault="00DD6DC8" w:rsidP="00DD6DC8">
      <w:pPr>
        <w:pStyle w:val="alt"/>
        <w:numPr>
          <w:ilvl w:val="0"/>
          <w:numId w:val="128"/>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w:t>
      </w:r>
    </w:p>
    <w:p w14:paraId="6DC1DE6A" w14:textId="77777777" w:rsidR="00DD6DC8" w:rsidRDefault="00DD6DC8" w:rsidP="00DD6DC8">
      <w:pPr>
        <w:numPr>
          <w:ilvl w:val="0"/>
          <w:numId w:val="128"/>
        </w:numPr>
        <w:spacing w:after="0" w:line="375" w:lineRule="atLeast"/>
        <w:jc w:val="both"/>
        <w:rPr>
          <w:rFonts w:ascii="inter-regular" w:hAnsi="inter-regular"/>
          <w:color w:val="000000"/>
        </w:rPr>
      </w:pPr>
      <w:r>
        <w:rPr>
          <w:rStyle w:val="keyword"/>
          <w:rFonts w:ascii="inter-regular" w:hAnsi="inter-regular"/>
          <w:b/>
          <w:bCs/>
          <w:color w:val="006699"/>
          <w:bdr w:val="none" w:sz="0" w:space="0" w:color="auto" w:frame="1"/>
        </w:rPr>
        <w:t>interface</w:t>
      </w:r>
      <w:r>
        <w:rPr>
          <w:rFonts w:ascii="inter-regular" w:hAnsi="inter-regular"/>
          <w:color w:val="000000"/>
          <w:bdr w:val="none" w:sz="0" w:space="0" w:color="auto" w:frame="1"/>
        </w:rPr>
        <w:t> Showable </w:t>
      </w:r>
      <w:r>
        <w:rPr>
          <w:rStyle w:val="keyword"/>
          <w:rFonts w:ascii="inter-regular" w:hAnsi="inter-regular"/>
          <w:b/>
          <w:bCs/>
          <w:color w:val="006699"/>
          <w:bdr w:val="none" w:sz="0" w:space="0" w:color="auto" w:frame="1"/>
        </w:rPr>
        <w:t>extends</w:t>
      </w:r>
      <w:r>
        <w:rPr>
          <w:rFonts w:ascii="inter-regular" w:hAnsi="inter-regular"/>
          <w:color w:val="000000"/>
          <w:bdr w:val="none" w:sz="0" w:space="0" w:color="auto" w:frame="1"/>
        </w:rPr>
        <w:t> Printable{  </w:t>
      </w:r>
    </w:p>
    <w:p w14:paraId="417E8291" w14:textId="77777777" w:rsidR="00DD6DC8" w:rsidRDefault="00DD6DC8" w:rsidP="00DD6DC8">
      <w:pPr>
        <w:pStyle w:val="alt"/>
        <w:numPr>
          <w:ilvl w:val="0"/>
          <w:numId w:val="128"/>
        </w:numPr>
        <w:spacing w:before="0" w:beforeAutospacing="0" w:after="0" w:afterAutospacing="0" w:line="375" w:lineRule="atLeast"/>
        <w:jc w:val="both"/>
        <w:rPr>
          <w:rFonts w:ascii="inter-regular" w:hAnsi="inter-regular"/>
          <w:color w:val="000000"/>
        </w:rPr>
      </w:pPr>
      <w:r>
        <w:rPr>
          <w:rStyle w:val="keyword"/>
          <w:rFonts w:ascii="inter-regular" w:hAnsi="inter-regular"/>
          <w:b/>
          <w:bCs/>
          <w:color w:val="006699"/>
          <w:bdr w:val="none" w:sz="0" w:space="0" w:color="auto" w:frame="1"/>
        </w:rPr>
        <w:t>void</w:t>
      </w:r>
      <w:r>
        <w:rPr>
          <w:rFonts w:ascii="inter-regular" w:hAnsi="inter-regular"/>
          <w:color w:val="000000"/>
          <w:bdr w:val="none" w:sz="0" w:space="0" w:color="auto" w:frame="1"/>
        </w:rPr>
        <w:t> show();  </w:t>
      </w:r>
    </w:p>
    <w:p w14:paraId="2D63CA78" w14:textId="77777777" w:rsidR="00DD6DC8" w:rsidRDefault="00DD6DC8" w:rsidP="00DD6DC8">
      <w:pPr>
        <w:numPr>
          <w:ilvl w:val="0"/>
          <w:numId w:val="128"/>
        </w:numPr>
        <w:spacing w:after="0" w:line="375" w:lineRule="atLeast"/>
        <w:jc w:val="both"/>
        <w:rPr>
          <w:rFonts w:ascii="inter-regular" w:hAnsi="inter-regular"/>
          <w:color w:val="000000"/>
        </w:rPr>
      </w:pPr>
      <w:r>
        <w:rPr>
          <w:rFonts w:ascii="inter-regular" w:hAnsi="inter-regular"/>
          <w:color w:val="000000"/>
          <w:bdr w:val="none" w:sz="0" w:space="0" w:color="auto" w:frame="1"/>
        </w:rPr>
        <w:t>}  </w:t>
      </w:r>
    </w:p>
    <w:p w14:paraId="685B369B" w14:textId="77777777" w:rsidR="00DD6DC8" w:rsidRDefault="00DD6DC8" w:rsidP="00DD6DC8">
      <w:pPr>
        <w:pStyle w:val="alt"/>
        <w:numPr>
          <w:ilvl w:val="0"/>
          <w:numId w:val="128"/>
        </w:numPr>
        <w:spacing w:before="0" w:beforeAutospacing="0" w:after="0" w:afterAutospacing="0" w:line="375" w:lineRule="atLeast"/>
        <w:jc w:val="both"/>
        <w:rPr>
          <w:rFonts w:ascii="inter-regular" w:hAnsi="inter-regular"/>
          <w:color w:val="000000"/>
        </w:rPr>
      </w:pPr>
      <w:r>
        <w:rPr>
          <w:rStyle w:val="keyword"/>
          <w:rFonts w:ascii="inter-regular" w:hAnsi="inter-regular"/>
          <w:b/>
          <w:bCs/>
          <w:color w:val="006699"/>
          <w:bdr w:val="none" w:sz="0" w:space="0" w:color="auto" w:frame="1"/>
        </w:rPr>
        <w:t>class</w:t>
      </w:r>
      <w:r>
        <w:rPr>
          <w:rFonts w:ascii="inter-regular" w:hAnsi="inter-regular"/>
          <w:color w:val="000000"/>
          <w:bdr w:val="none" w:sz="0" w:space="0" w:color="auto" w:frame="1"/>
        </w:rPr>
        <w:t> TestInterface4 </w:t>
      </w:r>
      <w:r>
        <w:rPr>
          <w:rStyle w:val="keyword"/>
          <w:rFonts w:ascii="inter-regular" w:hAnsi="inter-regular"/>
          <w:b/>
          <w:bCs/>
          <w:color w:val="006699"/>
          <w:bdr w:val="none" w:sz="0" w:space="0" w:color="auto" w:frame="1"/>
        </w:rPr>
        <w:t>implements</w:t>
      </w:r>
      <w:r>
        <w:rPr>
          <w:rFonts w:ascii="inter-regular" w:hAnsi="inter-regular"/>
          <w:color w:val="000000"/>
          <w:bdr w:val="none" w:sz="0" w:space="0" w:color="auto" w:frame="1"/>
        </w:rPr>
        <w:t> Showable{  </w:t>
      </w:r>
    </w:p>
    <w:p w14:paraId="0E4AD06C" w14:textId="77777777" w:rsidR="00DD6DC8" w:rsidRDefault="00DD6DC8" w:rsidP="00DD6DC8">
      <w:pPr>
        <w:numPr>
          <w:ilvl w:val="0"/>
          <w:numId w:val="128"/>
        </w:numPr>
        <w:spacing w:after="0" w:line="375" w:lineRule="atLeast"/>
        <w:jc w:val="both"/>
        <w:rPr>
          <w:rFonts w:ascii="inter-regular" w:hAnsi="inter-regular"/>
          <w:color w:val="000000"/>
        </w:rPr>
      </w:pPr>
      <w:r>
        <w:rPr>
          <w:rStyle w:val="keyword"/>
          <w:rFonts w:ascii="inter-regular" w:hAnsi="inter-regular"/>
          <w:b/>
          <w:bCs/>
          <w:color w:val="006699"/>
          <w:bdr w:val="none" w:sz="0" w:space="0" w:color="auto" w:frame="1"/>
        </w:rPr>
        <w:t>public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void</w:t>
      </w:r>
      <w:r>
        <w:rPr>
          <w:rFonts w:ascii="inter-regular" w:hAnsi="inter-regular"/>
          <w:color w:val="000000"/>
          <w:bdr w:val="none" w:sz="0" w:space="0" w:color="auto" w:frame="1"/>
        </w:rPr>
        <w:t> print(){System.out.println(</w:t>
      </w:r>
      <w:r>
        <w:rPr>
          <w:rStyle w:val="string"/>
          <w:rFonts w:ascii="inter-regular" w:hAnsi="inter-regular"/>
          <w:color w:val="0000FF"/>
          <w:bdr w:val="none" w:sz="0" w:space="0" w:color="auto" w:frame="1"/>
        </w:rPr>
        <w:t>"Hello"</w:t>
      </w:r>
      <w:r>
        <w:rPr>
          <w:rFonts w:ascii="inter-regular" w:hAnsi="inter-regular"/>
          <w:color w:val="000000"/>
          <w:bdr w:val="none" w:sz="0" w:space="0" w:color="auto" w:frame="1"/>
        </w:rPr>
        <w:t>);}  </w:t>
      </w:r>
    </w:p>
    <w:p w14:paraId="672A793A" w14:textId="77777777" w:rsidR="00DD6DC8" w:rsidRDefault="00DD6DC8" w:rsidP="00DD6DC8">
      <w:pPr>
        <w:pStyle w:val="alt"/>
        <w:numPr>
          <w:ilvl w:val="0"/>
          <w:numId w:val="128"/>
        </w:numPr>
        <w:spacing w:before="0" w:beforeAutospacing="0" w:after="0" w:afterAutospacing="0" w:line="375" w:lineRule="atLeast"/>
        <w:jc w:val="both"/>
        <w:rPr>
          <w:rFonts w:ascii="inter-regular" w:hAnsi="inter-regular"/>
          <w:color w:val="000000"/>
        </w:rPr>
      </w:pPr>
      <w:r>
        <w:rPr>
          <w:rStyle w:val="keyword"/>
          <w:rFonts w:ascii="inter-regular" w:hAnsi="inter-regular"/>
          <w:b/>
          <w:bCs/>
          <w:color w:val="006699"/>
          <w:bdr w:val="none" w:sz="0" w:space="0" w:color="auto" w:frame="1"/>
        </w:rPr>
        <w:t>public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void</w:t>
      </w:r>
      <w:r>
        <w:rPr>
          <w:rFonts w:ascii="inter-regular" w:hAnsi="inter-regular"/>
          <w:color w:val="000000"/>
          <w:bdr w:val="none" w:sz="0" w:space="0" w:color="auto" w:frame="1"/>
        </w:rPr>
        <w:t> show(){System.out.println(</w:t>
      </w:r>
      <w:r>
        <w:rPr>
          <w:rStyle w:val="string"/>
          <w:rFonts w:ascii="inter-regular" w:hAnsi="inter-regular"/>
          <w:color w:val="0000FF"/>
          <w:bdr w:val="none" w:sz="0" w:space="0" w:color="auto" w:frame="1"/>
        </w:rPr>
        <w:t>"Welcome"</w:t>
      </w:r>
      <w:r>
        <w:rPr>
          <w:rFonts w:ascii="inter-regular" w:hAnsi="inter-regular"/>
          <w:color w:val="000000"/>
          <w:bdr w:val="none" w:sz="0" w:space="0" w:color="auto" w:frame="1"/>
        </w:rPr>
        <w:t>);}  </w:t>
      </w:r>
    </w:p>
    <w:p w14:paraId="63799689" w14:textId="77777777" w:rsidR="00DD6DC8" w:rsidRDefault="00DD6DC8" w:rsidP="00DD6DC8">
      <w:pPr>
        <w:numPr>
          <w:ilvl w:val="0"/>
          <w:numId w:val="128"/>
        </w:numPr>
        <w:spacing w:after="0" w:line="375" w:lineRule="atLeast"/>
        <w:jc w:val="both"/>
        <w:rPr>
          <w:rFonts w:ascii="inter-regular" w:hAnsi="inter-regular"/>
          <w:color w:val="000000"/>
        </w:rPr>
      </w:pPr>
      <w:r>
        <w:rPr>
          <w:rFonts w:ascii="inter-regular" w:hAnsi="inter-regular"/>
          <w:color w:val="000000"/>
          <w:bdr w:val="none" w:sz="0" w:space="0" w:color="auto" w:frame="1"/>
        </w:rPr>
        <w:t>  </w:t>
      </w:r>
    </w:p>
    <w:p w14:paraId="4A90F842" w14:textId="77777777" w:rsidR="00DD6DC8" w:rsidRDefault="00DD6DC8" w:rsidP="00DD6DC8">
      <w:pPr>
        <w:pStyle w:val="alt"/>
        <w:numPr>
          <w:ilvl w:val="0"/>
          <w:numId w:val="128"/>
        </w:numPr>
        <w:spacing w:before="0" w:beforeAutospacing="0" w:after="0" w:afterAutospacing="0" w:line="375" w:lineRule="atLeast"/>
        <w:jc w:val="both"/>
        <w:rPr>
          <w:rFonts w:ascii="inter-regular" w:hAnsi="inter-regular"/>
          <w:color w:val="000000"/>
        </w:rPr>
      </w:pPr>
      <w:r>
        <w:rPr>
          <w:rStyle w:val="keyword"/>
          <w:rFonts w:ascii="inter-regular" w:hAnsi="inter-regular"/>
          <w:b/>
          <w:bCs/>
          <w:color w:val="006699"/>
          <w:bdr w:val="none" w:sz="0" w:space="0" w:color="auto" w:frame="1"/>
        </w:rPr>
        <w:t>public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static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void</w:t>
      </w:r>
      <w:r>
        <w:rPr>
          <w:rFonts w:ascii="inter-regular" w:hAnsi="inter-regular"/>
          <w:color w:val="000000"/>
          <w:bdr w:val="none" w:sz="0" w:space="0" w:color="auto" w:frame="1"/>
        </w:rPr>
        <w:t> main(String args[]){  </w:t>
      </w:r>
    </w:p>
    <w:p w14:paraId="3690EACC" w14:textId="77777777" w:rsidR="00DD6DC8" w:rsidRDefault="00DD6DC8" w:rsidP="00DD6DC8">
      <w:pPr>
        <w:numPr>
          <w:ilvl w:val="0"/>
          <w:numId w:val="128"/>
        </w:numPr>
        <w:spacing w:after="0" w:line="375" w:lineRule="atLeast"/>
        <w:jc w:val="both"/>
        <w:rPr>
          <w:rFonts w:ascii="inter-regular" w:hAnsi="inter-regular"/>
          <w:color w:val="000000"/>
        </w:rPr>
      </w:pPr>
      <w:r>
        <w:rPr>
          <w:rFonts w:ascii="inter-regular" w:hAnsi="inter-regular"/>
          <w:color w:val="000000"/>
          <w:bdr w:val="none" w:sz="0" w:space="0" w:color="auto" w:frame="1"/>
        </w:rPr>
        <w:t>TestInterface4 obj = </w:t>
      </w:r>
      <w:r>
        <w:rPr>
          <w:rStyle w:val="keyword"/>
          <w:rFonts w:ascii="inter-regular" w:hAnsi="inter-regular"/>
          <w:b/>
          <w:bCs/>
          <w:color w:val="006699"/>
          <w:bdr w:val="none" w:sz="0" w:space="0" w:color="auto" w:frame="1"/>
        </w:rPr>
        <w:t>new</w:t>
      </w:r>
      <w:r>
        <w:rPr>
          <w:rFonts w:ascii="inter-regular" w:hAnsi="inter-regular"/>
          <w:color w:val="000000"/>
          <w:bdr w:val="none" w:sz="0" w:space="0" w:color="auto" w:frame="1"/>
        </w:rPr>
        <w:t> TestInterface4();  </w:t>
      </w:r>
    </w:p>
    <w:p w14:paraId="708C6062" w14:textId="77777777" w:rsidR="00DD6DC8" w:rsidRDefault="00DD6DC8" w:rsidP="00DD6DC8">
      <w:pPr>
        <w:pStyle w:val="alt"/>
        <w:numPr>
          <w:ilvl w:val="0"/>
          <w:numId w:val="128"/>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lastRenderedPageBreak/>
        <w:t>obj.print();  </w:t>
      </w:r>
    </w:p>
    <w:p w14:paraId="545A8C5B" w14:textId="77777777" w:rsidR="00DD6DC8" w:rsidRDefault="00DD6DC8" w:rsidP="00DD6DC8">
      <w:pPr>
        <w:numPr>
          <w:ilvl w:val="0"/>
          <w:numId w:val="128"/>
        </w:numPr>
        <w:spacing w:after="0" w:line="375" w:lineRule="atLeast"/>
        <w:jc w:val="both"/>
        <w:rPr>
          <w:rFonts w:ascii="inter-regular" w:hAnsi="inter-regular"/>
          <w:color w:val="000000"/>
        </w:rPr>
      </w:pPr>
      <w:r>
        <w:rPr>
          <w:rFonts w:ascii="inter-regular" w:hAnsi="inter-regular"/>
          <w:color w:val="000000"/>
          <w:bdr w:val="none" w:sz="0" w:space="0" w:color="auto" w:frame="1"/>
        </w:rPr>
        <w:t>obj.show();  </w:t>
      </w:r>
    </w:p>
    <w:p w14:paraId="30C76988" w14:textId="77777777" w:rsidR="00DD6DC8" w:rsidRDefault="00DD6DC8" w:rsidP="00DD6DC8">
      <w:pPr>
        <w:pStyle w:val="alt"/>
        <w:numPr>
          <w:ilvl w:val="0"/>
          <w:numId w:val="128"/>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  </w:t>
      </w:r>
    </w:p>
    <w:p w14:paraId="6D286484" w14:textId="77777777" w:rsidR="00DD6DC8" w:rsidRDefault="00DD6DC8" w:rsidP="00DD6DC8">
      <w:pPr>
        <w:numPr>
          <w:ilvl w:val="0"/>
          <w:numId w:val="128"/>
        </w:numPr>
        <w:spacing w:after="0" w:line="375" w:lineRule="atLeast"/>
        <w:jc w:val="both"/>
        <w:rPr>
          <w:rFonts w:ascii="inter-regular" w:hAnsi="inter-regular"/>
          <w:color w:val="000000"/>
        </w:rPr>
      </w:pPr>
      <w:r>
        <w:rPr>
          <w:rFonts w:ascii="inter-regular" w:hAnsi="inter-regular"/>
          <w:color w:val="000000"/>
          <w:bdr w:val="none" w:sz="0" w:space="0" w:color="auto" w:frame="1"/>
        </w:rPr>
        <w:t>}  </w:t>
      </w:r>
    </w:p>
    <w:p w14:paraId="41A4FB30" w14:textId="77777777" w:rsidR="00DD6DC8" w:rsidRDefault="00DD6DC8" w:rsidP="00DD6DC8">
      <w:pPr>
        <w:spacing w:line="240" w:lineRule="auto"/>
        <w:rPr>
          <w:rFonts w:ascii="Times New Roman" w:hAnsi="Times New Roman"/>
        </w:rPr>
      </w:pPr>
      <w:hyperlink r:id="rId129" w:tgtFrame="_blank" w:history="1">
        <w:r>
          <w:rPr>
            <w:rStyle w:val="Hyperlink"/>
            <w:rFonts w:ascii="Verdana" w:hAnsi="Verdana"/>
            <w:b/>
            <w:bCs/>
            <w:color w:val="FFFFFF"/>
            <w:sz w:val="20"/>
            <w:szCs w:val="20"/>
            <w:shd w:val="clear" w:color="auto" w:fill="4CAF50"/>
          </w:rPr>
          <w:t>Test it Now</w:t>
        </w:r>
      </w:hyperlink>
    </w:p>
    <w:p w14:paraId="7145352E" w14:textId="77777777" w:rsidR="00DD6DC8" w:rsidRDefault="00DD6DC8" w:rsidP="00DD6DC8">
      <w:pPr>
        <w:pStyle w:val="NormalWeb"/>
        <w:shd w:val="clear" w:color="auto" w:fill="FFFFFF"/>
        <w:jc w:val="both"/>
        <w:rPr>
          <w:rFonts w:ascii="inter-regular" w:hAnsi="inter-regular"/>
          <w:color w:val="333333"/>
        </w:rPr>
      </w:pPr>
      <w:r>
        <w:rPr>
          <w:rFonts w:ascii="inter-regular" w:hAnsi="inter-regular"/>
          <w:color w:val="333333"/>
        </w:rPr>
        <w:t>Output:</w:t>
      </w:r>
    </w:p>
    <w:p w14:paraId="07161043" w14:textId="77777777" w:rsidR="00DD6DC8" w:rsidRDefault="00DD6DC8" w:rsidP="00DD6DC8">
      <w:pPr>
        <w:pStyle w:val="HTMLPreformatted"/>
        <w:shd w:val="clear" w:color="auto" w:fill="EEEEEE"/>
        <w:jc w:val="both"/>
        <w:rPr>
          <w:color w:val="535559"/>
        </w:rPr>
      </w:pPr>
      <w:r>
        <w:rPr>
          <w:color w:val="535559"/>
        </w:rPr>
        <w:t>Hello</w:t>
      </w:r>
    </w:p>
    <w:p w14:paraId="747A9934" w14:textId="77777777" w:rsidR="00DD6DC8" w:rsidRDefault="00DD6DC8" w:rsidP="00DD6DC8">
      <w:pPr>
        <w:pStyle w:val="HTMLPreformatted"/>
        <w:shd w:val="clear" w:color="auto" w:fill="EEEEEE"/>
        <w:jc w:val="both"/>
        <w:rPr>
          <w:color w:val="535559"/>
        </w:rPr>
      </w:pPr>
      <w:r>
        <w:rPr>
          <w:color w:val="535559"/>
        </w:rPr>
        <w:t>Welcome</w:t>
      </w:r>
    </w:p>
    <w:p w14:paraId="1E5448F1" w14:textId="77777777" w:rsidR="00DD6DC8" w:rsidRDefault="00DD6DC8" w:rsidP="00DD6DC8">
      <w:pPr>
        <w:pStyle w:val="Heading2"/>
        <w:shd w:val="clear" w:color="auto" w:fill="FFFFFF"/>
        <w:spacing w:line="312" w:lineRule="atLeast"/>
        <w:jc w:val="both"/>
        <w:rPr>
          <w:rFonts w:ascii="Helvetica" w:hAnsi="Helvetica"/>
          <w:b w:val="0"/>
          <w:bCs w:val="0"/>
          <w:color w:val="610B38"/>
          <w:sz w:val="38"/>
          <w:szCs w:val="38"/>
        </w:rPr>
      </w:pPr>
      <w:r>
        <w:rPr>
          <w:rFonts w:ascii="Helvetica" w:hAnsi="Helvetica"/>
          <w:b w:val="0"/>
          <w:bCs w:val="0"/>
          <w:color w:val="610B38"/>
          <w:sz w:val="38"/>
          <w:szCs w:val="38"/>
        </w:rPr>
        <w:t>Java 8 Default Method in Interface</w:t>
      </w:r>
    </w:p>
    <w:p w14:paraId="227F1281" w14:textId="77777777" w:rsidR="00DD6DC8" w:rsidRDefault="00DD6DC8" w:rsidP="00DD6DC8">
      <w:pPr>
        <w:pStyle w:val="NormalWeb"/>
        <w:shd w:val="clear" w:color="auto" w:fill="FFFFFF"/>
        <w:jc w:val="both"/>
        <w:rPr>
          <w:rFonts w:ascii="inter-regular" w:hAnsi="inter-regular"/>
          <w:color w:val="333333"/>
        </w:rPr>
      </w:pPr>
      <w:r>
        <w:rPr>
          <w:rFonts w:ascii="inter-regular" w:hAnsi="inter-regular"/>
          <w:color w:val="333333"/>
        </w:rPr>
        <w:t>Since Java 8, we can have method body in interface. But we need to make it default method. Let's see an example:</w:t>
      </w:r>
    </w:p>
    <w:p w14:paraId="7FF5A73E" w14:textId="77777777" w:rsidR="00DD6DC8" w:rsidRDefault="00DD6DC8" w:rsidP="00DD6DC8">
      <w:pPr>
        <w:pStyle w:val="filename"/>
        <w:shd w:val="clear" w:color="auto" w:fill="FFFFFF"/>
        <w:jc w:val="both"/>
        <w:rPr>
          <w:rFonts w:ascii="inter-regular" w:hAnsi="inter-regular"/>
          <w:i/>
          <w:iCs/>
          <w:color w:val="333333"/>
          <w:sz w:val="21"/>
          <w:szCs w:val="21"/>
        </w:rPr>
      </w:pPr>
      <w:r>
        <w:rPr>
          <w:rFonts w:ascii="inter-regular" w:hAnsi="inter-regular"/>
          <w:i/>
          <w:iCs/>
          <w:color w:val="333333"/>
          <w:sz w:val="21"/>
          <w:szCs w:val="21"/>
        </w:rPr>
        <w:t>File: TestInterfaceDefault.java</w:t>
      </w:r>
    </w:p>
    <w:p w14:paraId="0E1DE133" w14:textId="77777777" w:rsidR="00DD6DC8" w:rsidRDefault="00DD6DC8" w:rsidP="00DD6DC8">
      <w:pPr>
        <w:pStyle w:val="alt"/>
        <w:numPr>
          <w:ilvl w:val="0"/>
          <w:numId w:val="129"/>
        </w:numPr>
        <w:spacing w:before="0" w:beforeAutospacing="0" w:after="0" w:afterAutospacing="0" w:line="375" w:lineRule="atLeast"/>
        <w:jc w:val="both"/>
        <w:rPr>
          <w:rFonts w:ascii="inter-regular" w:hAnsi="inter-regular"/>
          <w:color w:val="000000"/>
        </w:rPr>
      </w:pPr>
      <w:r>
        <w:rPr>
          <w:rStyle w:val="keyword"/>
          <w:rFonts w:ascii="inter-regular" w:hAnsi="inter-regular"/>
          <w:b/>
          <w:bCs/>
          <w:color w:val="006699"/>
          <w:bdr w:val="none" w:sz="0" w:space="0" w:color="auto" w:frame="1"/>
        </w:rPr>
        <w:t>interface</w:t>
      </w:r>
      <w:r>
        <w:rPr>
          <w:rFonts w:ascii="inter-regular" w:hAnsi="inter-regular"/>
          <w:color w:val="000000"/>
          <w:bdr w:val="none" w:sz="0" w:space="0" w:color="auto" w:frame="1"/>
        </w:rPr>
        <w:t> Drawable{  </w:t>
      </w:r>
    </w:p>
    <w:p w14:paraId="2B5515C1" w14:textId="77777777" w:rsidR="00DD6DC8" w:rsidRDefault="00DD6DC8" w:rsidP="00DD6DC8">
      <w:pPr>
        <w:numPr>
          <w:ilvl w:val="0"/>
          <w:numId w:val="129"/>
        </w:numPr>
        <w:spacing w:after="0" w:line="375" w:lineRule="atLeast"/>
        <w:jc w:val="both"/>
        <w:rPr>
          <w:rFonts w:ascii="inter-regular" w:hAnsi="inter-regular"/>
          <w:color w:val="000000"/>
        </w:rPr>
      </w:pPr>
      <w:r>
        <w:rPr>
          <w:rStyle w:val="keyword"/>
          <w:rFonts w:ascii="inter-regular" w:hAnsi="inter-regular"/>
          <w:b/>
          <w:bCs/>
          <w:color w:val="006699"/>
          <w:bdr w:val="none" w:sz="0" w:space="0" w:color="auto" w:frame="1"/>
        </w:rPr>
        <w:t>void</w:t>
      </w:r>
      <w:r>
        <w:rPr>
          <w:rFonts w:ascii="inter-regular" w:hAnsi="inter-regular"/>
          <w:color w:val="000000"/>
          <w:bdr w:val="none" w:sz="0" w:space="0" w:color="auto" w:frame="1"/>
        </w:rPr>
        <w:t> draw();  </w:t>
      </w:r>
    </w:p>
    <w:p w14:paraId="7A3057BD" w14:textId="77777777" w:rsidR="00DD6DC8" w:rsidRDefault="00DD6DC8" w:rsidP="00DD6DC8">
      <w:pPr>
        <w:pStyle w:val="alt"/>
        <w:numPr>
          <w:ilvl w:val="0"/>
          <w:numId w:val="129"/>
        </w:numPr>
        <w:spacing w:before="0" w:beforeAutospacing="0" w:after="0" w:afterAutospacing="0" w:line="375" w:lineRule="atLeast"/>
        <w:jc w:val="both"/>
        <w:rPr>
          <w:rFonts w:ascii="inter-regular" w:hAnsi="inter-regular"/>
          <w:color w:val="000000"/>
        </w:rPr>
      </w:pPr>
      <w:r>
        <w:rPr>
          <w:rStyle w:val="keyword"/>
          <w:rFonts w:ascii="inter-regular" w:hAnsi="inter-regular"/>
          <w:b/>
          <w:bCs/>
          <w:color w:val="006699"/>
          <w:bdr w:val="none" w:sz="0" w:space="0" w:color="auto" w:frame="1"/>
        </w:rPr>
        <w:t>default</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void</w:t>
      </w:r>
      <w:r>
        <w:rPr>
          <w:rFonts w:ascii="inter-regular" w:hAnsi="inter-regular"/>
          <w:color w:val="000000"/>
          <w:bdr w:val="none" w:sz="0" w:space="0" w:color="auto" w:frame="1"/>
        </w:rPr>
        <w:t> msg(){System.out.println(</w:t>
      </w:r>
      <w:r>
        <w:rPr>
          <w:rStyle w:val="string"/>
          <w:rFonts w:ascii="inter-regular" w:hAnsi="inter-regular"/>
          <w:color w:val="0000FF"/>
          <w:bdr w:val="none" w:sz="0" w:space="0" w:color="auto" w:frame="1"/>
        </w:rPr>
        <w:t>"default method"</w:t>
      </w:r>
      <w:r>
        <w:rPr>
          <w:rFonts w:ascii="inter-regular" w:hAnsi="inter-regular"/>
          <w:color w:val="000000"/>
          <w:bdr w:val="none" w:sz="0" w:space="0" w:color="auto" w:frame="1"/>
        </w:rPr>
        <w:t>);}  </w:t>
      </w:r>
    </w:p>
    <w:p w14:paraId="2BA2EA91" w14:textId="77777777" w:rsidR="00DD6DC8" w:rsidRDefault="00DD6DC8" w:rsidP="00DD6DC8">
      <w:pPr>
        <w:numPr>
          <w:ilvl w:val="0"/>
          <w:numId w:val="129"/>
        </w:numPr>
        <w:spacing w:after="0" w:line="375" w:lineRule="atLeast"/>
        <w:jc w:val="both"/>
        <w:rPr>
          <w:rFonts w:ascii="inter-regular" w:hAnsi="inter-regular"/>
          <w:color w:val="000000"/>
        </w:rPr>
      </w:pPr>
      <w:r>
        <w:rPr>
          <w:rFonts w:ascii="inter-regular" w:hAnsi="inter-regular"/>
          <w:color w:val="000000"/>
          <w:bdr w:val="none" w:sz="0" w:space="0" w:color="auto" w:frame="1"/>
        </w:rPr>
        <w:t>}  </w:t>
      </w:r>
    </w:p>
    <w:p w14:paraId="240D8EB9" w14:textId="77777777" w:rsidR="00DD6DC8" w:rsidRDefault="00DD6DC8" w:rsidP="00DD6DC8">
      <w:pPr>
        <w:pStyle w:val="alt"/>
        <w:numPr>
          <w:ilvl w:val="0"/>
          <w:numId w:val="129"/>
        </w:numPr>
        <w:spacing w:before="0" w:beforeAutospacing="0" w:after="0" w:afterAutospacing="0" w:line="375" w:lineRule="atLeast"/>
        <w:jc w:val="both"/>
        <w:rPr>
          <w:rFonts w:ascii="inter-regular" w:hAnsi="inter-regular"/>
          <w:color w:val="000000"/>
        </w:rPr>
      </w:pPr>
      <w:r>
        <w:rPr>
          <w:rStyle w:val="keyword"/>
          <w:rFonts w:ascii="inter-regular" w:hAnsi="inter-regular"/>
          <w:b/>
          <w:bCs/>
          <w:color w:val="006699"/>
          <w:bdr w:val="none" w:sz="0" w:space="0" w:color="auto" w:frame="1"/>
        </w:rPr>
        <w:t>class</w:t>
      </w:r>
      <w:r>
        <w:rPr>
          <w:rFonts w:ascii="inter-regular" w:hAnsi="inter-regular"/>
          <w:color w:val="000000"/>
          <w:bdr w:val="none" w:sz="0" w:space="0" w:color="auto" w:frame="1"/>
        </w:rPr>
        <w:t> Rectangle </w:t>
      </w:r>
      <w:r>
        <w:rPr>
          <w:rStyle w:val="keyword"/>
          <w:rFonts w:ascii="inter-regular" w:hAnsi="inter-regular"/>
          <w:b/>
          <w:bCs/>
          <w:color w:val="006699"/>
          <w:bdr w:val="none" w:sz="0" w:space="0" w:color="auto" w:frame="1"/>
        </w:rPr>
        <w:t>implements</w:t>
      </w:r>
      <w:r>
        <w:rPr>
          <w:rFonts w:ascii="inter-regular" w:hAnsi="inter-regular"/>
          <w:color w:val="000000"/>
          <w:bdr w:val="none" w:sz="0" w:space="0" w:color="auto" w:frame="1"/>
        </w:rPr>
        <w:t> Drawable{  </w:t>
      </w:r>
    </w:p>
    <w:p w14:paraId="37292513" w14:textId="77777777" w:rsidR="00DD6DC8" w:rsidRDefault="00DD6DC8" w:rsidP="00DD6DC8">
      <w:pPr>
        <w:numPr>
          <w:ilvl w:val="0"/>
          <w:numId w:val="129"/>
        </w:numPr>
        <w:spacing w:after="0" w:line="375" w:lineRule="atLeast"/>
        <w:jc w:val="both"/>
        <w:rPr>
          <w:rFonts w:ascii="inter-regular" w:hAnsi="inter-regular"/>
          <w:color w:val="000000"/>
        </w:rPr>
      </w:pPr>
      <w:r>
        <w:rPr>
          <w:rStyle w:val="keyword"/>
          <w:rFonts w:ascii="inter-regular" w:hAnsi="inter-regular"/>
          <w:b/>
          <w:bCs/>
          <w:color w:val="006699"/>
          <w:bdr w:val="none" w:sz="0" w:space="0" w:color="auto" w:frame="1"/>
        </w:rPr>
        <w:t>public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void</w:t>
      </w:r>
      <w:r>
        <w:rPr>
          <w:rFonts w:ascii="inter-regular" w:hAnsi="inter-regular"/>
          <w:color w:val="000000"/>
          <w:bdr w:val="none" w:sz="0" w:space="0" w:color="auto" w:frame="1"/>
        </w:rPr>
        <w:t> draw(){System.out.println(</w:t>
      </w:r>
      <w:r>
        <w:rPr>
          <w:rStyle w:val="string"/>
          <w:rFonts w:ascii="inter-regular" w:hAnsi="inter-regular"/>
          <w:color w:val="0000FF"/>
          <w:bdr w:val="none" w:sz="0" w:space="0" w:color="auto" w:frame="1"/>
        </w:rPr>
        <w:t>"drawing rectangle"</w:t>
      </w:r>
      <w:r>
        <w:rPr>
          <w:rFonts w:ascii="inter-regular" w:hAnsi="inter-regular"/>
          <w:color w:val="000000"/>
          <w:bdr w:val="none" w:sz="0" w:space="0" w:color="auto" w:frame="1"/>
        </w:rPr>
        <w:t>);}  </w:t>
      </w:r>
    </w:p>
    <w:p w14:paraId="408029E3" w14:textId="77777777" w:rsidR="00DD6DC8" w:rsidRDefault="00DD6DC8" w:rsidP="00DD6DC8">
      <w:pPr>
        <w:pStyle w:val="alt"/>
        <w:numPr>
          <w:ilvl w:val="0"/>
          <w:numId w:val="129"/>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w:t>
      </w:r>
    </w:p>
    <w:p w14:paraId="0FD3B718" w14:textId="77777777" w:rsidR="00DD6DC8" w:rsidRDefault="00DD6DC8" w:rsidP="00DD6DC8">
      <w:pPr>
        <w:numPr>
          <w:ilvl w:val="0"/>
          <w:numId w:val="129"/>
        </w:numPr>
        <w:spacing w:after="0" w:line="375" w:lineRule="atLeast"/>
        <w:jc w:val="both"/>
        <w:rPr>
          <w:rFonts w:ascii="inter-regular" w:hAnsi="inter-regular"/>
          <w:color w:val="000000"/>
        </w:rPr>
      </w:pPr>
      <w:r>
        <w:rPr>
          <w:rStyle w:val="keyword"/>
          <w:rFonts w:ascii="inter-regular" w:hAnsi="inter-regular"/>
          <w:b/>
          <w:bCs/>
          <w:color w:val="006699"/>
          <w:bdr w:val="none" w:sz="0" w:space="0" w:color="auto" w:frame="1"/>
        </w:rPr>
        <w:t>class</w:t>
      </w:r>
      <w:r>
        <w:rPr>
          <w:rFonts w:ascii="inter-regular" w:hAnsi="inter-regular"/>
          <w:color w:val="000000"/>
          <w:bdr w:val="none" w:sz="0" w:space="0" w:color="auto" w:frame="1"/>
        </w:rPr>
        <w:t> TestInterfaceDefault{  </w:t>
      </w:r>
    </w:p>
    <w:p w14:paraId="4823CE16" w14:textId="77777777" w:rsidR="00DD6DC8" w:rsidRDefault="00DD6DC8" w:rsidP="00DD6DC8">
      <w:pPr>
        <w:pStyle w:val="alt"/>
        <w:numPr>
          <w:ilvl w:val="0"/>
          <w:numId w:val="129"/>
        </w:numPr>
        <w:spacing w:before="0" w:beforeAutospacing="0" w:after="0" w:afterAutospacing="0" w:line="375" w:lineRule="atLeast"/>
        <w:jc w:val="both"/>
        <w:rPr>
          <w:rFonts w:ascii="inter-regular" w:hAnsi="inter-regular"/>
          <w:color w:val="000000"/>
        </w:rPr>
      </w:pPr>
      <w:r>
        <w:rPr>
          <w:rStyle w:val="keyword"/>
          <w:rFonts w:ascii="inter-regular" w:hAnsi="inter-regular"/>
          <w:b/>
          <w:bCs/>
          <w:color w:val="006699"/>
          <w:bdr w:val="none" w:sz="0" w:space="0" w:color="auto" w:frame="1"/>
        </w:rPr>
        <w:t>public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static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void</w:t>
      </w:r>
      <w:r>
        <w:rPr>
          <w:rFonts w:ascii="inter-regular" w:hAnsi="inter-regular"/>
          <w:color w:val="000000"/>
          <w:bdr w:val="none" w:sz="0" w:space="0" w:color="auto" w:frame="1"/>
        </w:rPr>
        <w:t> main(String args[]){  </w:t>
      </w:r>
    </w:p>
    <w:p w14:paraId="20A60EF1" w14:textId="77777777" w:rsidR="00DD6DC8" w:rsidRDefault="00DD6DC8" w:rsidP="00DD6DC8">
      <w:pPr>
        <w:numPr>
          <w:ilvl w:val="0"/>
          <w:numId w:val="129"/>
        </w:numPr>
        <w:spacing w:after="0" w:line="375" w:lineRule="atLeast"/>
        <w:jc w:val="both"/>
        <w:rPr>
          <w:rFonts w:ascii="inter-regular" w:hAnsi="inter-regular"/>
          <w:color w:val="000000"/>
        </w:rPr>
      </w:pPr>
      <w:r>
        <w:rPr>
          <w:rFonts w:ascii="inter-regular" w:hAnsi="inter-regular"/>
          <w:color w:val="000000"/>
          <w:bdr w:val="none" w:sz="0" w:space="0" w:color="auto" w:frame="1"/>
        </w:rPr>
        <w:t>Drawable d=</w:t>
      </w:r>
      <w:r>
        <w:rPr>
          <w:rStyle w:val="keyword"/>
          <w:rFonts w:ascii="inter-regular" w:hAnsi="inter-regular"/>
          <w:b/>
          <w:bCs/>
          <w:color w:val="006699"/>
          <w:bdr w:val="none" w:sz="0" w:space="0" w:color="auto" w:frame="1"/>
        </w:rPr>
        <w:t>new</w:t>
      </w:r>
      <w:r>
        <w:rPr>
          <w:rFonts w:ascii="inter-regular" w:hAnsi="inter-regular"/>
          <w:color w:val="000000"/>
          <w:bdr w:val="none" w:sz="0" w:space="0" w:color="auto" w:frame="1"/>
        </w:rPr>
        <w:t> Rectangle();  </w:t>
      </w:r>
    </w:p>
    <w:p w14:paraId="1D97EB13" w14:textId="77777777" w:rsidR="00DD6DC8" w:rsidRDefault="00DD6DC8" w:rsidP="00DD6DC8">
      <w:pPr>
        <w:pStyle w:val="alt"/>
        <w:numPr>
          <w:ilvl w:val="0"/>
          <w:numId w:val="129"/>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d.draw();  </w:t>
      </w:r>
    </w:p>
    <w:p w14:paraId="6822023B" w14:textId="77777777" w:rsidR="00DD6DC8" w:rsidRDefault="00DD6DC8" w:rsidP="00DD6DC8">
      <w:pPr>
        <w:numPr>
          <w:ilvl w:val="0"/>
          <w:numId w:val="129"/>
        </w:numPr>
        <w:spacing w:after="0" w:line="375" w:lineRule="atLeast"/>
        <w:jc w:val="both"/>
        <w:rPr>
          <w:rFonts w:ascii="inter-regular" w:hAnsi="inter-regular"/>
          <w:color w:val="000000"/>
        </w:rPr>
      </w:pPr>
      <w:r>
        <w:rPr>
          <w:rFonts w:ascii="inter-regular" w:hAnsi="inter-regular"/>
          <w:color w:val="000000"/>
          <w:bdr w:val="none" w:sz="0" w:space="0" w:color="auto" w:frame="1"/>
        </w:rPr>
        <w:t>d.msg();  </w:t>
      </w:r>
    </w:p>
    <w:p w14:paraId="7BBC7276" w14:textId="77777777" w:rsidR="00DD6DC8" w:rsidRDefault="00DD6DC8" w:rsidP="00DD6DC8">
      <w:pPr>
        <w:pStyle w:val="alt"/>
        <w:numPr>
          <w:ilvl w:val="0"/>
          <w:numId w:val="129"/>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w:t>
      </w:r>
    </w:p>
    <w:p w14:paraId="078021B1" w14:textId="77777777" w:rsidR="00DD6DC8" w:rsidRDefault="00DD6DC8" w:rsidP="00DD6DC8">
      <w:pPr>
        <w:rPr>
          <w:rFonts w:ascii="Times New Roman" w:hAnsi="Times New Roman"/>
        </w:rPr>
      </w:pPr>
      <w:hyperlink r:id="rId130" w:tgtFrame="_blank" w:history="1">
        <w:r>
          <w:rPr>
            <w:rStyle w:val="Hyperlink"/>
            <w:rFonts w:ascii="Verdana" w:hAnsi="Verdana"/>
            <w:b/>
            <w:bCs/>
            <w:color w:val="FFFFFF"/>
            <w:sz w:val="20"/>
            <w:szCs w:val="20"/>
            <w:shd w:val="clear" w:color="auto" w:fill="4CAF50"/>
          </w:rPr>
          <w:t>Test it Now</w:t>
        </w:r>
      </w:hyperlink>
    </w:p>
    <w:p w14:paraId="59992A7D" w14:textId="77777777" w:rsidR="00DD6DC8" w:rsidRDefault="00DD6DC8" w:rsidP="00DD6DC8">
      <w:pPr>
        <w:pStyle w:val="NormalWeb"/>
        <w:shd w:val="clear" w:color="auto" w:fill="FFFFFF"/>
        <w:jc w:val="both"/>
        <w:rPr>
          <w:rFonts w:ascii="inter-regular" w:hAnsi="inter-regular"/>
          <w:color w:val="333333"/>
        </w:rPr>
      </w:pPr>
      <w:r>
        <w:rPr>
          <w:rFonts w:ascii="inter-regular" w:hAnsi="inter-regular"/>
          <w:color w:val="333333"/>
        </w:rPr>
        <w:t>Output:</w:t>
      </w:r>
    </w:p>
    <w:p w14:paraId="63FFD72C" w14:textId="77777777" w:rsidR="00DD6DC8" w:rsidRDefault="00DD6DC8" w:rsidP="00DD6DC8">
      <w:pPr>
        <w:pStyle w:val="HTMLPreformatted"/>
        <w:shd w:val="clear" w:color="auto" w:fill="EEEEEE"/>
        <w:jc w:val="both"/>
        <w:rPr>
          <w:color w:val="535559"/>
        </w:rPr>
      </w:pPr>
      <w:r>
        <w:rPr>
          <w:color w:val="535559"/>
        </w:rPr>
        <w:t>drawing rectangle</w:t>
      </w:r>
    </w:p>
    <w:p w14:paraId="68EEA40D" w14:textId="77777777" w:rsidR="00DD6DC8" w:rsidRDefault="00DD6DC8" w:rsidP="00DD6DC8">
      <w:pPr>
        <w:pStyle w:val="HTMLPreformatted"/>
        <w:shd w:val="clear" w:color="auto" w:fill="EEEEEE"/>
        <w:jc w:val="both"/>
        <w:rPr>
          <w:color w:val="535559"/>
        </w:rPr>
      </w:pPr>
      <w:r>
        <w:rPr>
          <w:color w:val="535559"/>
        </w:rPr>
        <w:t>default method</w:t>
      </w:r>
    </w:p>
    <w:p w14:paraId="2618643C" w14:textId="77777777" w:rsidR="00DD6DC8" w:rsidRDefault="00DD6DC8" w:rsidP="00DD6DC8">
      <w:pPr>
        <w:pStyle w:val="Heading2"/>
        <w:shd w:val="clear" w:color="auto" w:fill="FFFFFF"/>
        <w:spacing w:line="312" w:lineRule="atLeast"/>
        <w:jc w:val="both"/>
        <w:rPr>
          <w:rFonts w:ascii="Helvetica" w:hAnsi="Helvetica"/>
          <w:b w:val="0"/>
          <w:bCs w:val="0"/>
          <w:color w:val="610B38"/>
          <w:sz w:val="38"/>
          <w:szCs w:val="38"/>
        </w:rPr>
      </w:pPr>
      <w:r>
        <w:rPr>
          <w:rFonts w:ascii="Helvetica" w:hAnsi="Helvetica"/>
          <w:b w:val="0"/>
          <w:bCs w:val="0"/>
          <w:color w:val="610B38"/>
          <w:sz w:val="38"/>
          <w:szCs w:val="38"/>
        </w:rPr>
        <w:t>Java 8 Static Method in Interface</w:t>
      </w:r>
    </w:p>
    <w:p w14:paraId="10CA1FA7" w14:textId="77777777" w:rsidR="00DD6DC8" w:rsidRDefault="00DD6DC8" w:rsidP="00DD6DC8">
      <w:pPr>
        <w:pStyle w:val="NormalWeb"/>
        <w:shd w:val="clear" w:color="auto" w:fill="FFFFFF"/>
        <w:jc w:val="both"/>
        <w:rPr>
          <w:rFonts w:ascii="inter-regular" w:hAnsi="inter-regular"/>
          <w:color w:val="333333"/>
        </w:rPr>
      </w:pPr>
      <w:r>
        <w:rPr>
          <w:rFonts w:ascii="inter-regular" w:hAnsi="inter-regular"/>
          <w:color w:val="333333"/>
        </w:rPr>
        <w:t>Since Java 8, we can have static method in interface. Let's see an example:</w:t>
      </w:r>
    </w:p>
    <w:p w14:paraId="352CF294" w14:textId="77777777" w:rsidR="00DD6DC8" w:rsidRDefault="00DD6DC8" w:rsidP="00DD6DC8">
      <w:pPr>
        <w:pStyle w:val="filename"/>
        <w:shd w:val="clear" w:color="auto" w:fill="FFFFFF"/>
        <w:jc w:val="both"/>
        <w:rPr>
          <w:rFonts w:ascii="inter-regular" w:hAnsi="inter-regular"/>
          <w:i/>
          <w:iCs/>
          <w:color w:val="333333"/>
          <w:sz w:val="21"/>
          <w:szCs w:val="21"/>
        </w:rPr>
      </w:pPr>
      <w:r>
        <w:rPr>
          <w:rFonts w:ascii="inter-regular" w:hAnsi="inter-regular"/>
          <w:i/>
          <w:iCs/>
          <w:color w:val="333333"/>
          <w:sz w:val="21"/>
          <w:szCs w:val="21"/>
        </w:rPr>
        <w:t>File: TestInterfaceStatic.java</w:t>
      </w:r>
    </w:p>
    <w:p w14:paraId="1862F85A" w14:textId="77777777" w:rsidR="00DD6DC8" w:rsidRDefault="00DD6DC8" w:rsidP="00DD6DC8">
      <w:pPr>
        <w:pStyle w:val="alt"/>
        <w:numPr>
          <w:ilvl w:val="0"/>
          <w:numId w:val="130"/>
        </w:numPr>
        <w:spacing w:before="0" w:beforeAutospacing="0" w:after="0" w:afterAutospacing="0" w:line="375" w:lineRule="atLeast"/>
        <w:jc w:val="both"/>
        <w:rPr>
          <w:rFonts w:ascii="inter-regular" w:hAnsi="inter-regular"/>
          <w:color w:val="000000"/>
        </w:rPr>
      </w:pPr>
      <w:r>
        <w:rPr>
          <w:rStyle w:val="keyword"/>
          <w:rFonts w:ascii="inter-regular" w:hAnsi="inter-regular"/>
          <w:b/>
          <w:bCs/>
          <w:color w:val="006699"/>
          <w:bdr w:val="none" w:sz="0" w:space="0" w:color="auto" w:frame="1"/>
        </w:rPr>
        <w:lastRenderedPageBreak/>
        <w:t>interface</w:t>
      </w:r>
      <w:r>
        <w:rPr>
          <w:rFonts w:ascii="inter-regular" w:hAnsi="inter-regular"/>
          <w:color w:val="000000"/>
          <w:bdr w:val="none" w:sz="0" w:space="0" w:color="auto" w:frame="1"/>
        </w:rPr>
        <w:t> Drawable{  </w:t>
      </w:r>
    </w:p>
    <w:p w14:paraId="27DE4D58" w14:textId="77777777" w:rsidR="00DD6DC8" w:rsidRDefault="00DD6DC8" w:rsidP="00DD6DC8">
      <w:pPr>
        <w:numPr>
          <w:ilvl w:val="0"/>
          <w:numId w:val="130"/>
        </w:numPr>
        <w:spacing w:after="0" w:line="375" w:lineRule="atLeast"/>
        <w:jc w:val="both"/>
        <w:rPr>
          <w:rFonts w:ascii="inter-regular" w:hAnsi="inter-regular"/>
          <w:color w:val="000000"/>
        </w:rPr>
      </w:pPr>
      <w:r>
        <w:rPr>
          <w:rStyle w:val="keyword"/>
          <w:rFonts w:ascii="inter-regular" w:hAnsi="inter-regular"/>
          <w:b/>
          <w:bCs/>
          <w:color w:val="006699"/>
          <w:bdr w:val="none" w:sz="0" w:space="0" w:color="auto" w:frame="1"/>
        </w:rPr>
        <w:t>void</w:t>
      </w:r>
      <w:r>
        <w:rPr>
          <w:rFonts w:ascii="inter-regular" w:hAnsi="inter-regular"/>
          <w:color w:val="000000"/>
          <w:bdr w:val="none" w:sz="0" w:space="0" w:color="auto" w:frame="1"/>
        </w:rPr>
        <w:t> draw();  </w:t>
      </w:r>
    </w:p>
    <w:p w14:paraId="1649E8BC" w14:textId="77777777" w:rsidR="00DD6DC8" w:rsidRDefault="00DD6DC8" w:rsidP="00DD6DC8">
      <w:pPr>
        <w:pStyle w:val="alt"/>
        <w:numPr>
          <w:ilvl w:val="0"/>
          <w:numId w:val="130"/>
        </w:numPr>
        <w:spacing w:before="0" w:beforeAutospacing="0" w:after="0" w:afterAutospacing="0" w:line="375" w:lineRule="atLeast"/>
        <w:jc w:val="both"/>
        <w:rPr>
          <w:rFonts w:ascii="inter-regular" w:hAnsi="inter-regular"/>
          <w:color w:val="000000"/>
        </w:rPr>
      </w:pPr>
      <w:r>
        <w:rPr>
          <w:rStyle w:val="keyword"/>
          <w:rFonts w:ascii="inter-regular" w:hAnsi="inter-regular"/>
          <w:b/>
          <w:bCs/>
          <w:color w:val="006699"/>
          <w:bdr w:val="none" w:sz="0" w:space="0" w:color="auto" w:frame="1"/>
        </w:rPr>
        <w:t>static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int</w:t>
      </w:r>
      <w:r>
        <w:rPr>
          <w:rFonts w:ascii="inter-regular" w:hAnsi="inter-regular"/>
          <w:color w:val="000000"/>
          <w:bdr w:val="none" w:sz="0" w:space="0" w:color="auto" w:frame="1"/>
        </w:rPr>
        <w:t> cube(</w:t>
      </w:r>
      <w:r>
        <w:rPr>
          <w:rStyle w:val="keyword"/>
          <w:rFonts w:ascii="inter-regular" w:hAnsi="inter-regular"/>
          <w:b/>
          <w:bCs/>
          <w:color w:val="006699"/>
          <w:bdr w:val="none" w:sz="0" w:space="0" w:color="auto" w:frame="1"/>
        </w:rPr>
        <w:t>int</w:t>
      </w:r>
      <w:r>
        <w:rPr>
          <w:rFonts w:ascii="inter-regular" w:hAnsi="inter-regular"/>
          <w:color w:val="000000"/>
          <w:bdr w:val="none" w:sz="0" w:space="0" w:color="auto" w:frame="1"/>
        </w:rPr>
        <w:t> x){</w:t>
      </w:r>
      <w:r>
        <w:rPr>
          <w:rStyle w:val="keyword"/>
          <w:rFonts w:ascii="inter-regular" w:hAnsi="inter-regular"/>
          <w:b/>
          <w:bCs/>
          <w:color w:val="006699"/>
          <w:bdr w:val="none" w:sz="0" w:space="0" w:color="auto" w:frame="1"/>
        </w:rPr>
        <w:t>return</w:t>
      </w:r>
      <w:r>
        <w:rPr>
          <w:rFonts w:ascii="inter-regular" w:hAnsi="inter-regular"/>
          <w:color w:val="000000"/>
          <w:bdr w:val="none" w:sz="0" w:space="0" w:color="auto" w:frame="1"/>
        </w:rPr>
        <w:t> x*x*x;}  </w:t>
      </w:r>
    </w:p>
    <w:p w14:paraId="2C723DE1" w14:textId="77777777" w:rsidR="00DD6DC8" w:rsidRDefault="00DD6DC8" w:rsidP="00DD6DC8">
      <w:pPr>
        <w:numPr>
          <w:ilvl w:val="0"/>
          <w:numId w:val="130"/>
        </w:numPr>
        <w:spacing w:after="0" w:line="375" w:lineRule="atLeast"/>
        <w:jc w:val="both"/>
        <w:rPr>
          <w:rFonts w:ascii="inter-regular" w:hAnsi="inter-regular"/>
          <w:color w:val="000000"/>
        </w:rPr>
      </w:pPr>
      <w:r>
        <w:rPr>
          <w:rFonts w:ascii="inter-regular" w:hAnsi="inter-regular"/>
          <w:color w:val="000000"/>
          <w:bdr w:val="none" w:sz="0" w:space="0" w:color="auto" w:frame="1"/>
        </w:rPr>
        <w:t>}  </w:t>
      </w:r>
    </w:p>
    <w:p w14:paraId="35BCA274" w14:textId="77777777" w:rsidR="00DD6DC8" w:rsidRDefault="00DD6DC8" w:rsidP="00DD6DC8">
      <w:pPr>
        <w:pStyle w:val="alt"/>
        <w:numPr>
          <w:ilvl w:val="0"/>
          <w:numId w:val="130"/>
        </w:numPr>
        <w:spacing w:before="0" w:beforeAutospacing="0" w:after="0" w:afterAutospacing="0" w:line="375" w:lineRule="atLeast"/>
        <w:jc w:val="both"/>
        <w:rPr>
          <w:rFonts w:ascii="inter-regular" w:hAnsi="inter-regular"/>
          <w:color w:val="000000"/>
        </w:rPr>
      </w:pPr>
      <w:r>
        <w:rPr>
          <w:rStyle w:val="keyword"/>
          <w:rFonts w:ascii="inter-regular" w:hAnsi="inter-regular"/>
          <w:b/>
          <w:bCs/>
          <w:color w:val="006699"/>
          <w:bdr w:val="none" w:sz="0" w:space="0" w:color="auto" w:frame="1"/>
        </w:rPr>
        <w:t>class</w:t>
      </w:r>
      <w:r>
        <w:rPr>
          <w:rFonts w:ascii="inter-regular" w:hAnsi="inter-regular"/>
          <w:color w:val="000000"/>
          <w:bdr w:val="none" w:sz="0" w:space="0" w:color="auto" w:frame="1"/>
        </w:rPr>
        <w:t> Rectangle </w:t>
      </w:r>
      <w:r>
        <w:rPr>
          <w:rStyle w:val="keyword"/>
          <w:rFonts w:ascii="inter-regular" w:hAnsi="inter-regular"/>
          <w:b/>
          <w:bCs/>
          <w:color w:val="006699"/>
          <w:bdr w:val="none" w:sz="0" w:space="0" w:color="auto" w:frame="1"/>
        </w:rPr>
        <w:t>implements</w:t>
      </w:r>
      <w:r>
        <w:rPr>
          <w:rFonts w:ascii="inter-regular" w:hAnsi="inter-regular"/>
          <w:color w:val="000000"/>
          <w:bdr w:val="none" w:sz="0" w:space="0" w:color="auto" w:frame="1"/>
        </w:rPr>
        <w:t> Drawable{  </w:t>
      </w:r>
    </w:p>
    <w:p w14:paraId="20B0FB15" w14:textId="77777777" w:rsidR="00DD6DC8" w:rsidRDefault="00DD6DC8" w:rsidP="00DD6DC8">
      <w:pPr>
        <w:numPr>
          <w:ilvl w:val="0"/>
          <w:numId w:val="130"/>
        </w:numPr>
        <w:spacing w:after="0" w:line="375" w:lineRule="atLeast"/>
        <w:jc w:val="both"/>
        <w:rPr>
          <w:rFonts w:ascii="inter-regular" w:hAnsi="inter-regular"/>
          <w:color w:val="000000"/>
        </w:rPr>
      </w:pPr>
      <w:r>
        <w:rPr>
          <w:rStyle w:val="keyword"/>
          <w:rFonts w:ascii="inter-regular" w:hAnsi="inter-regular"/>
          <w:b/>
          <w:bCs/>
          <w:color w:val="006699"/>
          <w:bdr w:val="none" w:sz="0" w:space="0" w:color="auto" w:frame="1"/>
        </w:rPr>
        <w:t>public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void</w:t>
      </w:r>
      <w:r>
        <w:rPr>
          <w:rFonts w:ascii="inter-regular" w:hAnsi="inter-regular"/>
          <w:color w:val="000000"/>
          <w:bdr w:val="none" w:sz="0" w:space="0" w:color="auto" w:frame="1"/>
        </w:rPr>
        <w:t> draw(){System.out.println(</w:t>
      </w:r>
      <w:r>
        <w:rPr>
          <w:rStyle w:val="string"/>
          <w:rFonts w:ascii="inter-regular" w:hAnsi="inter-regular"/>
          <w:color w:val="0000FF"/>
          <w:bdr w:val="none" w:sz="0" w:space="0" w:color="auto" w:frame="1"/>
        </w:rPr>
        <w:t>"drawing rectangle"</w:t>
      </w:r>
      <w:r>
        <w:rPr>
          <w:rFonts w:ascii="inter-regular" w:hAnsi="inter-regular"/>
          <w:color w:val="000000"/>
          <w:bdr w:val="none" w:sz="0" w:space="0" w:color="auto" w:frame="1"/>
        </w:rPr>
        <w:t>);}  </w:t>
      </w:r>
    </w:p>
    <w:p w14:paraId="409D1E49" w14:textId="77777777" w:rsidR="00DD6DC8" w:rsidRDefault="00DD6DC8" w:rsidP="00DD6DC8">
      <w:pPr>
        <w:pStyle w:val="alt"/>
        <w:numPr>
          <w:ilvl w:val="0"/>
          <w:numId w:val="130"/>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w:t>
      </w:r>
    </w:p>
    <w:p w14:paraId="669F9F33" w14:textId="77777777" w:rsidR="00DD6DC8" w:rsidRDefault="00DD6DC8" w:rsidP="00DD6DC8">
      <w:pPr>
        <w:numPr>
          <w:ilvl w:val="0"/>
          <w:numId w:val="130"/>
        </w:numPr>
        <w:spacing w:after="0" w:line="375" w:lineRule="atLeast"/>
        <w:jc w:val="both"/>
        <w:rPr>
          <w:rFonts w:ascii="inter-regular" w:hAnsi="inter-regular"/>
          <w:color w:val="000000"/>
        </w:rPr>
      </w:pPr>
      <w:r>
        <w:rPr>
          <w:rFonts w:ascii="inter-regular" w:hAnsi="inter-regular"/>
          <w:color w:val="000000"/>
          <w:bdr w:val="none" w:sz="0" w:space="0" w:color="auto" w:frame="1"/>
        </w:rPr>
        <w:t>  </w:t>
      </w:r>
    </w:p>
    <w:p w14:paraId="14AB48B6" w14:textId="77777777" w:rsidR="00DD6DC8" w:rsidRDefault="00DD6DC8" w:rsidP="00DD6DC8">
      <w:pPr>
        <w:pStyle w:val="alt"/>
        <w:numPr>
          <w:ilvl w:val="0"/>
          <w:numId w:val="130"/>
        </w:numPr>
        <w:spacing w:before="0" w:beforeAutospacing="0" w:after="0" w:afterAutospacing="0" w:line="375" w:lineRule="atLeast"/>
        <w:jc w:val="both"/>
        <w:rPr>
          <w:rFonts w:ascii="inter-regular" w:hAnsi="inter-regular"/>
          <w:color w:val="000000"/>
        </w:rPr>
      </w:pPr>
      <w:r>
        <w:rPr>
          <w:rStyle w:val="keyword"/>
          <w:rFonts w:ascii="inter-regular" w:hAnsi="inter-regular"/>
          <w:b/>
          <w:bCs/>
          <w:color w:val="006699"/>
          <w:bdr w:val="none" w:sz="0" w:space="0" w:color="auto" w:frame="1"/>
        </w:rPr>
        <w:t>class</w:t>
      </w:r>
      <w:r>
        <w:rPr>
          <w:rFonts w:ascii="inter-regular" w:hAnsi="inter-regular"/>
          <w:color w:val="000000"/>
          <w:bdr w:val="none" w:sz="0" w:space="0" w:color="auto" w:frame="1"/>
        </w:rPr>
        <w:t> TestInterfaceStatic{  </w:t>
      </w:r>
    </w:p>
    <w:p w14:paraId="0A113826" w14:textId="77777777" w:rsidR="00DD6DC8" w:rsidRDefault="00DD6DC8" w:rsidP="00DD6DC8">
      <w:pPr>
        <w:numPr>
          <w:ilvl w:val="0"/>
          <w:numId w:val="130"/>
        </w:numPr>
        <w:spacing w:after="0" w:line="375" w:lineRule="atLeast"/>
        <w:jc w:val="both"/>
        <w:rPr>
          <w:rFonts w:ascii="inter-regular" w:hAnsi="inter-regular"/>
          <w:color w:val="000000"/>
        </w:rPr>
      </w:pPr>
      <w:r>
        <w:rPr>
          <w:rStyle w:val="keyword"/>
          <w:rFonts w:ascii="inter-regular" w:hAnsi="inter-regular"/>
          <w:b/>
          <w:bCs/>
          <w:color w:val="006699"/>
          <w:bdr w:val="none" w:sz="0" w:space="0" w:color="auto" w:frame="1"/>
        </w:rPr>
        <w:t>public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static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void</w:t>
      </w:r>
      <w:r>
        <w:rPr>
          <w:rFonts w:ascii="inter-regular" w:hAnsi="inter-regular"/>
          <w:color w:val="000000"/>
          <w:bdr w:val="none" w:sz="0" w:space="0" w:color="auto" w:frame="1"/>
        </w:rPr>
        <w:t> main(String args[]){  </w:t>
      </w:r>
    </w:p>
    <w:p w14:paraId="51A3CEF6" w14:textId="77777777" w:rsidR="00DD6DC8" w:rsidRDefault="00DD6DC8" w:rsidP="00DD6DC8">
      <w:pPr>
        <w:pStyle w:val="alt"/>
        <w:numPr>
          <w:ilvl w:val="0"/>
          <w:numId w:val="130"/>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Drawable d=</w:t>
      </w:r>
      <w:r>
        <w:rPr>
          <w:rStyle w:val="keyword"/>
          <w:rFonts w:ascii="inter-regular" w:hAnsi="inter-regular"/>
          <w:b/>
          <w:bCs/>
          <w:color w:val="006699"/>
          <w:bdr w:val="none" w:sz="0" w:space="0" w:color="auto" w:frame="1"/>
        </w:rPr>
        <w:t>new</w:t>
      </w:r>
      <w:r>
        <w:rPr>
          <w:rFonts w:ascii="inter-regular" w:hAnsi="inter-regular"/>
          <w:color w:val="000000"/>
          <w:bdr w:val="none" w:sz="0" w:space="0" w:color="auto" w:frame="1"/>
        </w:rPr>
        <w:t> Rectangle();  </w:t>
      </w:r>
    </w:p>
    <w:p w14:paraId="1447A64F" w14:textId="77777777" w:rsidR="00DD6DC8" w:rsidRDefault="00DD6DC8" w:rsidP="00DD6DC8">
      <w:pPr>
        <w:numPr>
          <w:ilvl w:val="0"/>
          <w:numId w:val="130"/>
        </w:numPr>
        <w:spacing w:after="0" w:line="375" w:lineRule="atLeast"/>
        <w:jc w:val="both"/>
        <w:rPr>
          <w:rFonts w:ascii="inter-regular" w:hAnsi="inter-regular"/>
          <w:color w:val="000000"/>
        </w:rPr>
      </w:pPr>
      <w:r>
        <w:rPr>
          <w:rFonts w:ascii="inter-regular" w:hAnsi="inter-regular"/>
          <w:color w:val="000000"/>
          <w:bdr w:val="none" w:sz="0" w:space="0" w:color="auto" w:frame="1"/>
        </w:rPr>
        <w:t>d.draw();  </w:t>
      </w:r>
    </w:p>
    <w:p w14:paraId="1BC3F09B" w14:textId="77777777" w:rsidR="00DD6DC8" w:rsidRDefault="00DD6DC8" w:rsidP="00DD6DC8">
      <w:pPr>
        <w:pStyle w:val="alt"/>
        <w:numPr>
          <w:ilvl w:val="0"/>
          <w:numId w:val="130"/>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System.out.println(Drawable.cube(</w:t>
      </w:r>
      <w:r>
        <w:rPr>
          <w:rStyle w:val="number"/>
          <w:rFonts w:ascii="inter-regular" w:hAnsi="inter-regular"/>
          <w:color w:val="C00000"/>
          <w:bdr w:val="none" w:sz="0" w:space="0" w:color="auto" w:frame="1"/>
        </w:rPr>
        <w:t>3</w:t>
      </w:r>
      <w:r>
        <w:rPr>
          <w:rFonts w:ascii="inter-regular" w:hAnsi="inter-regular"/>
          <w:color w:val="000000"/>
          <w:bdr w:val="none" w:sz="0" w:space="0" w:color="auto" w:frame="1"/>
        </w:rPr>
        <w:t>));  </w:t>
      </w:r>
    </w:p>
    <w:p w14:paraId="46F21DDC" w14:textId="77777777" w:rsidR="00DD6DC8" w:rsidRDefault="00DD6DC8" w:rsidP="00DD6DC8">
      <w:pPr>
        <w:numPr>
          <w:ilvl w:val="0"/>
          <w:numId w:val="130"/>
        </w:numPr>
        <w:spacing w:after="0" w:line="375" w:lineRule="atLeast"/>
        <w:jc w:val="both"/>
        <w:rPr>
          <w:rFonts w:ascii="inter-regular" w:hAnsi="inter-regular"/>
          <w:color w:val="000000"/>
        </w:rPr>
      </w:pPr>
      <w:r>
        <w:rPr>
          <w:rFonts w:ascii="inter-regular" w:hAnsi="inter-regular"/>
          <w:color w:val="000000"/>
          <w:bdr w:val="none" w:sz="0" w:space="0" w:color="auto" w:frame="1"/>
        </w:rPr>
        <w:t>}}  </w:t>
      </w:r>
    </w:p>
    <w:p w14:paraId="51705990" w14:textId="77777777" w:rsidR="00DD6DC8" w:rsidRDefault="00DD6DC8" w:rsidP="00DD6DC8">
      <w:pPr>
        <w:spacing w:line="240" w:lineRule="auto"/>
        <w:rPr>
          <w:rFonts w:ascii="Times New Roman" w:hAnsi="Times New Roman"/>
        </w:rPr>
      </w:pPr>
      <w:hyperlink r:id="rId131" w:tgtFrame="_blank" w:history="1">
        <w:r>
          <w:rPr>
            <w:rStyle w:val="Hyperlink"/>
            <w:rFonts w:ascii="Verdana" w:hAnsi="Verdana"/>
            <w:b/>
            <w:bCs/>
            <w:color w:val="FFFFFF"/>
            <w:sz w:val="20"/>
            <w:szCs w:val="20"/>
            <w:shd w:val="clear" w:color="auto" w:fill="4CAF50"/>
          </w:rPr>
          <w:t>Test it Now</w:t>
        </w:r>
      </w:hyperlink>
    </w:p>
    <w:p w14:paraId="5E28BE94" w14:textId="77777777" w:rsidR="00DD6DC8" w:rsidRDefault="00DD6DC8" w:rsidP="00DD6DC8">
      <w:pPr>
        <w:pStyle w:val="NormalWeb"/>
        <w:shd w:val="clear" w:color="auto" w:fill="FFFFFF"/>
        <w:jc w:val="both"/>
        <w:rPr>
          <w:rFonts w:ascii="inter-regular" w:hAnsi="inter-regular"/>
          <w:color w:val="333333"/>
        </w:rPr>
      </w:pPr>
      <w:r>
        <w:rPr>
          <w:rFonts w:ascii="inter-regular" w:hAnsi="inter-regular"/>
          <w:color w:val="333333"/>
        </w:rPr>
        <w:t>Output:</w:t>
      </w:r>
    </w:p>
    <w:p w14:paraId="5C2428BA" w14:textId="77777777" w:rsidR="00DD6DC8" w:rsidRDefault="00DD6DC8" w:rsidP="00DD6DC8">
      <w:pPr>
        <w:pStyle w:val="HTMLPreformatted"/>
        <w:shd w:val="clear" w:color="auto" w:fill="EEEEEE"/>
        <w:jc w:val="both"/>
        <w:rPr>
          <w:color w:val="535559"/>
        </w:rPr>
      </w:pPr>
      <w:r>
        <w:rPr>
          <w:color w:val="535559"/>
        </w:rPr>
        <w:t>drawing rectangle</w:t>
      </w:r>
    </w:p>
    <w:p w14:paraId="723B5629" w14:textId="77777777" w:rsidR="00DD6DC8" w:rsidRDefault="00DD6DC8" w:rsidP="00DD6DC8">
      <w:pPr>
        <w:pStyle w:val="HTMLPreformatted"/>
        <w:shd w:val="clear" w:color="auto" w:fill="EEEEEE"/>
        <w:jc w:val="both"/>
        <w:rPr>
          <w:color w:val="535559"/>
        </w:rPr>
      </w:pPr>
      <w:r>
        <w:rPr>
          <w:color w:val="535559"/>
        </w:rPr>
        <w:t>27</w:t>
      </w:r>
    </w:p>
    <w:p w14:paraId="696566FE" w14:textId="77777777" w:rsidR="00DD6DC8" w:rsidRDefault="00DD6DC8" w:rsidP="00DD6DC8">
      <w:pPr>
        <w:pStyle w:val="Heading2"/>
        <w:shd w:val="clear" w:color="auto" w:fill="FFFFFF"/>
        <w:spacing w:line="312" w:lineRule="atLeast"/>
        <w:jc w:val="both"/>
        <w:rPr>
          <w:rFonts w:ascii="Helvetica" w:hAnsi="Helvetica"/>
          <w:b w:val="0"/>
          <w:bCs w:val="0"/>
          <w:color w:val="610B38"/>
          <w:sz w:val="38"/>
          <w:szCs w:val="38"/>
        </w:rPr>
      </w:pPr>
      <w:r>
        <w:rPr>
          <w:rFonts w:ascii="Helvetica" w:hAnsi="Helvetica"/>
          <w:b w:val="0"/>
          <w:bCs w:val="0"/>
          <w:color w:val="610B38"/>
          <w:sz w:val="38"/>
          <w:szCs w:val="38"/>
        </w:rPr>
        <w:t>Q) What is marker or tagged interface?</w:t>
      </w:r>
    </w:p>
    <w:p w14:paraId="722D011A" w14:textId="77777777" w:rsidR="00DD6DC8" w:rsidRDefault="00DD6DC8" w:rsidP="00DD6DC8">
      <w:pPr>
        <w:pStyle w:val="NormalWeb"/>
        <w:shd w:val="clear" w:color="auto" w:fill="FFFFFF"/>
        <w:jc w:val="both"/>
        <w:rPr>
          <w:rFonts w:ascii="inter-regular" w:hAnsi="inter-regular"/>
          <w:color w:val="333333"/>
        </w:rPr>
      </w:pPr>
      <w:r>
        <w:rPr>
          <w:rFonts w:ascii="inter-regular" w:hAnsi="inter-regular"/>
          <w:color w:val="333333"/>
        </w:rPr>
        <w:t>An interface which has no member is known as a marker or tagged interface, for example, </w:t>
      </w:r>
      <w:hyperlink r:id="rId132" w:history="1">
        <w:r>
          <w:rPr>
            <w:rStyle w:val="Hyperlink"/>
            <w:rFonts w:ascii="inter-regular" w:hAnsi="inter-regular"/>
            <w:color w:val="008000"/>
          </w:rPr>
          <w:t>Serializable</w:t>
        </w:r>
      </w:hyperlink>
      <w:r>
        <w:rPr>
          <w:rFonts w:ascii="inter-regular" w:hAnsi="inter-regular"/>
          <w:color w:val="333333"/>
        </w:rPr>
        <w:t>, Cloneable, Remote, etc. They are used to provide some essential information to the JVM so that JVM may perform some useful operation.</w:t>
      </w:r>
    </w:p>
    <w:p w14:paraId="439032B0" w14:textId="77777777" w:rsidR="00DD6DC8" w:rsidRDefault="00DD6DC8" w:rsidP="00DD6DC8">
      <w:pPr>
        <w:pStyle w:val="alt"/>
        <w:numPr>
          <w:ilvl w:val="0"/>
          <w:numId w:val="131"/>
        </w:numPr>
        <w:spacing w:before="0" w:beforeAutospacing="0" w:after="0" w:afterAutospacing="0" w:line="375" w:lineRule="atLeast"/>
        <w:jc w:val="both"/>
        <w:rPr>
          <w:rFonts w:ascii="inter-regular" w:hAnsi="inter-regular"/>
          <w:color w:val="000000"/>
        </w:rPr>
      </w:pPr>
      <w:r>
        <w:rPr>
          <w:rStyle w:val="comment"/>
          <w:rFonts w:ascii="inter-regular" w:hAnsi="inter-regular"/>
          <w:color w:val="008200"/>
          <w:bdr w:val="none" w:sz="0" w:space="0" w:color="auto" w:frame="1"/>
        </w:rPr>
        <w:t>//How Serializable interface is written?</w:t>
      </w:r>
      <w:r>
        <w:rPr>
          <w:rFonts w:ascii="inter-regular" w:hAnsi="inter-regular"/>
          <w:color w:val="000000"/>
          <w:bdr w:val="none" w:sz="0" w:space="0" w:color="auto" w:frame="1"/>
        </w:rPr>
        <w:t>  </w:t>
      </w:r>
    </w:p>
    <w:p w14:paraId="0DF567AD" w14:textId="77777777" w:rsidR="00DD6DC8" w:rsidRDefault="00DD6DC8" w:rsidP="00DD6DC8">
      <w:pPr>
        <w:numPr>
          <w:ilvl w:val="0"/>
          <w:numId w:val="131"/>
        </w:numPr>
        <w:spacing w:after="0" w:line="375" w:lineRule="atLeast"/>
        <w:jc w:val="both"/>
        <w:rPr>
          <w:rFonts w:ascii="inter-regular" w:hAnsi="inter-regular"/>
          <w:color w:val="000000"/>
        </w:rPr>
      </w:pPr>
      <w:r>
        <w:rPr>
          <w:rStyle w:val="keyword"/>
          <w:rFonts w:ascii="inter-regular" w:hAnsi="inter-regular"/>
          <w:b/>
          <w:bCs/>
          <w:color w:val="006699"/>
          <w:bdr w:val="none" w:sz="0" w:space="0" w:color="auto" w:frame="1"/>
        </w:rPr>
        <w:t>public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interface</w:t>
      </w:r>
      <w:r>
        <w:rPr>
          <w:rFonts w:ascii="inter-regular" w:hAnsi="inter-regular"/>
          <w:color w:val="000000"/>
          <w:bdr w:val="none" w:sz="0" w:space="0" w:color="auto" w:frame="1"/>
        </w:rPr>
        <w:t> Serializable{  </w:t>
      </w:r>
    </w:p>
    <w:p w14:paraId="1A97143E" w14:textId="77777777" w:rsidR="00DD6DC8" w:rsidRDefault="00DD6DC8" w:rsidP="00DD6DC8">
      <w:pPr>
        <w:pStyle w:val="alt"/>
        <w:numPr>
          <w:ilvl w:val="0"/>
          <w:numId w:val="131"/>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w:t>
      </w:r>
    </w:p>
    <w:p w14:paraId="30F05170" w14:textId="77777777" w:rsidR="00DD6DC8" w:rsidRDefault="00000000" w:rsidP="00DD6DC8">
      <w:pPr>
        <w:rPr>
          <w:rFonts w:ascii="Times New Roman" w:hAnsi="Times New Roman"/>
        </w:rPr>
      </w:pPr>
      <w:r>
        <w:pict w14:anchorId="48EFE21F">
          <v:rect id="_x0000_i1065" style="width:0;height:.75pt" o:hrstd="t" o:hrnoshade="t" o:hr="t" fillcolor="#d4d4d4" stroked="f"/>
        </w:pict>
      </w:r>
    </w:p>
    <w:p w14:paraId="0E70F109" w14:textId="77777777" w:rsidR="00DD6DC8" w:rsidRDefault="00DD6DC8" w:rsidP="0027496C">
      <w:pPr>
        <w:rPr>
          <w:b/>
          <w:bCs/>
          <w:sz w:val="44"/>
          <w:szCs w:val="44"/>
          <w:u w:val="single"/>
        </w:rPr>
      </w:pPr>
    </w:p>
    <w:p w14:paraId="1DDB945A" w14:textId="77777777" w:rsidR="00DD6DC8" w:rsidRDefault="00DD6DC8" w:rsidP="0027496C">
      <w:pPr>
        <w:rPr>
          <w:b/>
          <w:bCs/>
          <w:sz w:val="44"/>
          <w:szCs w:val="44"/>
          <w:u w:val="single"/>
        </w:rPr>
      </w:pPr>
    </w:p>
    <w:p w14:paraId="0BD70F60" w14:textId="77777777" w:rsidR="00DD6DC8" w:rsidRDefault="00DD6DC8" w:rsidP="0027496C">
      <w:pPr>
        <w:rPr>
          <w:b/>
          <w:bCs/>
          <w:sz w:val="44"/>
          <w:szCs w:val="44"/>
          <w:u w:val="single"/>
        </w:rPr>
      </w:pPr>
    </w:p>
    <w:p w14:paraId="54757EB6" w14:textId="77777777" w:rsidR="00DD6DC8" w:rsidRDefault="00DD6DC8" w:rsidP="0027496C">
      <w:pPr>
        <w:rPr>
          <w:b/>
          <w:bCs/>
          <w:sz w:val="44"/>
          <w:szCs w:val="44"/>
          <w:u w:val="single"/>
        </w:rPr>
      </w:pPr>
    </w:p>
    <w:p w14:paraId="3A8AE5BB" w14:textId="77777777" w:rsidR="00DD6DC8" w:rsidRDefault="00DD6DC8" w:rsidP="0027496C">
      <w:pPr>
        <w:rPr>
          <w:b/>
          <w:bCs/>
          <w:sz w:val="44"/>
          <w:szCs w:val="44"/>
          <w:u w:val="single"/>
        </w:rPr>
      </w:pPr>
      <w:r>
        <w:rPr>
          <w:b/>
          <w:bCs/>
          <w:sz w:val="44"/>
          <w:szCs w:val="44"/>
          <w:u w:val="single"/>
        </w:rPr>
        <w:lastRenderedPageBreak/>
        <w:t>Encapsulation in Java</w:t>
      </w:r>
    </w:p>
    <w:p w14:paraId="7D9C1A0F" w14:textId="77777777" w:rsidR="008D2096" w:rsidRPr="008D2096" w:rsidRDefault="008D2096" w:rsidP="008D2096">
      <w:pPr>
        <w:shd w:val="clear" w:color="auto" w:fill="FFFFFF"/>
        <w:spacing w:before="100" w:beforeAutospacing="1" w:after="100" w:afterAutospacing="1" w:line="240" w:lineRule="auto"/>
        <w:jc w:val="both"/>
        <w:rPr>
          <w:rFonts w:ascii="inter-regular" w:eastAsia="Times New Roman" w:hAnsi="inter-regular" w:cs="Times New Roman"/>
          <w:color w:val="333333"/>
          <w:kern w:val="0"/>
          <w:sz w:val="24"/>
          <w:szCs w:val="24"/>
          <w:lang w:eastAsia="en-IN"/>
          <w14:ligatures w14:val="none"/>
        </w:rPr>
      </w:pPr>
      <w:r w:rsidRPr="008D2096">
        <w:rPr>
          <w:rFonts w:ascii="Segoe UI" w:eastAsia="Times New Roman" w:hAnsi="Segoe UI" w:cs="Segoe UI"/>
          <w:b/>
          <w:bCs/>
          <w:color w:val="333333"/>
          <w:kern w:val="0"/>
          <w:sz w:val="24"/>
          <w:szCs w:val="24"/>
          <w:lang w:eastAsia="en-IN"/>
          <w14:ligatures w14:val="none"/>
        </w:rPr>
        <w:t>Encapsulation in Java</w:t>
      </w:r>
      <w:r w:rsidRPr="008D2096">
        <w:rPr>
          <w:rFonts w:ascii="inter-regular" w:eastAsia="Times New Roman" w:hAnsi="inter-regular" w:cs="Times New Roman"/>
          <w:color w:val="333333"/>
          <w:kern w:val="0"/>
          <w:sz w:val="24"/>
          <w:szCs w:val="24"/>
          <w:lang w:eastAsia="en-IN"/>
          <w14:ligatures w14:val="none"/>
        </w:rPr>
        <w:t> is a </w:t>
      </w:r>
      <w:r w:rsidRPr="008D2096">
        <w:rPr>
          <w:rFonts w:ascii="inter-regular" w:eastAsia="Times New Roman" w:hAnsi="inter-regular" w:cs="Times New Roman"/>
          <w:i/>
          <w:iCs/>
          <w:color w:val="333333"/>
          <w:kern w:val="0"/>
          <w:sz w:val="24"/>
          <w:szCs w:val="24"/>
          <w:lang w:eastAsia="en-IN"/>
          <w14:ligatures w14:val="none"/>
        </w:rPr>
        <w:t>process of wrapping code and data together into a single unit</w:t>
      </w:r>
      <w:r w:rsidRPr="008D2096">
        <w:rPr>
          <w:rFonts w:ascii="inter-regular" w:eastAsia="Times New Roman" w:hAnsi="inter-regular" w:cs="Times New Roman"/>
          <w:color w:val="333333"/>
          <w:kern w:val="0"/>
          <w:sz w:val="24"/>
          <w:szCs w:val="24"/>
          <w:lang w:eastAsia="en-IN"/>
          <w14:ligatures w14:val="none"/>
        </w:rPr>
        <w:t>, for example, a capsule which is mixed of several medicines.</w:t>
      </w:r>
    </w:p>
    <w:p w14:paraId="68A0BD90" w14:textId="77777777" w:rsidR="008D2096" w:rsidRPr="008D2096" w:rsidRDefault="008D2096" w:rsidP="008D2096">
      <w:pPr>
        <w:spacing w:after="0" w:line="240" w:lineRule="auto"/>
        <w:rPr>
          <w:rFonts w:ascii="Times New Roman" w:eastAsia="Times New Roman" w:hAnsi="Times New Roman" w:cs="Times New Roman"/>
          <w:kern w:val="0"/>
          <w:sz w:val="24"/>
          <w:szCs w:val="24"/>
          <w:lang w:eastAsia="en-IN"/>
          <w14:ligatures w14:val="none"/>
        </w:rPr>
      </w:pPr>
      <w:r w:rsidRPr="008D2096">
        <w:rPr>
          <w:rFonts w:ascii="Times New Roman" w:eastAsia="Times New Roman" w:hAnsi="Times New Roman" w:cs="Times New Roman"/>
          <w:noProof/>
          <w:kern w:val="0"/>
          <w:sz w:val="24"/>
          <w:szCs w:val="24"/>
          <w:lang w:eastAsia="en-IN"/>
          <w14:ligatures w14:val="none"/>
        </w:rPr>
        <w:drawing>
          <wp:inline distT="0" distB="0" distL="0" distR="0" wp14:anchorId="35C2A8FD" wp14:editId="07D9B0B4">
            <wp:extent cx="1828800" cy="873760"/>
            <wp:effectExtent l="0" t="0" r="0" b="2540"/>
            <wp:docPr id="396750864" name="Picture 10" descr="encapsulation in ja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descr="encapsulation in java"/>
                    <pic:cNvPicPr>
                      <a:picLocks noChangeAspect="1" noChangeArrowheads="1"/>
                    </pic:cNvPicPr>
                  </pic:nvPicPr>
                  <pic:blipFill>
                    <a:blip r:embed="rId133">
                      <a:extLst>
                        <a:ext uri="{28A0092B-C50C-407E-A947-70E740481C1C}">
                          <a14:useLocalDpi xmlns:a14="http://schemas.microsoft.com/office/drawing/2010/main" val="0"/>
                        </a:ext>
                      </a:extLst>
                    </a:blip>
                    <a:srcRect/>
                    <a:stretch>
                      <a:fillRect/>
                    </a:stretch>
                  </pic:blipFill>
                  <pic:spPr bwMode="auto">
                    <a:xfrm>
                      <a:off x="0" y="0"/>
                      <a:ext cx="1828800" cy="873760"/>
                    </a:xfrm>
                    <a:prstGeom prst="rect">
                      <a:avLst/>
                    </a:prstGeom>
                    <a:noFill/>
                    <a:ln>
                      <a:noFill/>
                    </a:ln>
                  </pic:spPr>
                </pic:pic>
              </a:graphicData>
            </a:graphic>
          </wp:inline>
        </w:drawing>
      </w:r>
    </w:p>
    <w:p w14:paraId="799530EC" w14:textId="77777777" w:rsidR="008D2096" w:rsidRPr="008D2096" w:rsidRDefault="008D2096" w:rsidP="008D2096">
      <w:pPr>
        <w:shd w:val="clear" w:color="auto" w:fill="FFFFFF"/>
        <w:spacing w:before="100" w:beforeAutospacing="1" w:after="100" w:afterAutospacing="1" w:line="240" w:lineRule="auto"/>
        <w:jc w:val="both"/>
        <w:rPr>
          <w:rFonts w:ascii="inter-regular" w:eastAsia="Times New Roman" w:hAnsi="inter-regular" w:cs="Times New Roman"/>
          <w:color w:val="333333"/>
          <w:kern w:val="0"/>
          <w:sz w:val="24"/>
          <w:szCs w:val="24"/>
          <w:lang w:eastAsia="en-IN"/>
          <w14:ligatures w14:val="none"/>
        </w:rPr>
      </w:pPr>
      <w:r w:rsidRPr="008D2096">
        <w:rPr>
          <w:rFonts w:ascii="inter-regular" w:eastAsia="Times New Roman" w:hAnsi="inter-regular" w:cs="Times New Roman"/>
          <w:color w:val="333333"/>
          <w:kern w:val="0"/>
          <w:sz w:val="24"/>
          <w:szCs w:val="24"/>
          <w:lang w:eastAsia="en-IN"/>
          <w14:ligatures w14:val="none"/>
        </w:rPr>
        <w:t>We can create a fully encapsulated class in Java by making all the data members of the class private. Now we can use setter and getter methods to set and get the data in it.</w:t>
      </w:r>
    </w:p>
    <w:p w14:paraId="6B82D859" w14:textId="77777777" w:rsidR="008D2096" w:rsidRDefault="008D2096" w:rsidP="008D2096">
      <w:pPr>
        <w:pStyle w:val="Heading3"/>
        <w:shd w:val="clear" w:color="auto" w:fill="FFFFFF"/>
        <w:spacing w:line="312" w:lineRule="atLeast"/>
        <w:jc w:val="both"/>
        <w:rPr>
          <w:rFonts w:ascii="Helvetica" w:hAnsi="Helvetica"/>
          <w:color w:val="610B4B"/>
          <w:sz w:val="32"/>
          <w:szCs w:val="32"/>
        </w:rPr>
      </w:pPr>
      <w:r>
        <w:rPr>
          <w:rFonts w:ascii="Helvetica" w:hAnsi="Helvetica"/>
          <w:b/>
          <w:bCs/>
          <w:color w:val="610B4B"/>
          <w:sz w:val="32"/>
          <w:szCs w:val="32"/>
        </w:rPr>
        <w:t>Advantage of Encapsulation in Java</w:t>
      </w:r>
    </w:p>
    <w:p w14:paraId="15B2D009" w14:textId="77777777" w:rsidR="008D2096" w:rsidRDefault="008D2096" w:rsidP="008D2096">
      <w:pPr>
        <w:pStyle w:val="NormalWeb"/>
        <w:shd w:val="clear" w:color="auto" w:fill="FFFFFF"/>
        <w:jc w:val="both"/>
        <w:rPr>
          <w:rFonts w:ascii="inter-regular" w:hAnsi="inter-regular"/>
          <w:color w:val="333333"/>
        </w:rPr>
      </w:pPr>
      <w:r>
        <w:rPr>
          <w:rFonts w:ascii="inter-regular" w:hAnsi="inter-regular"/>
          <w:color w:val="333333"/>
        </w:rPr>
        <w:t>By providing only a setter or getter method, you can make the class </w:t>
      </w:r>
      <w:r>
        <w:rPr>
          <w:rStyle w:val="Strong"/>
          <w:rFonts w:ascii="Segoe UI" w:hAnsi="Segoe UI" w:cs="Segoe UI"/>
          <w:color w:val="333333"/>
        </w:rPr>
        <w:t>read-only or write-only</w:t>
      </w:r>
      <w:r>
        <w:rPr>
          <w:rFonts w:ascii="inter-regular" w:hAnsi="inter-regular"/>
          <w:color w:val="333333"/>
        </w:rPr>
        <w:t>. In other words, you can skip the getter or setter methods.</w:t>
      </w:r>
    </w:p>
    <w:p w14:paraId="07E3ACEF" w14:textId="77777777" w:rsidR="008D2096" w:rsidRDefault="008D2096" w:rsidP="008D2096">
      <w:pPr>
        <w:pStyle w:val="NormalWeb"/>
        <w:shd w:val="clear" w:color="auto" w:fill="FFFFFF"/>
        <w:jc w:val="both"/>
        <w:rPr>
          <w:rFonts w:ascii="inter-regular" w:hAnsi="inter-regular"/>
          <w:color w:val="333333"/>
        </w:rPr>
      </w:pPr>
      <w:r>
        <w:rPr>
          <w:rFonts w:ascii="inter-regular" w:hAnsi="inter-regular"/>
          <w:color w:val="333333"/>
        </w:rPr>
        <w:t>It provides you the </w:t>
      </w:r>
      <w:r>
        <w:rPr>
          <w:rStyle w:val="Strong"/>
          <w:rFonts w:ascii="Segoe UI" w:hAnsi="Segoe UI" w:cs="Segoe UI"/>
          <w:color w:val="333333"/>
        </w:rPr>
        <w:t>control over the data</w:t>
      </w:r>
      <w:r>
        <w:rPr>
          <w:rFonts w:ascii="inter-regular" w:hAnsi="inter-regular"/>
          <w:color w:val="333333"/>
        </w:rPr>
        <w:t>. Suppose you want to set the value of id which should be greater than 100 only, you can write the logic inside the setter method. You can write the logic not to store the negative numbers in the setter methods.</w:t>
      </w:r>
    </w:p>
    <w:p w14:paraId="446E0120" w14:textId="77777777" w:rsidR="008D2096" w:rsidRDefault="008D2096" w:rsidP="008D2096">
      <w:pPr>
        <w:pStyle w:val="NormalWeb"/>
        <w:shd w:val="clear" w:color="auto" w:fill="FFFFFF"/>
        <w:jc w:val="both"/>
        <w:rPr>
          <w:rFonts w:ascii="inter-regular" w:hAnsi="inter-regular"/>
          <w:color w:val="333333"/>
        </w:rPr>
      </w:pPr>
      <w:r>
        <w:rPr>
          <w:rFonts w:ascii="inter-regular" w:hAnsi="inter-regular"/>
          <w:color w:val="333333"/>
        </w:rPr>
        <w:t>It is a way to achieve </w:t>
      </w:r>
      <w:r>
        <w:rPr>
          <w:rStyle w:val="Strong"/>
          <w:rFonts w:ascii="Segoe UI" w:hAnsi="Segoe UI" w:cs="Segoe UI"/>
          <w:color w:val="333333"/>
        </w:rPr>
        <w:t>data hiding</w:t>
      </w:r>
      <w:r>
        <w:rPr>
          <w:rFonts w:ascii="inter-regular" w:hAnsi="inter-regular"/>
          <w:color w:val="333333"/>
        </w:rPr>
        <w:t> in Java because other class will not be able to access the data through the private data members.</w:t>
      </w:r>
    </w:p>
    <w:p w14:paraId="4B2DFA39" w14:textId="77777777" w:rsidR="008D2096" w:rsidRDefault="008D2096" w:rsidP="008D2096">
      <w:pPr>
        <w:pStyle w:val="NormalWeb"/>
        <w:shd w:val="clear" w:color="auto" w:fill="FFFFFF"/>
        <w:jc w:val="both"/>
        <w:rPr>
          <w:rFonts w:ascii="inter-regular" w:hAnsi="inter-regular"/>
          <w:color w:val="333333"/>
        </w:rPr>
      </w:pPr>
      <w:r>
        <w:rPr>
          <w:rFonts w:ascii="inter-regular" w:hAnsi="inter-regular"/>
          <w:color w:val="333333"/>
        </w:rPr>
        <w:t>The encapsulate class is </w:t>
      </w:r>
      <w:r>
        <w:rPr>
          <w:rStyle w:val="Strong"/>
          <w:rFonts w:ascii="Segoe UI" w:hAnsi="Segoe UI" w:cs="Segoe UI"/>
          <w:color w:val="333333"/>
        </w:rPr>
        <w:t>easy to test</w:t>
      </w:r>
      <w:r>
        <w:rPr>
          <w:rFonts w:ascii="inter-regular" w:hAnsi="inter-regular"/>
          <w:color w:val="333333"/>
        </w:rPr>
        <w:t>. So, it is better for unit testing.</w:t>
      </w:r>
    </w:p>
    <w:p w14:paraId="3DE52F21" w14:textId="77777777" w:rsidR="008D2096" w:rsidRDefault="008D2096" w:rsidP="008D2096">
      <w:pPr>
        <w:pStyle w:val="NormalWeb"/>
        <w:shd w:val="clear" w:color="auto" w:fill="FFFFFF"/>
        <w:jc w:val="both"/>
        <w:rPr>
          <w:rFonts w:ascii="inter-regular" w:hAnsi="inter-regular"/>
          <w:color w:val="333333"/>
        </w:rPr>
      </w:pPr>
      <w:r>
        <w:rPr>
          <w:rFonts w:ascii="inter-regular" w:hAnsi="inter-regular"/>
          <w:color w:val="333333"/>
        </w:rPr>
        <w:t>The standard IDE's are providing the facility to generate the getters and setters. So, it is </w:t>
      </w:r>
      <w:r>
        <w:rPr>
          <w:rStyle w:val="Strong"/>
          <w:rFonts w:ascii="Segoe UI" w:hAnsi="Segoe UI" w:cs="Segoe UI"/>
          <w:color w:val="333333"/>
        </w:rPr>
        <w:t>easy and fast to create an encapsulated class</w:t>
      </w:r>
      <w:r>
        <w:rPr>
          <w:rFonts w:ascii="inter-regular" w:hAnsi="inter-regular"/>
          <w:color w:val="333333"/>
        </w:rPr>
        <w:t> in Java.</w:t>
      </w:r>
    </w:p>
    <w:p w14:paraId="1C4DD756" w14:textId="77777777" w:rsidR="008D2096" w:rsidRDefault="008D2096" w:rsidP="008D2096">
      <w:pPr>
        <w:pStyle w:val="Heading3"/>
        <w:shd w:val="clear" w:color="auto" w:fill="FFFFFF"/>
        <w:jc w:val="both"/>
        <w:rPr>
          <w:rFonts w:ascii="Tahoma" w:hAnsi="Tahoma" w:cs="Tahoma"/>
          <w:color w:val="610B4B"/>
          <w:sz w:val="33"/>
          <w:szCs w:val="33"/>
        </w:rPr>
      </w:pPr>
      <w:r>
        <w:rPr>
          <w:rFonts w:ascii="Tahoma" w:hAnsi="Tahoma" w:cs="Tahoma"/>
          <w:b/>
          <w:bCs/>
          <w:color w:val="610B4B"/>
          <w:sz w:val="33"/>
          <w:szCs w:val="33"/>
        </w:rPr>
        <w:t>Simple Example of Encapsulation in Java</w:t>
      </w:r>
    </w:p>
    <w:p w14:paraId="714AC99E" w14:textId="77777777" w:rsidR="008D2096" w:rsidRDefault="008D2096" w:rsidP="008D2096">
      <w:pPr>
        <w:pStyle w:val="NormalWeb"/>
        <w:shd w:val="clear" w:color="auto" w:fill="FFFFFF"/>
        <w:jc w:val="both"/>
        <w:rPr>
          <w:rFonts w:ascii="inter-regular" w:hAnsi="inter-regular"/>
          <w:color w:val="333333"/>
        </w:rPr>
      </w:pPr>
      <w:r>
        <w:rPr>
          <w:rFonts w:ascii="inter-regular" w:hAnsi="inter-regular"/>
          <w:color w:val="333333"/>
        </w:rPr>
        <w:t>Let's see the simple example of encapsulation that has only one field with its setter and getter methods.</w:t>
      </w:r>
    </w:p>
    <w:p w14:paraId="5D25A842" w14:textId="77777777" w:rsidR="008D2096" w:rsidRDefault="008D2096" w:rsidP="008D2096">
      <w:pPr>
        <w:pStyle w:val="filename"/>
        <w:shd w:val="clear" w:color="auto" w:fill="FFFFFF"/>
        <w:jc w:val="both"/>
        <w:rPr>
          <w:rFonts w:ascii="inter-regular" w:hAnsi="inter-regular"/>
          <w:i/>
          <w:iCs/>
          <w:color w:val="333333"/>
          <w:sz w:val="21"/>
          <w:szCs w:val="21"/>
        </w:rPr>
      </w:pPr>
      <w:r>
        <w:rPr>
          <w:rFonts w:ascii="inter-regular" w:hAnsi="inter-regular"/>
          <w:i/>
          <w:iCs/>
          <w:color w:val="333333"/>
          <w:sz w:val="21"/>
          <w:szCs w:val="21"/>
        </w:rPr>
        <w:t>File: Student.java</w:t>
      </w:r>
    </w:p>
    <w:p w14:paraId="08B4E18B" w14:textId="77777777" w:rsidR="008D2096" w:rsidRDefault="008D2096" w:rsidP="008D2096">
      <w:pPr>
        <w:pStyle w:val="alt"/>
        <w:numPr>
          <w:ilvl w:val="0"/>
          <w:numId w:val="133"/>
        </w:numPr>
        <w:spacing w:before="0" w:beforeAutospacing="0" w:after="0" w:afterAutospacing="0" w:line="375" w:lineRule="atLeast"/>
        <w:jc w:val="both"/>
        <w:rPr>
          <w:rFonts w:ascii="inter-regular" w:hAnsi="inter-regular"/>
          <w:color w:val="000000"/>
        </w:rPr>
      </w:pPr>
      <w:r>
        <w:rPr>
          <w:rStyle w:val="comment"/>
          <w:rFonts w:ascii="inter-regular" w:hAnsi="inter-regular"/>
          <w:color w:val="008200"/>
          <w:bdr w:val="none" w:sz="0" w:space="0" w:color="auto" w:frame="1"/>
        </w:rPr>
        <w:t>//A Java class which is a fully encapsulated class.</w:t>
      </w:r>
      <w:r>
        <w:rPr>
          <w:rFonts w:ascii="inter-regular" w:hAnsi="inter-regular"/>
          <w:color w:val="000000"/>
          <w:bdr w:val="none" w:sz="0" w:space="0" w:color="auto" w:frame="1"/>
        </w:rPr>
        <w:t>  </w:t>
      </w:r>
    </w:p>
    <w:p w14:paraId="1E3D44C0" w14:textId="77777777" w:rsidR="008D2096" w:rsidRDefault="008D2096" w:rsidP="008D2096">
      <w:pPr>
        <w:numPr>
          <w:ilvl w:val="0"/>
          <w:numId w:val="133"/>
        </w:numPr>
        <w:spacing w:after="0" w:line="375" w:lineRule="atLeast"/>
        <w:jc w:val="both"/>
        <w:rPr>
          <w:rFonts w:ascii="inter-regular" w:hAnsi="inter-regular"/>
          <w:color w:val="000000"/>
        </w:rPr>
      </w:pPr>
      <w:r>
        <w:rPr>
          <w:rStyle w:val="comment"/>
          <w:rFonts w:ascii="inter-regular" w:hAnsi="inter-regular"/>
          <w:color w:val="008200"/>
          <w:bdr w:val="none" w:sz="0" w:space="0" w:color="auto" w:frame="1"/>
        </w:rPr>
        <w:t>//It has a private data member and getter and setter methods.</w:t>
      </w:r>
      <w:r>
        <w:rPr>
          <w:rFonts w:ascii="inter-regular" w:hAnsi="inter-regular"/>
          <w:color w:val="000000"/>
          <w:bdr w:val="none" w:sz="0" w:space="0" w:color="auto" w:frame="1"/>
        </w:rPr>
        <w:t>  </w:t>
      </w:r>
    </w:p>
    <w:p w14:paraId="2F833685" w14:textId="77777777" w:rsidR="008D2096" w:rsidRDefault="008D2096" w:rsidP="008D2096">
      <w:pPr>
        <w:numPr>
          <w:ilvl w:val="0"/>
          <w:numId w:val="133"/>
        </w:numPr>
        <w:spacing w:after="0" w:line="375" w:lineRule="atLeast"/>
        <w:jc w:val="both"/>
        <w:rPr>
          <w:rFonts w:ascii="inter-regular" w:hAnsi="inter-regular"/>
          <w:color w:val="000000"/>
        </w:rPr>
      </w:pPr>
      <w:r>
        <w:rPr>
          <w:rStyle w:val="keyword"/>
          <w:rFonts w:ascii="inter-regular" w:hAnsi="inter-regular"/>
          <w:b/>
          <w:bCs/>
          <w:color w:val="006699"/>
          <w:bdr w:val="none" w:sz="0" w:space="0" w:color="auto" w:frame="1"/>
        </w:rPr>
        <w:t>public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class</w:t>
      </w:r>
      <w:r>
        <w:rPr>
          <w:rFonts w:ascii="inter-regular" w:hAnsi="inter-regular"/>
          <w:color w:val="000000"/>
          <w:bdr w:val="none" w:sz="0" w:space="0" w:color="auto" w:frame="1"/>
        </w:rPr>
        <w:t> Student{  </w:t>
      </w:r>
    </w:p>
    <w:p w14:paraId="57CF4BB4" w14:textId="77777777" w:rsidR="008D2096" w:rsidRDefault="008D2096" w:rsidP="008D2096">
      <w:pPr>
        <w:pStyle w:val="alt"/>
        <w:numPr>
          <w:ilvl w:val="0"/>
          <w:numId w:val="133"/>
        </w:numPr>
        <w:spacing w:before="0" w:beforeAutospacing="0" w:after="0" w:afterAutospacing="0" w:line="375" w:lineRule="atLeast"/>
        <w:jc w:val="both"/>
        <w:rPr>
          <w:rFonts w:ascii="inter-regular" w:hAnsi="inter-regular"/>
          <w:color w:val="000000"/>
        </w:rPr>
      </w:pPr>
      <w:r>
        <w:rPr>
          <w:rStyle w:val="comment"/>
          <w:rFonts w:ascii="inter-regular" w:hAnsi="inter-regular"/>
          <w:color w:val="008200"/>
          <w:bdr w:val="none" w:sz="0" w:space="0" w:color="auto" w:frame="1"/>
        </w:rPr>
        <w:t>//private data member</w:t>
      </w:r>
      <w:r>
        <w:rPr>
          <w:rFonts w:ascii="inter-regular" w:hAnsi="inter-regular"/>
          <w:color w:val="000000"/>
          <w:bdr w:val="none" w:sz="0" w:space="0" w:color="auto" w:frame="1"/>
        </w:rPr>
        <w:t>  </w:t>
      </w:r>
    </w:p>
    <w:p w14:paraId="46982BDB" w14:textId="77777777" w:rsidR="008D2096" w:rsidRDefault="008D2096" w:rsidP="008D2096">
      <w:pPr>
        <w:numPr>
          <w:ilvl w:val="0"/>
          <w:numId w:val="133"/>
        </w:numPr>
        <w:spacing w:after="0" w:line="375" w:lineRule="atLeast"/>
        <w:jc w:val="both"/>
        <w:rPr>
          <w:rFonts w:ascii="inter-regular" w:hAnsi="inter-regular"/>
          <w:color w:val="000000"/>
        </w:rPr>
      </w:pPr>
      <w:r>
        <w:rPr>
          <w:rStyle w:val="keyword"/>
          <w:rFonts w:ascii="inter-regular" w:hAnsi="inter-regular"/>
          <w:b/>
          <w:bCs/>
          <w:color w:val="006699"/>
          <w:bdr w:val="none" w:sz="0" w:space="0" w:color="auto" w:frame="1"/>
        </w:rPr>
        <w:t>private</w:t>
      </w:r>
      <w:r>
        <w:rPr>
          <w:rFonts w:ascii="inter-regular" w:hAnsi="inter-regular"/>
          <w:color w:val="000000"/>
          <w:bdr w:val="none" w:sz="0" w:space="0" w:color="auto" w:frame="1"/>
        </w:rPr>
        <w:t> String name;  </w:t>
      </w:r>
    </w:p>
    <w:p w14:paraId="56D746E0" w14:textId="77777777" w:rsidR="008D2096" w:rsidRDefault="008D2096" w:rsidP="008D2096">
      <w:pPr>
        <w:pStyle w:val="alt"/>
        <w:numPr>
          <w:ilvl w:val="0"/>
          <w:numId w:val="133"/>
        </w:numPr>
        <w:spacing w:before="0" w:beforeAutospacing="0" w:after="0" w:afterAutospacing="0" w:line="375" w:lineRule="atLeast"/>
        <w:jc w:val="both"/>
        <w:rPr>
          <w:rFonts w:ascii="inter-regular" w:hAnsi="inter-regular"/>
          <w:color w:val="000000"/>
        </w:rPr>
      </w:pPr>
      <w:r>
        <w:rPr>
          <w:rStyle w:val="comment"/>
          <w:rFonts w:ascii="inter-regular" w:hAnsi="inter-regular"/>
          <w:color w:val="008200"/>
          <w:bdr w:val="none" w:sz="0" w:space="0" w:color="auto" w:frame="1"/>
        </w:rPr>
        <w:t>//getter method for name</w:t>
      </w:r>
      <w:r>
        <w:rPr>
          <w:rFonts w:ascii="inter-regular" w:hAnsi="inter-regular"/>
          <w:color w:val="000000"/>
          <w:bdr w:val="none" w:sz="0" w:space="0" w:color="auto" w:frame="1"/>
        </w:rPr>
        <w:t>  </w:t>
      </w:r>
    </w:p>
    <w:p w14:paraId="1BC6E2CF" w14:textId="77777777" w:rsidR="008D2096" w:rsidRDefault="008D2096" w:rsidP="008D2096">
      <w:pPr>
        <w:numPr>
          <w:ilvl w:val="0"/>
          <w:numId w:val="133"/>
        </w:numPr>
        <w:spacing w:after="0" w:line="375" w:lineRule="atLeast"/>
        <w:jc w:val="both"/>
        <w:rPr>
          <w:rFonts w:ascii="inter-regular" w:hAnsi="inter-regular"/>
          <w:color w:val="000000"/>
        </w:rPr>
      </w:pPr>
      <w:r>
        <w:rPr>
          <w:rStyle w:val="keyword"/>
          <w:rFonts w:ascii="inter-regular" w:hAnsi="inter-regular"/>
          <w:b/>
          <w:bCs/>
          <w:color w:val="006699"/>
          <w:bdr w:val="none" w:sz="0" w:space="0" w:color="auto" w:frame="1"/>
        </w:rPr>
        <w:lastRenderedPageBreak/>
        <w:t>public</w:t>
      </w:r>
      <w:r>
        <w:rPr>
          <w:rFonts w:ascii="inter-regular" w:hAnsi="inter-regular"/>
          <w:color w:val="000000"/>
          <w:bdr w:val="none" w:sz="0" w:space="0" w:color="auto" w:frame="1"/>
        </w:rPr>
        <w:t> String getName(){  </w:t>
      </w:r>
    </w:p>
    <w:p w14:paraId="37F7D419" w14:textId="77777777" w:rsidR="008D2096" w:rsidRDefault="008D2096" w:rsidP="008D2096">
      <w:pPr>
        <w:pStyle w:val="alt"/>
        <w:numPr>
          <w:ilvl w:val="0"/>
          <w:numId w:val="133"/>
        </w:numPr>
        <w:spacing w:before="0" w:beforeAutospacing="0" w:after="0" w:afterAutospacing="0" w:line="375" w:lineRule="atLeast"/>
        <w:jc w:val="both"/>
        <w:rPr>
          <w:rFonts w:ascii="inter-regular" w:hAnsi="inter-regular"/>
          <w:color w:val="000000"/>
        </w:rPr>
      </w:pPr>
      <w:r>
        <w:rPr>
          <w:rStyle w:val="keyword"/>
          <w:rFonts w:ascii="inter-regular" w:hAnsi="inter-regular"/>
          <w:b/>
          <w:bCs/>
          <w:color w:val="006699"/>
          <w:bdr w:val="none" w:sz="0" w:space="0" w:color="auto" w:frame="1"/>
        </w:rPr>
        <w:t>return</w:t>
      </w:r>
      <w:r>
        <w:rPr>
          <w:rFonts w:ascii="inter-regular" w:hAnsi="inter-regular"/>
          <w:color w:val="000000"/>
          <w:bdr w:val="none" w:sz="0" w:space="0" w:color="auto" w:frame="1"/>
        </w:rPr>
        <w:t> name;  </w:t>
      </w:r>
    </w:p>
    <w:p w14:paraId="3990A610" w14:textId="77777777" w:rsidR="008D2096" w:rsidRDefault="008D2096" w:rsidP="008D2096">
      <w:pPr>
        <w:numPr>
          <w:ilvl w:val="0"/>
          <w:numId w:val="133"/>
        </w:numPr>
        <w:spacing w:after="0" w:line="375" w:lineRule="atLeast"/>
        <w:jc w:val="both"/>
        <w:rPr>
          <w:rFonts w:ascii="inter-regular" w:hAnsi="inter-regular"/>
          <w:color w:val="000000"/>
        </w:rPr>
      </w:pPr>
      <w:r>
        <w:rPr>
          <w:rFonts w:ascii="inter-regular" w:hAnsi="inter-regular"/>
          <w:color w:val="000000"/>
          <w:bdr w:val="none" w:sz="0" w:space="0" w:color="auto" w:frame="1"/>
        </w:rPr>
        <w:t>}  </w:t>
      </w:r>
    </w:p>
    <w:p w14:paraId="7D3F8BA0" w14:textId="77777777" w:rsidR="008D2096" w:rsidRDefault="008D2096" w:rsidP="008D2096">
      <w:pPr>
        <w:pStyle w:val="alt"/>
        <w:numPr>
          <w:ilvl w:val="0"/>
          <w:numId w:val="133"/>
        </w:numPr>
        <w:spacing w:before="0" w:beforeAutospacing="0" w:after="0" w:afterAutospacing="0" w:line="375" w:lineRule="atLeast"/>
        <w:jc w:val="both"/>
        <w:rPr>
          <w:rFonts w:ascii="inter-regular" w:hAnsi="inter-regular"/>
          <w:color w:val="000000"/>
        </w:rPr>
      </w:pPr>
      <w:r>
        <w:rPr>
          <w:rStyle w:val="comment"/>
          <w:rFonts w:ascii="inter-regular" w:hAnsi="inter-regular"/>
          <w:color w:val="008200"/>
          <w:bdr w:val="none" w:sz="0" w:space="0" w:color="auto" w:frame="1"/>
        </w:rPr>
        <w:t>//setter method for name</w:t>
      </w:r>
      <w:r>
        <w:rPr>
          <w:rFonts w:ascii="inter-regular" w:hAnsi="inter-regular"/>
          <w:color w:val="000000"/>
          <w:bdr w:val="none" w:sz="0" w:space="0" w:color="auto" w:frame="1"/>
        </w:rPr>
        <w:t>  </w:t>
      </w:r>
    </w:p>
    <w:p w14:paraId="09DC74D6" w14:textId="77777777" w:rsidR="008D2096" w:rsidRDefault="008D2096" w:rsidP="008D2096">
      <w:pPr>
        <w:numPr>
          <w:ilvl w:val="0"/>
          <w:numId w:val="133"/>
        </w:numPr>
        <w:spacing w:after="0" w:line="375" w:lineRule="atLeast"/>
        <w:jc w:val="both"/>
        <w:rPr>
          <w:rFonts w:ascii="inter-regular" w:hAnsi="inter-regular"/>
          <w:color w:val="000000"/>
        </w:rPr>
      </w:pPr>
      <w:r>
        <w:rPr>
          <w:rStyle w:val="keyword"/>
          <w:rFonts w:ascii="inter-regular" w:hAnsi="inter-regular"/>
          <w:b/>
          <w:bCs/>
          <w:color w:val="006699"/>
          <w:bdr w:val="none" w:sz="0" w:space="0" w:color="auto" w:frame="1"/>
        </w:rPr>
        <w:t>public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void</w:t>
      </w:r>
      <w:r>
        <w:rPr>
          <w:rFonts w:ascii="inter-regular" w:hAnsi="inter-regular"/>
          <w:color w:val="000000"/>
          <w:bdr w:val="none" w:sz="0" w:space="0" w:color="auto" w:frame="1"/>
        </w:rPr>
        <w:t> setName(String name){  </w:t>
      </w:r>
    </w:p>
    <w:p w14:paraId="697AE505" w14:textId="77777777" w:rsidR="008D2096" w:rsidRDefault="008D2096" w:rsidP="008D2096">
      <w:pPr>
        <w:pStyle w:val="alt"/>
        <w:numPr>
          <w:ilvl w:val="0"/>
          <w:numId w:val="133"/>
        </w:numPr>
        <w:spacing w:before="0" w:beforeAutospacing="0" w:after="0" w:afterAutospacing="0" w:line="375" w:lineRule="atLeast"/>
        <w:jc w:val="both"/>
        <w:rPr>
          <w:rFonts w:ascii="inter-regular" w:hAnsi="inter-regular"/>
          <w:color w:val="000000"/>
        </w:rPr>
      </w:pPr>
      <w:r>
        <w:rPr>
          <w:rStyle w:val="keyword"/>
          <w:rFonts w:ascii="inter-regular" w:hAnsi="inter-regular"/>
          <w:b/>
          <w:bCs/>
          <w:color w:val="006699"/>
          <w:bdr w:val="none" w:sz="0" w:space="0" w:color="auto" w:frame="1"/>
        </w:rPr>
        <w:t>this</w:t>
      </w:r>
      <w:r>
        <w:rPr>
          <w:rFonts w:ascii="inter-regular" w:hAnsi="inter-regular"/>
          <w:color w:val="000000"/>
          <w:bdr w:val="none" w:sz="0" w:space="0" w:color="auto" w:frame="1"/>
        </w:rPr>
        <w:t>.name=name  </w:t>
      </w:r>
    </w:p>
    <w:p w14:paraId="2AB0E242" w14:textId="77777777" w:rsidR="008D2096" w:rsidRDefault="008D2096" w:rsidP="008D2096">
      <w:pPr>
        <w:numPr>
          <w:ilvl w:val="0"/>
          <w:numId w:val="133"/>
        </w:numPr>
        <w:spacing w:after="0" w:line="375" w:lineRule="atLeast"/>
        <w:jc w:val="both"/>
        <w:rPr>
          <w:rFonts w:ascii="inter-regular" w:hAnsi="inter-regular"/>
          <w:color w:val="000000"/>
        </w:rPr>
      </w:pPr>
      <w:r>
        <w:rPr>
          <w:rFonts w:ascii="inter-regular" w:hAnsi="inter-regular"/>
          <w:color w:val="000000"/>
          <w:bdr w:val="none" w:sz="0" w:space="0" w:color="auto" w:frame="1"/>
        </w:rPr>
        <w:t>}  </w:t>
      </w:r>
    </w:p>
    <w:p w14:paraId="5EE4D7F7" w14:textId="77777777" w:rsidR="008D2096" w:rsidRDefault="008D2096" w:rsidP="008D2096">
      <w:pPr>
        <w:pStyle w:val="alt"/>
        <w:numPr>
          <w:ilvl w:val="0"/>
          <w:numId w:val="133"/>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w:t>
      </w:r>
    </w:p>
    <w:p w14:paraId="0C3DFE58" w14:textId="77777777" w:rsidR="00DD6DC8" w:rsidRDefault="00DD6DC8" w:rsidP="0027496C">
      <w:pPr>
        <w:rPr>
          <w:b/>
          <w:bCs/>
          <w:sz w:val="44"/>
          <w:szCs w:val="44"/>
          <w:u w:val="single"/>
        </w:rPr>
      </w:pPr>
    </w:p>
    <w:p w14:paraId="415320C1" w14:textId="77777777" w:rsidR="008D2096" w:rsidRPr="008D2096" w:rsidRDefault="008D2096" w:rsidP="008D2096">
      <w:pPr>
        <w:numPr>
          <w:ilvl w:val="0"/>
          <w:numId w:val="134"/>
        </w:numPr>
        <w:spacing w:after="0" w:line="375" w:lineRule="atLeast"/>
        <w:jc w:val="both"/>
        <w:rPr>
          <w:rFonts w:ascii="inter-regular" w:eastAsia="Times New Roman" w:hAnsi="inter-regular" w:cs="Times New Roman"/>
          <w:color w:val="000000"/>
          <w:kern w:val="0"/>
          <w:sz w:val="24"/>
          <w:szCs w:val="24"/>
          <w:lang w:eastAsia="en-IN"/>
          <w14:ligatures w14:val="none"/>
        </w:rPr>
      </w:pPr>
      <w:r w:rsidRPr="008D2096">
        <w:rPr>
          <w:rFonts w:ascii="inter-regular" w:eastAsia="Times New Roman" w:hAnsi="inter-regular" w:cs="Times New Roman"/>
          <w:b/>
          <w:bCs/>
          <w:color w:val="006699"/>
          <w:kern w:val="0"/>
          <w:sz w:val="24"/>
          <w:szCs w:val="24"/>
          <w:bdr w:val="none" w:sz="0" w:space="0" w:color="auto" w:frame="1"/>
          <w:lang w:eastAsia="en-IN"/>
          <w14:ligatures w14:val="none"/>
        </w:rPr>
        <w:t>class</w:t>
      </w:r>
      <w:r w:rsidRPr="008D2096">
        <w:rPr>
          <w:rFonts w:ascii="inter-regular" w:eastAsia="Times New Roman" w:hAnsi="inter-regular" w:cs="Times New Roman"/>
          <w:color w:val="000000"/>
          <w:kern w:val="0"/>
          <w:sz w:val="24"/>
          <w:szCs w:val="24"/>
          <w:bdr w:val="none" w:sz="0" w:space="0" w:color="auto" w:frame="1"/>
          <w:lang w:eastAsia="en-IN"/>
          <w14:ligatures w14:val="none"/>
        </w:rPr>
        <w:t> Test{  </w:t>
      </w:r>
    </w:p>
    <w:p w14:paraId="2D1C5B17" w14:textId="77777777" w:rsidR="008D2096" w:rsidRPr="008D2096" w:rsidRDefault="008D2096" w:rsidP="008D2096">
      <w:pPr>
        <w:numPr>
          <w:ilvl w:val="0"/>
          <w:numId w:val="134"/>
        </w:numPr>
        <w:spacing w:after="0" w:line="375" w:lineRule="atLeast"/>
        <w:jc w:val="both"/>
        <w:rPr>
          <w:rFonts w:ascii="inter-regular" w:eastAsia="Times New Roman" w:hAnsi="inter-regular" w:cs="Times New Roman"/>
          <w:color w:val="000000"/>
          <w:kern w:val="0"/>
          <w:sz w:val="24"/>
          <w:szCs w:val="24"/>
          <w:lang w:eastAsia="en-IN"/>
          <w14:ligatures w14:val="none"/>
        </w:rPr>
      </w:pPr>
      <w:r w:rsidRPr="008D2096">
        <w:rPr>
          <w:rFonts w:ascii="inter-regular" w:eastAsia="Times New Roman" w:hAnsi="inter-regular" w:cs="Times New Roman"/>
          <w:b/>
          <w:bCs/>
          <w:color w:val="006699"/>
          <w:kern w:val="0"/>
          <w:sz w:val="24"/>
          <w:szCs w:val="24"/>
          <w:bdr w:val="none" w:sz="0" w:space="0" w:color="auto" w:frame="1"/>
          <w:lang w:eastAsia="en-IN"/>
          <w14:ligatures w14:val="none"/>
        </w:rPr>
        <w:t>public</w:t>
      </w:r>
      <w:r w:rsidRPr="008D2096">
        <w:rPr>
          <w:rFonts w:ascii="inter-regular" w:eastAsia="Times New Roman" w:hAnsi="inter-regular" w:cs="Times New Roman"/>
          <w:color w:val="000000"/>
          <w:kern w:val="0"/>
          <w:sz w:val="24"/>
          <w:szCs w:val="24"/>
          <w:bdr w:val="none" w:sz="0" w:space="0" w:color="auto" w:frame="1"/>
          <w:lang w:eastAsia="en-IN"/>
          <w14:ligatures w14:val="none"/>
        </w:rPr>
        <w:t> </w:t>
      </w:r>
      <w:r w:rsidRPr="008D2096">
        <w:rPr>
          <w:rFonts w:ascii="inter-regular" w:eastAsia="Times New Roman" w:hAnsi="inter-regular" w:cs="Times New Roman"/>
          <w:b/>
          <w:bCs/>
          <w:color w:val="006699"/>
          <w:kern w:val="0"/>
          <w:sz w:val="24"/>
          <w:szCs w:val="24"/>
          <w:bdr w:val="none" w:sz="0" w:space="0" w:color="auto" w:frame="1"/>
          <w:lang w:eastAsia="en-IN"/>
          <w14:ligatures w14:val="none"/>
        </w:rPr>
        <w:t>static</w:t>
      </w:r>
      <w:r w:rsidRPr="008D2096">
        <w:rPr>
          <w:rFonts w:ascii="inter-regular" w:eastAsia="Times New Roman" w:hAnsi="inter-regular" w:cs="Times New Roman"/>
          <w:color w:val="000000"/>
          <w:kern w:val="0"/>
          <w:sz w:val="24"/>
          <w:szCs w:val="24"/>
          <w:bdr w:val="none" w:sz="0" w:space="0" w:color="auto" w:frame="1"/>
          <w:lang w:eastAsia="en-IN"/>
          <w14:ligatures w14:val="none"/>
        </w:rPr>
        <w:t> </w:t>
      </w:r>
      <w:r w:rsidRPr="008D2096">
        <w:rPr>
          <w:rFonts w:ascii="inter-regular" w:eastAsia="Times New Roman" w:hAnsi="inter-regular" w:cs="Times New Roman"/>
          <w:b/>
          <w:bCs/>
          <w:color w:val="006699"/>
          <w:kern w:val="0"/>
          <w:sz w:val="24"/>
          <w:szCs w:val="24"/>
          <w:bdr w:val="none" w:sz="0" w:space="0" w:color="auto" w:frame="1"/>
          <w:lang w:eastAsia="en-IN"/>
          <w14:ligatures w14:val="none"/>
        </w:rPr>
        <w:t>void</w:t>
      </w:r>
      <w:r w:rsidRPr="008D2096">
        <w:rPr>
          <w:rFonts w:ascii="inter-regular" w:eastAsia="Times New Roman" w:hAnsi="inter-regular" w:cs="Times New Roman"/>
          <w:color w:val="000000"/>
          <w:kern w:val="0"/>
          <w:sz w:val="24"/>
          <w:szCs w:val="24"/>
          <w:bdr w:val="none" w:sz="0" w:space="0" w:color="auto" w:frame="1"/>
          <w:lang w:eastAsia="en-IN"/>
          <w14:ligatures w14:val="none"/>
        </w:rPr>
        <w:t> main(String[] args){  </w:t>
      </w:r>
    </w:p>
    <w:p w14:paraId="33DF4611" w14:textId="77777777" w:rsidR="008D2096" w:rsidRPr="008D2096" w:rsidRDefault="008D2096" w:rsidP="008D2096">
      <w:pPr>
        <w:numPr>
          <w:ilvl w:val="0"/>
          <w:numId w:val="134"/>
        </w:numPr>
        <w:spacing w:after="0" w:line="375" w:lineRule="atLeast"/>
        <w:jc w:val="both"/>
        <w:rPr>
          <w:rFonts w:ascii="inter-regular" w:eastAsia="Times New Roman" w:hAnsi="inter-regular" w:cs="Times New Roman"/>
          <w:color w:val="000000"/>
          <w:kern w:val="0"/>
          <w:sz w:val="24"/>
          <w:szCs w:val="24"/>
          <w:lang w:eastAsia="en-IN"/>
          <w14:ligatures w14:val="none"/>
        </w:rPr>
      </w:pPr>
      <w:r w:rsidRPr="008D2096">
        <w:rPr>
          <w:rFonts w:ascii="inter-regular" w:eastAsia="Times New Roman" w:hAnsi="inter-regular" w:cs="Times New Roman"/>
          <w:color w:val="008200"/>
          <w:kern w:val="0"/>
          <w:sz w:val="24"/>
          <w:szCs w:val="24"/>
          <w:bdr w:val="none" w:sz="0" w:space="0" w:color="auto" w:frame="1"/>
          <w:lang w:eastAsia="en-IN"/>
          <w14:ligatures w14:val="none"/>
        </w:rPr>
        <w:t>//creating instance of the encapsulated class</w:t>
      </w:r>
      <w:r w:rsidRPr="008D2096">
        <w:rPr>
          <w:rFonts w:ascii="inter-regular" w:eastAsia="Times New Roman" w:hAnsi="inter-regular" w:cs="Times New Roman"/>
          <w:color w:val="000000"/>
          <w:kern w:val="0"/>
          <w:sz w:val="24"/>
          <w:szCs w:val="24"/>
          <w:bdr w:val="none" w:sz="0" w:space="0" w:color="auto" w:frame="1"/>
          <w:lang w:eastAsia="en-IN"/>
          <w14:ligatures w14:val="none"/>
        </w:rPr>
        <w:t>  </w:t>
      </w:r>
    </w:p>
    <w:p w14:paraId="178FC34F" w14:textId="77777777" w:rsidR="008D2096" w:rsidRPr="008D2096" w:rsidRDefault="008D2096" w:rsidP="008D2096">
      <w:pPr>
        <w:numPr>
          <w:ilvl w:val="0"/>
          <w:numId w:val="134"/>
        </w:numPr>
        <w:spacing w:after="0" w:line="375" w:lineRule="atLeast"/>
        <w:jc w:val="both"/>
        <w:rPr>
          <w:rFonts w:ascii="inter-regular" w:eastAsia="Times New Roman" w:hAnsi="inter-regular" w:cs="Times New Roman"/>
          <w:color w:val="000000"/>
          <w:kern w:val="0"/>
          <w:sz w:val="24"/>
          <w:szCs w:val="24"/>
          <w:lang w:eastAsia="en-IN"/>
          <w14:ligatures w14:val="none"/>
        </w:rPr>
      </w:pPr>
      <w:r w:rsidRPr="008D2096">
        <w:rPr>
          <w:rFonts w:ascii="inter-regular" w:eastAsia="Times New Roman" w:hAnsi="inter-regular" w:cs="Times New Roman"/>
          <w:color w:val="000000"/>
          <w:kern w:val="0"/>
          <w:sz w:val="24"/>
          <w:szCs w:val="24"/>
          <w:bdr w:val="none" w:sz="0" w:space="0" w:color="auto" w:frame="1"/>
          <w:lang w:eastAsia="en-IN"/>
          <w14:ligatures w14:val="none"/>
        </w:rPr>
        <w:t>Student s=</w:t>
      </w:r>
      <w:r w:rsidRPr="008D2096">
        <w:rPr>
          <w:rFonts w:ascii="inter-regular" w:eastAsia="Times New Roman" w:hAnsi="inter-regular" w:cs="Times New Roman"/>
          <w:b/>
          <w:bCs/>
          <w:color w:val="006699"/>
          <w:kern w:val="0"/>
          <w:sz w:val="24"/>
          <w:szCs w:val="24"/>
          <w:bdr w:val="none" w:sz="0" w:space="0" w:color="auto" w:frame="1"/>
          <w:lang w:eastAsia="en-IN"/>
          <w14:ligatures w14:val="none"/>
        </w:rPr>
        <w:t>new</w:t>
      </w:r>
      <w:r w:rsidRPr="008D2096">
        <w:rPr>
          <w:rFonts w:ascii="inter-regular" w:eastAsia="Times New Roman" w:hAnsi="inter-regular" w:cs="Times New Roman"/>
          <w:color w:val="000000"/>
          <w:kern w:val="0"/>
          <w:sz w:val="24"/>
          <w:szCs w:val="24"/>
          <w:bdr w:val="none" w:sz="0" w:space="0" w:color="auto" w:frame="1"/>
          <w:lang w:eastAsia="en-IN"/>
          <w14:ligatures w14:val="none"/>
        </w:rPr>
        <w:t> Student();  </w:t>
      </w:r>
    </w:p>
    <w:p w14:paraId="01446BF8" w14:textId="77777777" w:rsidR="008D2096" w:rsidRPr="008D2096" w:rsidRDefault="008D2096" w:rsidP="008D2096">
      <w:pPr>
        <w:numPr>
          <w:ilvl w:val="0"/>
          <w:numId w:val="134"/>
        </w:numPr>
        <w:spacing w:after="0" w:line="375" w:lineRule="atLeast"/>
        <w:jc w:val="both"/>
        <w:rPr>
          <w:rFonts w:ascii="inter-regular" w:eastAsia="Times New Roman" w:hAnsi="inter-regular" w:cs="Times New Roman"/>
          <w:color w:val="000000"/>
          <w:kern w:val="0"/>
          <w:sz w:val="24"/>
          <w:szCs w:val="24"/>
          <w:lang w:eastAsia="en-IN"/>
          <w14:ligatures w14:val="none"/>
        </w:rPr>
      </w:pPr>
      <w:r w:rsidRPr="008D2096">
        <w:rPr>
          <w:rFonts w:ascii="inter-regular" w:eastAsia="Times New Roman" w:hAnsi="inter-regular" w:cs="Times New Roman"/>
          <w:color w:val="008200"/>
          <w:kern w:val="0"/>
          <w:sz w:val="24"/>
          <w:szCs w:val="24"/>
          <w:bdr w:val="none" w:sz="0" w:space="0" w:color="auto" w:frame="1"/>
          <w:lang w:eastAsia="en-IN"/>
          <w14:ligatures w14:val="none"/>
        </w:rPr>
        <w:t>//setting value in the name member</w:t>
      </w:r>
      <w:r w:rsidRPr="008D2096">
        <w:rPr>
          <w:rFonts w:ascii="inter-regular" w:eastAsia="Times New Roman" w:hAnsi="inter-regular" w:cs="Times New Roman"/>
          <w:color w:val="000000"/>
          <w:kern w:val="0"/>
          <w:sz w:val="24"/>
          <w:szCs w:val="24"/>
          <w:bdr w:val="none" w:sz="0" w:space="0" w:color="auto" w:frame="1"/>
          <w:lang w:eastAsia="en-IN"/>
          <w14:ligatures w14:val="none"/>
        </w:rPr>
        <w:t>  </w:t>
      </w:r>
    </w:p>
    <w:p w14:paraId="38EEBA66" w14:textId="77777777" w:rsidR="008D2096" w:rsidRPr="008D2096" w:rsidRDefault="008D2096" w:rsidP="008D2096">
      <w:pPr>
        <w:numPr>
          <w:ilvl w:val="0"/>
          <w:numId w:val="134"/>
        </w:numPr>
        <w:spacing w:after="0" w:line="375" w:lineRule="atLeast"/>
        <w:jc w:val="both"/>
        <w:rPr>
          <w:rFonts w:ascii="inter-regular" w:eastAsia="Times New Roman" w:hAnsi="inter-regular" w:cs="Times New Roman"/>
          <w:color w:val="000000"/>
          <w:kern w:val="0"/>
          <w:sz w:val="24"/>
          <w:szCs w:val="24"/>
          <w:lang w:eastAsia="en-IN"/>
          <w14:ligatures w14:val="none"/>
        </w:rPr>
      </w:pPr>
      <w:r w:rsidRPr="008D2096">
        <w:rPr>
          <w:rFonts w:ascii="inter-regular" w:eastAsia="Times New Roman" w:hAnsi="inter-regular" w:cs="Times New Roman"/>
          <w:color w:val="000000"/>
          <w:kern w:val="0"/>
          <w:sz w:val="24"/>
          <w:szCs w:val="24"/>
          <w:bdr w:val="none" w:sz="0" w:space="0" w:color="auto" w:frame="1"/>
          <w:lang w:eastAsia="en-IN"/>
          <w14:ligatures w14:val="none"/>
        </w:rPr>
        <w:t>s.setName(</w:t>
      </w:r>
      <w:r w:rsidRPr="008D2096">
        <w:rPr>
          <w:rFonts w:ascii="inter-regular" w:eastAsia="Times New Roman" w:hAnsi="inter-regular" w:cs="Times New Roman"/>
          <w:color w:val="0000FF"/>
          <w:kern w:val="0"/>
          <w:sz w:val="24"/>
          <w:szCs w:val="24"/>
          <w:bdr w:val="none" w:sz="0" w:space="0" w:color="auto" w:frame="1"/>
          <w:lang w:eastAsia="en-IN"/>
          <w14:ligatures w14:val="none"/>
        </w:rPr>
        <w:t>"vijay"</w:t>
      </w:r>
      <w:r w:rsidRPr="008D2096">
        <w:rPr>
          <w:rFonts w:ascii="inter-regular" w:eastAsia="Times New Roman" w:hAnsi="inter-regular" w:cs="Times New Roman"/>
          <w:color w:val="000000"/>
          <w:kern w:val="0"/>
          <w:sz w:val="24"/>
          <w:szCs w:val="24"/>
          <w:bdr w:val="none" w:sz="0" w:space="0" w:color="auto" w:frame="1"/>
          <w:lang w:eastAsia="en-IN"/>
          <w14:ligatures w14:val="none"/>
        </w:rPr>
        <w:t>);  </w:t>
      </w:r>
    </w:p>
    <w:p w14:paraId="3971A277" w14:textId="77777777" w:rsidR="008D2096" w:rsidRPr="008D2096" w:rsidRDefault="008D2096" w:rsidP="008D2096">
      <w:pPr>
        <w:numPr>
          <w:ilvl w:val="0"/>
          <w:numId w:val="134"/>
        </w:numPr>
        <w:spacing w:after="0" w:line="375" w:lineRule="atLeast"/>
        <w:jc w:val="both"/>
        <w:rPr>
          <w:rFonts w:ascii="inter-regular" w:eastAsia="Times New Roman" w:hAnsi="inter-regular" w:cs="Times New Roman"/>
          <w:color w:val="000000"/>
          <w:kern w:val="0"/>
          <w:sz w:val="24"/>
          <w:szCs w:val="24"/>
          <w:lang w:eastAsia="en-IN"/>
          <w14:ligatures w14:val="none"/>
        </w:rPr>
      </w:pPr>
      <w:r w:rsidRPr="008D2096">
        <w:rPr>
          <w:rFonts w:ascii="inter-regular" w:eastAsia="Times New Roman" w:hAnsi="inter-regular" w:cs="Times New Roman"/>
          <w:color w:val="008200"/>
          <w:kern w:val="0"/>
          <w:sz w:val="24"/>
          <w:szCs w:val="24"/>
          <w:bdr w:val="none" w:sz="0" w:space="0" w:color="auto" w:frame="1"/>
          <w:lang w:eastAsia="en-IN"/>
          <w14:ligatures w14:val="none"/>
        </w:rPr>
        <w:t>//getting value of the name member</w:t>
      </w:r>
      <w:r w:rsidRPr="008D2096">
        <w:rPr>
          <w:rFonts w:ascii="inter-regular" w:eastAsia="Times New Roman" w:hAnsi="inter-regular" w:cs="Times New Roman"/>
          <w:color w:val="000000"/>
          <w:kern w:val="0"/>
          <w:sz w:val="24"/>
          <w:szCs w:val="24"/>
          <w:bdr w:val="none" w:sz="0" w:space="0" w:color="auto" w:frame="1"/>
          <w:lang w:eastAsia="en-IN"/>
          <w14:ligatures w14:val="none"/>
        </w:rPr>
        <w:t>  </w:t>
      </w:r>
    </w:p>
    <w:p w14:paraId="57727224" w14:textId="77777777" w:rsidR="008D2096" w:rsidRPr="008D2096" w:rsidRDefault="008D2096" w:rsidP="008D2096">
      <w:pPr>
        <w:numPr>
          <w:ilvl w:val="0"/>
          <w:numId w:val="134"/>
        </w:numPr>
        <w:spacing w:after="0" w:line="375" w:lineRule="atLeast"/>
        <w:jc w:val="both"/>
        <w:rPr>
          <w:rFonts w:ascii="inter-regular" w:eastAsia="Times New Roman" w:hAnsi="inter-regular" w:cs="Times New Roman"/>
          <w:color w:val="000000"/>
          <w:kern w:val="0"/>
          <w:sz w:val="24"/>
          <w:szCs w:val="24"/>
          <w:lang w:eastAsia="en-IN"/>
          <w14:ligatures w14:val="none"/>
        </w:rPr>
      </w:pPr>
      <w:r w:rsidRPr="008D2096">
        <w:rPr>
          <w:rFonts w:ascii="inter-regular" w:eastAsia="Times New Roman" w:hAnsi="inter-regular" w:cs="Times New Roman"/>
          <w:color w:val="000000"/>
          <w:kern w:val="0"/>
          <w:sz w:val="24"/>
          <w:szCs w:val="24"/>
          <w:bdr w:val="none" w:sz="0" w:space="0" w:color="auto" w:frame="1"/>
          <w:lang w:eastAsia="en-IN"/>
          <w14:ligatures w14:val="none"/>
        </w:rPr>
        <w:t>System.out.println(s.getName());  </w:t>
      </w:r>
    </w:p>
    <w:p w14:paraId="5C91B0C8" w14:textId="77777777" w:rsidR="008D2096" w:rsidRPr="008D2096" w:rsidRDefault="008D2096" w:rsidP="008D2096">
      <w:pPr>
        <w:numPr>
          <w:ilvl w:val="0"/>
          <w:numId w:val="134"/>
        </w:numPr>
        <w:spacing w:after="0" w:line="375" w:lineRule="atLeast"/>
        <w:jc w:val="both"/>
        <w:rPr>
          <w:rFonts w:ascii="inter-regular" w:eastAsia="Times New Roman" w:hAnsi="inter-regular" w:cs="Times New Roman"/>
          <w:color w:val="000000"/>
          <w:kern w:val="0"/>
          <w:sz w:val="24"/>
          <w:szCs w:val="24"/>
          <w:lang w:eastAsia="en-IN"/>
          <w14:ligatures w14:val="none"/>
        </w:rPr>
      </w:pPr>
      <w:r w:rsidRPr="008D2096">
        <w:rPr>
          <w:rFonts w:ascii="inter-regular" w:eastAsia="Times New Roman" w:hAnsi="inter-regular" w:cs="Times New Roman"/>
          <w:color w:val="000000"/>
          <w:kern w:val="0"/>
          <w:sz w:val="24"/>
          <w:szCs w:val="24"/>
          <w:bdr w:val="none" w:sz="0" w:space="0" w:color="auto" w:frame="1"/>
          <w:lang w:eastAsia="en-IN"/>
          <w14:ligatures w14:val="none"/>
        </w:rPr>
        <w:t>}  </w:t>
      </w:r>
    </w:p>
    <w:p w14:paraId="5C37E376" w14:textId="77777777" w:rsidR="008D2096" w:rsidRPr="009E1A84" w:rsidRDefault="008D2096" w:rsidP="008D2096">
      <w:pPr>
        <w:numPr>
          <w:ilvl w:val="0"/>
          <w:numId w:val="134"/>
        </w:numPr>
        <w:spacing w:after="0" w:line="375" w:lineRule="atLeast"/>
        <w:jc w:val="both"/>
        <w:rPr>
          <w:rFonts w:ascii="inter-regular" w:eastAsia="Times New Roman" w:hAnsi="inter-regular" w:cs="Times New Roman"/>
          <w:color w:val="000000"/>
          <w:kern w:val="0"/>
          <w:sz w:val="24"/>
          <w:szCs w:val="24"/>
          <w:lang w:eastAsia="en-IN"/>
          <w14:ligatures w14:val="none"/>
        </w:rPr>
      </w:pPr>
      <w:r w:rsidRPr="008D2096">
        <w:rPr>
          <w:rFonts w:ascii="inter-regular" w:eastAsia="Times New Roman" w:hAnsi="inter-regular" w:cs="Times New Roman"/>
          <w:color w:val="000000"/>
          <w:kern w:val="0"/>
          <w:sz w:val="24"/>
          <w:szCs w:val="24"/>
          <w:bdr w:val="none" w:sz="0" w:space="0" w:color="auto" w:frame="1"/>
          <w:lang w:eastAsia="en-IN"/>
          <w14:ligatures w14:val="none"/>
        </w:rPr>
        <w:t>}  </w:t>
      </w:r>
    </w:p>
    <w:p w14:paraId="671E1AE7" w14:textId="77777777" w:rsidR="009E1A84" w:rsidRDefault="009E1A84" w:rsidP="009E1A84">
      <w:pPr>
        <w:spacing w:after="0" w:line="375" w:lineRule="atLeast"/>
        <w:jc w:val="both"/>
        <w:rPr>
          <w:rFonts w:ascii="inter-regular" w:eastAsia="Times New Roman" w:hAnsi="inter-regular" w:cs="Times New Roman"/>
          <w:color w:val="000000"/>
          <w:kern w:val="0"/>
          <w:sz w:val="24"/>
          <w:szCs w:val="24"/>
          <w:bdr w:val="none" w:sz="0" w:space="0" w:color="auto" w:frame="1"/>
          <w:lang w:eastAsia="en-IN"/>
          <w14:ligatures w14:val="none"/>
        </w:rPr>
      </w:pPr>
    </w:p>
    <w:p w14:paraId="08FB057C" w14:textId="77777777" w:rsidR="009E1A84" w:rsidRPr="008D2096" w:rsidRDefault="009E1A84" w:rsidP="009E1A84">
      <w:pPr>
        <w:spacing w:after="0" w:line="375" w:lineRule="atLeast"/>
        <w:jc w:val="both"/>
        <w:rPr>
          <w:rFonts w:ascii="inter-regular" w:eastAsia="Times New Roman" w:hAnsi="inter-regular" w:cs="Times New Roman"/>
          <w:b/>
          <w:bCs/>
          <w:color w:val="000000"/>
          <w:kern w:val="0"/>
          <w:sz w:val="44"/>
          <w:szCs w:val="44"/>
          <w:u w:val="single"/>
          <w:lang w:eastAsia="en-IN"/>
          <w14:ligatures w14:val="none"/>
        </w:rPr>
      </w:pPr>
      <w:r w:rsidRPr="009E1A84">
        <w:rPr>
          <w:rFonts w:ascii="inter-regular" w:eastAsia="Times New Roman" w:hAnsi="inter-regular" w:cs="Times New Roman"/>
          <w:b/>
          <w:bCs/>
          <w:color w:val="000000"/>
          <w:kern w:val="0"/>
          <w:sz w:val="44"/>
          <w:szCs w:val="44"/>
          <w:u w:val="single"/>
          <w:bdr w:val="none" w:sz="0" w:space="0" w:color="auto" w:frame="1"/>
          <w:lang w:eastAsia="en-IN"/>
          <w14:ligatures w14:val="none"/>
        </w:rPr>
        <w:t>Access Modifiers in Java</w:t>
      </w:r>
    </w:p>
    <w:p w14:paraId="210E194D" w14:textId="77777777" w:rsidR="008D2096" w:rsidRDefault="009E1A84" w:rsidP="0027496C">
      <w:pPr>
        <w:rPr>
          <w:rFonts w:ascii="inter-regular" w:hAnsi="inter-regular"/>
          <w:color w:val="333333"/>
          <w:shd w:val="clear" w:color="auto" w:fill="FFFFFF"/>
        </w:rPr>
      </w:pPr>
      <w:r>
        <w:rPr>
          <w:rFonts w:ascii="inter-regular" w:hAnsi="inter-regular"/>
          <w:color w:val="333333"/>
          <w:shd w:val="clear" w:color="auto" w:fill="FFFFFF"/>
        </w:rPr>
        <w:t>There are two types of modifiers in Java: </w:t>
      </w:r>
      <w:r>
        <w:rPr>
          <w:rStyle w:val="Strong"/>
          <w:rFonts w:ascii="Segoe UI" w:hAnsi="Segoe UI" w:cs="Segoe UI"/>
          <w:color w:val="333333"/>
          <w:shd w:val="clear" w:color="auto" w:fill="FFFFFF"/>
        </w:rPr>
        <w:t>access modifiers</w:t>
      </w:r>
      <w:r>
        <w:rPr>
          <w:rFonts w:ascii="inter-regular" w:hAnsi="inter-regular"/>
          <w:color w:val="333333"/>
          <w:shd w:val="clear" w:color="auto" w:fill="FFFFFF"/>
        </w:rPr>
        <w:t> and </w:t>
      </w:r>
      <w:r>
        <w:rPr>
          <w:rStyle w:val="Strong"/>
          <w:rFonts w:ascii="Segoe UI" w:hAnsi="Segoe UI" w:cs="Segoe UI"/>
          <w:color w:val="333333"/>
          <w:shd w:val="clear" w:color="auto" w:fill="FFFFFF"/>
        </w:rPr>
        <w:t>non-access modifiers</w:t>
      </w:r>
      <w:r>
        <w:rPr>
          <w:rFonts w:ascii="inter-regular" w:hAnsi="inter-regular"/>
          <w:color w:val="333333"/>
          <w:shd w:val="clear" w:color="auto" w:fill="FFFFFF"/>
        </w:rPr>
        <w:t>.</w:t>
      </w:r>
    </w:p>
    <w:p w14:paraId="34ED5BBE" w14:textId="77777777" w:rsidR="009E1A84" w:rsidRDefault="009E1A84" w:rsidP="0027496C">
      <w:pPr>
        <w:rPr>
          <w:rFonts w:ascii="inter-regular" w:hAnsi="inter-regular"/>
          <w:color w:val="333333"/>
          <w:shd w:val="clear" w:color="auto" w:fill="FFFFFF"/>
        </w:rPr>
      </w:pPr>
    </w:p>
    <w:p w14:paraId="10E5476A" w14:textId="77777777" w:rsidR="009E1A84" w:rsidRDefault="009E1A84" w:rsidP="009E1A84">
      <w:pPr>
        <w:pStyle w:val="NormalWeb"/>
        <w:shd w:val="clear" w:color="auto" w:fill="FFFFFF"/>
        <w:jc w:val="both"/>
        <w:rPr>
          <w:rFonts w:ascii="inter-regular" w:hAnsi="inter-regular"/>
          <w:color w:val="333333"/>
        </w:rPr>
      </w:pPr>
      <w:r>
        <w:rPr>
          <w:rFonts w:ascii="inter-regular" w:hAnsi="inter-regular"/>
          <w:color w:val="333333"/>
        </w:rPr>
        <w:t>The access modifiers in Java specifies the accessibility or scope of a field, method, constructor, or class. We can change the access level of fields, constructors, methods, and class by applying the access modifier on it.</w:t>
      </w:r>
    </w:p>
    <w:p w14:paraId="46F17A9C" w14:textId="77777777" w:rsidR="009E1A84" w:rsidRDefault="009E1A84" w:rsidP="009E1A84">
      <w:pPr>
        <w:pStyle w:val="NormalWeb"/>
        <w:shd w:val="clear" w:color="auto" w:fill="FFFFFF"/>
        <w:jc w:val="both"/>
        <w:rPr>
          <w:rFonts w:ascii="inter-regular" w:hAnsi="inter-regular"/>
          <w:color w:val="333333"/>
        </w:rPr>
      </w:pPr>
      <w:r>
        <w:rPr>
          <w:rFonts w:ascii="inter-regular" w:hAnsi="inter-regular"/>
          <w:color w:val="333333"/>
        </w:rPr>
        <w:t>There are four types of Java access modifiers:</w:t>
      </w:r>
    </w:p>
    <w:p w14:paraId="38F988FD" w14:textId="77777777" w:rsidR="009E1A84" w:rsidRDefault="009E1A84" w:rsidP="009E1A84">
      <w:pPr>
        <w:numPr>
          <w:ilvl w:val="0"/>
          <w:numId w:val="135"/>
        </w:numPr>
        <w:shd w:val="clear" w:color="auto" w:fill="FFFFFF"/>
        <w:spacing w:before="60" w:after="100" w:afterAutospacing="1" w:line="375" w:lineRule="atLeast"/>
        <w:jc w:val="both"/>
        <w:rPr>
          <w:rFonts w:ascii="inter-regular" w:hAnsi="inter-regular"/>
          <w:color w:val="000000"/>
        </w:rPr>
      </w:pPr>
      <w:r>
        <w:rPr>
          <w:rStyle w:val="Strong"/>
          <w:rFonts w:ascii="Segoe UI" w:hAnsi="Segoe UI" w:cs="Segoe UI"/>
          <w:color w:val="000000"/>
        </w:rPr>
        <w:t>Private</w:t>
      </w:r>
      <w:r>
        <w:rPr>
          <w:rFonts w:ascii="inter-regular" w:hAnsi="inter-regular"/>
          <w:color w:val="000000"/>
        </w:rPr>
        <w:t>: The access level of a private modifier is only within the class. It cannot be accessed from outside the class.</w:t>
      </w:r>
    </w:p>
    <w:p w14:paraId="58093557" w14:textId="77777777" w:rsidR="009E1A84" w:rsidRDefault="009E1A84" w:rsidP="009E1A84">
      <w:pPr>
        <w:numPr>
          <w:ilvl w:val="0"/>
          <w:numId w:val="135"/>
        </w:numPr>
        <w:shd w:val="clear" w:color="auto" w:fill="FFFFFF"/>
        <w:spacing w:before="60" w:after="100" w:afterAutospacing="1" w:line="375" w:lineRule="atLeast"/>
        <w:jc w:val="both"/>
        <w:rPr>
          <w:rFonts w:ascii="inter-regular" w:hAnsi="inter-regular"/>
          <w:color w:val="000000"/>
        </w:rPr>
      </w:pPr>
      <w:r>
        <w:rPr>
          <w:rStyle w:val="Strong"/>
          <w:rFonts w:ascii="Segoe UI" w:hAnsi="Segoe UI" w:cs="Segoe UI"/>
          <w:color w:val="000000"/>
        </w:rPr>
        <w:t>Default</w:t>
      </w:r>
      <w:r>
        <w:rPr>
          <w:rFonts w:ascii="inter-regular" w:hAnsi="inter-regular"/>
          <w:color w:val="000000"/>
        </w:rPr>
        <w:t>: The access level of a default modifier is only within the package. It cannot be accessed from outside the package. If you do not specify any access level, it will be the default.</w:t>
      </w:r>
    </w:p>
    <w:p w14:paraId="745025DE" w14:textId="77777777" w:rsidR="009E1A84" w:rsidRDefault="009E1A84" w:rsidP="009E1A84">
      <w:pPr>
        <w:numPr>
          <w:ilvl w:val="0"/>
          <w:numId w:val="135"/>
        </w:numPr>
        <w:shd w:val="clear" w:color="auto" w:fill="FFFFFF"/>
        <w:spacing w:before="60" w:after="100" w:afterAutospacing="1" w:line="375" w:lineRule="atLeast"/>
        <w:jc w:val="both"/>
        <w:rPr>
          <w:rFonts w:ascii="inter-regular" w:hAnsi="inter-regular"/>
          <w:color w:val="000000"/>
        </w:rPr>
      </w:pPr>
      <w:r>
        <w:rPr>
          <w:rStyle w:val="Strong"/>
          <w:rFonts w:ascii="Segoe UI" w:hAnsi="Segoe UI" w:cs="Segoe UI"/>
          <w:color w:val="000000"/>
        </w:rPr>
        <w:lastRenderedPageBreak/>
        <w:t>Protected</w:t>
      </w:r>
      <w:r>
        <w:rPr>
          <w:rFonts w:ascii="inter-regular" w:hAnsi="inter-regular"/>
          <w:color w:val="000000"/>
        </w:rPr>
        <w:t>: The access level of a protected modifier is within the package and outside the package through child class. If you do not make the child class, it cannot be accessed from outside the package.</w:t>
      </w:r>
    </w:p>
    <w:p w14:paraId="41C998A1" w14:textId="77777777" w:rsidR="009E1A84" w:rsidRDefault="009E1A84" w:rsidP="009E1A84">
      <w:pPr>
        <w:numPr>
          <w:ilvl w:val="0"/>
          <w:numId w:val="135"/>
        </w:numPr>
        <w:shd w:val="clear" w:color="auto" w:fill="FFFFFF"/>
        <w:spacing w:before="60" w:after="100" w:afterAutospacing="1" w:line="375" w:lineRule="atLeast"/>
        <w:jc w:val="both"/>
        <w:rPr>
          <w:rFonts w:ascii="inter-regular" w:hAnsi="inter-regular"/>
          <w:color w:val="000000"/>
        </w:rPr>
      </w:pPr>
      <w:r>
        <w:rPr>
          <w:rStyle w:val="Strong"/>
          <w:rFonts w:ascii="Segoe UI" w:hAnsi="Segoe UI" w:cs="Segoe UI"/>
          <w:color w:val="000000"/>
        </w:rPr>
        <w:t>Public</w:t>
      </w:r>
      <w:r>
        <w:rPr>
          <w:rFonts w:ascii="inter-regular" w:hAnsi="inter-regular"/>
          <w:color w:val="000000"/>
        </w:rPr>
        <w:t>: The access level of a public modifier is everywhere. It can be accessed from within the class, outside the class, within the package and outside the package.</w:t>
      </w:r>
    </w:p>
    <w:p w14:paraId="6DF13060" w14:textId="77777777" w:rsidR="009E1A84" w:rsidRDefault="009E1A84" w:rsidP="009E1A84">
      <w:pPr>
        <w:pStyle w:val="NormalWeb"/>
        <w:shd w:val="clear" w:color="auto" w:fill="FFFFFF"/>
        <w:jc w:val="both"/>
        <w:rPr>
          <w:rFonts w:ascii="inter-regular" w:hAnsi="inter-regular"/>
          <w:color w:val="333333"/>
        </w:rPr>
      </w:pPr>
      <w:r>
        <w:rPr>
          <w:rFonts w:ascii="inter-regular" w:hAnsi="inter-regular"/>
          <w:color w:val="333333"/>
        </w:rPr>
        <w:t>There are many non-access modifiers, such as static, abstract, synchronized, native, volatile, transient, etc. Here, we are going to learn the access modifiers only.</w:t>
      </w:r>
    </w:p>
    <w:p w14:paraId="58D9D58C" w14:textId="77777777" w:rsidR="009E1A84" w:rsidRDefault="00000000" w:rsidP="009E1A84">
      <w:pPr>
        <w:rPr>
          <w:rFonts w:ascii="Times New Roman" w:hAnsi="Times New Roman"/>
        </w:rPr>
      </w:pPr>
      <w:r>
        <w:pict w14:anchorId="455CA51C">
          <v:rect id="_x0000_i1066" style="width:0;height:.75pt" o:hrstd="t" o:hrnoshade="t" o:hr="t" fillcolor="#d4d4d4" stroked="f"/>
        </w:pict>
      </w:r>
    </w:p>
    <w:p w14:paraId="37E253AC" w14:textId="77777777" w:rsidR="009E1A84" w:rsidRDefault="009E1A84" w:rsidP="009E1A84">
      <w:pPr>
        <w:pStyle w:val="Heading3"/>
        <w:shd w:val="clear" w:color="auto" w:fill="FFFFFF"/>
        <w:spacing w:line="312" w:lineRule="atLeast"/>
        <w:jc w:val="both"/>
        <w:rPr>
          <w:rFonts w:ascii="Helvetica" w:hAnsi="Helvetica"/>
          <w:color w:val="610B38"/>
          <w:sz w:val="38"/>
          <w:szCs w:val="38"/>
        </w:rPr>
      </w:pPr>
      <w:r>
        <w:rPr>
          <w:rFonts w:ascii="Helvetica" w:hAnsi="Helvetica"/>
          <w:b/>
          <w:bCs/>
          <w:color w:val="610B38"/>
          <w:sz w:val="38"/>
          <w:szCs w:val="38"/>
        </w:rPr>
        <w:t>Understanding Java Access Modifiers</w:t>
      </w:r>
    </w:p>
    <w:p w14:paraId="00B0B1F9" w14:textId="77777777" w:rsidR="009E1A84" w:rsidRDefault="009E1A84" w:rsidP="009E1A84">
      <w:pPr>
        <w:pStyle w:val="NormalWeb"/>
        <w:shd w:val="clear" w:color="auto" w:fill="FFFFFF"/>
        <w:jc w:val="both"/>
        <w:rPr>
          <w:rFonts w:ascii="inter-regular" w:hAnsi="inter-regular"/>
          <w:color w:val="333333"/>
        </w:rPr>
      </w:pPr>
      <w:r>
        <w:rPr>
          <w:rFonts w:ascii="inter-regular" w:hAnsi="inter-regular"/>
          <w:color w:val="333333"/>
        </w:rPr>
        <w:t>Let's understand the access modifiers in Java by a simple table.</w:t>
      </w:r>
    </w:p>
    <w:tbl>
      <w:tblPr>
        <w:tblW w:w="13235"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2347"/>
        <w:gridCol w:w="1833"/>
        <w:gridCol w:w="2252"/>
        <w:gridCol w:w="4418"/>
        <w:gridCol w:w="2385"/>
      </w:tblGrid>
      <w:tr w:rsidR="009E1A84" w14:paraId="6ABD9929" w14:textId="77777777" w:rsidTr="009E1A84">
        <w:tc>
          <w:tcPr>
            <w:tcW w:w="0" w:type="auto"/>
            <w:shd w:val="clear" w:color="auto" w:fill="C7CCBE"/>
            <w:tcMar>
              <w:top w:w="180" w:type="dxa"/>
              <w:left w:w="180" w:type="dxa"/>
              <w:bottom w:w="180" w:type="dxa"/>
              <w:right w:w="180" w:type="dxa"/>
            </w:tcMar>
            <w:hideMark/>
          </w:tcPr>
          <w:p w14:paraId="15A851AF" w14:textId="77777777" w:rsidR="009E1A84" w:rsidRDefault="009E1A84">
            <w:pPr>
              <w:rPr>
                <w:rFonts w:ascii="Times New Roman" w:hAnsi="Times New Roman"/>
                <w:b/>
                <w:bCs/>
                <w:color w:val="000000"/>
                <w:sz w:val="26"/>
                <w:szCs w:val="26"/>
              </w:rPr>
            </w:pPr>
            <w:r>
              <w:rPr>
                <w:b/>
                <w:bCs/>
                <w:color w:val="000000"/>
                <w:sz w:val="26"/>
                <w:szCs w:val="26"/>
              </w:rPr>
              <w:t>Access Modifier</w:t>
            </w:r>
          </w:p>
        </w:tc>
        <w:tc>
          <w:tcPr>
            <w:tcW w:w="0" w:type="auto"/>
            <w:shd w:val="clear" w:color="auto" w:fill="C7CCBE"/>
            <w:tcMar>
              <w:top w:w="180" w:type="dxa"/>
              <w:left w:w="180" w:type="dxa"/>
              <w:bottom w:w="180" w:type="dxa"/>
              <w:right w:w="180" w:type="dxa"/>
            </w:tcMar>
            <w:hideMark/>
          </w:tcPr>
          <w:p w14:paraId="75527133" w14:textId="77777777" w:rsidR="009E1A84" w:rsidRDefault="009E1A84">
            <w:pPr>
              <w:rPr>
                <w:b/>
                <w:bCs/>
                <w:color w:val="000000"/>
                <w:sz w:val="26"/>
                <w:szCs w:val="26"/>
              </w:rPr>
            </w:pPr>
            <w:r>
              <w:rPr>
                <w:b/>
                <w:bCs/>
                <w:color w:val="000000"/>
                <w:sz w:val="26"/>
                <w:szCs w:val="26"/>
              </w:rPr>
              <w:t>within class</w:t>
            </w:r>
          </w:p>
        </w:tc>
        <w:tc>
          <w:tcPr>
            <w:tcW w:w="0" w:type="auto"/>
            <w:shd w:val="clear" w:color="auto" w:fill="C7CCBE"/>
            <w:tcMar>
              <w:top w:w="180" w:type="dxa"/>
              <w:left w:w="180" w:type="dxa"/>
              <w:bottom w:w="180" w:type="dxa"/>
              <w:right w:w="180" w:type="dxa"/>
            </w:tcMar>
            <w:hideMark/>
          </w:tcPr>
          <w:p w14:paraId="76CDB9EE" w14:textId="77777777" w:rsidR="009E1A84" w:rsidRDefault="009E1A84">
            <w:pPr>
              <w:rPr>
                <w:b/>
                <w:bCs/>
                <w:color w:val="000000"/>
                <w:sz w:val="26"/>
                <w:szCs w:val="26"/>
              </w:rPr>
            </w:pPr>
            <w:r>
              <w:rPr>
                <w:b/>
                <w:bCs/>
                <w:color w:val="000000"/>
                <w:sz w:val="26"/>
                <w:szCs w:val="26"/>
              </w:rPr>
              <w:t>within package</w:t>
            </w:r>
          </w:p>
        </w:tc>
        <w:tc>
          <w:tcPr>
            <w:tcW w:w="0" w:type="auto"/>
            <w:shd w:val="clear" w:color="auto" w:fill="C7CCBE"/>
            <w:tcMar>
              <w:top w:w="180" w:type="dxa"/>
              <w:left w:w="180" w:type="dxa"/>
              <w:bottom w:w="180" w:type="dxa"/>
              <w:right w:w="180" w:type="dxa"/>
            </w:tcMar>
            <w:hideMark/>
          </w:tcPr>
          <w:p w14:paraId="4D62E68E" w14:textId="77777777" w:rsidR="009E1A84" w:rsidRDefault="009E1A84">
            <w:pPr>
              <w:rPr>
                <w:b/>
                <w:bCs/>
                <w:color w:val="000000"/>
                <w:sz w:val="26"/>
                <w:szCs w:val="26"/>
              </w:rPr>
            </w:pPr>
            <w:r>
              <w:rPr>
                <w:b/>
                <w:bCs/>
                <w:color w:val="000000"/>
                <w:sz w:val="26"/>
                <w:szCs w:val="26"/>
              </w:rPr>
              <w:t>outside package by subclass only</w:t>
            </w:r>
          </w:p>
        </w:tc>
        <w:tc>
          <w:tcPr>
            <w:tcW w:w="0" w:type="auto"/>
            <w:shd w:val="clear" w:color="auto" w:fill="C7CCBE"/>
            <w:tcMar>
              <w:top w:w="180" w:type="dxa"/>
              <w:left w:w="180" w:type="dxa"/>
              <w:bottom w:w="180" w:type="dxa"/>
              <w:right w:w="180" w:type="dxa"/>
            </w:tcMar>
            <w:hideMark/>
          </w:tcPr>
          <w:p w14:paraId="6633C29B" w14:textId="77777777" w:rsidR="009E1A84" w:rsidRDefault="009E1A84">
            <w:pPr>
              <w:rPr>
                <w:b/>
                <w:bCs/>
                <w:color w:val="000000"/>
                <w:sz w:val="26"/>
                <w:szCs w:val="26"/>
              </w:rPr>
            </w:pPr>
            <w:r>
              <w:rPr>
                <w:b/>
                <w:bCs/>
                <w:color w:val="000000"/>
                <w:sz w:val="26"/>
                <w:szCs w:val="26"/>
              </w:rPr>
              <w:t>outside package</w:t>
            </w:r>
          </w:p>
        </w:tc>
      </w:tr>
      <w:tr w:rsidR="009E1A84" w14:paraId="6A7D20A9" w14:textId="77777777" w:rsidTr="009E1A84">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6A9A678" w14:textId="77777777" w:rsidR="009E1A84" w:rsidRDefault="009E1A84">
            <w:pPr>
              <w:jc w:val="both"/>
              <w:rPr>
                <w:rFonts w:ascii="inter-regular" w:hAnsi="inter-regular"/>
                <w:color w:val="333333"/>
                <w:sz w:val="24"/>
                <w:szCs w:val="24"/>
              </w:rPr>
            </w:pPr>
            <w:r>
              <w:rPr>
                <w:rFonts w:ascii="Segoe UI" w:hAnsi="Segoe UI" w:cs="Segoe UI"/>
                <w:b/>
                <w:bCs/>
                <w:color w:val="333333"/>
              </w:rPr>
              <w:t>Private</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56404A3" w14:textId="77777777" w:rsidR="009E1A84" w:rsidRDefault="009E1A84">
            <w:pPr>
              <w:jc w:val="both"/>
              <w:rPr>
                <w:rFonts w:ascii="inter-regular" w:hAnsi="inter-regular"/>
                <w:color w:val="333333"/>
              </w:rPr>
            </w:pPr>
            <w:r>
              <w:rPr>
                <w:rFonts w:ascii="inter-regular" w:hAnsi="inter-regular"/>
                <w:color w:val="333333"/>
              </w:rPr>
              <w:t>Y</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912C026" w14:textId="77777777" w:rsidR="009E1A84" w:rsidRDefault="009E1A84">
            <w:pPr>
              <w:jc w:val="both"/>
              <w:rPr>
                <w:rFonts w:ascii="inter-regular" w:hAnsi="inter-regular"/>
                <w:color w:val="333333"/>
              </w:rPr>
            </w:pPr>
            <w:r>
              <w:rPr>
                <w:rFonts w:ascii="inter-regular" w:hAnsi="inter-regular"/>
                <w:color w:val="333333"/>
              </w:rPr>
              <w:t>N</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F6250F7" w14:textId="77777777" w:rsidR="009E1A84" w:rsidRDefault="009E1A84">
            <w:pPr>
              <w:jc w:val="both"/>
              <w:rPr>
                <w:rFonts w:ascii="inter-regular" w:hAnsi="inter-regular"/>
                <w:color w:val="333333"/>
              </w:rPr>
            </w:pPr>
            <w:r>
              <w:rPr>
                <w:rFonts w:ascii="inter-regular" w:hAnsi="inter-regular"/>
                <w:color w:val="333333"/>
              </w:rPr>
              <w:t>N</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9C8E16F" w14:textId="77777777" w:rsidR="009E1A84" w:rsidRDefault="009E1A84">
            <w:pPr>
              <w:jc w:val="both"/>
              <w:rPr>
                <w:rFonts w:ascii="inter-regular" w:hAnsi="inter-regular"/>
                <w:color w:val="333333"/>
              </w:rPr>
            </w:pPr>
            <w:r>
              <w:rPr>
                <w:rFonts w:ascii="inter-regular" w:hAnsi="inter-regular"/>
                <w:color w:val="333333"/>
              </w:rPr>
              <w:t>N</w:t>
            </w:r>
          </w:p>
        </w:tc>
      </w:tr>
      <w:tr w:rsidR="009E1A84" w14:paraId="4742C323" w14:textId="77777777" w:rsidTr="009E1A84">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5D5ADC38" w14:textId="77777777" w:rsidR="009E1A84" w:rsidRDefault="009E1A84">
            <w:pPr>
              <w:jc w:val="both"/>
              <w:rPr>
                <w:rFonts w:ascii="inter-regular" w:hAnsi="inter-regular"/>
                <w:color w:val="333333"/>
              </w:rPr>
            </w:pPr>
            <w:r>
              <w:rPr>
                <w:rFonts w:ascii="Segoe UI" w:hAnsi="Segoe UI" w:cs="Segoe UI"/>
                <w:b/>
                <w:bCs/>
                <w:color w:val="333333"/>
              </w:rPr>
              <w:t>Default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01BF2E9C" w14:textId="77777777" w:rsidR="009E1A84" w:rsidRDefault="009E1A84">
            <w:pPr>
              <w:jc w:val="both"/>
              <w:rPr>
                <w:rFonts w:ascii="inter-regular" w:hAnsi="inter-regular"/>
                <w:color w:val="333333"/>
              </w:rPr>
            </w:pPr>
            <w:r>
              <w:rPr>
                <w:rFonts w:ascii="inter-regular" w:hAnsi="inter-regular"/>
                <w:color w:val="333333"/>
              </w:rPr>
              <w:t>Y</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1E6BB71E" w14:textId="77777777" w:rsidR="009E1A84" w:rsidRDefault="009E1A84">
            <w:pPr>
              <w:jc w:val="both"/>
              <w:rPr>
                <w:rFonts w:ascii="inter-regular" w:hAnsi="inter-regular"/>
                <w:color w:val="333333"/>
              </w:rPr>
            </w:pPr>
            <w:r>
              <w:rPr>
                <w:rFonts w:ascii="inter-regular" w:hAnsi="inter-regular"/>
                <w:color w:val="333333"/>
              </w:rPr>
              <w:t>Y</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55CC654" w14:textId="77777777" w:rsidR="009E1A84" w:rsidRDefault="009E1A84">
            <w:pPr>
              <w:jc w:val="both"/>
              <w:rPr>
                <w:rFonts w:ascii="inter-regular" w:hAnsi="inter-regular"/>
                <w:color w:val="333333"/>
              </w:rPr>
            </w:pPr>
            <w:r>
              <w:rPr>
                <w:rFonts w:ascii="inter-regular" w:hAnsi="inter-regular"/>
                <w:color w:val="333333"/>
              </w:rPr>
              <w:t>N</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331597B" w14:textId="77777777" w:rsidR="009E1A84" w:rsidRDefault="009E1A84">
            <w:pPr>
              <w:jc w:val="both"/>
              <w:rPr>
                <w:rFonts w:ascii="inter-regular" w:hAnsi="inter-regular"/>
                <w:color w:val="333333"/>
              </w:rPr>
            </w:pPr>
            <w:r>
              <w:rPr>
                <w:rFonts w:ascii="inter-regular" w:hAnsi="inter-regular"/>
                <w:color w:val="333333"/>
              </w:rPr>
              <w:t>N</w:t>
            </w:r>
          </w:p>
        </w:tc>
      </w:tr>
      <w:tr w:rsidR="009E1A84" w14:paraId="03065AC8" w14:textId="77777777" w:rsidTr="009E1A84">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744EE81" w14:textId="77777777" w:rsidR="009E1A84" w:rsidRDefault="009E1A84">
            <w:pPr>
              <w:jc w:val="both"/>
              <w:rPr>
                <w:rFonts w:ascii="inter-regular" w:hAnsi="inter-regular"/>
                <w:color w:val="333333"/>
              </w:rPr>
            </w:pPr>
            <w:r>
              <w:rPr>
                <w:rFonts w:ascii="Segoe UI" w:hAnsi="Segoe UI" w:cs="Segoe UI"/>
                <w:b/>
                <w:bCs/>
                <w:color w:val="333333"/>
              </w:rPr>
              <w:t>Protected</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A7EAE11" w14:textId="77777777" w:rsidR="009E1A84" w:rsidRDefault="009E1A84">
            <w:pPr>
              <w:jc w:val="both"/>
              <w:rPr>
                <w:rFonts w:ascii="inter-regular" w:hAnsi="inter-regular"/>
                <w:color w:val="333333"/>
              </w:rPr>
            </w:pPr>
            <w:r>
              <w:rPr>
                <w:rFonts w:ascii="inter-regular" w:hAnsi="inter-regular"/>
                <w:color w:val="333333"/>
              </w:rPr>
              <w:t>Y</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8E8AEE6" w14:textId="77777777" w:rsidR="009E1A84" w:rsidRDefault="009E1A84">
            <w:pPr>
              <w:jc w:val="both"/>
              <w:rPr>
                <w:rFonts w:ascii="inter-regular" w:hAnsi="inter-regular"/>
                <w:color w:val="333333"/>
              </w:rPr>
            </w:pPr>
            <w:r>
              <w:rPr>
                <w:rFonts w:ascii="inter-regular" w:hAnsi="inter-regular"/>
                <w:color w:val="333333"/>
              </w:rPr>
              <w:t>Y</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18A7689" w14:textId="77777777" w:rsidR="009E1A84" w:rsidRDefault="009E1A84">
            <w:pPr>
              <w:jc w:val="both"/>
              <w:rPr>
                <w:rFonts w:ascii="inter-regular" w:hAnsi="inter-regular"/>
                <w:color w:val="333333"/>
              </w:rPr>
            </w:pPr>
            <w:r>
              <w:rPr>
                <w:rFonts w:ascii="inter-regular" w:hAnsi="inter-regular"/>
                <w:color w:val="333333"/>
              </w:rPr>
              <w:t>Y</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7F23C76" w14:textId="77777777" w:rsidR="009E1A84" w:rsidRDefault="009E1A84">
            <w:pPr>
              <w:jc w:val="both"/>
              <w:rPr>
                <w:rFonts w:ascii="inter-regular" w:hAnsi="inter-regular"/>
                <w:color w:val="333333"/>
              </w:rPr>
            </w:pPr>
            <w:r>
              <w:rPr>
                <w:rFonts w:ascii="inter-regular" w:hAnsi="inter-regular"/>
                <w:color w:val="333333"/>
              </w:rPr>
              <w:t>N</w:t>
            </w:r>
          </w:p>
        </w:tc>
      </w:tr>
      <w:tr w:rsidR="009E1A84" w14:paraId="43D4D0FB" w14:textId="77777777" w:rsidTr="009E1A84">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5D54AF4" w14:textId="77777777" w:rsidR="009E1A84" w:rsidRDefault="009E1A84">
            <w:pPr>
              <w:jc w:val="both"/>
              <w:rPr>
                <w:rFonts w:ascii="inter-regular" w:hAnsi="inter-regular"/>
                <w:color w:val="333333"/>
              </w:rPr>
            </w:pPr>
            <w:r>
              <w:rPr>
                <w:rFonts w:ascii="Segoe UI" w:hAnsi="Segoe UI" w:cs="Segoe UI"/>
                <w:b/>
                <w:bCs/>
                <w:color w:val="333333"/>
              </w:rPr>
              <w:t>Public</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02A93123" w14:textId="77777777" w:rsidR="009E1A84" w:rsidRDefault="009E1A84">
            <w:pPr>
              <w:jc w:val="both"/>
              <w:rPr>
                <w:rFonts w:ascii="inter-regular" w:hAnsi="inter-regular"/>
                <w:color w:val="333333"/>
              </w:rPr>
            </w:pPr>
            <w:r>
              <w:rPr>
                <w:rFonts w:ascii="inter-regular" w:hAnsi="inter-regular"/>
                <w:color w:val="333333"/>
              </w:rPr>
              <w:t>Y</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FCEC290" w14:textId="77777777" w:rsidR="009E1A84" w:rsidRDefault="009E1A84">
            <w:pPr>
              <w:jc w:val="both"/>
              <w:rPr>
                <w:rFonts w:ascii="inter-regular" w:hAnsi="inter-regular"/>
                <w:color w:val="333333"/>
              </w:rPr>
            </w:pPr>
            <w:r>
              <w:rPr>
                <w:rFonts w:ascii="inter-regular" w:hAnsi="inter-regular"/>
                <w:color w:val="333333"/>
              </w:rPr>
              <w:t>Y</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A0AE6A8" w14:textId="77777777" w:rsidR="009E1A84" w:rsidRDefault="009E1A84">
            <w:pPr>
              <w:jc w:val="both"/>
              <w:rPr>
                <w:rFonts w:ascii="inter-regular" w:hAnsi="inter-regular"/>
                <w:color w:val="333333"/>
              </w:rPr>
            </w:pPr>
            <w:r>
              <w:rPr>
                <w:rFonts w:ascii="inter-regular" w:hAnsi="inter-regular"/>
                <w:color w:val="333333"/>
              </w:rPr>
              <w:t>Y</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F3F8B6D" w14:textId="77777777" w:rsidR="009E1A84" w:rsidRDefault="009E1A84">
            <w:pPr>
              <w:jc w:val="both"/>
              <w:rPr>
                <w:rFonts w:ascii="inter-regular" w:hAnsi="inter-regular"/>
                <w:color w:val="333333"/>
              </w:rPr>
            </w:pPr>
            <w:r>
              <w:rPr>
                <w:rFonts w:ascii="inter-regular" w:hAnsi="inter-regular"/>
                <w:color w:val="333333"/>
              </w:rPr>
              <w:t>Y</w:t>
            </w:r>
          </w:p>
        </w:tc>
      </w:tr>
    </w:tbl>
    <w:p w14:paraId="5661F4BD" w14:textId="77777777" w:rsidR="009E1A84" w:rsidRDefault="00000000" w:rsidP="009E1A84">
      <w:pPr>
        <w:rPr>
          <w:rFonts w:ascii="Times New Roman" w:hAnsi="Times New Roman"/>
        </w:rPr>
      </w:pPr>
      <w:r>
        <w:pict w14:anchorId="0E36F419">
          <v:rect id="_x0000_i1067" style="width:0;height:.75pt" o:hrstd="t" o:hrnoshade="t" o:hr="t" fillcolor="#d4d4d4" stroked="f"/>
        </w:pict>
      </w:r>
    </w:p>
    <w:p w14:paraId="06F6E269" w14:textId="77777777" w:rsidR="009E1A84" w:rsidRDefault="009E1A84" w:rsidP="009E1A84">
      <w:pPr>
        <w:pStyle w:val="Heading3"/>
        <w:shd w:val="clear" w:color="auto" w:fill="FFFFFF"/>
        <w:spacing w:line="312" w:lineRule="atLeast"/>
        <w:jc w:val="both"/>
        <w:rPr>
          <w:rFonts w:ascii="Helvetica" w:hAnsi="Helvetica"/>
          <w:color w:val="610B38"/>
          <w:sz w:val="38"/>
          <w:szCs w:val="38"/>
        </w:rPr>
      </w:pPr>
      <w:r>
        <w:rPr>
          <w:rFonts w:ascii="Helvetica" w:hAnsi="Helvetica"/>
          <w:b/>
          <w:bCs/>
          <w:color w:val="610B38"/>
          <w:sz w:val="38"/>
          <w:szCs w:val="38"/>
        </w:rPr>
        <w:t>1) Private</w:t>
      </w:r>
    </w:p>
    <w:p w14:paraId="48589143" w14:textId="77777777" w:rsidR="009E1A84" w:rsidRDefault="009E1A84" w:rsidP="009E1A84">
      <w:pPr>
        <w:pStyle w:val="NormalWeb"/>
        <w:shd w:val="clear" w:color="auto" w:fill="FFFFFF"/>
        <w:jc w:val="both"/>
        <w:rPr>
          <w:rFonts w:ascii="inter-regular" w:hAnsi="inter-regular"/>
          <w:color w:val="333333"/>
        </w:rPr>
      </w:pPr>
      <w:r>
        <w:rPr>
          <w:rFonts w:ascii="inter-regular" w:hAnsi="inter-regular"/>
          <w:color w:val="333333"/>
        </w:rPr>
        <w:t>The private access modifier is accessible only within the class.</w:t>
      </w:r>
    </w:p>
    <w:p w14:paraId="08C99D3F" w14:textId="77777777" w:rsidR="009E1A84" w:rsidRDefault="009E1A84" w:rsidP="009E1A84">
      <w:pPr>
        <w:pStyle w:val="NormalWeb"/>
        <w:shd w:val="clear" w:color="auto" w:fill="FFFFFF"/>
        <w:jc w:val="both"/>
        <w:rPr>
          <w:rFonts w:ascii="inter-regular" w:hAnsi="inter-regular"/>
          <w:color w:val="333333"/>
        </w:rPr>
      </w:pPr>
      <w:r>
        <w:rPr>
          <w:rStyle w:val="Strong"/>
          <w:rFonts w:ascii="Segoe UI" w:hAnsi="Segoe UI" w:cs="Segoe UI"/>
          <w:color w:val="333333"/>
        </w:rPr>
        <w:t>Simple example of private access modifier</w:t>
      </w:r>
    </w:p>
    <w:p w14:paraId="39A22E90" w14:textId="77777777" w:rsidR="009E1A84" w:rsidRDefault="009E1A84" w:rsidP="009E1A84">
      <w:pPr>
        <w:pStyle w:val="NormalWeb"/>
        <w:shd w:val="clear" w:color="auto" w:fill="FFFFFF"/>
        <w:jc w:val="both"/>
        <w:rPr>
          <w:rFonts w:ascii="inter-regular" w:hAnsi="inter-regular"/>
          <w:color w:val="333333"/>
        </w:rPr>
      </w:pPr>
      <w:r>
        <w:rPr>
          <w:rFonts w:ascii="inter-regular" w:hAnsi="inter-regular"/>
          <w:color w:val="333333"/>
        </w:rPr>
        <w:t>In this example, we have created two classes A and Simple. A class contains private data member and private method. We are accessing these private members from outside the class, so there is a compile-time error.</w:t>
      </w:r>
    </w:p>
    <w:p w14:paraId="1DE11864" w14:textId="77777777" w:rsidR="009E1A84" w:rsidRDefault="009E1A84" w:rsidP="009E1A84">
      <w:pPr>
        <w:pStyle w:val="alt"/>
        <w:numPr>
          <w:ilvl w:val="0"/>
          <w:numId w:val="136"/>
        </w:numPr>
        <w:spacing w:before="0" w:beforeAutospacing="0" w:after="0" w:afterAutospacing="0" w:line="375" w:lineRule="atLeast"/>
        <w:jc w:val="both"/>
        <w:rPr>
          <w:rFonts w:ascii="inter-regular" w:hAnsi="inter-regular"/>
          <w:color w:val="000000"/>
        </w:rPr>
      </w:pPr>
      <w:r>
        <w:rPr>
          <w:rStyle w:val="keyword"/>
          <w:rFonts w:ascii="inter-regular" w:hAnsi="inter-regular"/>
          <w:b/>
          <w:bCs/>
          <w:color w:val="006699"/>
          <w:bdr w:val="none" w:sz="0" w:space="0" w:color="auto" w:frame="1"/>
        </w:rPr>
        <w:t>class</w:t>
      </w:r>
      <w:r>
        <w:rPr>
          <w:rFonts w:ascii="inter-regular" w:hAnsi="inter-regular"/>
          <w:color w:val="000000"/>
          <w:bdr w:val="none" w:sz="0" w:space="0" w:color="auto" w:frame="1"/>
        </w:rPr>
        <w:t> A{  </w:t>
      </w:r>
    </w:p>
    <w:p w14:paraId="5F717224" w14:textId="77777777" w:rsidR="009E1A84" w:rsidRDefault="009E1A84" w:rsidP="009E1A84">
      <w:pPr>
        <w:numPr>
          <w:ilvl w:val="0"/>
          <w:numId w:val="136"/>
        </w:numPr>
        <w:spacing w:after="0" w:line="375" w:lineRule="atLeast"/>
        <w:jc w:val="both"/>
        <w:rPr>
          <w:rFonts w:ascii="inter-regular" w:hAnsi="inter-regular"/>
          <w:color w:val="000000"/>
        </w:rPr>
      </w:pPr>
      <w:r>
        <w:rPr>
          <w:rStyle w:val="keyword"/>
          <w:rFonts w:ascii="inter-regular" w:hAnsi="inter-regular"/>
          <w:b/>
          <w:bCs/>
          <w:color w:val="006699"/>
          <w:bdr w:val="none" w:sz="0" w:space="0" w:color="auto" w:frame="1"/>
        </w:rPr>
        <w:t>private</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int</w:t>
      </w:r>
      <w:r>
        <w:rPr>
          <w:rFonts w:ascii="inter-regular" w:hAnsi="inter-regular"/>
          <w:color w:val="000000"/>
          <w:bdr w:val="none" w:sz="0" w:space="0" w:color="auto" w:frame="1"/>
        </w:rPr>
        <w:t> data=</w:t>
      </w:r>
      <w:r>
        <w:rPr>
          <w:rStyle w:val="number"/>
          <w:rFonts w:ascii="inter-regular" w:hAnsi="inter-regular"/>
          <w:color w:val="C00000"/>
          <w:bdr w:val="none" w:sz="0" w:space="0" w:color="auto" w:frame="1"/>
        </w:rPr>
        <w:t>40</w:t>
      </w:r>
      <w:r>
        <w:rPr>
          <w:rFonts w:ascii="inter-regular" w:hAnsi="inter-regular"/>
          <w:color w:val="000000"/>
          <w:bdr w:val="none" w:sz="0" w:space="0" w:color="auto" w:frame="1"/>
        </w:rPr>
        <w:t>;  </w:t>
      </w:r>
    </w:p>
    <w:p w14:paraId="1E34C9AA" w14:textId="77777777" w:rsidR="009E1A84" w:rsidRDefault="009E1A84" w:rsidP="009E1A84">
      <w:pPr>
        <w:pStyle w:val="alt"/>
        <w:numPr>
          <w:ilvl w:val="0"/>
          <w:numId w:val="136"/>
        </w:numPr>
        <w:spacing w:before="0" w:beforeAutospacing="0" w:after="0" w:afterAutospacing="0" w:line="375" w:lineRule="atLeast"/>
        <w:jc w:val="both"/>
        <w:rPr>
          <w:rFonts w:ascii="inter-regular" w:hAnsi="inter-regular"/>
          <w:color w:val="000000"/>
        </w:rPr>
      </w:pPr>
      <w:r>
        <w:rPr>
          <w:rStyle w:val="keyword"/>
          <w:rFonts w:ascii="inter-regular" w:hAnsi="inter-regular"/>
          <w:b/>
          <w:bCs/>
          <w:color w:val="006699"/>
          <w:bdr w:val="none" w:sz="0" w:space="0" w:color="auto" w:frame="1"/>
        </w:rPr>
        <w:t>private</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void</w:t>
      </w:r>
      <w:r>
        <w:rPr>
          <w:rFonts w:ascii="inter-regular" w:hAnsi="inter-regular"/>
          <w:color w:val="000000"/>
          <w:bdr w:val="none" w:sz="0" w:space="0" w:color="auto" w:frame="1"/>
        </w:rPr>
        <w:t> msg(){System.out.println(</w:t>
      </w:r>
      <w:r>
        <w:rPr>
          <w:rStyle w:val="string"/>
          <w:rFonts w:ascii="inter-regular" w:hAnsi="inter-regular"/>
          <w:color w:val="0000FF"/>
          <w:bdr w:val="none" w:sz="0" w:space="0" w:color="auto" w:frame="1"/>
        </w:rPr>
        <w:t>"Hello java"</w:t>
      </w:r>
      <w:r>
        <w:rPr>
          <w:rFonts w:ascii="inter-regular" w:hAnsi="inter-regular"/>
          <w:color w:val="000000"/>
          <w:bdr w:val="none" w:sz="0" w:space="0" w:color="auto" w:frame="1"/>
        </w:rPr>
        <w:t>);}  </w:t>
      </w:r>
    </w:p>
    <w:p w14:paraId="6A293886" w14:textId="77777777" w:rsidR="009E1A84" w:rsidRDefault="009E1A84" w:rsidP="009E1A84">
      <w:pPr>
        <w:numPr>
          <w:ilvl w:val="0"/>
          <w:numId w:val="136"/>
        </w:numPr>
        <w:spacing w:after="0" w:line="375" w:lineRule="atLeast"/>
        <w:jc w:val="both"/>
        <w:rPr>
          <w:rFonts w:ascii="inter-regular" w:hAnsi="inter-regular"/>
          <w:color w:val="000000"/>
        </w:rPr>
      </w:pPr>
      <w:r>
        <w:rPr>
          <w:rFonts w:ascii="inter-regular" w:hAnsi="inter-regular"/>
          <w:color w:val="000000"/>
          <w:bdr w:val="none" w:sz="0" w:space="0" w:color="auto" w:frame="1"/>
        </w:rPr>
        <w:t>}  </w:t>
      </w:r>
    </w:p>
    <w:p w14:paraId="4A6A6E9B" w14:textId="77777777" w:rsidR="009E1A84" w:rsidRDefault="009E1A84" w:rsidP="009E1A84">
      <w:pPr>
        <w:pStyle w:val="alt"/>
        <w:numPr>
          <w:ilvl w:val="0"/>
          <w:numId w:val="136"/>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w:t>
      </w:r>
    </w:p>
    <w:p w14:paraId="702208CC" w14:textId="77777777" w:rsidR="009E1A84" w:rsidRDefault="009E1A84" w:rsidP="009E1A84">
      <w:pPr>
        <w:numPr>
          <w:ilvl w:val="0"/>
          <w:numId w:val="136"/>
        </w:numPr>
        <w:spacing w:after="0" w:line="375" w:lineRule="atLeast"/>
        <w:jc w:val="both"/>
        <w:rPr>
          <w:rFonts w:ascii="inter-regular" w:hAnsi="inter-regular"/>
          <w:color w:val="000000"/>
        </w:rPr>
      </w:pPr>
      <w:r>
        <w:rPr>
          <w:rStyle w:val="keyword"/>
          <w:rFonts w:ascii="inter-regular" w:hAnsi="inter-regular"/>
          <w:b/>
          <w:bCs/>
          <w:color w:val="006699"/>
          <w:bdr w:val="none" w:sz="0" w:space="0" w:color="auto" w:frame="1"/>
        </w:rPr>
        <w:lastRenderedPageBreak/>
        <w:t>public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class</w:t>
      </w:r>
      <w:r>
        <w:rPr>
          <w:rFonts w:ascii="inter-regular" w:hAnsi="inter-regular"/>
          <w:color w:val="000000"/>
          <w:bdr w:val="none" w:sz="0" w:space="0" w:color="auto" w:frame="1"/>
        </w:rPr>
        <w:t> Simple{  </w:t>
      </w:r>
    </w:p>
    <w:p w14:paraId="64B867CD" w14:textId="77777777" w:rsidR="009E1A84" w:rsidRDefault="009E1A84" w:rsidP="009E1A84">
      <w:pPr>
        <w:pStyle w:val="alt"/>
        <w:numPr>
          <w:ilvl w:val="0"/>
          <w:numId w:val="136"/>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public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static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void</w:t>
      </w:r>
      <w:r>
        <w:rPr>
          <w:rFonts w:ascii="inter-regular" w:hAnsi="inter-regular"/>
          <w:color w:val="000000"/>
          <w:bdr w:val="none" w:sz="0" w:space="0" w:color="auto" w:frame="1"/>
        </w:rPr>
        <w:t> main(String args[]){  </w:t>
      </w:r>
    </w:p>
    <w:p w14:paraId="117320AE" w14:textId="77777777" w:rsidR="009E1A84" w:rsidRDefault="009E1A84" w:rsidP="009E1A84">
      <w:pPr>
        <w:numPr>
          <w:ilvl w:val="0"/>
          <w:numId w:val="136"/>
        </w:numPr>
        <w:spacing w:after="0" w:line="375" w:lineRule="atLeast"/>
        <w:jc w:val="both"/>
        <w:rPr>
          <w:rFonts w:ascii="inter-regular" w:hAnsi="inter-regular"/>
          <w:color w:val="000000"/>
        </w:rPr>
      </w:pPr>
      <w:r>
        <w:rPr>
          <w:rFonts w:ascii="inter-regular" w:hAnsi="inter-regular"/>
          <w:color w:val="000000"/>
          <w:bdr w:val="none" w:sz="0" w:space="0" w:color="auto" w:frame="1"/>
        </w:rPr>
        <w:t>   A obj=</w:t>
      </w:r>
      <w:r>
        <w:rPr>
          <w:rStyle w:val="keyword"/>
          <w:rFonts w:ascii="inter-regular" w:hAnsi="inter-regular"/>
          <w:b/>
          <w:bCs/>
          <w:color w:val="006699"/>
          <w:bdr w:val="none" w:sz="0" w:space="0" w:color="auto" w:frame="1"/>
        </w:rPr>
        <w:t>new</w:t>
      </w:r>
      <w:r>
        <w:rPr>
          <w:rFonts w:ascii="inter-regular" w:hAnsi="inter-regular"/>
          <w:color w:val="000000"/>
          <w:bdr w:val="none" w:sz="0" w:space="0" w:color="auto" w:frame="1"/>
        </w:rPr>
        <w:t> A();  </w:t>
      </w:r>
    </w:p>
    <w:p w14:paraId="08B97AB2" w14:textId="77777777" w:rsidR="009E1A84" w:rsidRDefault="009E1A84" w:rsidP="009E1A84">
      <w:pPr>
        <w:pStyle w:val="alt"/>
        <w:numPr>
          <w:ilvl w:val="0"/>
          <w:numId w:val="136"/>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System.out.println(obj.data);</w:t>
      </w:r>
      <w:r>
        <w:rPr>
          <w:rStyle w:val="comment"/>
          <w:rFonts w:ascii="inter-regular" w:hAnsi="inter-regular"/>
          <w:color w:val="008200"/>
          <w:bdr w:val="none" w:sz="0" w:space="0" w:color="auto" w:frame="1"/>
        </w:rPr>
        <w:t>//Compile Time Error</w:t>
      </w:r>
      <w:r>
        <w:rPr>
          <w:rFonts w:ascii="inter-regular" w:hAnsi="inter-regular"/>
          <w:color w:val="000000"/>
          <w:bdr w:val="none" w:sz="0" w:space="0" w:color="auto" w:frame="1"/>
        </w:rPr>
        <w:t>  </w:t>
      </w:r>
    </w:p>
    <w:p w14:paraId="4EA4BD14" w14:textId="77777777" w:rsidR="009E1A84" w:rsidRDefault="009E1A84" w:rsidP="009E1A84">
      <w:pPr>
        <w:numPr>
          <w:ilvl w:val="0"/>
          <w:numId w:val="136"/>
        </w:numPr>
        <w:spacing w:after="0" w:line="375" w:lineRule="atLeast"/>
        <w:jc w:val="both"/>
        <w:rPr>
          <w:rFonts w:ascii="inter-regular" w:hAnsi="inter-regular"/>
          <w:color w:val="000000"/>
        </w:rPr>
      </w:pPr>
      <w:r>
        <w:rPr>
          <w:rFonts w:ascii="inter-regular" w:hAnsi="inter-regular"/>
          <w:color w:val="000000"/>
          <w:bdr w:val="none" w:sz="0" w:space="0" w:color="auto" w:frame="1"/>
        </w:rPr>
        <w:t>   obj.msg();</w:t>
      </w:r>
      <w:r>
        <w:rPr>
          <w:rStyle w:val="comment"/>
          <w:rFonts w:ascii="inter-regular" w:hAnsi="inter-regular"/>
          <w:color w:val="008200"/>
          <w:bdr w:val="none" w:sz="0" w:space="0" w:color="auto" w:frame="1"/>
        </w:rPr>
        <w:t>//Compile Time Error</w:t>
      </w:r>
      <w:r>
        <w:rPr>
          <w:rFonts w:ascii="inter-regular" w:hAnsi="inter-regular"/>
          <w:color w:val="000000"/>
          <w:bdr w:val="none" w:sz="0" w:space="0" w:color="auto" w:frame="1"/>
        </w:rPr>
        <w:t>  </w:t>
      </w:r>
    </w:p>
    <w:p w14:paraId="20F68DDF" w14:textId="77777777" w:rsidR="009E1A84" w:rsidRDefault="009E1A84" w:rsidP="009E1A84">
      <w:pPr>
        <w:pStyle w:val="alt"/>
        <w:numPr>
          <w:ilvl w:val="0"/>
          <w:numId w:val="136"/>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  </w:t>
      </w:r>
    </w:p>
    <w:p w14:paraId="2DAD632D" w14:textId="77777777" w:rsidR="009E1A84" w:rsidRDefault="009E1A84" w:rsidP="009E1A84">
      <w:pPr>
        <w:numPr>
          <w:ilvl w:val="0"/>
          <w:numId w:val="136"/>
        </w:numPr>
        <w:spacing w:after="0" w:line="375" w:lineRule="atLeast"/>
        <w:jc w:val="both"/>
        <w:rPr>
          <w:rFonts w:ascii="inter-regular" w:hAnsi="inter-regular"/>
          <w:color w:val="000000"/>
        </w:rPr>
      </w:pPr>
      <w:r>
        <w:rPr>
          <w:rFonts w:ascii="inter-regular" w:hAnsi="inter-regular"/>
          <w:color w:val="000000"/>
          <w:bdr w:val="none" w:sz="0" w:space="0" w:color="auto" w:frame="1"/>
        </w:rPr>
        <w:t>}  </w:t>
      </w:r>
    </w:p>
    <w:p w14:paraId="6FC293E8" w14:textId="77777777" w:rsidR="009E1A84" w:rsidRDefault="009E1A84" w:rsidP="009E1A84">
      <w:pPr>
        <w:pStyle w:val="Heading3"/>
        <w:shd w:val="clear" w:color="auto" w:fill="FFFFFF"/>
        <w:spacing w:line="312" w:lineRule="atLeast"/>
        <w:jc w:val="both"/>
        <w:rPr>
          <w:rFonts w:ascii="Helvetica" w:hAnsi="Helvetica"/>
          <w:color w:val="610B4B"/>
          <w:sz w:val="26"/>
          <w:szCs w:val="26"/>
        </w:rPr>
      </w:pPr>
      <w:r>
        <w:rPr>
          <w:rFonts w:ascii="Helvetica" w:hAnsi="Helvetica"/>
          <w:b/>
          <w:bCs/>
          <w:color w:val="610B4B"/>
          <w:sz w:val="26"/>
          <w:szCs w:val="26"/>
        </w:rPr>
        <w:t>Role of Private Constructor</w:t>
      </w:r>
    </w:p>
    <w:p w14:paraId="16B10DF7" w14:textId="77777777" w:rsidR="009E1A84" w:rsidRDefault="009E1A84" w:rsidP="009E1A84">
      <w:pPr>
        <w:pStyle w:val="NormalWeb"/>
        <w:shd w:val="clear" w:color="auto" w:fill="FFFFFF"/>
        <w:jc w:val="both"/>
        <w:rPr>
          <w:rFonts w:ascii="inter-regular" w:hAnsi="inter-regular"/>
          <w:color w:val="333333"/>
        </w:rPr>
      </w:pPr>
      <w:r>
        <w:rPr>
          <w:rFonts w:ascii="inter-regular" w:hAnsi="inter-regular"/>
          <w:color w:val="333333"/>
        </w:rPr>
        <w:t>If you make any class constructor private, you cannot create the instance of that class from outside the class. For example:</w:t>
      </w:r>
    </w:p>
    <w:p w14:paraId="217178C0" w14:textId="77777777" w:rsidR="009E1A84" w:rsidRDefault="009E1A84" w:rsidP="009E1A84">
      <w:pPr>
        <w:pStyle w:val="alt"/>
        <w:numPr>
          <w:ilvl w:val="0"/>
          <w:numId w:val="137"/>
        </w:numPr>
        <w:spacing w:before="0" w:beforeAutospacing="0" w:after="0" w:afterAutospacing="0" w:line="375" w:lineRule="atLeast"/>
        <w:jc w:val="both"/>
        <w:rPr>
          <w:rFonts w:ascii="inter-regular" w:hAnsi="inter-regular"/>
          <w:color w:val="000000"/>
        </w:rPr>
      </w:pPr>
      <w:r>
        <w:rPr>
          <w:rStyle w:val="keyword"/>
          <w:rFonts w:ascii="inter-regular" w:hAnsi="inter-regular"/>
          <w:b/>
          <w:bCs/>
          <w:color w:val="006699"/>
          <w:bdr w:val="none" w:sz="0" w:space="0" w:color="auto" w:frame="1"/>
        </w:rPr>
        <w:t>class</w:t>
      </w:r>
      <w:r>
        <w:rPr>
          <w:rFonts w:ascii="inter-regular" w:hAnsi="inter-regular"/>
          <w:color w:val="000000"/>
          <w:bdr w:val="none" w:sz="0" w:space="0" w:color="auto" w:frame="1"/>
        </w:rPr>
        <w:t> A{  </w:t>
      </w:r>
    </w:p>
    <w:p w14:paraId="1932242F" w14:textId="77777777" w:rsidR="009E1A84" w:rsidRDefault="009E1A84" w:rsidP="009E1A84">
      <w:pPr>
        <w:numPr>
          <w:ilvl w:val="0"/>
          <w:numId w:val="137"/>
        </w:numPr>
        <w:spacing w:after="0" w:line="375" w:lineRule="atLeast"/>
        <w:jc w:val="both"/>
        <w:rPr>
          <w:rFonts w:ascii="inter-regular" w:hAnsi="inter-regular"/>
          <w:color w:val="000000"/>
        </w:rPr>
      </w:pPr>
      <w:r>
        <w:rPr>
          <w:rStyle w:val="keyword"/>
          <w:rFonts w:ascii="inter-regular" w:hAnsi="inter-regular"/>
          <w:b/>
          <w:bCs/>
          <w:color w:val="006699"/>
          <w:bdr w:val="none" w:sz="0" w:space="0" w:color="auto" w:frame="1"/>
        </w:rPr>
        <w:t>private</w:t>
      </w:r>
      <w:r>
        <w:rPr>
          <w:rFonts w:ascii="inter-regular" w:hAnsi="inter-regular"/>
          <w:color w:val="000000"/>
          <w:bdr w:val="none" w:sz="0" w:space="0" w:color="auto" w:frame="1"/>
        </w:rPr>
        <w:t> A(){}</w:t>
      </w:r>
      <w:r>
        <w:rPr>
          <w:rStyle w:val="comment"/>
          <w:rFonts w:ascii="inter-regular" w:hAnsi="inter-regular"/>
          <w:color w:val="008200"/>
          <w:bdr w:val="none" w:sz="0" w:space="0" w:color="auto" w:frame="1"/>
        </w:rPr>
        <w:t>//private constructor</w:t>
      </w:r>
      <w:r>
        <w:rPr>
          <w:rFonts w:ascii="inter-regular" w:hAnsi="inter-regular"/>
          <w:color w:val="000000"/>
          <w:bdr w:val="none" w:sz="0" w:space="0" w:color="auto" w:frame="1"/>
        </w:rPr>
        <w:t>  </w:t>
      </w:r>
    </w:p>
    <w:p w14:paraId="33A2EF06" w14:textId="77777777" w:rsidR="009E1A84" w:rsidRDefault="009E1A84" w:rsidP="009E1A84">
      <w:pPr>
        <w:pStyle w:val="alt"/>
        <w:numPr>
          <w:ilvl w:val="0"/>
          <w:numId w:val="137"/>
        </w:numPr>
        <w:spacing w:before="0" w:beforeAutospacing="0" w:after="0" w:afterAutospacing="0" w:line="375" w:lineRule="atLeast"/>
        <w:jc w:val="both"/>
        <w:rPr>
          <w:rFonts w:ascii="inter-regular" w:hAnsi="inter-regular"/>
          <w:color w:val="000000"/>
        </w:rPr>
      </w:pPr>
      <w:r>
        <w:rPr>
          <w:rStyle w:val="keyword"/>
          <w:rFonts w:ascii="inter-regular" w:hAnsi="inter-regular"/>
          <w:b/>
          <w:bCs/>
          <w:color w:val="006699"/>
          <w:bdr w:val="none" w:sz="0" w:space="0" w:color="auto" w:frame="1"/>
        </w:rPr>
        <w:t>void</w:t>
      </w:r>
      <w:r>
        <w:rPr>
          <w:rFonts w:ascii="inter-regular" w:hAnsi="inter-regular"/>
          <w:color w:val="000000"/>
          <w:bdr w:val="none" w:sz="0" w:space="0" w:color="auto" w:frame="1"/>
        </w:rPr>
        <w:t> msg(){System.out.println(</w:t>
      </w:r>
      <w:r>
        <w:rPr>
          <w:rStyle w:val="string"/>
          <w:rFonts w:ascii="inter-regular" w:hAnsi="inter-regular"/>
          <w:color w:val="0000FF"/>
          <w:bdr w:val="none" w:sz="0" w:space="0" w:color="auto" w:frame="1"/>
        </w:rPr>
        <w:t>"Hello java"</w:t>
      </w:r>
      <w:r>
        <w:rPr>
          <w:rFonts w:ascii="inter-regular" w:hAnsi="inter-regular"/>
          <w:color w:val="000000"/>
          <w:bdr w:val="none" w:sz="0" w:space="0" w:color="auto" w:frame="1"/>
        </w:rPr>
        <w:t>);}  </w:t>
      </w:r>
    </w:p>
    <w:p w14:paraId="0CB88BC1" w14:textId="77777777" w:rsidR="009E1A84" w:rsidRDefault="009E1A84" w:rsidP="009E1A84">
      <w:pPr>
        <w:numPr>
          <w:ilvl w:val="0"/>
          <w:numId w:val="137"/>
        </w:numPr>
        <w:spacing w:after="0" w:line="375" w:lineRule="atLeast"/>
        <w:jc w:val="both"/>
        <w:rPr>
          <w:rFonts w:ascii="inter-regular" w:hAnsi="inter-regular"/>
          <w:color w:val="000000"/>
        </w:rPr>
      </w:pPr>
      <w:r>
        <w:rPr>
          <w:rFonts w:ascii="inter-regular" w:hAnsi="inter-regular"/>
          <w:color w:val="000000"/>
          <w:bdr w:val="none" w:sz="0" w:space="0" w:color="auto" w:frame="1"/>
        </w:rPr>
        <w:t>}  </w:t>
      </w:r>
    </w:p>
    <w:p w14:paraId="1ED62509" w14:textId="77777777" w:rsidR="009E1A84" w:rsidRDefault="009E1A84" w:rsidP="009E1A84">
      <w:pPr>
        <w:pStyle w:val="alt"/>
        <w:numPr>
          <w:ilvl w:val="0"/>
          <w:numId w:val="137"/>
        </w:numPr>
        <w:spacing w:before="0" w:beforeAutospacing="0" w:after="0" w:afterAutospacing="0" w:line="375" w:lineRule="atLeast"/>
        <w:jc w:val="both"/>
        <w:rPr>
          <w:rFonts w:ascii="inter-regular" w:hAnsi="inter-regular"/>
          <w:color w:val="000000"/>
        </w:rPr>
      </w:pPr>
      <w:r>
        <w:rPr>
          <w:rStyle w:val="keyword"/>
          <w:rFonts w:ascii="inter-regular" w:hAnsi="inter-regular"/>
          <w:b/>
          <w:bCs/>
          <w:color w:val="006699"/>
          <w:bdr w:val="none" w:sz="0" w:space="0" w:color="auto" w:frame="1"/>
        </w:rPr>
        <w:t>public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class</w:t>
      </w:r>
      <w:r>
        <w:rPr>
          <w:rFonts w:ascii="inter-regular" w:hAnsi="inter-regular"/>
          <w:color w:val="000000"/>
          <w:bdr w:val="none" w:sz="0" w:space="0" w:color="auto" w:frame="1"/>
        </w:rPr>
        <w:t> Simple{  </w:t>
      </w:r>
    </w:p>
    <w:p w14:paraId="18578D68" w14:textId="77777777" w:rsidR="009E1A84" w:rsidRDefault="009E1A84" w:rsidP="009E1A84">
      <w:pPr>
        <w:numPr>
          <w:ilvl w:val="0"/>
          <w:numId w:val="137"/>
        </w:numPr>
        <w:spacing w:after="0" w:line="375" w:lineRule="atLeast"/>
        <w:jc w:val="both"/>
        <w:rPr>
          <w:rFonts w:ascii="inter-regular" w:hAnsi="inter-regular"/>
          <w:color w:val="000000"/>
        </w:rPr>
      </w:pP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public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static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void</w:t>
      </w:r>
      <w:r>
        <w:rPr>
          <w:rFonts w:ascii="inter-regular" w:hAnsi="inter-regular"/>
          <w:color w:val="000000"/>
          <w:bdr w:val="none" w:sz="0" w:space="0" w:color="auto" w:frame="1"/>
        </w:rPr>
        <w:t> main(String args[]){  </w:t>
      </w:r>
    </w:p>
    <w:p w14:paraId="71D89F07" w14:textId="77777777" w:rsidR="009E1A84" w:rsidRDefault="009E1A84" w:rsidP="009E1A84">
      <w:pPr>
        <w:pStyle w:val="alt"/>
        <w:numPr>
          <w:ilvl w:val="0"/>
          <w:numId w:val="137"/>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A obj=</w:t>
      </w:r>
      <w:r>
        <w:rPr>
          <w:rStyle w:val="keyword"/>
          <w:rFonts w:ascii="inter-regular" w:hAnsi="inter-regular"/>
          <w:b/>
          <w:bCs/>
          <w:color w:val="006699"/>
          <w:bdr w:val="none" w:sz="0" w:space="0" w:color="auto" w:frame="1"/>
        </w:rPr>
        <w:t>new</w:t>
      </w:r>
      <w:r>
        <w:rPr>
          <w:rFonts w:ascii="inter-regular" w:hAnsi="inter-regular"/>
          <w:color w:val="000000"/>
          <w:bdr w:val="none" w:sz="0" w:space="0" w:color="auto" w:frame="1"/>
        </w:rPr>
        <w:t> A();</w:t>
      </w:r>
      <w:r>
        <w:rPr>
          <w:rStyle w:val="comment"/>
          <w:rFonts w:ascii="inter-regular" w:hAnsi="inter-regular"/>
          <w:color w:val="008200"/>
          <w:bdr w:val="none" w:sz="0" w:space="0" w:color="auto" w:frame="1"/>
        </w:rPr>
        <w:t>//Compile Time Error</w:t>
      </w:r>
      <w:r>
        <w:rPr>
          <w:rFonts w:ascii="inter-regular" w:hAnsi="inter-regular"/>
          <w:color w:val="000000"/>
          <w:bdr w:val="none" w:sz="0" w:space="0" w:color="auto" w:frame="1"/>
        </w:rPr>
        <w:t>  </w:t>
      </w:r>
    </w:p>
    <w:p w14:paraId="1E59BDFD" w14:textId="77777777" w:rsidR="009E1A84" w:rsidRDefault="009E1A84" w:rsidP="009E1A84">
      <w:pPr>
        <w:numPr>
          <w:ilvl w:val="0"/>
          <w:numId w:val="137"/>
        </w:numPr>
        <w:spacing w:after="0" w:line="375" w:lineRule="atLeast"/>
        <w:jc w:val="both"/>
        <w:rPr>
          <w:rFonts w:ascii="inter-regular" w:hAnsi="inter-regular"/>
          <w:color w:val="000000"/>
        </w:rPr>
      </w:pPr>
      <w:r>
        <w:rPr>
          <w:rFonts w:ascii="inter-regular" w:hAnsi="inter-regular"/>
          <w:color w:val="000000"/>
          <w:bdr w:val="none" w:sz="0" w:space="0" w:color="auto" w:frame="1"/>
        </w:rPr>
        <w:t> }  </w:t>
      </w:r>
    </w:p>
    <w:p w14:paraId="73DA62DB" w14:textId="77777777" w:rsidR="009E1A84" w:rsidRDefault="009E1A84" w:rsidP="009E1A84">
      <w:pPr>
        <w:pStyle w:val="alt"/>
        <w:numPr>
          <w:ilvl w:val="0"/>
          <w:numId w:val="137"/>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w:t>
      </w:r>
    </w:p>
    <w:p w14:paraId="1C0F647F" w14:textId="77777777" w:rsidR="009E1A84" w:rsidRDefault="009E1A84" w:rsidP="009E1A84">
      <w:pPr>
        <w:pStyle w:val="Heading4"/>
        <w:pBdr>
          <w:left w:val="single" w:sz="18" w:space="30" w:color="FFA500"/>
        </w:pBdr>
        <w:shd w:val="clear" w:color="auto" w:fill="FAEBD7"/>
        <w:jc w:val="both"/>
        <w:rPr>
          <w:rFonts w:ascii="Arial" w:hAnsi="Arial" w:cs="Arial"/>
          <w:b w:val="0"/>
          <w:bCs w:val="0"/>
          <w:color w:val="333333"/>
          <w:sz w:val="23"/>
          <w:szCs w:val="23"/>
        </w:rPr>
      </w:pPr>
      <w:r>
        <w:rPr>
          <w:rFonts w:ascii="Arial" w:hAnsi="Arial" w:cs="Arial"/>
          <w:b w:val="0"/>
          <w:bCs w:val="0"/>
          <w:color w:val="333333"/>
          <w:sz w:val="23"/>
          <w:szCs w:val="23"/>
        </w:rPr>
        <w:t>Note: A class cannot be private or protected except nested class.</w:t>
      </w:r>
    </w:p>
    <w:p w14:paraId="158F1636" w14:textId="77777777" w:rsidR="009E1A84" w:rsidRDefault="00000000" w:rsidP="009E1A84">
      <w:pPr>
        <w:rPr>
          <w:rFonts w:ascii="Times New Roman" w:hAnsi="Times New Roman" w:cs="Times New Roman"/>
          <w:sz w:val="24"/>
          <w:szCs w:val="24"/>
        </w:rPr>
      </w:pPr>
      <w:r>
        <w:pict w14:anchorId="6D3F1D26">
          <v:rect id="_x0000_i1068" style="width:0;height:.75pt" o:hrstd="t" o:hrnoshade="t" o:hr="t" fillcolor="#d4d4d4" stroked="f"/>
        </w:pict>
      </w:r>
    </w:p>
    <w:p w14:paraId="2D53C054" w14:textId="77777777" w:rsidR="009E1A84" w:rsidRDefault="009E1A84" w:rsidP="009E1A84">
      <w:pPr>
        <w:pStyle w:val="Heading3"/>
        <w:shd w:val="clear" w:color="auto" w:fill="FFFFFF"/>
        <w:spacing w:line="312" w:lineRule="atLeast"/>
        <w:jc w:val="both"/>
        <w:rPr>
          <w:rFonts w:ascii="Helvetica" w:hAnsi="Helvetica"/>
          <w:color w:val="610B38"/>
          <w:sz w:val="38"/>
          <w:szCs w:val="38"/>
        </w:rPr>
      </w:pPr>
      <w:r>
        <w:rPr>
          <w:rFonts w:ascii="Helvetica" w:hAnsi="Helvetica"/>
          <w:b/>
          <w:bCs/>
          <w:color w:val="610B38"/>
          <w:sz w:val="38"/>
          <w:szCs w:val="38"/>
        </w:rPr>
        <w:t>2) Default</w:t>
      </w:r>
    </w:p>
    <w:p w14:paraId="01061E87" w14:textId="77777777" w:rsidR="009E1A84" w:rsidRDefault="009E1A84" w:rsidP="009E1A84">
      <w:pPr>
        <w:pStyle w:val="NormalWeb"/>
        <w:shd w:val="clear" w:color="auto" w:fill="FFFFFF"/>
        <w:jc w:val="both"/>
        <w:rPr>
          <w:rFonts w:ascii="inter-regular" w:hAnsi="inter-regular"/>
          <w:color w:val="333333"/>
        </w:rPr>
      </w:pPr>
      <w:r>
        <w:rPr>
          <w:rFonts w:ascii="inter-regular" w:hAnsi="inter-regular"/>
          <w:color w:val="333333"/>
        </w:rPr>
        <w:t>If you don't use any modifier, it is treated as </w:t>
      </w:r>
      <w:r>
        <w:rPr>
          <w:rStyle w:val="Strong"/>
          <w:rFonts w:ascii="Segoe UI" w:hAnsi="Segoe UI" w:cs="Segoe UI"/>
          <w:color w:val="333333"/>
        </w:rPr>
        <w:t>default</w:t>
      </w:r>
      <w:r>
        <w:rPr>
          <w:rFonts w:ascii="inter-regular" w:hAnsi="inter-regular"/>
          <w:color w:val="333333"/>
        </w:rPr>
        <w:t> by default. The default modifier is accessible only within package. It cannot be accessed from outside the package. It provides more accessibility than private. But, it is more restrictive than protected, and public.</w:t>
      </w:r>
    </w:p>
    <w:p w14:paraId="62CDC382" w14:textId="77777777" w:rsidR="009E1A84" w:rsidRDefault="009E1A84" w:rsidP="009E1A84">
      <w:pPr>
        <w:pStyle w:val="NormalWeb"/>
        <w:shd w:val="clear" w:color="auto" w:fill="FFFFFF"/>
        <w:jc w:val="both"/>
        <w:rPr>
          <w:rFonts w:ascii="inter-regular" w:hAnsi="inter-regular"/>
          <w:color w:val="333333"/>
        </w:rPr>
      </w:pPr>
      <w:r>
        <w:rPr>
          <w:rStyle w:val="Strong"/>
          <w:rFonts w:ascii="Segoe UI" w:hAnsi="Segoe UI" w:cs="Segoe UI"/>
          <w:color w:val="333333"/>
        </w:rPr>
        <w:t>Example of default access modifier</w:t>
      </w:r>
    </w:p>
    <w:p w14:paraId="0AD2415A" w14:textId="77777777" w:rsidR="009E1A84" w:rsidRDefault="009E1A84" w:rsidP="009E1A84">
      <w:pPr>
        <w:pStyle w:val="NormalWeb"/>
        <w:shd w:val="clear" w:color="auto" w:fill="FFFFFF"/>
        <w:jc w:val="both"/>
        <w:rPr>
          <w:rFonts w:ascii="inter-regular" w:hAnsi="inter-regular"/>
          <w:color w:val="333333"/>
        </w:rPr>
      </w:pPr>
      <w:r>
        <w:rPr>
          <w:rFonts w:ascii="inter-regular" w:hAnsi="inter-regular"/>
          <w:color w:val="333333"/>
        </w:rPr>
        <w:t>In this example, we have created two packages pack and mypack. We are accessing the A class from outside its package, since A class is not public, so it cannot be accessed from outside the package.</w:t>
      </w:r>
    </w:p>
    <w:p w14:paraId="3F21C095" w14:textId="77777777" w:rsidR="009E1A84" w:rsidRDefault="009E1A84" w:rsidP="009E1A84">
      <w:pPr>
        <w:pStyle w:val="alt"/>
        <w:numPr>
          <w:ilvl w:val="0"/>
          <w:numId w:val="138"/>
        </w:numPr>
        <w:spacing w:before="0" w:beforeAutospacing="0" w:after="0" w:afterAutospacing="0" w:line="375" w:lineRule="atLeast"/>
        <w:jc w:val="both"/>
        <w:rPr>
          <w:rFonts w:ascii="inter-regular" w:hAnsi="inter-regular"/>
          <w:color w:val="000000"/>
        </w:rPr>
      </w:pPr>
      <w:r>
        <w:rPr>
          <w:rStyle w:val="comment"/>
          <w:rFonts w:ascii="inter-regular" w:hAnsi="inter-regular"/>
          <w:color w:val="008200"/>
          <w:bdr w:val="none" w:sz="0" w:space="0" w:color="auto" w:frame="1"/>
        </w:rPr>
        <w:t>//save by A.java</w:t>
      </w:r>
      <w:r>
        <w:rPr>
          <w:rFonts w:ascii="inter-regular" w:hAnsi="inter-regular"/>
          <w:color w:val="000000"/>
          <w:bdr w:val="none" w:sz="0" w:space="0" w:color="auto" w:frame="1"/>
        </w:rPr>
        <w:t>  </w:t>
      </w:r>
    </w:p>
    <w:p w14:paraId="0CE5F863" w14:textId="77777777" w:rsidR="009E1A84" w:rsidRDefault="009E1A84" w:rsidP="009E1A84">
      <w:pPr>
        <w:numPr>
          <w:ilvl w:val="0"/>
          <w:numId w:val="138"/>
        </w:numPr>
        <w:spacing w:after="0" w:line="375" w:lineRule="atLeast"/>
        <w:jc w:val="both"/>
        <w:rPr>
          <w:rFonts w:ascii="inter-regular" w:hAnsi="inter-regular"/>
          <w:color w:val="000000"/>
        </w:rPr>
      </w:pPr>
      <w:r>
        <w:rPr>
          <w:rStyle w:val="keyword"/>
          <w:rFonts w:ascii="inter-regular" w:hAnsi="inter-regular"/>
          <w:b/>
          <w:bCs/>
          <w:color w:val="006699"/>
          <w:bdr w:val="none" w:sz="0" w:space="0" w:color="auto" w:frame="1"/>
        </w:rPr>
        <w:t>package</w:t>
      </w:r>
      <w:r>
        <w:rPr>
          <w:rFonts w:ascii="inter-regular" w:hAnsi="inter-regular"/>
          <w:color w:val="000000"/>
          <w:bdr w:val="none" w:sz="0" w:space="0" w:color="auto" w:frame="1"/>
        </w:rPr>
        <w:t> pack;  </w:t>
      </w:r>
    </w:p>
    <w:p w14:paraId="6D76A2C9" w14:textId="77777777" w:rsidR="009E1A84" w:rsidRDefault="009E1A84" w:rsidP="009E1A84">
      <w:pPr>
        <w:pStyle w:val="alt"/>
        <w:numPr>
          <w:ilvl w:val="0"/>
          <w:numId w:val="138"/>
        </w:numPr>
        <w:spacing w:before="0" w:beforeAutospacing="0" w:after="0" w:afterAutospacing="0" w:line="375" w:lineRule="atLeast"/>
        <w:jc w:val="both"/>
        <w:rPr>
          <w:rFonts w:ascii="inter-regular" w:hAnsi="inter-regular"/>
          <w:color w:val="000000"/>
        </w:rPr>
      </w:pPr>
      <w:r>
        <w:rPr>
          <w:rStyle w:val="keyword"/>
          <w:rFonts w:ascii="inter-regular" w:hAnsi="inter-regular"/>
          <w:b/>
          <w:bCs/>
          <w:color w:val="006699"/>
          <w:bdr w:val="none" w:sz="0" w:space="0" w:color="auto" w:frame="1"/>
        </w:rPr>
        <w:t>class</w:t>
      </w:r>
      <w:r>
        <w:rPr>
          <w:rFonts w:ascii="inter-regular" w:hAnsi="inter-regular"/>
          <w:color w:val="000000"/>
          <w:bdr w:val="none" w:sz="0" w:space="0" w:color="auto" w:frame="1"/>
        </w:rPr>
        <w:t> A{  </w:t>
      </w:r>
    </w:p>
    <w:p w14:paraId="7B4FFB64" w14:textId="77777777" w:rsidR="009E1A84" w:rsidRDefault="009E1A84" w:rsidP="009E1A84">
      <w:pPr>
        <w:numPr>
          <w:ilvl w:val="0"/>
          <w:numId w:val="138"/>
        </w:numPr>
        <w:spacing w:after="0" w:line="375" w:lineRule="atLeast"/>
        <w:jc w:val="both"/>
        <w:rPr>
          <w:rFonts w:ascii="inter-regular" w:hAnsi="inter-regular"/>
          <w:color w:val="000000"/>
        </w:rPr>
      </w:pPr>
      <w:r>
        <w:rPr>
          <w:rFonts w:ascii="inter-regular" w:hAnsi="inter-regular"/>
          <w:color w:val="000000"/>
          <w:bdr w:val="none" w:sz="0" w:space="0" w:color="auto" w:frame="1"/>
        </w:rPr>
        <w:lastRenderedPageBreak/>
        <w:t>  </w:t>
      </w:r>
      <w:r>
        <w:rPr>
          <w:rStyle w:val="keyword"/>
          <w:rFonts w:ascii="inter-regular" w:hAnsi="inter-regular"/>
          <w:b/>
          <w:bCs/>
          <w:color w:val="006699"/>
          <w:bdr w:val="none" w:sz="0" w:space="0" w:color="auto" w:frame="1"/>
        </w:rPr>
        <w:t>void</w:t>
      </w:r>
      <w:r>
        <w:rPr>
          <w:rFonts w:ascii="inter-regular" w:hAnsi="inter-regular"/>
          <w:color w:val="000000"/>
          <w:bdr w:val="none" w:sz="0" w:space="0" w:color="auto" w:frame="1"/>
        </w:rPr>
        <w:t> msg(){System.out.println(</w:t>
      </w:r>
      <w:r>
        <w:rPr>
          <w:rStyle w:val="string"/>
          <w:rFonts w:ascii="inter-regular" w:hAnsi="inter-regular"/>
          <w:color w:val="0000FF"/>
          <w:bdr w:val="none" w:sz="0" w:space="0" w:color="auto" w:frame="1"/>
        </w:rPr>
        <w:t>"Hello"</w:t>
      </w:r>
      <w:r>
        <w:rPr>
          <w:rFonts w:ascii="inter-regular" w:hAnsi="inter-regular"/>
          <w:color w:val="000000"/>
          <w:bdr w:val="none" w:sz="0" w:space="0" w:color="auto" w:frame="1"/>
        </w:rPr>
        <w:t>);}  </w:t>
      </w:r>
    </w:p>
    <w:p w14:paraId="466C2DA1" w14:textId="77777777" w:rsidR="009E1A84" w:rsidRDefault="009E1A84" w:rsidP="009E1A84">
      <w:pPr>
        <w:pStyle w:val="alt"/>
        <w:numPr>
          <w:ilvl w:val="0"/>
          <w:numId w:val="138"/>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w:t>
      </w:r>
    </w:p>
    <w:p w14:paraId="3F1F4E88" w14:textId="77777777" w:rsidR="009E1A84" w:rsidRDefault="009E1A84" w:rsidP="009E1A84">
      <w:pPr>
        <w:pStyle w:val="alt"/>
        <w:numPr>
          <w:ilvl w:val="0"/>
          <w:numId w:val="139"/>
        </w:numPr>
        <w:spacing w:before="0" w:beforeAutospacing="0" w:after="0" w:afterAutospacing="0" w:line="375" w:lineRule="atLeast"/>
        <w:jc w:val="both"/>
        <w:rPr>
          <w:rFonts w:ascii="inter-regular" w:hAnsi="inter-regular"/>
          <w:color w:val="000000"/>
        </w:rPr>
      </w:pPr>
      <w:r>
        <w:rPr>
          <w:rStyle w:val="comment"/>
          <w:rFonts w:ascii="inter-regular" w:hAnsi="inter-regular"/>
          <w:color w:val="008200"/>
          <w:bdr w:val="none" w:sz="0" w:space="0" w:color="auto" w:frame="1"/>
        </w:rPr>
        <w:t>//save by B.java</w:t>
      </w:r>
      <w:r>
        <w:rPr>
          <w:rFonts w:ascii="inter-regular" w:hAnsi="inter-regular"/>
          <w:color w:val="000000"/>
          <w:bdr w:val="none" w:sz="0" w:space="0" w:color="auto" w:frame="1"/>
        </w:rPr>
        <w:t>  </w:t>
      </w:r>
    </w:p>
    <w:p w14:paraId="2F149777" w14:textId="77777777" w:rsidR="009E1A84" w:rsidRDefault="009E1A84" w:rsidP="009E1A84">
      <w:pPr>
        <w:numPr>
          <w:ilvl w:val="0"/>
          <w:numId w:val="139"/>
        </w:numPr>
        <w:spacing w:after="0" w:line="375" w:lineRule="atLeast"/>
        <w:jc w:val="both"/>
        <w:rPr>
          <w:rFonts w:ascii="inter-regular" w:hAnsi="inter-regular"/>
          <w:color w:val="000000"/>
        </w:rPr>
      </w:pPr>
      <w:r>
        <w:rPr>
          <w:rStyle w:val="keyword"/>
          <w:rFonts w:ascii="inter-regular" w:hAnsi="inter-regular"/>
          <w:b/>
          <w:bCs/>
          <w:color w:val="006699"/>
          <w:bdr w:val="none" w:sz="0" w:space="0" w:color="auto" w:frame="1"/>
        </w:rPr>
        <w:t>package</w:t>
      </w:r>
      <w:r>
        <w:rPr>
          <w:rFonts w:ascii="inter-regular" w:hAnsi="inter-regular"/>
          <w:color w:val="000000"/>
          <w:bdr w:val="none" w:sz="0" w:space="0" w:color="auto" w:frame="1"/>
        </w:rPr>
        <w:t> mypack;  </w:t>
      </w:r>
    </w:p>
    <w:p w14:paraId="440384D3" w14:textId="77777777" w:rsidR="009E1A84" w:rsidRDefault="009E1A84" w:rsidP="009E1A84">
      <w:pPr>
        <w:pStyle w:val="alt"/>
        <w:numPr>
          <w:ilvl w:val="0"/>
          <w:numId w:val="139"/>
        </w:numPr>
        <w:spacing w:before="0" w:beforeAutospacing="0" w:after="0" w:afterAutospacing="0" w:line="375" w:lineRule="atLeast"/>
        <w:jc w:val="both"/>
        <w:rPr>
          <w:rFonts w:ascii="inter-regular" w:hAnsi="inter-regular"/>
          <w:color w:val="000000"/>
        </w:rPr>
      </w:pPr>
      <w:r>
        <w:rPr>
          <w:rStyle w:val="keyword"/>
          <w:rFonts w:ascii="inter-regular" w:hAnsi="inter-regular"/>
          <w:b/>
          <w:bCs/>
          <w:color w:val="006699"/>
          <w:bdr w:val="none" w:sz="0" w:space="0" w:color="auto" w:frame="1"/>
        </w:rPr>
        <w:t>import</w:t>
      </w:r>
      <w:r>
        <w:rPr>
          <w:rFonts w:ascii="inter-regular" w:hAnsi="inter-regular"/>
          <w:color w:val="000000"/>
          <w:bdr w:val="none" w:sz="0" w:space="0" w:color="auto" w:frame="1"/>
        </w:rPr>
        <w:t> pack.*;  </w:t>
      </w:r>
    </w:p>
    <w:p w14:paraId="560B6F43" w14:textId="77777777" w:rsidR="009E1A84" w:rsidRDefault="009E1A84" w:rsidP="009E1A84">
      <w:pPr>
        <w:numPr>
          <w:ilvl w:val="0"/>
          <w:numId w:val="139"/>
        </w:numPr>
        <w:spacing w:after="0" w:line="375" w:lineRule="atLeast"/>
        <w:jc w:val="both"/>
        <w:rPr>
          <w:rFonts w:ascii="inter-regular" w:hAnsi="inter-regular"/>
          <w:color w:val="000000"/>
        </w:rPr>
      </w:pPr>
      <w:r>
        <w:rPr>
          <w:rStyle w:val="keyword"/>
          <w:rFonts w:ascii="inter-regular" w:hAnsi="inter-regular"/>
          <w:b/>
          <w:bCs/>
          <w:color w:val="006699"/>
          <w:bdr w:val="none" w:sz="0" w:space="0" w:color="auto" w:frame="1"/>
        </w:rPr>
        <w:t>class</w:t>
      </w:r>
      <w:r>
        <w:rPr>
          <w:rFonts w:ascii="inter-regular" w:hAnsi="inter-regular"/>
          <w:color w:val="000000"/>
          <w:bdr w:val="none" w:sz="0" w:space="0" w:color="auto" w:frame="1"/>
        </w:rPr>
        <w:t> B{  </w:t>
      </w:r>
    </w:p>
    <w:p w14:paraId="0FB84AAA" w14:textId="77777777" w:rsidR="009E1A84" w:rsidRDefault="009E1A84" w:rsidP="009E1A84">
      <w:pPr>
        <w:pStyle w:val="alt"/>
        <w:numPr>
          <w:ilvl w:val="0"/>
          <w:numId w:val="139"/>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public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static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void</w:t>
      </w:r>
      <w:r>
        <w:rPr>
          <w:rFonts w:ascii="inter-regular" w:hAnsi="inter-regular"/>
          <w:color w:val="000000"/>
          <w:bdr w:val="none" w:sz="0" w:space="0" w:color="auto" w:frame="1"/>
        </w:rPr>
        <w:t> main(String args[]){  </w:t>
      </w:r>
    </w:p>
    <w:p w14:paraId="2C150FC2" w14:textId="77777777" w:rsidR="009E1A84" w:rsidRDefault="009E1A84" w:rsidP="009E1A84">
      <w:pPr>
        <w:numPr>
          <w:ilvl w:val="0"/>
          <w:numId w:val="139"/>
        </w:numPr>
        <w:spacing w:after="0" w:line="375" w:lineRule="atLeast"/>
        <w:jc w:val="both"/>
        <w:rPr>
          <w:rFonts w:ascii="inter-regular" w:hAnsi="inter-regular"/>
          <w:color w:val="000000"/>
        </w:rPr>
      </w:pPr>
      <w:r>
        <w:rPr>
          <w:rFonts w:ascii="inter-regular" w:hAnsi="inter-regular"/>
          <w:color w:val="000000"/>
          <w:bdr w:val="none" w:sz="0" w:space="0" w:color="auto" w:frame="1"/>
        </w:rPr>
        <w:t>   A obj = </w:t>
      </w:r>
      <w:r>
        <w:rPr>
          <w:rStyle w:val="keyword"/>
          <w:rFonts w:ascii="inter-regular" w:hAnsi="inter-regular"/>
          <w:b/>
          <w:bCs/>
          <w:color w:val="006699"/>
          <w:bdr w:val="none" w:sz="0" w:space="0" w:color="auto" w:frame="1"/>
        </w:rPr>
        <w:t>new</w:t>
      </w:r>
      <w:r>
        <w:rPr>
          <w:rFonts w:ascii="inter-regular" w:hAnsi="inter-regular"/>
          <w:color w:val="000000"/>
          <w:bdr w:val="none" w:sz="0" w:space="0" w:color="auto" w:frame="1"/>
        </w:rPr>
        <w:t> A();</w:t>
      </w:r>
      <w:r>
        <w:rPr>
          <w:rStyle w:val="comment"/>
          <w:rFonts w:ascii="inter-regular" w:hAnsi="inter-regular"/>
          <w:color w:val="008200"/>
          <w:bdr w:val="none" w:sz="0" w:space="0" w:color="auto" w:frame="1"/>
        </w:rPr>
        <w:t>//Compile Time Error</w:t>
      </w:r>
      <w:r>
        <w:rPr>
          <w:rFonts w:ascii="inter-regular" w:hAnsi="inter-regular"/>
          <w:color w:val="000000"/>
          <w:bdr w:val="none" w:sz="0" w:space="0" w:color="auto" w:frame="1"/>
        </w:rPr>
        <w:t>  </w:t>
      </w:r>
    </w:p>
    <w:p w14:paraId="3F0A6190" w14:textId="77777777" w:rsidR="009E1A84" w:rsidRDefault="009E1A84" w:rsidP="009E1A84">
      <w:pPr>
        <w:pStyle w:val="alt"/>
        <w:numPr>
          <w:ilvl w:val="0"/>
          <w:numId w:val="139"/>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obj.msg();</w:t>
      </w:r>
      <w:r>
        <w:rPr>
          <w:rStyle w:val="comment"/>
          <w:rFonts w:ascii="inter-regular" w:hAnsi="inter-regular"/>
          <w:color w:val="008200"/>
          <w:bdr w:val="none" w:sz="0" w:space="0" w:color="auto" w:frame="1"/>
        </w:rPr>
        <w:t>//Compile Time Error</w:t>
      </w:r>
      <w:r>
        <w:rPr>
          <w:rFonts w:ascii="inter-regular" w:hAnsi="inter-regular"/>
          <w:color w:val="000000"/>
          <w:bdr w:val="none" w:sz="0" w:space="0" w:color="auto" w:frame="1"/>
        </w:rPr>
        <w:t>  </w:t>
      </w:r>
    </w:p>
    <w:p w14:paraId="0C4DB439" w14:textId="77777777" w:rsidR="009E1A84" w:rsidRDefault="009E1A84" w:rsidP="009E1A84">
      <w:pPr>
        <w:numPr>
          <w:ilvl w:val="0"/>
          <w:numId w:val="139"/>
        </w:numPr>
        <w:spacing w:after="0" w:line="375" w:lineRule="atLeast"/>
        <w:jc w:val="both"/>
        <w:rPr>
          <w:rFonts w:ascii="inter-regular" w:hAnsi="inter-regular"/>
          <w:color w:val="000000"/>
        </w:rPr>
      </w:pPr>
      <w:r>
        <w:rPr>
          <w:rFonts w:ascii="inter-regular" w:hAnsi="inter-regular"/>
          <w:color w:val="000000"/>
          <w:bdr w:val="none" w:sz="0" w:space="0" w:color="auto" w:frame="1"/>
        </w:rPr>
        <w:t>  }  </w:t>
      </w:r>
    </w:p>
    <w:p w14:paraId="1C079932" w14:textId="77777777" w:rsidR="009E1A84" w:rsidRDefault="009E1A84" w:rsidP="009E1A84">
      <w:pPr>
        <w:pStyle w:val="alt"/>
        <w:numPr>
          <w:ilvl w:val="0"/>
          <w:numId w:val="139"/>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w:t>
      </w:r>
    </w:p>
    <w:p w14:paraId="6A8CC643" w14:textId="77777777" w:rsidR="009E1A84" w:rsidRDefault="009E1A84" w:rsidP="009E1A84">
      <w:pPr>
        <w:pStyle w:val="NormalWeb"/>
        <w:shd w:val="clear" w:color="auto" w:fill="FFFFFF"/>
        <w:jc w:val="both"/>
        <w:rPr>
          <w:rFonts w:ascii="inter-regular" w:hAnsi="inter-regular"/>
          <w:color w:val="333333"/>
        </w:rPr>
      </w:pPr>
      <w:r>
        <w:rPr>
          <w:rFonts w:ascii="inter-regular" w:hAnsi="inter-regular"/>
          <w:color w:val="333333"/>
        </w:rPr>
        <w:t>In the above example, the scope of class A and its method msg() is default so it cannot be accessed from outside the package.</w:t>
      </w:r>
    </w:p>
    <w:p w14:paraId="359EF3E6" w14:textId="77777777" w:rsidR="009E1A84" w:rsidRDefault="00000000" w:rsidP="009E1A84">
      <w:pPr>
        <w:rPr>
          <w:rFonts w:ascii="Times New Roman" w:hAnsi="Times New Roman"/>
        </w:rPr>
      </w:pPr>
      <w:r>
        <w:pict w14:anchorId="294E323E">
          <v:rect id="_x0000_i1069" style="width:0;height:.75pt" o:hrstd="t" o:hrnoshade="t" o:hr="t" fillcolor="#d4d4d4" stroked="f"/>
        </w:pict>
      </w:r>
    </w:p>
    <w:p w14:paraId="2DFF8630" w14:textId="77777777" w:rsidR="009E1A84" w:rsidRDefault="009E1A84" w:rsidP="009E1A84">
      <w:pPr>
        <w:pStyle w:val="Heading3"/>
        <w:shd w:val="clear" w:color="auto" w:fill="FFFFFF"/>
        <w:spacing w:line="312" w:lineRule="atLeast"/>
        <w:jc w:val="both"/>
        <w:rPr>
          <w:rFonts w:ascii="Helvetica" w:hAnsi="Helvetica"/>
          <w:color w:val="610B38"/>
          <w:sz w:val="38"/>
          <w:szCs w:val="38"/>
        </w:rPr>
      </w:pPr>
      <w:r>
        <w:rPr>
          <w:rFonts w:ascii="Helvetica" w:hAnsi="Helvetica"/>
          <w:b/>
          <w:bCs/>
          <w:color w:val="610B38"/>
          <w:sz w:val="38"/>
          <w:szCs w:val="38"/>
        </w:rPr>
        <w:t>3) Protected</w:t>
      </w:r>
    </w:p>
    <w:p w14:paraId="3ECBABCA" w14:textId="77777777" w:rsidR="009E1A84" w:rsidRDefault="009E1A84" w:rsidP="009E1A84">
      <w:pPr>
        <w:pStyle w:val="NormalWeb"/>
        <w:shd w:val="clear" w:color="auto" w:fill="FFFFFF"/>
        <w:jc w:val="both"/>
        <w:rPr>
          <w:rFonts w:ascii="inter-regular" w:hAnsi="inter-regular"/>
          <w:color w:val="333333"/>
        </w:rPr>
      </w:pPr>
      <w:r>
        <w:rPr>
          <w:rFonts w:ascii="inter-regular" w:hAnsi="inter-regular"/>
          <w:color w:val="333333"/>
        </w:rPr>
        <w:t>The </w:t>
      </w:r>
      <w:r>
        <w:rPr>
          <w:rFonts w:ascii="Segoe UI" w:hAnsi="Segoe UI" w:cs="Segoe UI"/>
          <w:b/>
          <w:bCs/>
          <w:color w:val="333333"/>
        </w:rPr>
        <w:t>protected access modifier</w:t>
      </w:r>
      <w:r>
        <w:rPr>
          <w:rFonts w:ascii="inter-regular" w:hAnsi="inter-regular"/>
          <w:color w:val="333333"/>
        </w:rPr>
        <w:t> is accessible within package and outside the package but through inheritance only.</w:t>
      </w:r>
    </w:p>
    <w:p w14:paraId="268A41BF" w14:textId="77777777" w:rsidR="009E1A84" w:rsidRDefault="009E1A84" w:rsidP="009E1A84">
      <w:pPr>
        <w:pStyle w:val="NormalWeb"/>
        <w:shd w:val="clear" w:color="auto" w:fill="FFFFFF"/>
        <w:jc w:val="both"/>
        <w:rPr>
          <w:rFonts w:ascii="inter-regular" w:hAnsi="inter-regular"/>
          <w:color w:val="333333"/>
        </w:rPr>
      </w:pPr>
      <w:r>
        <w:rPr>
          <w:rFonts w:ascii="inter-regular" w:hAnsi="inter-regular"/>
          <w:color w:val="333333"/>
        </w:rPr>
        <w:t>The protected access modifier can be applied on the data member, method and constructor. It can't be applied on the class.</w:t>
      </w:r>
    </w:p>
    <w:p w14:paraId="2108FC4E" w14:textId="77777777" w:rsidR="009E1A84" w:rsidRDefault="009E1A84" w:rsidP="009E1A84">
      <w:pPr>
        <w:pStyle w:val="NormalWeb"/>
        <w:shd w:val="clear" w:color="auto" w:fill="FFFFFF"/>
        <w:jc w:val="both"/>
        <w:rPr>
          <w:rFonts w:ascii="inter-regular" w:hAnsi="inter-regular"/>
          <w:color w:val="333333"/>
        </w:rPr>
      </w:pPr>
      <w:r>
        <w:rPr>
          <w:rFonts w:ascii="inter-regular" w:hAnsi="inter-regular"/>
          <w:color w:val="333333"/>
        </w:rPr>
        <w:t>It provides more accessibility than the default modifer.</w:t>
      </w:r>
    </w:p>
    <w:p w14:paraId="70C3ED7C" w14:textId="77777777" w:rsidR="009E1A84" w:rsidRDefault="009E1A84" w:rsidP="009E1A84">
      <w:pPr>
        <w:pStyle w:val="NormalWeb"/>
        <w:shd w:val="clear" w:color="auto" w:fill="FFFFFF"/>
        <w:jc w:val="both"/>
        <w:rPr>
          <w:rFonts w:ascii="inter-regular" w:hAnsi="inter-regular"/>
          <w:color w:val="333333"/>
        </w:rPr>
      </w:pPr>
      <w:r>
        <w:rPr>
          <w:rStyle w:val="Strong"/>
          <w:rFonts w:ascii="Segoe UI" w:hAnsi="Segoe UI" w:cs="Segoe UI"/>
          <w:color w:val="333333"/>
        </w:rPr>
        <w:t>Example of protected access modifier</w:t>
      </w:r>
    </w:p>
    <w:p w14:paraId="277AB43F" w14:textId="77777777" w:rsidR="009E1A84" w:rsidRDefault="009E1A84" w:rsidP="009E1A84">
      <w:pPr>
        <w:pStyle w:val="NormalWeb"/>
        <w:shd w:val="clear" w:color="auto" w:fill="FFFFFF"/>
        <w:jc w:val="both"/>
        <w:rPr>
          <w:rFonts w:ascii="inter-regular" w:hAnsi="inter-regular"/>
          <w:color w:val="333333"/>
        </w:rPr>
      </w:pPr>
      <w:r>
        <w:rPr>
          <w:rFonts w:ascii="inter-regular" w:hAnsi="inter-regular"/>
          <w:color w:val="333333"/>
        </w:rPr>
        <w:t>In this example, we have created the two packages pack and mypack. The A class of pack package is public, so can be accessed from outside the package. But msg method of this package is declared as protected, so it can be accessed from outside the class only through inheritance.</w:t>
      </w:r>
    </w:p>
    <w:p w14:paraId="296194A7" w14:textId="77777777" w:rsidR="009E1A84" w:rsidRDefault="009E1A84" w:rsidP="009E1A84">
      <w:pPr>
        <w:pStyle w:val="alt"/>
        <w:numPr>
          <w:ilvl w:val="0"/>
          <w:numId w:val="140"/>
        </w:numPr>
        <w:spacing w:before="0" w:beforeAutospacing="0" w:after="0" w:afterAutospacing="0" w:line="375" w:lineRule="atLeast"/>
        <w:jc w:val="both"/>
        <w:rPr>
          <w:rFonts w:ascii="inter-regular" w:hAnsi="inter-regular"/>
          <w:color w:val="000000"/>
        </w:rPr>
      </w:pPr>
      <w:r>
        <w:rPr>
          <w:rStyle w:val="comment"/>
          <w:rFonts w:ascii="inter-regular" w:hAnsi="inter-regular"/>
          <w:color w:val="008200"/>
          <w:bdr w:val="none" w:sz="0" w:space="0" w:color="auto" w:frame="1"/>
        </w:rPr>
        <w:t>//save by A.java</w:t>
      </w:r>
      <w:r>
        <w:rPr>
          <w:rFonts w:ascii="inter-regular" w:hAnsi="inter-regular"/>
          <w:color w:val="000000"/>
          <w:bdr w:val="none" w:sz="0" w:space="0" w:color="auto" w:frame="1"/>
        </w:rPr>
        <w:t>  </w:t>
      </w:r>
    </w:p>
    <w:p w14:paraId="1F909440" w14:textId="77777777" w:rsidR="009E1A84" w:rsidRDefault="009E1A84" w:rsidP="009E1A84">
      <w:pPr>
        <w:numPr>
          <w:ilvl w:val="0"/>
          <w:numId w:val="140"/>
        </w:numPr>
        <w:spacing w:after="0" w:line="375" w:lineRule="atLeast"/>
        <w:jc w:val="both"/>
        <w:rPr>
          <w:rFonts w:ascii="inter-regular" w:hAnsi="inter-regular"/>
          <w:color w:val="000000"/>
        </w:rPr>
      </w:pPr>
      <w:r>
        <w:rPr>
          <w:rStyle w:val="keyword"/>
          <w:rFonts w:ascii="inter-regular" w:hAnsi="inter-regular"/>
          <w:b/>
          <w:bCs/>
          <w:color w:val="006699"/>
          <w:bdr w:val="none" w:sz="0" w:space="0" w:color="auto" w:frame="1"/>
        </w:rPr>
        <w:t>package</w:t>
      </w:r>
      <w:r>
        <w:rPr>
          <w:rFonts w:ascii="inter-regular" w:hAnsi="inter-regular"/>
          <w:color w:val="000000"/>
          <w:bdr w:val="none" w:sz="0" w:space="0" w:color="auto" w:frame="1"/>
        </w:rPr>
        <w:t> pack;  </w:t>
      </w:r>
    </w:p>
    <w:p w14:paraId="08941CF7" w14:textId="77777777" w:rsidR="009E1A84" w:rsidRDefault="009E1A84" w:rsidP="009E1A84">
      <w:pPr>
        <w:pStyle w:val="alt"/>
        <w:numPr>
          <w:ilvl w:val="0"/>
          <w:numId w:val="140"/>
        </w:numPr>
        <w:spacing w:before="0" w:beforeAutospacing="0" w:after="0" w:afterAutospacing="0" w:line="375" w:lineRule="atLeast"/>
        <w:jc w:val="both"/>
        <w:rPr>
          <w:rFonts w:ascii="inter-regular" w:hAnsi="inter-regular"/>
          <w:color w:val="000000"/>
        </w:rPr>
      </w:pPr>
      <w:r>
        <w:rPr>
          <w:rStyle w:val="keyword"/>
          <w:rFonts w:ascii="inter-regular" w:hAnsi="inter-regular"/>
          <w:b/>
          <w:bCs/>
          <w:color w:val="006699"/>
          <w:bdr w:val="none" w:sz="0" w:space="0" w:color="auto" w:frame="1"/>
        </w:rPr>
        <w:t>public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class</w:t>
      </w:r>
      <w:r>
        <w:rPr>
          <w:rFonts w:ascii="inter-regular" w:hAnsi="inter-regular"/>
          <w:color w:val="000000"/>
          <w:bdr w:val="none" w:sz="0" w:space="0" w:color="auto" w:frame="1"/>
        </w:rPr>
        <w:t> A{  </w:t>
      </w:r>
    </w:p>
    <w:p w14:paraId="3527EEAC" w14:textId="77777777" w:rsidR="009E1A84" w:rsidRDefault="009E1A84" w:rsidP="009E1A84">
      <w:pPr>
        <w:numPr>
          <w:ilvl w:val="0"/>
          <w:numId w:val="140"/>
        </w:numPr>
        <w:spacing w:after="0" w:line="375" w:lineRule="atLeast"/>
        <w:jc w:val="both"/>
        <w:rPr>
          <w:rFonts w:ascii="inter-regular" w:hAnsi="inter-regular"/>
          <w:color w:val="000000"/>
        </w:rPr>
      </w:pPr>
      <w:r>
        <w:rPr>
          <w:rStyle w:val="keyword"/>
          <w:rFonts w:ascii="inter-regular" w:hAnsi="inter-regular"/>
          <w:b/>
          <w:bCs/>
          <w:color w:val="006699"/>
          <w:bdr w:val="none" w:sz="0" w:space="0" w:color="auto" w:frame="1"/>
        </w:rPr>
        <w:t>protected</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void</w:t>
      </w:r>
      <w:r>
        <w:rPr>
          <w:rFonts w:ascii="inter-regular" w:hAnsi="inter-regular"/>
          <w:color w:val="000000"/>
          <w:bdr w:val="none" w:sz="0" w:space="0" w:color="auto" w:frame="1"/>
        </w:rPr>
        <w:t> msg(){System.out.println(</w:t>
      </w:r>
      <w:r>
        <w:rPr>
          <w:rStyle w:val="string"/>
          <w:rFonts w:ascii="inter-regular" w:hAnsi="inter-regular"/>
          <w:color w:val="0000FF"/>
          <w:bdr w:val="none" w:sz="0" w:space="0" w:color="auto" w:frame="1"/>
        </w:rPr>
        <w:t>"Hello"</w:t>
      </w:r>
      <w:r>
        <w:rPr>
          <w:rFonts w:ascii="inter-regular" w:hAnsi="inter-regular"/>
          <w:color w:val="000000"/>
          <w:bdr w:val="none" w:sz="0" w:space="0" w:color="auto" w:frame="1"/>
        </w:rPr>
        <w:t>);}  </w:t>
      </w:r>
    </w:p>
    <w:p w14:paraId="57FC0623" w14:textId="77777777" w:rsidR="009E1A84" w:rsidRDefault="009E1A84" w:rsidP="009E1A84">
      <w:pPr>
        <w:pStyle w:val="alt"/>
        <w:numPr>
          <w:ilvl w:val="0"/>
          <w:numId w:val="140"/>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w:t>
      </w:r>
    </w:p>
    <w:p w14:paraId="7A845BC1" w14:textId="77777777" w:rsidR="009E1A84" w:rsidRDefault="009E1A84" w:rsidP="009E1A84">
      <w:pPr>
        <w:pStyle w:val="alt"/>
        <w:numPr>
          <w:ilvl w:val="0"/>
          <w:numId w:val="141"/>
        </w:numPr>
        <w:spacing w:before="0" w:beforeAutospacing="0" w:after="0" w:afterAutospacing="0" w:line="375" w:lineRule="atLeast"/>
        <w:jc w:val="both"/>
        <w:rPr>
          <w:rFonts w:ascii="inter-regular" w:hAnsi="inter-regular"/>
          <w:color w:val="000000"/>
        </w:rPr>
      </w:pPr>
      <w:r>
        <w:rPr>
          <w:rStyle w:val="comment"/>
          <w:rFonts w:ascii="inter-regular" w:hAnsi="inter-regular"/>
          <w:color w:val="008200"/>
          <w:bdr w:val="none" w:sz="0" w:space="0" w:color="auto" w:frame="1"/>
        </w:rPr>
        <w:t>//save by B.java</w:t>
      </w:r>
      <w:r>
        <w:rPr>
          <w:rFonts w:ascii="inter-regular" w:hAnsi="inter-regular"/>
          <w:color w:val="000000"/>
          <w:bdr w:val="none" w:sz="0" w:space="0" w:color="auto" w:frame="1"/>
        </w:rPr>
        <w:t>  </w:t>
      </w:r>
    </w:p>
    <w:p w14:paraId="42C102A9" w14:textId="77777777" w:rsidR="009E1A84" w:rsidRDefault="009E1A84" w:rsidP="009E1A84">
      <w:pPr>
        <w:numPr>
          <w:ilvl w:val="0"/>
          <w:numId w:val="141"/>
        </w:numPr>
        <w:spacing w:after="0" w:line="375" w:lineRule="atLeast"/>
        <w:jc w:val="both"/>
        <w:rPr>
          <w:rFonts w:ascii="inter-regular" w:hAnsi="inter-regular"/>
          <w:color w:val="000000"/>
        </w:rPr>
      </w:pPr>
      <w:r>
        <w:rPr>
          <w:rStyle w:val="keyword"/>
          <w:rFonts w:ascii="inter-regular" w:hAnsi="inter-regular"/>
          <w:b/>
          <w:bCs/>
          <w:color w:val="006699"/>
          <w:bdr w:val="none" w:sz="0" w:space="0" w:color="auto" w:frame="1"/>
        </w:rPr>
        <w:t>package</w:t>
      </w:r>
      <w:r>
        <w:rPr>
          <w:rFonts w:ascii="inter-regular" w:hAnsi="inter-regular"/>
          <w:color w:val="000000"/>
          <w:bdr w:val="none" w:sz="0" w:space="0" w:color="auto" w:frame="1"/>
        </w:rPr>
        <w:t> mypack;  </w:t>
      </w:r>
    </w:p>
    <w:p w14:paraId="018FD781" w14:textId="77777777" w:rsidR="009E1A84" w:rsidRDefault="009E1A84" w:rsidP="009E1A84">
      <w:pPr>
        <w:pStyle w:val="alt"/>
        <w:numPr>
          <w:ilvl w:val="0"/>
          <w:numId w:val="141"/>
        </w:numPr>
        <w:spacing w:before="0" w:beforeAutospacing="0" w:after="0" w:afterAutospacing="0" w:line="375" w:lineRule="atLeast"/>
        <w:jc w:val="both"/>
        <w:rPr>
          <w:rFonts w:ascii="inter-regular" w:hAnsi="inter-regular"/>
          <w:color w:val="000000"/>
        </w:rPr>
      </w:pPr>
      <w:r>
        <w:rPr>
          <w:rStyle w:val="keyword"/>
          <w:rFonts w:ascii="inter-regular" w:hAnsi="inter-regular"/>
          <w:b/>
          <w:bCs/>
          <w:color w:val="006699"/>
          <w:bdr w:val="none" w:sz="0" w:space="0" w:color="auto" w:frame="1"/>
        </w:rPr>
        <w:t>import</w:t>
      </w:r>
      <w:r>
        <w:rPr>
          <w:rFonts w:ascii="inter-regular" w:hAnsi="inter-regular"/>
          <w:color w:val="000000"/>
          <w:bdr w:val="none" w:sz="0" w:space="0" w:color="auto" w:frame="1"/>
        </w:rPr>
        <w:t> pack.*;  </w:t>
      </w:r>
    </w:p>
    <w:p w14:paraId="064B15A2" w14:textId="77777777" w:rsidR="009E1A84" w:rsidRDefault="009E1A84" w:rsidP="009E1A84">
      <w:pPr>
        <w:numPr>
          <w:ilvl w:val="0"/>
          <w:numId w:val="141"/>
        </w:numPr>
        <w:spacing w:after="0" w:line="375" w:lineRule="atLeast"/>
        <w:jc w:val="both"/>
        <w:rPr>
          <w:rFonts w:ascii="inter-regular" w:hAnsi="inter-regular"/>
          <w:color w:val="000000"/>
        </w:rPr>
      </w:pPr>
      <w:r>
        <w:rPr>
          <w:rFonts w:ascii="inter-regular" w:hAnsi="inter-regular"/>
          <w:color w:val="000000"/>
          <w:bdr w:val="none" w:sz="0" w:space="0" w:color="auto" w:frame="1"/>
        </w:rPr>
        <w:lastRenderedPageBreak/>
        <w:t>  </w:t>
      </w:r>
    </w:p>
    <w:p w14:paraId="098989F3" w14:textId="77777777" w:rsidR="009E1A84" w:rsidRDefault="009E1A84" w:rsidP="009E1A84">
      <w:pPr>
        <w:pStyle w:val="alt"/>
        <w:numPr>
          <w:ilvl w:val="0"/>
          <w:numId w:val="141"/>
        </w:numPr>
        <w:spacing w:before="0" w:beforeAutospacing="0" w:after="0" w:afterAutospacing="0" w:line="375" w:lineRule="atLeast"/>
        <w:jc w:val="both"/>
        <w:rPr>
          <w:rFonts w:ascii="inter-regular" w:hAnsi="inter-regular"/>
          <w:color w:val="000000"/>
        </w:rPr>
      </w:pPr>
      <w:r>
        <w:rPr>
          <w:rStyle w:val="keyword"/>
          <w:rFonts w:ascii="inter-regular" w:hAnsi="inter-regular"/>
          <w:b/>
          <w:bCs/>
          <w:color w:val="006699"/>
          <w:bdr w:val="none" w:sz="0" w:space="0" w:color="auto" w:frame="1"/>
        </w:rPr>
        <w:t>class</w:t>
      </w:r>
      <w:r>
        <w:rPr>
          <w:rFonts w:ascii="inter-regular" w:hAnsi="inter-regular"/>
          <w:color w:val="000000"/>
          <w:bdr w:val="none" w:sz="0" w:space="0" w:color="auto" w:frame="1"/>
        </w:rPr>
        <w:t> B </w:t>
      </w:r>
      <w:r>
        <w:rPr>
          <w:rStyle w:val="keyword"/>
          <w:rFonts w:ascii="inter-regular" w:hAnsi="inter-regular"/>
          <w:b/>
          <w:bCs/>
          <w:color w:val="006699"/>
          <w:bdr w:val="none" w:sz="0" w:space="0" w:color="auto" w:frame="1"/>
        </w:rPr>
        <w:t>extends</w:t>
      </w:r>
      <w:r>
        <w:rPr>
          <w:rFonts w:ascii="inter-regular" w:hAnsi="inter-regular"/>
          <w:color w:val="000000"/>
          <w:bdr w:val="none" w:sz="0" w:space="0" w:color="auto" w:frame="1"/>
        </w:rPr>
        <w:t> A{  </w:t>
      </w:r>
    </w:p>
    <w:p w14:paraId="7C7DE0AF" w14:textId="77777777" w:rsidR="009E1A84" w:rsidRDefault="009E1A84" w:rsidP="009E1A84">
      <w:pPr>
        <w:numPr>
          <w:ilvl w:val="0"/>
          <w:numId w:val="141"/>
        </w:numPr>
        <w:spacing w:after="0" w:line="375" w:lineRule="atLeast"/>
        <w:jc w:val="both"/>
        <w:rPr>
          <w:rFonts w:ascii="inter-regular" w:hAnsi="inter-regular"/>
          <w:color w:val="000000"/>
        </w:rPr>
      </w:pP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public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static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void</w:t>
      </w:r>
      <w:r>
        <w:rPr>
          <w:rFonts w:ascii="inter-regular" w:hAnsi="inter-regular"/>
          <w:color w:val="000000"/>
          <w:bdr w:val="none" w:sz="0" w:space="0" w:color="auto" w:frame="1"/>
        </w:rPr>
        <w:t> main(String args[]){  </w:t>
      </w:r>
    </w:p>
    <w:p w14:paraId="04219D5C" w14:textId="77777777" w:rsidR="009E1A84" w:rsidRDefault="009E1A84" w:rsidP="009E1A84">
      <w:pPr>
        <w:pStyle w:val="alt"/>
        <w:numPr>
          <w:ilvl w:val="0"/>
          <w:numId w:val="141"/>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B obj = </w:t>
      </w:r>
      <w:r>
        <w:rPr>
          <w:rStyle w:val="keyword"/>
          <w:rFonts w:ascii="inter-regular" w:hAnsi="inter-regular"/>
          <w:b/>
          <w:bCs/>
          <w:color w:val="006699"/>
          <w:bdr w:val="none" w:sz="0" w:space="0" w:color="auto" w:frame="1"/>
        </w:rPr>
        <w:t>new</w:t>
      </w:r>
      <w:r>
        <w:rPr>
          <w:rFonts w:ascii="inter-regular" w:hAnsi="inter-regular"/>
          <w:color w:val="000000"/>
          <w:bdr w:val="none" w:sz="0" w:space="0" w:color="auto" w:frame="1"/>
        </w:rPr>
        <w:t> B();  </w:t>
      </w:r>
    </w:p>
    <w:p w14:paraId="189E7AD0" w14:textId="77777777" w:rsidR="009E1A84" w:rsidRDefault="009E1A84" w:rsidP="009E1A84">
      <w:pPr>
        <w:numPr>
          <w:ilvl w:val="0"/>
          <w:numId w:val="141"/>
        </w:numPr>
        <w:spacing w:after="0" w:line="375" w:lineRule="atLeast"/>
        <w:jc w:val="both"/>
        <w:rPr>
          <w:rFonts w:ascii="inter-regular" w:hAnsi="inter-regular"/>
          <w:color w:val="000000"/>
        </w:rPr>
      </w:pPr>
      <w:r>
        <w:rPr>
          <w:rFonts w:ascii="inter-regular" w:hAnsi="inter-regular"/>
          <w:color w:val="000000"/>
          <w:bdr w:val="none" w:sz="0" w:space="0" w:color="auto" w:frame="1"/>
        </w:rPr>
        <w:t>   obj.msg();  </w:t>
      </w:r>
    </w:p>
    <w:p w14:paraId="12DA2D5F" w14:textId="77777777" w:rsidR="009E1A84" w:rsidRDefault="009E1A84" w:rsidP="009E1A84">
      <w:pPr>
        <w:pStyle w:val="alt"/>
        <w:numPr>
          <w:ilvl w:val="0"/>
          <w:numId w:val="141"/>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  </w:t>
      </w:r>
    </w:p>
    <w:p w14:paraId="570B44A4" w14:textId="77777777" w:rsidR="009E1A84" w:rsidRDefault="009E1A84" w:rsidP="009E1A84">
      <w:pPr>
        <w:numPr>
          <w:ilvl w:val="0"/>
          <w:numId w:val="141"/>
        </w:numPr>
        <w:spacing w:after="0" w:line="375" w:lineRule="atLeast"/>
        <w:jc w:val="both"/>
        <w:rPr>
          <w:rFonts w:ascii="inter-regular" w:hAnsi="inter-regular"/>
          <w:color w:val="000000"/>
        </w:rPr>
      </w:pPr>
      <w:r>
        <w:rPr>
          <w:rFonts w:ascii="inter-regular" w:hAnsi="inter-regular"/>
          <w:color w:val="000000"/>
          <w:bdr w:val="none" w:sz="0" w:space="0" w:color="auto" w:frame="1"/>
        </w:rPr>
        <w:t>}  </w:t>
      </w:r>
    </w:p>
    <w:p w14:paraId="66552B15" w14:textId="77777777" w:rsidR="009E1A84" w:rsidRDefault="009E1A84" w:rsidP="009E1A84">
      <w:pPr>
        <w:pStyle w:val="HTMLPreformatted"/>
        <w:shd w:val="clear" w:color="auto" w:fill="EEEEEE"/>
        <w:jc w:val="both"/>
        <w:rPr>
          <w:color w:val="535559"/>
        </w:rPr>
      </w:pPr>
      <w:r>
        <w:rPr>
          <w:color w:val="535559"/>
        </w:rPr>
        <w:t>Output:Hello</w:t>
      </w:r>
    </w:p>
    <w:p w14:paraId="6C62A6DC" w14:textId="77777777" w:rsidR="009E1A84" w:rsidRDefault="00000000" w:rsidP="009E1A84">
      <w:pPr>
        <w:rPr>
          <w:rFonts w:ascii="Times New Roman" w:hAnsi="Times New Roman"/>
        </w:rPr>
      </w:pPr>
      <w:r>
        <w:pict w14:anchorId="37EA3CAE">
          <v:rect id="_x0000_i1070" style="width:0;height:.75pt" o:hrstd="t" o:hrnoshade="t" o:hr="t" fillcolor="#d4d4d4" stroked="f"/>
        </w:pict>
      </w:r>
    </w:p>
    <w:p w14:paraId="1FA824C9" w14:textId="77777777" w:rsidR="009E1A84" w:rsidRDefault="009E1A84" w:rsidP="009E1A84">
      <w:pPr>
        <w:pStyle w:val="Heading3"/>
        <w:shd w:val="clear" w:color="auto" w:fill="FFFFFF"/>
        <w:spacing w:line="312" w:lineRule="atLeast"/>
        <w:jc w:val="both"/>
        <w:rPr>
          <w:rFonts w:ascii="Helvetica" w:hAnsi="Helvetica"/>
          <w:color w:val="610B38"/>
          <w:sz w:val="38"/>
          <w:szCs w:val="38"/>
        </w:rPr>
      </w:pPr>
      <w:r>
        <w:rPr>
          <w:rFonts w:ascii="Helvetica" w:hAnsi="Helvetica"/>
          <w:b/>
          <w:bCs/>
          <w:color w:val="610B38"/>
          <w:sz w:val="38"/>
          <w:szCs w:val="38"/>
        </w:rPr>
        <w:t>4) Public</w:t>
      </w:r>
    </w:p>
    <w:p w14:paraId="1097E500" w14:textId="77777777" w:rsidR="009E1A84" w:rsidRDefault="009E1A84" w:rsidP="009E1A84">
      <w:pPr>
        <w:pStyle w:val="NormalWeb"/>
        <w:shd w:val="clear" w:color="auto" w:fill="FFFFFF"/>
        <w:jc w:val="both"/>
        <w:rPr>
          <w:rFonts w:ascii="inter-regular" w:hAnsi="inter-regular"/>
          <w:color w:val="333333"/>
        </w:rPr>
      </w:pPr>
      <w:r>
        <w:rPr>
          <w:rFonts w:ascii="inter-regular" w:hAnsi="inter-regular"/>
          <w:color w:val="333333"/>
        </w:rPr>
        <w:t>The </w:t>
      </w:r>
      <w:r>
        <w:rPr>
          <w:rStyle w:val="Strong"/>
          <w:rFonts w:ascii="Segoe UI" w:hAnsi="Segoe UI" w:cs="Segoe UI"/>
          <w:color w:val="333333"/>
        </w:rPr>
        <w:t>public access modifier</w:t>
      </w:r>
      <w:r>
        <w:rPr>
          <w:rFonts w:ascii="inter-regular" w:hAnsi="inter-regular"/>
          <w:color w:val="333333"/>
        </w:rPr>
        <w:t> is accessible everywhere. It has the widest scope among all other modifiers.</w:t>
      </w:r>
    </w:p>
    <w:p w14:paraId="2E38EA66" w14:textId="77777777" w:rsidR="009E1A84" w:rsidRDefault="009E1A84" w:rsidP="009E1A84">
      <w:pPr>
        <w:pStyle w:val="NormalWeb"/>
        <w:shd w:val="clear" w:color="auto" w:fill="FFFFFF"/>
        <w:jc w:val="both"/>
        <w:rPr>
          <w:rFonts w:ascii="inter-regular" w:hAnsi="inter-regular"/>
          <w:color w:val="333333"/>
        </w:rPr>
      </w:pPr>
      <w:r>
        <w:rPr>
          <w:rStyle w:val="Strong"/>
          <w:rFonts w:ascii="Segoe UI" w:hAnsi="Segoe UI" w:cs="Segoe UI"/>
          <w:color w:val="333333"/>
        </w:rPr>
        <w:t>Example of public access modifier</w:t>
      </w:r>
    </w:p>
    <w:p w14:paraId="588503C6" w14:textId="77777777" w:rsidR="009E1A84" w:rsidRDefault="009E1A84" w:rsidP="009E1A84">
      <w:pPr>
        <w:pStyle w:val="alt"/>
        <w:numPr>
          <w:ilvl w:val="0"/>
          <w:numId w:val="142"/>
        </w:numPr>
        <w:spacing w:before="0" w:beforeAutospacing="0" w:after="0" w:afterAutospacing="0" w:line="375" w:lineRule="atLeast"/>
        <w:jc w:val="both"/>
        <w:rPr>
          <w:rFonts w:ascii="inter-regular" w:hAnsi="inter-regular"/>
          <w:color w:val="000000"/>
        </w:rPr>
      </w:pPr>
      <w:r>
        <w:rPr>
          <w:rStyle w:val="comment"/>
          <w:rFonts w:ascii="inter-regular" w:hAnsi="inter-regular"/>
          <w:color w:val="008200"/>
          <w:bdr w:val="none" w:sz="0" w:space="0" w:color="auto" w:frame="1"/>
        </w:rPr>
        <w:t>//save by A.java</w:t>
      </w:r>
      <w:r>
        <w:rPr>
          <w:rFonts w:ascii="inter-regular" w:hAnsi="inter-regular"/>
          <w:color w:val="000000"/>
          <w:bdr w:val="none" w:sz="0" w:space="0" w:color="auto" w:frame="1"/>
        </w:rPr>
        <w:t>  </w:t>
      </w:r>
    </w:p>
    <w:p w14:paraId="01EEB008" w14:textId="77777777" w:rsidR="009E1A84" w:rsidRDefault="009E1A84" w:rsidP="009E1A84">
      <w:pPr>
        <w:numPr>
          <w:ilvl w:val="0"/>
          <w:numId w:val="142"/>
        </w:numPr>
        <w:spacing w:after="0" w:line="375" w:lineRule="atLeast"/>
        <w:jc w:val="both"/>
        <w:rPr>
          <w:rFonts w:ascii="inter-regular" w:hAnsi="inter-regular"/>
          <w:color w:val="000000"/>
        </w:rPr>
      </w:pPr>
      <w:r>
        <w:rPr>
          <w:rFonts w:ascii="inter-regular" w:hAnsi="inter-regular"/>
          <w:color w:val="000000"/>
          <w:bdr w:val="none" w:sz="0" w:space="0" w:color="auto" w:frame="1"/>
        </w:rPr>
        <w:t>  </w:t>
      </w:r>
    </w:p>
    <w:p w14:paraId="3CE3C201" w14:textId="77777777" w:rsidR="009E1A84" w:rsidRDefault="009E1A84" w:rsidP="009E1A84">
      <w:pPr>
        <w:pStyle w:val="alt"/>
        <w:numPr>
          <w:ilvl w:val="0"/>
          <w:numId w:val="142"/>
        </w:numPr>
        <w:spacing w:before="0" w:beforeAutospacing="0" w:after="0" w:afterAutospacing="0" w:line="375" w:lineRule="atLeast"/>
        <w:jc w:val="both"/>
        <w:rPr>
          <w:rFonts w:ascii="inter-regular" w:hAnsi="inter-regular"/>
          <w:color w:val="000000"/>
        </w:rPr>
      </w:pPr>
      <w:r>
        <w:rPr>
          <w:rStyle w:val="keyword"/>
          <w:rFonts w:ascii="inter-regular" w:hAnsi="inter-regular"/>
          <w:b/>
          <w:bCs/>
          <w:color w:val="006699"/>
          <w:bdr w:val="none" w:sz="0" w:space="0" w:color="auto" w:frame="1"/>
        </w:rPr>
        <w:t>package</w:t>
      </w:r>
      <w:r>
        <w:rPr>
          <w:rFonts w:ascii="inter-regular" w:hAnsi="inter-regular"/>
          <w:color w:val="000000"/>
          <w:bdr w:val="none" w:sz="0" w:space="0" w:color="auto" w:frame="1"/>
        </w:rPr>
        <w:t> pack;  </w:t>
      </w:r>
    </w:p>
    <w:p w14:paraId="08966275" w14:textId="77777777" w:rsidR="009E1A84" w:rsidRDefault="009E1A84" w:rsidP="009E1A84">
      <w:pPr>
        <w:numPr>
          <w:ilvl w:val="0"/>
          <w:numId w:val="142"/>
        </w:numPr>
        <w:spacing w:after="0" w:line="375" w:lineRule="atLeast"/>
        <w:jc w:val="both"/>
        <w:rPr>
          <w:rFonts w:ascii="inter-regular" w:hAnsi="inter-regular"/>
          <w:color w:val="000000"/>
        </w:rPr>
      </w:pPr>
      <w:r>
        <w:rPr>
          <w:rStyle w:val="keyword"/>
          <w:rFonts w:ascii="inter-regular" w:hAnsi="inter-regular"/>
          <w:b/>
          <w:bCs/>
          <w:color w:val="006699"/>
          <w:bdr w:val="none" w:sz="0" w:space="0" w:color="auto" w:frame="1"/>
        </w:rPr>
        <w:t>public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class</w:t>
      </w:r>
      <w:r>
        <w:rPr>
          <w:rFonts w:ascii="inter-regular" w:hAnsi="inter-regular"/>
          <w:color w:val="000000"/>
          <w:bdr w:val="none" w:sz="0" w:space="0" w:color="auto" w:frame="1"/>
        </w:rPr>
        <w:t> A{  </w:t>
      </w:r>
    </w:p>
    <w:p w14:paraId="0C4BCE91" w14:textId="77777777" w:rsidR="009E1A84" w:rsidRDefault="009E1A84" w:rsidP="009E1A84">
      <w:pPr>
        <w:pStyle w:val="alt"/>
        <w:numPr>
          <w:ilvl w:val="0"/>
          <w:numId w:val="142"/>
        </w:numPr>
        <w:spacing w:before="0" w:beforeAutospacing="0" w:after="0" w:afterAutospacing="0" w:line="375" w:lineRule="atLeast"/>
        <w:jc w:val="both"/>
        <w:rPr>
          <w:rFonts w:ascii="inter-regular" w:hAnsi="inter-regular"/>
          <w:color w:val="000000"/>
        </w:rPr>
      </w:pPr>
      <w:r>
        <w:rPr>
          <w:rStyle w:val="keyword"/>
          <w:rFonts w:ascii="inter-regular" w:hAnsi="inter-regular"/>
          <w:b/>
          <w:bCs/>
          <w:color w:val="006699"/>
          <w:bdr w:val="none" w:sz="0" w:space="0" w:color="auto" w:frame="1"/>
        </w:rPr>
        <w:t>public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void</w:t>
      </w:r>
      <w:r>
        <w:rPr>
          <w:rFonts w:ascii="inter-regular" w:hAnsi="inter-regular"/>
          <w:color w:val="000000"/>
          <w:bdr w:val="none" w:sz="0" w:space="0" w:color="auto" w:frame="1"/>
        </w:rPr>
        <w:t> msg(){System.out.println(</w:t>
      </w:r>
      <w:r>
        <w:rPr>
          <w:rStyle w:val="string"/>
          <w:rFonts w:ascii="inter-regular" w:hAnsi="inter-regular"/>
          <w:color w:val="0000FF"/>
          <w:bdr w:val="none" w:sz="0" w:space="0" w:color="auto" w:frame="1"/>
        </w:rPr>
        <w:t>"Hello"</w:t>
      </w:r>
      <w:r>
        <w:rPr>
          <w:rFonts w:ascii="inter-regular" w:hAnsi="inter-regular"/>
          <w:color w:val="000000"/>
          <w:bdr w:val="none" w:sz="0" w:space="0" w:color="auto" w:frame="1"/>
        </w:rPr>
        <w:t>);}  </w:t>
      </w:r>
    </w:p>
    <w:p w14:paraId="53403CA8" w14:textId="77777777" w:rsidR="009E1A84" w:rsidRDefault="009E1A84" w:rsidP="009E1A84">
      <w:pPr>
        <w:numPr>
          <w:ilvl w:val="0"/>
          <w:numId w:val="142"/>
        </w:numPr>
        <w:spacing w:after="0" w:line="375" w:lineRule="atLeast"/>
        <w:jc w:val="both"/>
        <w:rPr>
          <w:rFonts w:ascii="inter-regular" w:hAnsi="inter-regular"/>
          <w:color w:val="000000"/>
        </w:rPr>
      </w:pPr>
      <w:r>
        <w:rPr>
          <w:rFonts w:ascii="inter-regular" w:hAnsi="inter-regular"/>
          <w:color w:val="000000"/>
          <w:bdr w:val="none" w:sz="0" w:space="0" w:color="auto" w:frame="1"/>
        </w:rPr>
        <w:t>}  </w:t>
      </w:r>
    </w:p>
    <w:p w14:paraId="6263EAC5" w14:textId="77777777" w:rsidR="009E1A84" w:rsidRDefault="009E1A84" w:rsidP="009E1A84">
      <w:pPr>
        <w:pStyle w:val="alt"/>
        <w:numPr>
          <w:ilvl w:val="0"/>
          <w:numId w:val="143"/>
        </w:numPr>
        <w:spacing w:before="0" w:beforeAutospacing="0" w:after="0" w:afterAutospacing="0" w:line="375" w:lineRule="atLeast"/>
        <w:jc w:val="both"/>
        <w:rPr>
          <w:rFonts w:ascii="inter-regular" w:hAnsi="inter-regular"/>
          <w:color w:val="000000"/>
        </w:rPr>
      </w:pPr>
      <w:r>
        <w:rPr>
          <w:rStyle w:val="comment"/>
          <w:rFonts w:ascii="inter-regular" w:hAnsi="inter-regular"/>
          <w:color w:val="008200"/>
          <w:bdr w:val="none" w:sz="0" w:space="0" w:color="auto" w:frame="1"/>
        </w:rPr>
        <w:t>//save by B.java</w:t>
      </w:r>
      <w:r>
        <w:rPr>
          <w:rFonts w:ascii="inter-regular" w:hAnsi="inter-regular"/>
          <w:color w:val="000000"/>
          <w:bdr w:val="none" w:sz="0" w:space="0" w:color="auto" w:frame="1"/>
        </w:rPr>
        <w:t>  </w:t>
      </w:r>
    </w:p>
    <w:p w14:paraId="2E327D6E" w14:textId="77777777" w:rsidR="009E1A84" w:rsidRDefault="009E1A84" w:rsidP="009E1A84">
      <w:pPr>
        <w:numPr>
          <w:ilvl w:val="0"/>
          <w:numId w:val="143"/>
        </w:numPr>
        <w:spacing w:after="0" w:line="375" w:lineRule="atLeast"/>
        <w:jc w:val="both"/>
        <w:rPr>
          <w:rFonts w:ascii="inter-regular" w:hAnsi="inter-regular"/>
          <w:color w:val="000000"/>
        </w:rPr>
      </w:pPr>
      <w:r>
        <w:rPr>
          <w:rFonts w:ascii="inter-regular" w:hAnsi="inter-regular"/>
          <w:color w:val="000000"/>
          <w:bdr w:val="none" w:sz="0" w:space="0" w:color="auto" w:frame="1"/>
        </w:rPr>
        <w:t>  </w:t>
      </w:r>
    </w:p>
    <w:p w14:paraId="6202B415" w14:textId="77777777" w:rsidR="009E1A84" w:rsidRDefault="009E1A84" w:rsidP="009E1A84">
      <w:pPr>
        <w:pStyle w:val="alt"/>
        <w:numPr>
          <w:ilvl w:val="0"/>
          <w:numId w:val="143"/>
        </w:numPr>
        <w:spacing w:before="0" w:beforeAutospacing="0" w:after="0" w:afterAutospacing="0" w:line="375" w:lineRule="atLeast"/>
        <w:jc w:val="both"/>
        <w:rPr>
          <w:rFonts w:ascii="inter-regular" w:hAnsi="inter-regular"/>
          <w:color w:val="000000"/>
        </w:rPr>
      </w:pPr>
      <w:r>
        <w:rPr>
          <w:rStyle w:val="keyword"/>
          <w:rFonts w:ascii="inter-regular" w:hAnsi="inter-regular"/>
          <w:b/>
          <w:bCs/>
          <w:color w:val="006699"/>
          <w:bdr w:val="none" w:sz="0" w:space="0" w:color="auto" w:frame="1"/>
        </w:rPr>
        <w:t>package</w:t>
      </w:r>
      <w:r>
        <w:rPr>
          <w:rFonts w:ascii="inter-regular" w:hAnsi="inter-regular"/>
          <w:color w:val="000000"/>
          <w:bdr w:val="none" w:sz="0" w:space="0" w:color="auto" w:frame="1"/>
        </w:rPr>
        <w:t> mypack;  </w:t>
      </w:r>
    </w:p>
    <w:p w14:paraId="1CC382A4" w14:textId="77777777" w:rsidR="009E1A84" w:rsidRDefault="009E1A84" w:rsidP="009E1A84">
      <w:pPr>
        <w:numPr>
          <w:ilvl w:val="0"/>
          <w:numId w:val="143"/>
        </w:numPr>
        <w:spacing w:after="0" w:line="375" w:lineRule="atLeast"/>
        <w:jc w:val="both"/>
        <w:rPr>
          <w:rFonts w:ascii="inter-regular" w:hAnsi="inter-regular"/>
          <w:color w:val="000000"/>
        </w:rPr>
      </w:pPr>
      <w:r>
        <w:rPr>
          <w:rStyle w:val="keyword"/>
          <w:rFonts w:ascii="inter-regular" w:hAnsi="inter-regular"/>
          <w:b/>
          <w:bCs/>
          <w:color w:val="006699"/>
          <w:bdr w:val="none" w:sz="0" w:space="0" w:color="auto" w:frame="1"/>
        </w:rPr>
        <w:t>import</w:t>
      </w:r>
      <w:r>
        <w:rPr>
          <w:rFonts w:ascii="inter-regular" w:hAnsi="inter-regular"/>
          <w:color w:val="000000"/>
          <w:bdr w:val="none" w:sz="0" w:space="0" w:color="auto" w:frame="1"/>
        </w:rPr>
        <w:t> pack.*;  </w:t>
      </w:r>
    </w:p>
    <w:p w14:paraId="13778E78" w14:textId="77777777" w:rsidR="009E1A84" w:rsidRDefault="009E1A84" w:rsidP="009E1A84">
      <w:pPr>
        <w:pStyle w:val="alt"/>
        <w:numPr>
          <w:ilvl w:val="0"/>
          <w:numId w:val="143"/>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w:t>
      </w:r>
    </w:p>
    <w:p w14:paraId="6CA1509B" w14:textId="77777777" w:rsidR="009E1A84" w:rsidRDefault="009E1A84" w:rsidP="009E1A84">
      <w:pPr>
        <w:numPr>
          <w:ilvl w:val="0"/>
          <w:numId w:val="143"/>
        </w:numPr>
        <w:spacing w:after="0" w:line="375" w:lineRule="atLeast"/>
        <w:jc w:val="both"/>
        <w:rPr>
          <w:rFonts w:ascii="inter-regular" w:hAnsi="inter-regular"/>
          <w:color w:val="000000"/>
        </w:rPr>
      </w:pPr>
      <w:r>
        <w:rPr>
          <w:rStyle w:val="keyword"/>
          <w:rFonts w:ascii="inter-regular" w:hAnsi="inter-regular"/>
          <w:b/>
          <w:bCs/>
          <w:color w:val="006699"/>
          <w:bdr w:val="none" w:sz="0" w:space="0" w:color="auto" w:frame="1"/>
        </w:rPr>
        <w:t>class</w:t>
      </w:r>
      <w:r>
        <w:rPr>
          <w:rFonts w:ascii="inter-regular" w:hAnsi="inter-regular"/>
          <w:color w:val="000000"/>
          <w:bdr w:val="none" w:sz="0" w:space="0" w:color="auto" w:frame="1"/>
        </w:rPr>
        <w:t> B{  </w:t>
      </w:r>
    </w:p>
    <w:p w14:paraId="039E414C" w14:textId="77777777" w:rsidR="009E1A84" w:rsidRDefault="009E1A84" w:rsidP="009E1A84">
      <w:pPr>
        <w:pStyle w:val="alt"/>
        <w:numPr>
          <w:ilvl w:val="0"/>
          <w:numId w:val="143"/>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public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static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void</w:t>
      </w:r>
      <w:r>
        <w:rPr>
          <w:rFonts w:ascii="inter-regular" w:hAnsi="inter-regular"/>
          <w:color w:val="000000"/>
          <w:bdr w:val="none" w:sz="0" w:space="0" w:color="auto" w:frame="1"/>
        </w:rPr>
        <w:t> main(String args[]){  </w:t>
      </w:r>
    </w:p>
    <w:p w14:paraId="693BC52B" w14:textId="77777777" w:rsidR="009E1A84" w:rsidRDefault="009E1A84" w:rsidP="009E1A84">
      <w:pPr>
        <w:numPr>
          <w:ilvl w:val="0"/>
          <w:numId w:val="143"/>
        </w:numPr>
        <w:spacing w:after="0" w:line="375" w:lineRule="atLeast"/>
        <w:jc w:val="both"/>
        <w:rPr>
          <w:rFonts w:ascii="inter-regular" w:hAnsi="inter-regular"/>
          <w:color w:val="000000"/>
        </w:rPr>
      </w:pPr>
      <w:r>
        <w:rPr>
          <w:rFonts w:ascii="inter-regular" w:hAnsi="inter-regular"/>
          <w:color w:val="000000"/>
          <w:bdr w:val="none" w:sz="0" w:space="0" w:color="auto" w:frame="1"/>
        </w:rPr>
        <w:t>   A obj = </w:t>
      </w:r>
      <w:r>
        <w:rPr>
          <w:rStyle w:val="keyword"/>
          <w:rFonts w:ascii="inter-regular" w:hAnsi="inter-regular"/>
          <w:b/>
          <w:bCs/>
          <w:color w:val="006699"/>
          <w:bdr w:val="none" w:sz="0" w:space="0" w:color="auto" w:frame="1"/>
        </w:rPr>
        <w:t>new</w:t>
      </w:r>
      <w:r>
        <w:rPr>
          <w:rFonts w:ascii="inter-regular" w:hAnsi="inter-regular"/>
          <w:color w:val="000000"/>
          <w:bdr w:val="none" w:sz="0" w:space="0" w:color="auto" w:frame="1"/>
        </w:rPr>
        <w:t> A();  </w:t>
      </w:r>
    </w:p>
    <w:p w14:paraId="3507E42E" w14:textId="77777777" w:rsidR="009E1A84" w:rsidRDefault="009E1A84" w:rsidP="009E1A84">
      <w:pPr>
        <w:pStyle w:val="alt"/>
        <w:numPr>
          <w:ilvl w:val="0"/>
          <w:numId w:val="143"/>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obj.msg();  </w:t>
      </w:r>
    </w:p>
    <w:p w14:paraId="0AC97F39" w14:textId="77777777" w:rsidR="009E1A84" w:rsidRDefault="009E1A84" w:rsidP="009E1A84">
      <w:pPr>
        <w:numPr>
          <w:ilvl w:val="0"/>
          <w:numId w:val="143"/>
        </w:numPr>
        <w:spacing w:after="0" w:line="375" w:lineRule="atLeast"/>
        <w:jc w:val="both"/>
        <w:rPr>
          <w:rFonts w:ascii="inter-regular" w:hAnsi="inter-regular"/>
          <w:color w:val="000000"/>
        </w:rPr>
      </w:pPr>
      <w:r>
        <w:rPr>
          <w:rFonts w:ascii="inter-regular" w:hAnsi="inter-regular"/>
          <w:color w:val="000000"/>
          <w:bdr w:val="none" w:sz="0" w:space="0" w:color="auto" w:frame="1"/>
        </w:rPr>
        <w:t>  }  </w:t>
      </w:r>
    </w:p>
    <w:p w14:paraId="6F225E42" w14:textId="77777777" w:rsidR="009E1A84" w:rsidRDefault="009E1A84" w:rsidP="009E1A84">
      <w:pPr>
        <w:pStyle w:val="alt"/>
        <w:numPr>
          <w:ilvl w:val="0"/>
          <w:numId w:val="143"/>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w:t>
      </w:r>
    </w:p>
    <w:p w14:paraId="1486FECB" w14:textId="77777777" w:rsidR="009E1A84" w:rsidRDefault="009E1A84" w:rsidP="009E1A84">
      <w:pPr>
        <w:pStyle w:val="HTMLPreformatted"/>
        <w:shd w:val="clear" w:color="auto" w:fill="EEEEEE"/>
        <w:jc w:val="both"/>
        <w:rPr>
          <w:color w:val="535559"/>
        </w:rPr>
      </w:pPr>
      <w:r>
        <w:rPr>
          <w:color w:val="535559"/>
        </w:rPr>
        <w:t>Output:Hello</w:t>
      </w:r>
    </w:p>
    <w:p w14:paraId="19E96C1E" w14:textId="77777777" w:rsidR="009E1A84" w:rsidRDefault="00000000" w:rsidP="009E1A84">
      <w:pPr>
        <w:rPr>
          <w:rFonts w:ascii="Times New Roman" w:hAnsi="Times New Roman"/>
        </w:rPr>
      </w:pPr>
      <w:r>
        <w:pict w14:anchorId="3026B5FB">
          <v:rect id="_x0000_i1071" style="width:0;height:.75pt" o:hrstd="t" o:hrnoshade="t" o:hr="t" fillcolor="#d4d4d4" stroked="f"/>
        </w:pict>
      </w:r>
    </w:p>
    <w:p w14:paraId="2AE5817C" w14:textId="77777777" w:rsidR="00DD6DC8" w:rsidRDefault="00DD6DC8" w:rsidP="0027496C">
      <w:pPr>
        <w:rPr>
          <w:b/>
          <w:bCs/>
          <w:sz w:val="44"/>
          <w:szCs w:val="44"/>
          <w:u w:val="single"/>
        </w:rPr>
      </w:pPr>
    </w:p>
    <w:p w14:paraId="41A52992" w14:textId="77777777" w:rsidR="00980734" w:rsidRDefault="00980734" w:rsidP="0027496C">
      <w:pPr>
        <w:rPr>
          <w:b/>
          <w:bCs/>
          <w:sz w:val="44"/>
          <w:szCs w:val="44"/>
          <w:u w:val="single"/>
        </w:rPr>
      </w:pPr>
    </w:p>
    <w:p w14:paraId="7838905D" w14:textId="77777777" w:rsidR="00980734" w:rsidRDefault="0055689A" w:rsidP="0027496C">
      <w:pPr>
        <w:rPr>
          <w:b/>
          <w:bCs/>
          <w:sz w:val="44"/>
          <w:szCs w:val="44"/>
          <w:u w:val="single"/>
        </w:rPr>
      </w:pPr>
      <w:r>
        <w:rPr>
          <w:b/>
          <w:bCs/>
          <w:sz w:val="44"/>
          <w:szCs w:val="44"/>
          <w:u w:val="single"/>
        </w:rPr>
        <w:lastRenderedPageBreak/>
        <w:t>Arrays in Java</w:t>
      </w:r>
    </w:p>
    <w:p w14:paraId="2D07472F" w14:textId="77777777" w:rsidR="0055689A" w:rsidRDefault="0055689A" w:rsidP="0055689A">
      <w:pPr>
        <w:pStyle w:val="NormalWeb"/>
        <w:shd w:val="clear" w:color="auto" w:fill="FFFFFF"/>
        <w:jc w:val="both"/>
        <w:rPr>
          <w:rFonts w:ascii="inter-regular" w:hAnsi="inter-regular"/>
          <w:color w:val="333333"/>
        </w:rPr>
      </w:pPr>
      <w:r>
        <w:rPr>
          <w:rStyle w:val="Strong"/>
          <w:rFonts w:ascii="Segoe UI" w:hAnsi="Segoe UI" w:cs="Segoe UI"/>
          <w:color w:val="333333"/>
        </w:rPr>
        <w:t>Java array</w:t>
      </w:r>
      <w:r>
        <w:rPr>
          <w:rFonts w:ascii="inter-regular" w:hAnsi="inter-regular"/>
          <w:color w:val="333333"/>
        </w:rPr>
        <w:t> is an object which contains elements of a similar data type. Additionally, The elements of an array are stored in a contiguous memory location. It is a data structure where we store similar elements. We can store only a fixed set of elements in a Java array.</w:t>
      </w:r>
    </w:p>
    <w:p w14:paraId="0B42923F" w14:textId="77777777" w:rsidR="0055689A" w:rsidRDefault="0055689A" w:rsidP="0055689A">
      <w:pPr>
        <w:pStyle w:val="NormalWeb"/>
        <w:shd w:val="clear" w:color="auto" w:fill="FFFFFF"/>
        <w:jc w:val="both"/>
        <w:rPr>
          <w:rFonts w:ascii="inter-regular" w:hAnsi="inter-regular"/>
          <w:color w:val="333333"/>
        </w:rPr>
      </w:pPr>
      <w:r>
        <w:rPr>
          <w:rFonts w:ascii="inter-regular" w:hAnsi="inter-regular"/>
          <w:color w:val="333333"/>
        </w:rPr>
        <w:t>Array in Java is index-based, the first element of the array is stored at the 0th index, 2nd element is stored on 1st index and so on.</w:t>
      </w:r>
    </w:p>
    <w:p w14:paraId="13F128E5" w14:textId="77777777" w:rsidR="0055689A" w:rsidRDefault="0055689A" w:rsidP="0055689A">
      <w:pPr>
        <w:pStyle w:val="NormalWeb"/>
        <w:shd w:val="clear" w:color="auto" w:fill="FFFFFF"/>
        <w:jc w:val="both"/>
        <w:rPr>
          <w:rFonts w:ascii="inter-regular" w:hAnsi="inter-regular"/>
          <w:color w:val="333333"/>
        </w:rPr>
      </w:pPr>
      <w:r>
        <w:rPr>
          <w:rFonts w:ascii="inter-regular" w:hAnsi="inter-regular"/>
          <w:color w:val="333333"/>
        </w:rPr>
        <w:t>Unlike C/C++, we can get the length of the array using the length member. In C/C++, we need to use the sizeof operator.</w:t>
      </w:r>
    </w:p>
    <w:p w14:paraId="25BAA0E6" w14:textId="77777777" w:rsidR="0055689A" w:rsidRDefault="0055689A" w:rsidP="0055689A">
      <w:pPr>
        <w:pStyle w:val="NormalWeb"/>
        <w:shd w:val="clear" w:color="auto" w:fill="FFFFFF"/>
        <w:jc w:val="both"/>
        <w:rPr>
          <w:rFonts w:ascii="inter-regular" w:hAnsi="inter-regular"/>
          <w:color w:val="333333"/>
        </w:rPr>
      </w:pPr>
      <w:r>
        <w:rPr>
          <w:rFonts w:ascii="inter-regular" w:hAnsi="inter-regular"/>
          <w:color w:val="333333"/>
        </w:rPr>
        <w:t>In Java, array is an object of a dynamically generated class. Java array inherits the Object class, and implements the Serializable as well as Cloneable interfaces. We can store primitive values or objects in an array in Java. Like C/C++, we can also create single dimentional or multidimentional arrays in Java.</w:t>
      </w:r>
    </w:p>
    <w:p w14:paraId="03BB6AE1" w14:textId="77777777" w:rsidR="0055689A" w:rsidRDefault="0055689A" w:rsidP="0055689A">
      <w:pPr>
        <w:pStyle w:val="NormalWeb"/>
        <w:shd w:val="clear" w:color="auto" w:fill="FFFFFF"/>
        <w:jc w:val="both"/>
        <w:rPr>
          <w:rFonts w:ascii="inter-regular" w:hAnsi="inter-regular"/>
          <w:color w:val="333333"/>
        </w:rPr>
      </w:pPr>
      <w:r>
        <w:rPr>
          <w:rFonts w:ascii="inter-regular" w:hAnsi="inter-regular"/>
          <w:color w:val="333333"/>
        </w:rPr>
        <w:t>Moreover, Java provides the feature of anonymous arrays which is not available in C/C++.</w:t>
      </w:r>
    </w:p>
    <w:p w14:paraId="47FFEC9D" w14:textId="77777777" w:rsidR="0055689A" w:rsidRDefault="0055689A" w:rsidP="0055689A">
      <w:pPr>
        <w:rPr>
          <w:rFonts w:ascii="Times New Roman" w:hAnsi="Times New Roman"/>
        </w:rPr>
      </w:pPr>
      <w:r>
        <w:rPr>
          <w:noProof/>
        </w:rPr>
        <w:drawing>
          <wp:inline distT="0" distB="0" distL="0" distR="0" wp14:anchorId="58201EB2" wp14:editId="63467B90">
            <wp:extent cx="3187700" cy="1181100"/>
            <wp:effectExtent l="0" t="0" r="0" b="0"/>
            <wp:docPr id="1157468608" name="Picture 2" descr="Java arr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Java array"/>
                    <pic:cNvPicPr>
                      <a:picLocks noChangeAspect="1" noChangeArrowheads="1"/>
                    </pic:cNvPicPr>
                  </pic:nvPicPr>
                  <pic:blipFill>
                    <a:blip r:embed="rId134">
                      <a:extLst>
                        <a:ext uri="{28A0092B-C50C-407E-A947-70E740481C1C}">
                          <a14:useLocalDpi xmlns:a14="http://schemas.microsoft.com/office/drawing/2010/main" val="0"/>
                        </a:ext>
                      </a:extLst>
                    </a:blip>
                    <a:srcRect/>
                    <a:stretch>
                      <a:fillRect/>
                    </a:stretch>
                  </pic:blipFill>
                  <pic:spPr bwMode="auto">
                    <a:xfrm>
                      <a:off x="0" y="0"/>
                      <a:ext cx="3187700" cy="1181100"/>
                    </a:xfrm>
                    <a:prstGeom prst="rect">
                      <a:avLst/>
                    </a:prstGeom>
                    <a:noFill/>
                    <a:ln>
                      <a:noFill/>
                    </a:ln>
                  </pic:spPr>
                </pic:pic>
              </a:graphicData>
            </a:graphic>
          </wp:inline>
        </w:drawing>
      </w:r>
    </w:p>
    <w:p w14:paraId="402529B0" w14:textId="77777777" w:rsidR="0055689A" w:rsidRDefault="0055689A" w:rsidP="0055689A">
      <w:pPr>
        <w:pStyle w:val="Heading3"/>
        <w:shd w:val="clear" w:color="auto" w:fill="FFFFFF"/>
        <w:spacing w:line="312" w:lineRule="atLeast"/>
        <w:jc w:val="both"/>
        <w:rPr>
          <w:rFonts w:ascii="Helvetica" w:hAnsi="Helvetica"/>
          <w:color w:val="610B4B"/>
          <w:sz w:val="32"/>
          <w:szCs w:val="32"/>
        </w:rPr>
      </w:pPr>
      <w:r>
        <w:rPr>
          <w:rFonts w:ascii="Helvetica" w:hAnsi="Helvetica"/>
          <w:b/>
          <w:bCs/>
          <w:color w:val="610B4B"/>
          <w:sz w:val="32"/>
          <w:szCs w:val="32"/>
        </w:rPr>
        <w:t>Advantages</w:t>
      </w:r>
    </w:p>
    <w:p w14:paraId="6CBD18EE" w14:textId="77777777" w:rsidR="0055689A" w:rsidRDefault="0055689A" w:rsidP="0055689A">
      <w:pPr>
        <w:numPr>
          <w:ilvl w:val="0"/>
          <w:numId w:val="145"/>
        </w:numPr>
        <w:shd w:val="clear" w:color="auto" w:fill="FFFFFF"/>
        <w:spacing w:before="60" w:after="100" w:afterAutospacing="1" w:line="375" w:lineRule="atLeast"/>
        <w:jc w:val="both"/>
        <w:rPr>
          <w:rFonts w:ascii="inter-regular" w:hAnsi="inter-regular"/>
          <w:color w:val="000000"/>
          <w:sz w:val="24"/>
          <w:szCs w:val="24"/>
        </w:rPr>
      </w:pPr>
      <w:r>
        <w:rPr>
          <w:rStyle w:val="Strong"/>
          <w:rFonts w:ascii="Segoe UI" w:hAnsi="Segoe UI" w:cs="Segoe UI"/>
          <w:color w:val="000000"/>
        </w:rPr>
        <w:t>Code Optimization:</w:t>
      </w:r>
      <w:r>
        <w:rPr>
          <w:rFonts w:ascii="inter-regular" w:hAnsi="inter-regular"/>
          <w:color w:val="000000"/>
        </w:rPr>
        <w:t> It makes the code optimized, we can retrieve or sort the data efficiently.</w:t>
      </w:r>
    </w:p>
    <w:p w14:paraId="2D72540E" w14:textId="77777777" w:rsidR="0055689A" w:rsidRDefault="0055689A" w:rsidP="0055689A">
      <w:pPr>
        <w:numPr>
          <w:ilvl w:val="0"/>
          <w:numId w:val="145"/>
        </w:numPr>
        <w:shd w:val="clear" w:color="auto" w:fill="FFFFFF"/>
        <w:spacing w:before="60" w:after="100" w:afterAutospacing="1" w:line="375" w:lineRule="atLeast"/>
        <w:jc w:val="both"/>
        <w:rPr>
          <w:rFonts w:ascii="inter-regular" w:hAnsi="inter-regular"/>
          <w:color w:val="000000"/>
        </w:rPr>
      </w:pPr>
      <w:r>
        <w:rPr>
          <w:rStyle w:val="Strong"/>
          <w:rFonts w:ascii="Segoe UI" w:hAnsi="Segoe UI" w:cs="Segoe UI"/>
          <w:color w:val="000000"/>
        </w:rPr>
        <w:t>Random access:</w:t>
      </w:r>
      <w:r>
        <w:rPr>
          <w:rFonts w:ascii="inter-regular" w:hAnsi="inter-regular"/>
          <w:color w:val="000000"/>
        </w:rPr>
        <w:t> We can get any data located at an index position.</w:t>
      </w:r>
    </w:p>
    <w:p w14:paraId="160F5EA7" w14:textId="77777777" w:rsidR="0055689A" w:rsidRDefault="0055689A" w:rsidP="0055689A">
      <w:pPr>
        <w:pStyle w:val="Heading3"/>
        <w:shd w:val="clear" w:color="auto" w:fill="FFFFFF"/>
        <w:spacing w:line="312" w:lineRule="atLeast"/>
        <w:jc w:val="both"/>
        <w:rPr>
          <w:rFonts w:ascii="Helvetica" w:hAnsi="Helvetica"/>
          <w:color w:val="610B4B"/>
          <w:sz w:val="32"/>
          <w:szCs w:val="32"/>
        </w:rPr>
      </w:pPr>
      <w:r>
        <w:rPr>
          <w:rFonts w:ascii="Helvetica" w:hAnsi="Helvetica"/>
          <w:b/>
          <w:bCs/>
          <w:color w:val="610B4B"/>
          <w:sz w:val="32"/>
          <w:szCs w:val="32"/>
        </w:rPr>
        <w:t>Disadvantages</w:t>
      </w:r>
    </w:p>
    <w:p w14:paraId="66AEDDAB" w14:textId="77777777" w:rsidR="0055689A" w:rsidRDefault="0055689A" w:rsidP="0055689A">
      <w:pPr>
        <w:numPr>
          <w:ilvl w:val="0"/>
          <w:numId w:val="146"/>
        </w:numPr>
        <w:shd w:val="clear" w:color="auto" w:fill="FFFFFF"/>
        <w:spacing w:before="60" w:after="100" w:afterAutospacing="1" w:line="375" w:lineRule="atLeast"/>
        <w:jc w:val="both"/>
        <w:rPr>
          <w:rFonts w:ascii="inter-regular" w:hAnsi="inter-regular"/>
          <w:color w:val="000000"/>
          <w:sz w:val="24"/>
          <w:szCs w:val="24"/>
        </w:rPr>
      </w:pPr>
      <w:r>
        <w:rPr>
          <w:rStyle w:val="Strong"/>
          <w:rFonts w:ascii="Segoe UI" w:hAnsi="Segoe UI" w:cs="Segoe UI"/>
          <w:color w:val="000000"/>
        </w:rPr>
        <w:t>Size Limit:</w:t>
      </w:r>
      <w:r>
        <w:rPr>
          <w:rFonts w:ascii="inter-regular" w:hAnsi="inter-regular"/>
          <w:color w:val="000000"/>
        </w:rPr>
        <w:t> We can store only the fixed size of elements in the array. It doesn't grow its size at runtime. To solve this problem, collection framework is used in Java which grows automatically.</w:t>
      </w:r>
    </w:p>
    <w:p w14:paraId="5D7AE161" w14:textId="77777777" w:rsidR="0055689A" w:rsidRDefault="00000000" w:rsidP="0055689A">
      <w:pPr>
        <w:spacing w:after="0" w:line="240" w:lineRule="auto"/>
        <w:rPr>
          <w:rFonts w:ascii="Times New Roman" w:hAnsi="Times New Roman"/>
        </w:rPr>
      </w:pPr>
      <w:r>
        <w:pict w14:anchorId="21FF288B">
          <v:rect id="_x0000_i1072" style="width:0;height:.75pt" o:hrstd="t" o:hrnoshade="t" o:hr="t" fillcolor="#d4d4d4" stroked="f"/>
        </w:pict>
      </w:r>
    </w:p>
    <w:p w14:paraId="4E253488" w14:textId="77777777" w:rsidR="0055689A" w:rsidRDefault="0055689A" w:rsidP="0055689A">
      <w:pPr>
        <w:pStyle w:val="Heading3"/>
        <w:shd w:val="clear" w:color="auto" w:fill="FFFFFF"/>
        <w:spacing w:line="312" w:lineRule="atLeast"/>
        <w:jc w:val="both"/>
        <w:rPr>
          <w:rFonts w:ascii="Helvetica" w:hAnsi="Helvetica"/>
          <w:color w:val="610B38"/>
          <w:sz w:val="38"/>
          <w:szCs w:val="38"/>
        </w:rPr>
      </w:pPr>
      <w:r>
        <w:rPr>
          <w:rFonts w:ascii="Helvetica" w:hAnsi="Helvetica"/>
          <w:b/>
          <w:bCs/>
          <w:color w:val="610B38"/>
          <w:sz w:val="38"/>
          <w:szCs w:val="38"/>
        </w:rPr>
        <w:t>Types of Array in java</w:t>
      </w:r>
    </w:p>
    <w:p w14:paraId="045D2DA3" w14:textId="77777777" w:rsidR="0055689A" w:rsidRDefault="0055689A" w:rsidP="0055689A">
      <w:pPr>
        <w:pStyle w:val="NormalWeb"/>
        <w:shd w:val="clear" w:color="auto" w:fill="FFFFFF"/>
        <w:jc w:val="both"/>
        <w:rPr>
          <w:rFonts w:ascii="inter-regular" w:hAnsi="inter-regular"/>
          <w:color w:val="333333"/>
        </w:rPr>
      </w:pPr>
      <w:r>
        <w:rPr>
          <w:rFonts w:ascii="inter-regular" w:hAnsi="inter-regular"/>
          <w:color w:val="333333"/>
        </w:rPr>
        <w:t>There are two types of array.</w:t>
      </w:r>
    </w:p>
    <w:p w14:paraId="05AC6CBB" w14:textId="77777777" w:rsidR="0055689A" w:rsidRDefault="0055689A" w:rsidP="0055689A">
      <w:pPr>
        <w:numPr>
          <w:ilvl w:val="0"/>
          <w:numId w:val="147"/>
        </w:numPr>
        <w:shd w:val="clear" w:color="auto" w:fill="FFFFFF"/>
        <w:spacing w:before="60" w:after="100" w:afterAutospacing="1" w:line="375" w:lineRule="atLeast"/>
        <w:jc w:val="both"/>
        <w:rPr>
          <w:rFonts w:ascii="inter-regular" w:hAnsi="inter-regular"/>
          <w:color w:val="000000"/>
        </w:rPr>
      </w:pPr>
      <w:r>
        <w:rPr>
          <w:rFonts w:ascii="inter-regular" w:hAnsi="inter-regular"/>
          <w:color w:val="000000"/>
        </w:rPr>
        <w:t>Single Dimensional Array</w:t>
      </w:r>
    </w:p>
    <w:p w14:paraId="42D40359" w14:textId="77777777" w:rsidR="0055689A" w:rsidRDefault="0055689A" w:rsidP="0055689A">
      <w:pPr>
        <w:numPr>
          <w:ilvl w:val="0"/>
          <w:numId w:val="147"/>
        </w:numPr>
        <w:shd w:val="clear" w:color="auto" w:fill="FFFFFF"/>
        <w:spacing w:before="60" w:after="100" w:afterAutospacing="1" w:line="375" w:lineRule="atLeast"/>
        <w:jc w:val="both"/>
        <w:rPr>
          <w:rFonts w:ascii="inter-regular" w:hAnsi="inter-regular"/>
          <w:color w:val="000000"/>
        </w:rPr>
      </w:pPr>
      <w:r>
        <w:rPr>
          <w:rFonts w:ascii="inter-regular" w:hAnsi="inter-regular"/>
          <w:color w:val="000000"/>
        </w:rPr>
        <w:t>Multidimensional Array</w:t>
      </w:r>
    </w:p>
    <w:p w14:paraId="5A9136C3" w14:textId="77777777" w:rsidR="0055689A" w:rsidRDefault="00000000" w:rsidP="0055689A">
      <w:pPr>
        <w:spacing w:after="0" w:line="240" w:lineRule="auto"/>
        <w:rPr>
          <w:rFonts w:ascii="Times New Roman" w:hAnsi="Times New Roman"/>
        </w:rPr>
      </w:pPr>
      <w:r>
        <w:lastRenderedPageBreak/>
        <w:pict w14:anchorId="54C31F2E">
          <v:rect id="_x0000_i1073" style="width:0;height:.75pt" o:hrstd="t" o:hrnoshade="t" o:hr="t" fillcolor="#d4d4d4" stroked="f"/>
        </w:pict>
      </w:r>
    </w:p>
    <w:p w14:paraId="0FEEB0FB" w14:textId="77777777" w:rsidR="0055689A" w:rsidRDefault="0055689A" w:rsidP="0055689A">
      <w:pPr>
        <w:pStyle w:val="Heading2"/>
        <w:shd w:val="clear" w:color="auto" w:fill="FFFFFF"/>
        <w:spacing w:line="312" w:lineRule="atLeast"/>
        <w:jc w:val="both"/>
        <w:rPr>
          <w:rFonts w:ascii="Helvetica" w:hAnsi="Helvetica"/>
          <w:b w:val="0"/>
          <w:bCs w:val="0"/>
          <w:color w:val="610B38"/>
          <w:sz w:val="38"/>
          <w:szCs w:val="38"/>
        </w:rPr>
      </w:pPr>
      <w:r>
        <w:rPr>
          <w:rFonts w:ascii="Helvetica" w:hAnsi="Helvetica"/>
          <w:b w:val="0"/>
          <w:bCs w:val="0"/>
          <w:color w:val="610B38"/>
          <w:sz w:val="38"/>
          <w:szCs w:val="38"/>
        </w:rPr>
        <w:t>Single Dimensional Array in Java</w:t>
      </w:r>
    </w:p>
    <w:p w14:paraId="5308545D" w14:textId="77777777" w:rsidR="0055689A" w:rsidRDefault="0055689A" w:rsidP="0055689A">
      <w:pPr>
        <w:pStyle w:val="NormalWeb"/>
        <w:shd w:val="clear" w:color="auto" w:fill="FFFFFF"/>
        <w:jc w:val="both"/>
        <w:rPr>
          <w:rFonts w:ascii="inter-regular" w:hAnsi="inter-regular"/>
          <w:color w:val="333333"/>
        </w:rPr>
      </w:pPr>
      <w:r>
        <w:rPr>
          <w:rStyle w:val="Strong"/>
          <w:rFonts w:ascii="Segoe UI" w:hAnsi="Segoe UI" w:cs="Segoe UI"/>
          <w:color w:val="333333"/>
        </w:rPr>
        <w:t>Syntax to Declare an Array in Java</w:t>
      </w:r>
    </w:p>
    <w:p w14:paraId="0199630F" w14:textId="77777777" w:rsidR="0055689A" w:rsidRDefault="0055689A" w:rsidP="0055689A">
      <w:pPr>
        <w:pStyle w:val="alt"/>
        <w:numPr>
          <w:ilvl w:val="0"/>
          <w:numId w:val="148"/>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dataType[] arr; (or)  </w:t>
      </w:r>
    </w:p>
    <w:p w14:paraId="7479DFCF" w14:textId="77777777" w:rsidR="0055689A" w:rsidRDefault="0055689A" w:rsidP="0055689A">
      <w:pPr>
        <w:numPr>
          <w:ilvl w:val="0"/>
          <w:numId w:val="148"/>
        </w:numPr>
        <w:spacing w:after="0" w:line="375" w:lineRule="atLeast"/>
        <w:jc w:val="both"/>
        <w:rPr>
          <w:rFonts w:ascii="inter-regular" w:hAnsi="inter-regular"/>
          <w:color w:val="000000"/>
        </w:rPr>
      </w:pPr>
      <w:r>
        <w:rPr>
          <w:rFonts w:ascii="inter-regular" w:hAnsi="inter-regular"/>
          <w:color w:val="000000"/>
          <w:bdr w:val="none" w:sz="0" w:space="0" w:color="auto" w:frame="1"/>
        </w:rPr>
        <w:t>dataType []arr; (or)  </w:t>
      </w:r>
    </w:p>
    <w:p w14:paraId="028BEC3C" w14:textId="77777777" w:rsidR="0055689A" w:rsidRDefault="0055689A" w:rsidP="0055689A">
      <w:pPr>
        <w:pStyle w:val="alt"/>
        <w:numPr>
          <w:ilvl w:val="0"/>
          <w:numId w:val="148"/>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dataType arr[];  </w:t>
      </w:r>
    </w:p>
    <w:p w14:paraId="4CF26554" w14:textId="77777777" w:rsidR="0055689A" w:rsidRDefault="0055689A" w:rsidP="0055689A">
      <w:pPr>
        <w:pStyle w:val="NormalWeb"/>
        <w:shd w:val="clear" w:color="auto" w:fill="FFFFFF"/>
        <w:jc w:val="both"/>
        <w:rPr>
          <w:rFonts w:ascii="inter-regular" w:hAnsi="inter-regular"/>
          <w:color w:val="333333"/>
        </w:rPr>
      </w:pPr>
      <w:r>
        <w:rPr>
          <w:rStyle w:val="Strong"/>
          <w:rFonts w:ascii="Segoe UI" w:hAnsi="Segoe UI" w:cs="Segoe UI"/>
          <w:color w:val="333333"/>
        </w:rPr>
        <w:t>Instantiation of an Array in Java</w:t>
      </w:r>
    </w:p>
    <w:p w14:paraId="0A2635D1" w14:textId="77777777" w:rsidR="0055689A" w:rsidRDefault="0055689A" w:rsidP="0055689A">
      <w:pPr>
        <w:pStyle w:val="alt"/>
        <w:numPr>
          <w:ilvl w:val="0"/>
          <w:numId w:val="149"/>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arrayRefVar=</w:t>
      </w:r>
      <w:r>
        <w:rPr>
          <w:rStyle w:val="keyword"/>
          <w:rFonts w:ascii="inter-regular" w:hAnsi="inter-regular"/>
          <w:b/>
          <w:bCs/>
          <w:color w:val="006699"/>
          <w:bdr w:val="none" w:sz="0" w:space="0" w:color="auto" w:frame="1"/>
        </w:rPr>
        <w:t>new</w:t>
      </w:r>
      <w:r>
        <w:rPr>
          <w:rFonts w:ascii="inter-regular" w:hAnsi="inter-regular"/>
          <w:color w:val="000000"/>
          <w:bdr w:val="none" w:sz="0" w:space="0" w:color="auto" w:frame="1"/>
        </w:rPr>
        <w:t> datatype[size];  </w:t>
      </w:r>
    </w:p>
    <w:p w14:paraId="76EB456D" w14:textId="77777777" w:rsidR="0055689A" w:rsidRDefault="0055689A" w:rsidP="0055689A">
      <w:pPr>
        <w:pStyle w:val="Heading3"/>
        <w:shd w:val="clear" w:color="auto" w:fill="FFFFFF"/>
        <w:jc w:val="both"/>
        <w:rPr>
          <w:rFonts w:ascii="Tahoma" w:hAnsi="Tahoma" w:cs="Tahoma"/>
          <w:color w:val="610B4B"/>
          <w:sz w:val="33"/>
          <w:szCs w:val="33"/>
        </w:rPr>
      </w:pPr>
      <w:r>
        <w:rPr>
          <w:rFonts w:ascii="Tahoma" w:hAnsi="Tahoma" w:cs="Tahoma"/>
          <w:b/>
          <w:bCs/>
          <w:color w:val="610B4B"/>
          <w:sz w:val="33"/>
          <w:szCs w:val="33"/>
        </w:rPr>
        <w:t>Example of Java Array</w:t>
      </w:r>
    </w:p>
    <w:p w14:paraId="3AD350C6" w14:textId="77777777" w:rsidR="0055689A" w:rsidRDefault="0055689A" w:rsidP="0055689A">
      <w:pPr>
        <w:pStyle w:val="NormalWeb"/>
        <w:shd w:val="clear" w:color="auto" w:fill="FFFFFF"/>
        <w:jc w:val="both"/>
        <w:rPr>
          <w:rFonts w:ascii="inter-regular" w:hAnsi="inter-regular"/>
          <w:color w:val="333333"/>
        </w:rPr>
      </w:pPr>
      <w:r>
        <w:rPr>
          <w:rFonts w:ascii="inter-regular" w:hAnsi="inter-regular"/>
          <w:color w:val="333333"/>
        </w:rPr>
        <w:t>Let's see the simple example of java array, where we are going to declare, instantiate, initialize and traverse an array.</w:t>
      </w:r>
    </w:p>
    <w:p w14:paraId="57CE7E3D" w14:textId="77777777" w:rsidR="0055689A" w:rsidRDefault="0055689A" w:rsidP="0055689A">
      <w:pPr>
        <w:pStyle w:val="alt"/>
        <w:numPr>
          <w:ilvl w:val="0"/>
          <w:numId w:val="150"/>
        </w:numPr>
        <w:spacing w:before="0" w:beforeAutospacing="0" w:after="0" w:afterAutospacing="0" w:line="375" w:lineRule="atLeast"/>
        <w:jc w:val="both"/>
        <w:rPr>
          <w:rFonts w:ascii="inter-regular" w:hAnsi="inter-regular"/>
          <w:color w:val="000000"/>
        </w:rPr>
      </w:pPr>
      <w:r>
        <w:rPr>
          <w:rStyle w:val="comment"/>
          <w:rFonts w:ascii="inter-regular" w:hAnsi="inter-regular"/>
          <w:color w:val="008200"/>
          <w:bdr w:val="none" w:sz="0" w:space="0" w:color="auto" w:frame="1"/>
        </w:rPr>
        <w:t>//Java Program to illustrate how to declare, instantiate, initialize</w:t>
      </w:r>
      <w:r>
        <w:rPr>
          <w:rFonts w:ascii="inter-regular" w:hAnsi="inter-regular"/>
          <w:color w:val="000000"/>
          <w:bdr w:val="none" w:sz="0" w:space="0" w:color="auto" w:frame="1"/>
        </w:rPr>
        <w:t>  </w:t>
      </w:r>
    </w:p>
    <w:p w14:paraId="27CDE0D9" w14:textId="77777777" w:rsidR="0055689A" w:rsidRDefault="0055689A" w:rsidP="0055689A">
      <w:pPr>
        <w:numPr>
          <w:ilvl w:val="0"/>
          <w:numId w:val="150"/>
        </w:numPr>
        <w:spacing w:after="0" w:line="375" w:lineRule="atLeast"/>
        <w:jc w:val="both"/>
        <w:rPr>
          <w:rFonts w:ascii="inter-regular" w:hAnsi="inter-regular"/>
          <w:color w:val="000000"/>
        </w:rPr>
      </w:pPr>
      <w:r>
        <w:rPr>
          <w:rStyle w:val="comment"/>
          <w:rFonts w:ascii="inter-regular" w:hAnsi="inter-regular"/>
          <w:color w:val="008200"/>
          <w:bdr w:val="none" w:sz="0" w:space="0" w:color="auto" w:frame="1"/>
        </w:rPr>
        <w:t>//and traverse the Java array.</w:t>
      </w:r>
      <w:r>
        <w:rPr>
          <w:rFonts w:ascii="inter-regular" w:hAnsi="inter-regular"/>
          <w:color w:val="000000"/>
          <w:bdr w:val="none" w:sz="0" w:space="0" w:color="auto" w:frame="1"/>
        </w:rPr>
        <w:t>  </w:t>
      </w:r>
    </w:p>
    <w:p w14:paraId="2037B3E2" w14:textId="77777777" w:rsidR="0055689A" w:rsidRDefault="0055689A" w:rsidP="0055689A">
      <w:pPr>
        <w:pStyle w:val="alt"/>
        <w:numPr>
          <w:ilvl w:val="0"/>
          <w:numId w:val="150"/>
        </w:numPr>
        <w:spacing w:before="0" w:beforeAutospacing="0" w:after="0" w:afterAutospacing="0" w:line="375" w:lineRule="atLeast"/>
        <w:jc w:val="both"/>
        <w:rPr>
          <w:rFonts w:ascii="inter-regular" w:hAnsi="inter-regular"/>
          <w:color w:val="000000"/>
        </w:rPr>
      </w:pPr>
      <w:r>
        <w:rPr>
          <w:rStyle w:val="keyword"/>
          <w:rFonts w:ascii="inter-regular" w:hAnsi="inter-regular"/>
          <w:b/>
          <w:bCs/>
          <w:color w:val="006699"/>
          <w:bdr w:val="none" w:sz="0" w:space="0" w:color="auto" w:frame="1"/>
        </w:rPr>
        <w:t>class</w:t>
      </w:r>
      <w:r>
        <w:rPr>
          <w:rFonts w:ascii="inter-regular" w:hAnsi="inter-regular"/>
          <w:color w:val="000000"/>
          <w:bdr w:val="none" w:sz="0" w:space="0" w:color="auto" w:frame="1"/>
        </w:rPr>
        <w:t> Testarray{  </w:t>
      </w:r>
    </w:p>
    <w:p w14:paraId="13FCB0C8" w14:textId="77777777" w:rsidR="0055689A" w:rsidRDefault="0055689A" w:rsidP="0055689A">
      <w:pPr>
        <w:numPr>
          <w:ilvl w:val="0"/>
          <w:numId w:val="150"/>
        </w:numPr>
        <w:spacing w:after="0" w:line="375" w:lineRule="atLeast"/>
        <w:jc w:val="both"/>
        <w:rPr>
          <w:rFonts w:ascii="inter-regular" w:hAnsi="inter-regular"/>
          <w:color w:val="000000"/>
        </w:rPr>
      </w:pPr>
      <w:r>
        <w:rPr>
          <w:rStyle w:val="keyword"/>
          <w:rFonts w:ascii="inter-regular" w:hAnsi="inter-regular"/>
          <w:b/>
          <w:bCs/>
          <w:color w:val="006699"/>
          <w:bdr w:val="none" w:sz="0" w:space="0" w:color="auto" w:frame="1"/>
        </w:rPr>
        <w:t>public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static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void</w:t>
      </w:r>
      <w:r>
        <w:rPr>
          <w:rFonts w:ascii="inter-regular" w:hAnsi="inter-regular"/>
          <w:color w:val="000000"/>
          <w:bdr w:val="none" w:sz="0" w:space="0" w:color="auto" w:frame="1"/>
        </w:rPr>
        <w:t> main(String args[]){  </w:t>
      </w:r>
    </w:p>
    <w:p w14:paraId="6016ADAA" w14:textId="77777777" w:rsidR="0055689A" w:rsidRDefault="0055689A" w:rsidP="0055689A">
      <w:pPr>
        <w:pStyle w:val="alt"/>
        <w:numPr>
          <w:ilvl w:val="0"/>
          <w:numId w:val="150"/>
        </w:numPr>
        <w:spacing w:before="0" w:beforeAutospacing="0" w:after="0" w:afterAutospacing="0" w:line="375" w:lineRule="atLeast"/>
        <w:jc w:val="both"/>
        <w:rPr>
          <w:rFonts w:ascii="inter-regular" w:hAnsi="inter-regular"/>
          <w:color w:val="000000"/>
        </w:rPr>
      </w:pPr>
      <w:r>
        <w:rPr>
          <w:rStyle w:val="keyword"/>
          <w:rFonts w:ascii="inter-regular" w:hAnsi="inter-regular"/>
          <w:b/>
          <w:bCs/>
          <w:color w:val="006699"/>
          <w:bdr w:val="none" w:sz="0" w:space="0" w:color="auto" w:frame="1"/>
        </w:rPr>
        <w:t>int</w:t>
      </w:r>
      <w:r>
        <w:rPr>
          <w:rFonts w:ascii="inter-regular" w:hAnsi="inter-regular"/>
          <w:color w:val="000000"/>
          <w:bdr w:val="none" w:sz="0" w:space="0" w:color="auto" w:frame="1"/>
        </w:rPr>
        <w:t> a[]=</w:t>
      </w:r>
      <w:r>
        <w:rPr>
          <w:rStyle w:val="keyword"/>
          <w:rFonts w:ascii="inter-regular" w:hAnsi="inter-regular"/>
          <w:b/>
          <w:bCs/>
          <w:color w:val="006699"/>
          <w:bdr w:val="none" w:sz="0" w:space="0" w:color="auto" w:frame="1"/>
        </w:rPr>
        <w:t>new</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int</w:t>
      </w:r>
      <w:r>
        <w:rPr>
          <w:rFonts w:ascii="inter-regular" w:hAnsi="inter-regular"/>
          <w:color w:val="000000"/>
          <w:bdr w:val="none" w:sz="0" w:space="0" w:color="auto" w:frame="1"/>
        </w:rPr>
        <w:t>[</w:t>
      </w:r>
      <w:r>
        <w:rPr>
          <w:rStyle w:val="number"/>
          <w:rFonts w:ascii="inter-regular" w:hAnsi="inter-regular"/>
          <w:color w:val="C00000"/>
          <w:bdr w:val="none" w:sz="0" w:space="0" w:color="auto" w:frame="1"/>
        </w:rPr>
        <w:t>5</w:t>
      </w:r>
      <w:r>
        <w:rPr>
          <w:rFonts w:ascii="inter-regular" w:hAnsi="inter-regular"/>
          <w:color w:val="000000"/>
          <w:bdr w:val="none" w:sz="0" w:space="0" w:color="auto" w:frame="1"/>
        </w:rPr>
        <w:t>];</w:t>
      </w:r>
      <w:r>
        <w:rPr>
          <w:rStyle w:val="comment"/>
          <w:rFonts w:ascii="inter-regular" w:hAnsi="inter-regular"/>
          <w:color w:val="008200"/>
          <w:bdr w:val="none" w:sz="0" w:space="0" w:color="auto" w:frame="1"/>
        </w:rPr>
        <w:t>//declaration and instantiation</w:t>
      </w:r>
      <w:r>
        <w:rPr>
          <w:rFonts w:ascii="inter-regular" w:hAnsi="inter-regular"/>
          <w:color w:val="000000"/>
          <w:bdr w:val="none" w:sz="0" w:space="0" w:color="auto" w:frame="1"/>
        </w:rPr>
        <w:t>  </w:t>
      </w:r>
    </w:p>
    <w:p w14:paraId="611137C2" w14:textId="77777777" w:rsidR="0055689A" w:rsidRDefault="0055689A" w:rsidP="0055689A">
      <w:pPr>
        <w:numPr>
          <w:ilvl w:val="0"/>
          <w:numId w:val="150"/>
        </w:numPr>
        <w:spacing w:after="0" w:line="375" w:lineRule="atLeast"/>
        <w:jc w:val="both"/>
        <w:rPr>
          <w:rFonts w:ascii="inter-regular" w:hAnsi="inter-regular"/>
          <w:color w:val="000000"/>
        </w:rPr>
      </w:pPr>
      <w:r>
        <w:rPr>
          <w:rFonts w:ascii="inter-regular" w:hAnsi="inter-regular"/>
          <w:color w:val="000000"/>
          <w:bdr w:val="none" w:sz="0" w:space="0" w:color="auto" w:frame="1"/>
        </w:rPr>
        <w:t>a[</w:t>
      </w:r>
      <w:r>
        <w:rPr>
          <w:rStyle w:val="number"/>
          <w:rFonts w:ascii="inter-regular" w:hAnsi="inter-regular"/>
          <w:color w:val="C00000"/>
          <w:bdr w:val="none" w:sz="0" w:space="0" w:color="auto" w:frame="1"/>
        </w:rPr>
        <w:t>0</w:t>
      </w:r>
      <w:r>
        <w:rPr>
          <w:rFonts w:ascii="inter-regular" w:hAnsi="inter-regular"/>
          <w:color w:val="000000"/>
          <w:bdr w:val="none" w:sz="0" w:space="0" w:color="auto" w:frame="1"/>
        </w:rPr>
        <w:t>]=</w:t>
      </w:r>
      <w:r>
        <w:rPr>
          <w:rStyle w:val="number"/>
          <w:rFonts w:ascii="inter-regular" w:hAnsi="inter-regular"/>
          <w:color w:val="C00000"/>
          <w:bdr w:val="none" w:sz="0" w:space="0" w:color="auto" w:frame="1"/>
        </w:rPr>
        <w:t>10</w:t>
      </w:r>
      <w:r>
        <w:rPr>
          <w:rFonts w:ascii="inter-regular" w:hAnsi="inter-regular"/>
          <w:color w:val="000000"/>
          <w:bdr w:val="none" w:sz="0" w:space="0" w:color="auto" w:frame="1"/>
        </w:rPr>
        <w:t>;</w:t>
      </w:r>
      <w:r>
        <w:rPr>
          <w:rStyle w:val="comment"/>
          <w:rFonts w:ascii="inter-regular" w:hAnsi="inter-regular"/>
          <w:color w:val="008200"/>
          <w:bdr w:val="none" w:sz="0" w:space="0" w:color="auto" w:frame="1"/>
        </w:rPr>
        <w:t>//initialization</w:t>
      </w:r>
      <w:r>
        <w:rPr>
          <w:rFonts w:ascii="inter-regular" w:hAnsi="inter-regular"/>
          <w:color w:val="000000"/>
          <w:bdr w:val="none" w:sz="0" w:space="0" w:color="auto" w:frame="1"/>
        </w:rPr>
        <w:t>  </w:t>
      </w:r>
    </w:p>
    <w:p w14:paraId="6C9507FB" w14:textId="77777777" w:rsidR="0055689A" w:rsidRDefault="0055689A" w:rsidP="0055689A">
      <w:pPr>
        <w:pStyle w:val="alt"/>
        <w:numPr>
          <w:ilvl w:val="0"/>
          <w:numId w:val="150"/>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a[</w:t>
      </w:r>
      <w:r>
        <w:rPr>
          <w:rStyle w:val="number"/>
          <w:rFonts w:ascii="inter-regular" w:hAnsi="inter-regular"/>
          <w:color w:val="C00000"/>
          <w:bdr w:val="none" w:sz="0" w:space="0" w:color="auto" w:frame="1"/>
        </w:rPr>
        <w:t>1</w:t>
      </w:r>
      <w:r>
        <w:rPr>
          <w:rFonts w:ascii="inter-regular" w:hAnsi="inter-regular"/>
          <w:color w:val="000000"/>
          <w:bdr w:val="none" w:sz="0" w:space="0" w:color="auto" w:frame="1"/>
        </w:rPr>
        <w:t>]=</w:t>
      </w:r>
      <w:r>
        <w:rPr>
          <w:rStyle w:val="number"/>
          <w:rFonts w:ascii="inter-regular" w:hAnsi="inter-regular"/>
          <w:color w:val="C00000"/>
          <w:bdr w:val="none" w:sz="0" w:space="0" w:color="auto" w:frame="1"/>
        </w:rPr>
        <w:t>20</w:t>
      </w:r>
      <w:r>
        <w:rPr>
          <w:rFonts w:ascii="inter-regular" w:hAnsi="inter-regular"/>
          <w:color w:val="000000"/>
          <w:bdr w:val="none" w:sz="0" w:space="0" w:color="auto" w:frame="1"/>
        </w:rPr>
        <w:t>;  </w:t>
      </w:r>
    </w:p>
    <w:p w14:paraId="2C6027B7" w14:textId="77777777" w:rsidR="0055689A" w:rsidRDefault="0055689A" w:rsidP="0055689A">
      <w:pPr>
        <w:numPr>
          <w:ilvl w:val="0"/>
          <w:numId w:val="150"/>
        </w:numPr>
        <w:spacing w:after="0" w:line="375" w:lineRule="atLeast"/>
        <w:jc w:val="both"/>
        <w:rPr>
          <w:rFonts w:ascii="inter-regular" w:hAnsi="inter-regular"/>
          <w:color w:val="000000"/>
        </w:rPr>
      </w:pPr>
      <w:r>
        <w:rPr>
          <w:rFonts w:ascii="inter-regular" w:hAnsi="inter-regular"/>
          <w:color w:val="000000"/>
          <w:bdr w:val="none" w:sz="0" w:space="0" w:color="auto" w:frame="1"/>
        </w:rPr>
        <w:t>a[</w:t>
      </w:r>
      <w:r>
        <w:rPr>
          <w:rStyle w:val="number"/>
          <w:rFonts w:ascii="inter-regular" w:hAnsi="inter-regular"/>
          <w:color w:val="C00000"/>
          <w:bdr w:val="none" w:sz="0" w:space="0" w:color="auto" w:frame="1"/>
        </w:rPr>
        <w:t>2</w:t>
      </w:r>
      <w:r>
        <w:rPr>
          <w:rFonts w:ascii="inter-regular" w:hAnsi="inter-regular"/>
          <w:color w:val="000000"/>
          <w:bdr w:val="none" w:sz="0" w:space="0" w:color="auto" w:frame="1"/>
        </w:rPr>
        <w:t>]=</w:t>
      </w:r>
      <w:r>
        <w:rPr>
          <w:rStyle w:val="number"/>
          <w:rFonts w:ascii="inter-regular" w:hAnsi="inter-regular"/>
          <w:color w:val="C00000"/>
          <w:bdr w:val="none" w:sz="0" w:space="0" w:color="auto" w:frame="1"/>
        </w:rPr>
        <w:t>70</w:t>
      </w:r>
      <w:r>
        <w:rPr>
          <w:rFonts w:ascii="inter-regular" w:hAnsi="inter-regular"/>
          <w:color w:val="000000"/>
          <w:bdr w:val="none" w:sz="0" w:space="0" w:color="auto" w:frame="1"/>
        </w:rPr>
        <w:t>;  </w:t>
      </w:r>
    </w:p>
    <w:p w14:paraId="7FE050F2" w14:textId="77777777" w:rsidR="0055689A" w:rsidRDefault="0055689A" w:rsidP="0055689A">
      <w:pPr>
        <w:pStyle w:val="alt"/>
        <w:numPr>
          <w:ilvl w:val="0"/>
          <w:numId w:val="150"/>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a[</w:t>
      </w:r>
      <w:r>
        <w:rPr>
          <w:rStyle w:val="number"/>
          <w:rFonts w:ascii="inter-regular" w:hAnsi="inter-regular"/>
          <w:color w:val="C00000"/>
          <w:bdr w:val="none" w:sz="0" w:space="0" w:color="auto" w:frame="1"/>
        </w:rPr>
        <w:t>3</w:t>
      </w:r>
      <w:r>
        <w:rPr>
          <w:rFonts w:ascii="inter-regular" w:hAnsi="inter-regular"/>
          <w:color w:val="000000"/>
          <w:bdr w:val="none" w:sz="0" w:space="0" w:color="auto" w:frame="1"/>
        </w:rPr>
        <w:t>]=</w:t>
      </w:r>
      <w:r>
        <w:rPr>
          <w:rStyle w:val="number"/>
          <w:rFonts w:ascii="inter-regular" w:hAnsi="inter-regular"/>
          <w:color w:val="C00000"/>
          <w:bdr w:val="none" w:sz="0" w:space="0" w:color="auto" w:frame="1"/>
        </w:rPr>
        <w:t>40</w:t>
      </w:r>
      <w:r>
        <w:rPr>
          <w:rFonts w:ascii="inter-regular" w:hAnsi="inter-regular"/>
          <w:color w:val="000000"/>
          <w:bdr w:val="none" w:sz="0" w:space="0" w:color="auto" w:frame="1"/>
        </w:rPr>
        <w:t>;  </w:t>
      </w:r>
    </w:p>
    <w:p w14:paraId="5B8E6054" w14:textId="77777777" w:rsidR="0055689A" w:rsidRDefault="0055689A" w:rsidP="0055689A">
      <w:pPr>
        <w:numPr>
          <w:ilvl w:val="0"/>
          <w:numId w:val="150"/>
        </w:numPr>
        <w:spacing w:after="0" w:line="375" w:lineRule="atLeast"/>
        <w:jc w:val="both"/>
        <w:rPr>
          <w:rFonts w:ascii="inter-regular" w:hAnsi="inter-regular"/>
          <w:color w:val="000000"/>
        </w:rPr>
      </w:pPr>
      <w:r>
        <w:rPr>
          <w:rFonts w:ascii="inter-regular" w:hAnsi="inter-regular"/>
          <w:color w:val="000000"/>
          <w:bdr w:val="none" w:sz="0" w:space="0" w:color="auto" w:frame="1"/>
        </w:rPr>
        <w:t>a[</w:t>
      </w:r>
      <w:r>
        <w:rPr>
          <w:rStyle w:val="number"/>
          <w:rFonts w:ascii="inter-regular" w:hAnsi="inter-regular"/>
          <w:color w:val="C00000"/>
          <w:bdr w:val="none" w:sz="0" w:space="0" w:color="auto" w:frame="1"/>
        </w:rPr>
        <w:t>4</w:t>
      </w:r>
      <w:r>
        <w:rPr>
          <w:rFonts w:ascii="inter-regular" w:hAnsi="inter-regular"/>
          <w:color w:val="000000"/>
          <w:bdr w:val="none" w:sz="0" w:space="0" w:color="auto" w:frame="1"/>
        </w:rPr>
        <w:t>]=</w:t>
      </w:r>
      <w:r>
        <w:rPr>
          <w:rStyle w:val="number"/>
          <w:rFonts w:ascii="inter-regular" w:hAnsi="inter-regular"/>
          <w:color w:val="C00000"/>
          <w:bdr w:val="none" w:sz="0" w:space="0" w:color="auto" w:frame="1"/>
        </w:rPr>
        <w:t>50</w:t>
      </w:r>
      <w:r>
        <w:rPr>
          <w:rFonts w:ascii="inter-regular" w:hAnsi="inter-regular"/>
          <w:color w:val="000000"/>
          <w:bdr w:val="none" w:sz="0" w:space="0" w:color="auto" w:frame="1"/>
        </w:rPr>
        <w:t>;  </w:t>
      </w:r>
    </w:p>
    <w:p w14:paraId="00125FA5" w14:textId="77777777" w:rsidR="0055689A" w:rsidRDefault="0055689A" w:rsidP="0055689A">
      <w:pPr>
        <w:pStyle w:val="alt"/>
        <w:numPr>
          <w:ilvl w:val="0"/>
          <w:numId w:val="150"/>
        </w:numPr>
        <w:spacing w:before="0" w:beforeAutospacing="0" w:after="0" w:afterAutospacing="0" w:line="375" w:lineRule="atLeast"/>
        <w:jc w:val="both"/>
        <w:rPr>
          <w:rFonts w:ascii="inter-regular" w:hAnsi="inter-regular"/>
          <w:color w:val="000000"/>
        </w:rPr>
      </w:pPr>
      <w:r>
        <w:rPr>
          <w:rStyle w:val="comment"/>
          <w:rFonts w:ascii="inter-regular" w:hAnsi="inter-regular"/>
          <w:color w:val="008200"/>
          <w:bdr w:val="none" w:sz="0" w:space="0" w:color="auto" w:frame="1"/>
        </w:rPr>
        <w:t>//traversing array</w:t>
      </w:r>
      <w:r>
        <w:rPr>
          <w:rFonts w:ascii="inter-regular" w:hAnsi="inter-regular"/>
          <w:color w:val="000000"/>
          <w:bdr w:val="none" w:sz="0" w:space="0" w:color="auto" w:frame="1"/>
        </w:rPr>
        <w:t>  </w:t>
      </w:r>
    </w:p>
    <w:p w14:paraId="5BEBEA59" w14:textId="77777777" w:rsidR="0055689A" w:rsidRDefault="0055689A" w:rsidP="0055689A">
      <w:pPr>
        <w:numPr>
          <w:ilvl w:val="0"/>
          <w:numId w:val="150"/>
        </w:numPr>
        <w:spacing w:after="0" w:line="375" w:lineRule="atLeast"/>
        <w:jc w:val="both"/>
        <w:rPr>
          <w:rFonts w:ascii="inter-regular" w:hAnsi="inter-regular"/>
          <w:color w:val="000000"/>
        </w:rPr>
      </w:pPr>
      <w:r>
        <w:rPr>
          <w:rStyle w:val="keyword"/>
          <w:rFonts w:ascii="inter-regular" w:hAnsi="inter-regular"/>
          <w:b/>
          <w:bCs/>
          <w:color w:val="006699"/>
          <w:bdr w:val="none" w:sz="0" w:space="0" w:color="auto" w:frame="1"/>
        </w:rPr>
        <w:t>for</w:t>
      </w:r>
      <w:r>
        <w:rPr>
          <w:rFonts w:ascii="inter-regular" w:hAnsi="inter-regular"/>
          <w:color w:val="000000"/>
          <w:bdr w:val="none" w:sz="0" w:space="0" w:color="auto" w:frame="1"/>
        </w:rPr>
        <w:t>(</w:t>
      </w:r>
      <w:r>
        <w:rPr>
          <w:rStyle w:val="keyword"/>
          <w:rFonts w:ascii="inter-regular" w:hAnsi="inter-regular"/>
          <w:b/>
          <w:bCs/>
          <w:color w:val="006699"/>
          <w:bdr w:val="none" w:sz="0" w:space="0" w:color="auto" w:frame="1"/>
        </w:rPr>
        <w:t>int</w:t>
      </w:r>
      <w:r>
        <w:rPr>
          <w:rFonts w:ascii="inter-regular" w:hAnsi="inter-regular"/>
          <w:color w:val="000000"/>
          <w:bdr w:val="none" w:sz="0" w:space="0" w:color="auto" w:frame="1"/>
        </w:rPr>
        <w:t> i=</w:t>
      </w:r>
      <w:r>
        <w:rPr>
          <w:rStyle w:val="number"/>
          <w:rFonts w:ascii="inter-regular" w:hAnsi="inter-regular"/>
          <w:color w:val="C00000"/>
          <w:bdr w:val="none" w:sz="0" w:space="0" w:color="auto" w:frame="1"/>
        </w:rPr>
        <w:t>0</w:t>
      </w:r>
      <w:r>
        <w:rPr>
          <w:rFonts w:ascii="inter-regular" w:hAnsi="inter-regular"/>
          <w:color w:val="000000"/>
          <w:bdr w:val="none" w:sz="0" w:space="0" w:color="auto" w:frame="1"/>
        </w:rPr>
        <w:t>;i&lt;a.length;i++)</w:t>
      </w:r>
      <w:r>
        <w:rPr>
          <w:rStyle w:val="comment"/>
          <w:rFonts w:ascii="inter-regular" w:hAnsi="inter-regular"/>
          <w:color w:val="008200"/>
          <w:bdr w:val="none" w:sz="0" w:space="0" w:color="auto" w:frame="1"/>
        </w:rPr>
        <w:t>//length is the property of array</w:t>
      </w:r>
      <w:r>
        <w:rPr>
          <w:rFonts w:ascii="inter-regular" w:hAnsi="inter-regular"/>
          <w:color w:val="000000"/>
          <w:bdr w:val="none" w:sz="0" w:space="0" w:color="auto" w:frame="1"/>
        </w:rPr>
        <w:t>  </w:t>
      </w:r>
    </w:p>
    <w:p w14:paraId="048A3506" w14:textId="77777777" w:rsidR="0055689A" w:rsidRDefault="0055689A" w:rsidP="0055689A">
      <w:pPr>
        <w:pStyle w:val="alt"/>
        <w:numPr>
          <w:ilvl w:val="0"/>
          <w:numId w:val="150"/>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System.out.println(a[i]);  </w:t>
      </w:r>
    </w:p>
    <w:p w14:paraId="4520DC61" w14:textId="77777777" w:rsidR="0055689A" w:rsidRDefault="0055689A" w:rsidP="0055689A">
      <w:pPr>
        <w:numPr>
          <w:ilvl w:val="0"/>
          <w:numId w:val="150"/>
        </w:numPr>
        <w:spacing w:after="0" w:line="375" w:lineRule="atLeast"/>
        <w:jc w:val="both"/>
        <w:rPr>
          <w:rFonts w:ascii="inter-regular" w:hAnsi="inter-regular"/>
          <w:color w:val="000000"/>
        </w:rPr>
      </w:pPr>
      <w:r>
        <w:rPr>
          <w:rFonts w:ascii="inter-regular" w:hAnsi="inter-regular"/>
          <w:color w:val="000000"/>
          <w:bdr w:val="none" w:sz="0" w:space="0" w:color="auto" w:frame="1"/>
        </w:rPr>
        <w:t>}}  </w:t>
      </w:r>
    </w:p>
    <w:p w14:paraId="18B34DBB" w14:textId="77777777" w:rsidR="0055689A" w:rsidRDefault="0055689A" w:rsidP="0055689A">
      <w:pPr>
        <w:spacing w:line="240" w:lineRule="auto"/>
        <w:rPr>
          <w:rFonts w:ascii="Times New Roman" w:hAnsi="Times New Roman"/>
        </w:rPr>
      </w:pPr>
      <w:hyperlink r:id="rId135" w:tgtFrame="_blank" w:history="1">
        <w:r>
          <w:rPr>
            <w:rStyle w:val="Hyperlink"/>
            <w:rFonts w:ascii="Verdana" w:hAnsi="Verdana"/>
            <w:b/>
            <w:bCs/>
            <w:color w:val="FFFFFF"/>
            <w:sz w:val="20"/>
            <w:szCs w:val="20"/>
            <w:shd w:val="clear" w:color="auto" w:fill="4CAF50"/>
          </w:rPr>
          <w:t>Test it Now</w:t>
        </w:r>
      </w:hyperlink>
    </w:p>
    <w:p w14:paraId="31B9C644" w14:textId="77777777" w:rsidR="0055689A" w:rsidRDefault="0055689A" w:rsidP="0055689A">
      <w:pPr>
        <w:pStyle w:val="NormalWeb"/>
        <w:shd w:val="clear" w:color="auto" w:fill="FFFFFF"/>
        <w:jc w:val="both"/>
        <w:rPr>
          <w:rFonts w:ascii="inter-regular" w:hAnsi="inter-regular"/>
          <w:color w:val="333333"/>
        </w:rPr>
      </w:pPr>
      <w:r>
        <w:rPr>
          <w:rFonts w:ascii="inter-regular" w:hAnsi="inter-regular"/>
          <w:color w:val="333333"/>
        </w:rPr>
        <w:t>Output:</w:t>
      </w:r>
    </w:p>
    <w:p w14:paraId="3EF7F58C" w14:textId="77777777" w:rsidR="0055689A" w:rsidRDefault="0055689A" w:rsidP="0055689A">
      <w:pPr>
        <w:pStyle w:val="HTMLPreformatted"/>
        <w:shd w:val="clear" w:color="auto" w:fill="EEEEEE"/>
        <w:jc w:val="both"/>
        <w:rPr>
          <w:color w:val="535559"/>
        </w:rPr>
      </w:pPr>
      <w:r>
        <w:rPr>
          <w:color w:val="535559"/>
        </w:rPr>
        <w:t>10</w:t>
      </w:r>
    </w:p>
    <w:p w14:paraId="4993C357" w14:textId="77777777" w:rsidR="0055689A" w:rsidRDefault="0055689A" w:rsidP="0055689A">
      <w:pPr>
        <w:pStyle w:val="HTMLPreformatted"/>
        <w:shd w:val="clear" w:color="auto" w:fill="EEEEEE"/>
        <w:jc w:val="both"/>
        <w:rPr>
          <w:color w:val="535559"/>
        </w:rPr>
      </w:pPr>
      <w:r>
        <w:rPr>
          <w:color w:val="535559"/>
        </w:rPr>
        <w:t>20</w:t>
      </w:r>
    </w:p>
    <w:p w14:paraId="44B9C562" w14:textId="77777777" w:rsidR="0055689A" w:rsidRDefault="0055689A" w:rsidP="0055689A">
      <w:pPr>
        <w:pStyle w:val="HTMLPreformatted"/>
        <w:shd w:val="clear" w:color="auto" w:fill="EEEEEE"/>
        <w:jc w:val="both"/>
        <w:rPr>
          <w:color w:val="535559"/>
        </w:rPr>
      </w:pPr>
      <w:r>
        <w:rPr>
          <w:color w:val="535559"/>
        </w:rPr>
        <w:t>70</w:t>
      </w:r>
    </w:p>
    <w:p w14:paraId="25D62635" w14:textId="77777777" w:rsidR="0055689A" w:rsidRDefault="0055689A" w:rsidP="0055689A">
      <w:pPr>
        <w:pStyle w:val="HTMLPreformatted"/>
        <w:shd w:val="clear" w:color="auto" w:fill="EEEEEE"/>
        <w:jc w:val="both"/>
        <w:rPr>
          <w:color w:val="535559"/>
        </w:rPr>
      </w:pPr>
      <w:r>
        <w:rPr>
          <w:color w:val="535559"/>
        </w:rPr>
        <w:t>40</w:t>
      </w:r>
    </w:p>
    <w:p w14:paraId="23847E6C" w14:textId="77777777" w:rsidR="0055689A" w:rsidRDefault="0055689A" w:rsidP="0055689A">
      <w:pPr>
        <w:pStyle w:val="HTMLPreformatted"/>
        <w:shd w:val="clear" w:color="auto" w:fill="EEEEEE"/>
        <w:jc w:val="both"/>
        <w:rPr>
          <w:color w:val="535559"/>
        </w:rPr>
      </w:pPr>
      <w:r>
        <w:rPr>
          <w:color w:val="535559"/>
        </w:rPr>
        <w:t>50</w:t>
      </w:r>
    </w:p>
    <w:p w14:paraId="2CF2AD6F" w14:textId="77777777" w:rsidR="0055689A" w:rsidRDefault="00000000" w:rsidP="0055689A">
      <w:pPr>
        <w:rPr>
          <w:rFonts w:ascii="Times New Roman" w:hAnsi="Times New Roman"/>
        </w:rPr>
      </w:pPr>
      <w:r>
        <w:pict w14:anchorId="5C901AE0">
          <v:rect id="_x0000_i1074" style="width:0;height:.75pt" o:hrstd="t" o:hrnoshade="t" o:hr="t" fillcolor="#d4d4d4" stroked="f"/>
        </w:pict>
      </w:r>
    </w:p>
    <w:p w14:paraId="74F437A3" w14:textId="77777777" w:rsidR="0055689A" w:rsidRDefault="0055689A" w:rsidP="0055689A">
      <w:pPr>
        <w:pStyle w:val="Heading2"/>
        <w:shd w:val="clear" w:color="auto" w:fill="FFFFFF"/>
        <w:spacing w:line="312" w:lineRule="atLeast"/>
        <w:jc w:val="both"/>
        <w:rPr>
          <w:rFonts w:ascii="Helvetica" w:hAnsi="Helvetica"/>
          <w:b w:val="0"/>
          <w:bCs w:val="0"/>
          <w:color w:val="610B38"/>
          <w:sz w:val="38"/>
          <w:szCs w:val="38"/>
        </w:rPr>
      </w:pPr>
      <w:r>
        <w:rPr>
          <w:rFonts w:ascii="Helvetica" w:hAnsi="Helvetica"/>
          <w:b w:val="0"/>
          <w:bCs w:val="0"/>
          <w:color w:val="610B38"/>
          <w:sz w:val="38"/>
          <w:szCs w:val="38"/>
        </w:rPr>
        <w:lastRenderedPageBreak/>
        <w:t>Declaration, Instantiation and Initialization of Java Array</w:t>
      </w:r>
    </w:p>
    <w:p w14:paraId="580770E2" w14:textId="77777777" w:rsidR="0055689A" w:rsidRDefault="0055689A" w:rsidP="0055689A">
      <w:pPr>
        <w:pStyle w:val="NormalWeb"/>
        <w:shd w:val="clear" w:color="auto" w:fill="FFFFFF"/>
        <w:jc w:val="both"/>
        <w:rPr>
          <w:rFonts w:ascii="inter-regular" w:hAnsi="inter-regular"/>
          <w:color w:val="333333"/>
        </w:rPr>
      </w:pPr>
      <w:r>
        <w:rPr>
          <w:rFonts w:ascii="inter-regular" w:hAnsi="inter-regular"/>
          <w:color w:val="333333"/>
        </w:rPr>
        <w:t>We can declare, instantiate and initialize the java array together by:</w:t>
      </w:r>
    </w:p>
    <w:p w14:paraId="308273EE" w14:textId="77777777" w:rsidR="0055689A" w:rsidRDefault="0055689A" w:rsidP="0055689A">
      <w:pPr>
        <w:pStyle w:val="alt"/>
        <w:numPr>
          <w:ilvl w:val="0"/>
          <w:numId w:val="151"/>
        </w:numPr>
        <w:spacing w:before="0" w:beforeAutospacing="0" w:after="0" w:afterAutospacing="0" w:line="375" w:lineRule="atLeast"/>
        <w:jc w:val="both"/>
        <w:rPr>
          <w:rFonts w:ascii="inter-regular" w:hAnsi="inter-regular"/>
          <w:color w:val="000000"/>
        </w:rPr>
      </w:pPr>
      <w:r>
        <w:rPr>
          <w:rStyle w:val="keyword"/>
          <w:rFonts w:ascii="inter-regular" w:hAnsi="inter-regular"/>
          <w:b/>
          <w:bCs/>
          <w:color w:val="006699"/>
          <w:bdr w:val="none" w:sz="0" w:space="0" w:color="auto" w:frame="1"/>
        </w:rPr>
        <w:t>int</w:t>
      </w:r>
      <w:r>
        <w:rPr>
          <w:rFonts w:ascii="inter-regular" w:hAnsi="inter-regular"/>
          <w:color w:val="000000"/>
          <w:bdr w:val="none" w:sz="0" w:space="0" w:color="auto" w:frame="1"/>
        </w:rPr>
        <w:t> a[]={</w:t>
      </w:r>
      <w:r>
        <w:rPr>
          <w:rStyle w:val="number"/>
          <w:rFonts w:ascii="inter-regular" w:hAnsi="inter-regular"/>
          <w:color w:val="C00000"/>
          <w:bdr w:val="none" w:sz="0" w:space="0" w:color="auto" w:frame="1"/>
        </w:rPr>
        <w:t>33</w:t>
      </w:r>
      <w:r>
        <w:rPr>
          <w:rFonts w:ascii="inter-regular" w:hAnsi="inter-regular"/>
          <w:color w:val="000000"/>
          <w:bdr w:val="none" w:sz="0" w:space="0" w:color="auto" w:frame="1"/>
        </w:rPr>
        <w:t>,</w:t>
      </w:r>
      <w:r>
        <w:rPr>
          <w:rStyle w:val="number"/>
          <w:rFonts w:ascii="inter-regular" w:hAnsi="inter-regular"/>
          <w:color w:val="C00000"/>
          <w:bdr w:val="none" w:sz="0" w:space="0" w:color="auto" w:frame="1"/>
        </w:rPr>
        <w:t>3</w:t>
      </w:r>
      <w:r>
        <w:rPr>
          <w:rFonts w:ascii="inter-regular" w:hAnsi="inter-regular"/>
          <w:color w:val="000000"/>
          <w:bdr w:val="none" w:sz="0" w:space="0" w:color="auto" w:frame="1"/>
        </w:rPr>
        <w:t>,</w:t>
      </w:r>
      <w:r>
        <w:rPr>
          <w:rStyle w:val="number"/>
          <w:rFonts w:ascii="inter-regular" w:hAnsi="inter-regular"/>
          <w:color w:val="C00000"/>
          <w:bdr w:val="none" w:sz="0" w:space="0" w:color="auto" w:frame="1"/>
        </w:rPr>
        <w:t>4</w:t>
      </w:r>
      <w:r>
        <w:rPr>
          <w:rFonts w:ascii="inter-regular" w:hAnsi="inter-regular"/>
          <w:color w:val="000000"/>
          <w:bdr w:val="none" w:sz="0" w:space="0" w:color="auto" w:frame="1"/>
        </w:rPr>
        <w:t>,</w:t>
      </w:r>
      <w:r>
        <w:rPr>
          <w:rStyle w:val="number"/>
          <w:rFonts w:ascii="inter-regular" w:hAnsi="inter-regular"/>
          <w:color w:val="C00000"/>
          <w:bdr w:val="none" w:sz="0" w:space="0" w:color="auto" w:frame="1"/>
        </w:rPr>
        <w:t>5</w:t>
      </w:r>
      <w:r>
        <w:rPr>
          <w:rFonts w:ascii="inter-regular" w:hAnsi="inter-regular"/>
          <w:color w:val="000000"/>
          <w:bdr w:val="none" w:sz="0" w:space="0" w:color="auto" w:frame="1"/>
        </w:rPr>
        <w:t>};</w:t>
      </w:r>
      <w:r>
        <w:rPr>
          <w:rStyle w:val="comment"/>
          <w:rFonts w:ascii="inter-regular" w:hAnsi="inter-regular"/>
          <w:color w:val="008200"/>
          <w:bdr w:val="none" w:sz="0" w:space="0" w:color="auto" w:frame="1"/>
        </w:rPr>
        <w:t>//declaration, instantiation and initialization</w:t>
      </w:r>
      <w:r>
        <w:rPr>
          <w:rFonts w:ascii="inter-regular" w:hAnsi="inter-regular"/>
          <w:color w:val="000000"/>
          <w:bdr w:val="none" w:sz="0" w:space="0" w:color="auto" w:frame="1"/>
        </w:rPr>
        <w:t>  </w:t>
      </w:r>
    </w:p>
    <w:p w14:paraId="17A64589" w14:textId="77777777" w:rsidR="0055689A" w:rsidRDefault="0055689A" w:rsidP="0055689A">
      <w:pPr>
        <w:pStyle w:val="NormalWeb"/>
        <w:shd w:val="clear" w:color="auto" w:fill="FFFFFF"/>
        <w:jc w:val="both"/>
        <w:rPr>
          <w:rFonts w:ascii="inter-regular" w:hAnsi="inter-regular"/>
          <w:color w:val="333333"/>
        </w:rPr>
      </w:pPr>
      <w:r>
        <w:rPr>
          <w:rFonts w:ascii="inter-regular" w:hAnsi="inter-regular"/>
          <w:color w:val="333333"/>
        </w:rPr>
        <w:t>Let's see the simple example to print this array.</w:t>
      </w:r>
    </w:p>
    <w:p w14:paraId="60C6449A" w14:textId="77777777" w:rsidR="0055689A" w:rsidRDefault="0055689A" w:rsidP="0055689A">
      <w:pPr>
        <w:pStyle w:val="alt"/>
        <w:numPr>
          <w:ilvl w:val="0"/>
          <w:numId w:val="152"/>
        </w:numPr>
        <w:spacing w:before="0" w:beforeAutospacing="0" w:after="0" w:afterAutospacing="0" w:line="375" w:lineRule="atLeast"/>
        <w:jc w:val="both"/>
        <w:rPr>
          <w:rFonts w:ascii="inter-regular" w:hAnsi="inter-regular"/>
          <w:color w:val="000000"/>
        </w:rPr>
      </w:pPr>
      <w:r>
        <w:rPr>
          <w:rStyle w:val="comment"/>
          <w:rFonts w:ascii="inter-regular" w:hAnsi="inter-regular"/>
          <w:color w:val="008200"/>
          <w:bdr w:val="none" w:sz="0" w:space="0" w:color="auto" w:frame="1"/>
        </w:rPr>
        <w:t>//Java Program to illustrate the use of declaration, instantiation </w:t>
      </w:r>
      <w:r>
        <w:rPr>
          <w:rFonts w:ascii="inter-regular" w:hAnsi="inter-regular"/>
          <w:color w:val="000000"/>
          <w:bdr w:val="none" w:sz="0" w:space="0" w:color="auto" w:frame="1"/>
        </w:rPr>
        <w:t>  </w:t>
      </w:r>
    </w:p>
    <w:p w14:paraId="3142ABC0" w14:textId="77777777" w:rsidR="0055689A" w:rsidRDefault="0055689A" w:rsidP="0055689A">
      <w:pPr>
        <w:numPr>
          <w:ilvl w:val="0"/>
          <w:numId w:val="152"/>
        </w:numPr>
        <w:spacing w:after="0" w:line="375" w:lineRule="atLeast"/>
        <w:jc w:val="both"/>
        <w:rPr>
          <w:rFonts w:ascii="inter-regular" w:hAnsi="inter-regular"/>
          <w:color w:val="000000"/>
        </w:rPr>
      </w:pPr>
      <w:r>
        <w:rPr>
          <w:rStyle w:val="comment"/>
          <w:rFonts w:ascii="inter-regular" w:hAnsi="inter-regular"/>
          <w:color w:val="008200"/>
          <w:bdr w:val="none" w:sz="0" w:space="0" w:color="auto" w:frame="1"/>
        </w:rPr>
        <w:t>//and initialization of Java array in a single line</w:t>
      </w:r>
      <w:r>
        <w:rPr>
          <w:rFonts w:ascii="inter-regular" w:hAnsi="inter-regular"/>
          <w:color w:val="000000"/>
          <w:bdr w:val="none" w:sz="0" w:space="0" w:color="auto" w:frame="1"/>
        </w:rPr>
        <w:t>  </w:t>
      </w:r>
    </w:p>
    <w:p w14:paraId="65C3BC7D" w14:textId="77777777" w:rsidR="0055689A" w:rsidRDefault="0055689A" w:rsidP="0055689A">
      <w:pPr>
        <w:pStyle w:val="alt"/>
        <w:numPr>
          <w:ilvl w:val="0"/>
          <w:numId w:val="152"/>
        </w:numPr>
        <w:spacing w:before="0" w:beforeAutospacing="0" w:after="0" w:afterAutospacing="0" w:line="375" w:lineRule="atLeast"/>
        <w:jc w:val="both"/>
        <w:rPr>
          <w:rFonts w:ascii="inter-regular" w:hAnsi="inter-regular"/>
          <w:color w:val="000000"/>
        </w:rPr>
      </w:pPr>
      <w:r>
        <w:rPr>
          <w:rStyle w:val="keyword"/>
          <w:rFonts w:ascii="inter-regular" w:hAnsi="inter-regular"/>
          <w:b/>
          <w:bCs/>
          <w:color w:val="006699"/>
          <w:bdr w:val="none" w:sz="0" w:space="0" w:color="auto" w:frame="1"/>
        </w:rPr>
        <w:t>class</w:t>
      </w:r>
      <w:r>
        <w:rPr>
          <w:rFonts w:ascii="inter-regular" w:hAnsi="inter-regular"/>
          <w:color w:val="000000"/>
          <w:bdr w:val="none" w:sz="0" w:space="0" w:color="auto" w:frame="1"/>
        </w:rPr>
        <w:t> Testarray1{  </w:t>
      </w:r>
    </w:p>
    <w:p w14:paraId="2122FC27" w14:textId="77777777" w:rsidR="0055689A" w:rsidRDefault="0055689A" w:rsidP="0055689A">
      <w:pPr>
        <w:numPr>
          <w:ilvl w:val="0"/>
          <w:numId w:val="152"/>
        </w:numPr>
        <w:spacing w:after="0" w:line="375" w:lineRule="atLeast"/>
        <w:jc w:val="both"/>
        <w:rPr>
          <w:rFonts w:ascii="inter-regular" w:hAnsi="inter-regular"/>
          <w:color w:val="000000"/>
        </w:rPr>
      </w:pPr>
      <w:r>
        <w:rPr>
          <w:rStyle w:val="keyword"/>
          <w:rFonts w:ascii="inter-regular" w:hAnsi="inter-regular"/>
          <w:b/>
          <w:bCs/>
          <w:color w:val="006699"/>
          <w:bdr w:val="none" w:sz="0" w:space="0" w:color="auto" w:frame="1"/>
        </w:rPr>
        <w:t>public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static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void</w:t>
      </w:r>
      <w:r>
        <w:rPr>
          <w:rFonts w:ascii="inter-regular" w:hAnsi="inter-regular"/>
          <w:color w:val="000000"/>
          <w:bdr w:val="none" w:sz="0" w:space="0" w:color="auto" w:frame="1"/>
        </w:rPr>
        <w:t> main(String args[]){  </w:t>
      </w:r>
    </w:p>
    <w:p w14:paraId="5630177E" w14:textId="77777777" w:rsidR="0055689A" w:rsidRDefault="0055689A" w:rsidP="0055689A">
      <w:pPr>
        <w:pStyle w:val="alt"/>
        <w:numPr>
          <w:ilvl w:val="0"/>
          <w:numId w:val="152"/>
        </w:numPr>
        <w:spacing w:before="0" w:beforeAutospacing="0" w:after="0" w:afterAutospacing="0" w:line="375" w:lineRule="atLeast"/>
        <w:jc w:val="both"/>
        <w:rPr>
          <w:rFonts w:ascii="inter-regular" w:hAnsi="inter-regular"/>
          <w:color w:val="000000"/>
        </w:rPr>
      </w:pPr>
      <w:r>
        <w:rPr>
          <w:rStyle w:val="keyword"/>
          <w:rFonts w:ascii="inter-regular" w:hAnsi="inter-regular"/>
          <w:b/>
          <w:bCs/>
          <w:color w:val="006699"/>
          <w:bdr w:val="none" w:sz="0" w:space="0" w:color="auto" w:frame="1"/>
        </w:rPr>
        <w:t>int</w:t>
      </w:r>
      <w:r>
        <w:rPr>
          <w:rFonts w:ascii="inter-regular" w:hAnsi="inter-regular"/>
          <w:color w:val="000000"/>
          <w:bdr w:val="none" w:sz="0" w:space="0" w:color="auto" w:frame="1"/>
        </w:rPr>
        <w:t> a[]={</w:t>
      </w:r>
      <w:r>
        <w:rPr>
          <w:rStyle w:val="number"/>
          <w:rFonts w:ascii="inter-regular" w:hAnsi="inter-regular"/>
          <w:color w:val="C00000"/>
          <w:bdr w:val="none" w:sz="0" w:space="0" w:color="auto" w:frame="1"/>
        </w:rPr>
        <w:t>33</w:t>
      </w:r>
      <w:r>
        <w:rPr>
          <w:rFonts w:ascii="inter-regular" w:hAnsi="inter-regular"/>
          <w:color w:val="000000"/>
          <w:bdr w:val="none" w:sz="0" w:space="0" w:color="auto" w:frame="1"/>
        </w:rPr>
        <w:t>,</w:t>
      </w:r>
      <w:r>
        <w:rPr>
          <w:rStyle w:val="number"/>
          <w:rFonts w:ascii="inter-regular" w:hAnsi="inter-regular"/>
          <w:color w:val="C00000"/>
          <w:bdr w:val="none" w:sz="0" w:space="0" w:color="auto" w:frame="1"/>
        </w:rPr>
        <w:t>3</w:t>
      </w:r>
      <w:r>
        <w:rPr>
          <w:rFonts w:ascii="inter-regular" w:hAnsi="inter-regular"/>
          <w:color w:val="000000"/>
          <w:bdr w:val="none" w:sz="0" w:space="0" w:color="auto" w:frame="1"/>
        </w:rPr>
        <w:t>,</w:t>
      </w:r>
      <w:r>
        <w:rPr>
          <w:rStyle w:val="number"/>
          <w:rFonts w:ascii="inter-regular" w:hAnsi="inter-regular"/>
          <w:color w:val="C00000"/>
          <w:bdr w:val="none" w:sz="0" w:space="0" w:color="auto" w:frame="1"/>
        </w:rPr>
        <w:t>4</w:t>
      </w:r>
      <w:r>
        <w:rPr>
          <w:rFonts w:ascii="inter-regular" w:hAnsi="inter-regular"/>
          <w:color w:val="000000"/>
          <w:bdr w:val="none" w:sz="0" w:space="0" w:color="auto" w:frame="1"/>
        </w:rPr>
        <w:t>,</w:t>
      </w:r>
      <w:r>
        <w:rPr>
          <w:rStyle w:val="number"/>
          <w:rFonts w:ascii="inter-regular" w:hAnsi="inter-regular"/>
          <w:color w:val="C00000"/>
          <w:bdr w:val="none" w:sz="0" w:space="0" w:color="auto" w:frame="1"/>
        </w:rPr>
        <w:t>5</w:t>
      </w:r>
      <w:r>
        <w:rPr>
          <w:rFonts w:ascii="inter-regular" w:hAnsi="inter-regular"/>
          <w:color w:val="000000"/>
          <w:bdr w:val="none" w:sz="0" w:space="0" w:color="auto" w:frame="1"/>
        </w:rPr>
        <w:t>};</w:t>
      </w:r>
      <w:r>
        <w:rPr>
          <w:rStyle w:val="comment"/>
          <w:rFonts w:ascii="inter-regular" w:hAnsi="inter-regular"/>
          <w:color w:val="008200"/>
          <w:bdr w:val="none" w:sz="0" w:space="0" w:color="auto" w:frame="1"/>
        </w:rPr>
        <w:t>//declaration, instantiation and initialization</w:t>
      </w:r>
      <w:r>
        <w:rPr>
          <w:rFonts w:ascii="inter-regular" w:hAnsi="inter-regular"/>
          <w:color w:val="000000"/>
          <w:bdr w:val="none" w:sz="0" w:space="0" w:color="auto" w:frame="1"/>
        </w:rPr>
        <w:t>  </w:t>
      </w:r>
    </w:p>
    <w:p w14:paraId="0E0226E0" w14:textId="77777777" w:rsidR="0055689A" w:rsidRDefault="0055689A" w:rsidP="0055689A">
      <w:pPr>
        <w:numPr>
          <w:ilvl w:val="0"/>
          <w:numId w:val="152"/>
        </w:numPr>
        <w:spacing w:after="0" w:line="375" w:lineRule="atLeast"/>
        <w:jc w:val="both"/>
        <w:rPr>
          <w:rFonts w:ascii="inter-regular" w:hAnsi="inter-regular"/>
          <w:color w:val="000000"/>
        </w:rPr>
      </w:pPr>
      <w:r>
        <w:rPr>
          <w:rStyle w:val="comment"/>
          <w:rFonts w:ascii="inter-regular" w:hAnsi="inter-regular"/>
          <w:color w:val="008200"/>
          <w:bdr w:val="none" w:sz="0" w:space="0" w:color="auto" w:frame="1"/>
        </w:rPr>
        <w:t>//printing array</w:t>
      </w:r>
      <w:r>
        <w:rPr>
          <w:rFonts w:ascii="inter-regular" w:hAnsi="inter-regular"/>
          <w:color w:val="000000"/>
          <w:bdr w:val="none" w:sz="0" w:space="0" w:color="auto" w:frame="1"/>
        </w:rPr>
        <w:t>  </w:t>
      </w:r>
    </w:p>
    <w:p w14:paraId="039A1AA6" w14:textId="77777777" w:rsidR="0055689A" w:rsidRDefault="0055689A" w:rsidP="0055689A">
      <w:pPr>
        <w:pStyle w:val="alt"/>
        <w:numPr>
          <w:ilvl w:val="0"/>
          <w:numId w:val="152"/>
        </w:numPr>
        <w:spacing w:before="0" w:beforeAutospacing="0" w:after="0" w:afterAutospacing="0" w:line="375" w:lineRule="atLeast"/>
        <w:jc w:val="both"/>
        <w:rPr>
          <w:rFonts w:ascii="inter-regular" w:hAnsi="inter-regular"/>
          <w:color w:val="000000"/>
        </w:rPr>
      </w:pPr>
      <w:r>
        <w:rPr>
          <w:rStyle w:val="keyword"/>
          <w:rFonts w:ascii="inter-regular" w:hAnsi="inter-regular"/>
          <w:b/>
          <w:bCs/>
          <w:color w:val="006699"/>
          <w:bdr w:val="none" w:sz="0" w:space="0" w:color="auto" w:frame="1"/>
        </w:rPr>
        <w:t>for</w:t>
      </w:r>
      <w:r>
        <w:rPr>
          <w:rFonts w:ascii="inter-regular" w:hAnsi="inter-regular"/>
          <w:color w:val="000000"/>
          <w:bdr w:val="none" w:sz="0" w:space="0" w:color="auto" w:frame="1"/>
        </w:rPr>
        <w:t>(</w:t>
      </w:r>
      <w:r>
        <w:rPr>
          <w:rStyle w:val="keyword"/>
          <w:rFonts w:ascii="inter-regular" w:hAnsi="inter-regular"/>
          <w:b/>
          <w:bCs/>
          <w:color w:val="006699"/>
          <w:bdr w:val="none" w:sz="0" w:space="0" w:color="auto" w:frame="1"/>
        </w:rPr>
        <w:t>int</w:t>
      </w:r>
      <w:r>
        <w:rPr>
          <w:rFonts w:ascii="inter-regular" w:hAnsi="inter-regular"/>
          <w:color w:val="000000"/>
          <w:bdr w:val="none" w:sz="0" w:space="0" w:color="auto" w:frame="1"/>
        </w:rPr>
        <w:t> i=</w:t>
      </w:r>
      <w:r>
        <w:rPr>
          <w:rStyle w:val="number"/>
          <w:rFonts w:ascii="inter-regular" w:hAnsi="inter-regular"/>
          <w:color w:val="C00000"/>
          <w:bdr w:val="none" w:sz="0" w:space="0" w:color="auto" w:frame="1"/>
        </w:rPr>
        <w:t>0</w:t>
      </w:r>
      <w:r>
        <w:rPr>
          <w:rFonts w:ascii="inter-regular" w:hAnsi="inter-regular"/>
          <w:color w:val="000000"/>
          <w:bdr w:val="none" w:sz="0" w:space="0" w:color="auto" w:frame="1"/>
        </w:rPr>
        <w:t>;i&lt;a.length;i++)</w:t>
      </w:r>
      <w:r>
        <w:rPr>
          <w:rStyle w:val="comment"/>
          <w:rFonts w:ascii="inter-regular" w:hAnsi="inter-regular"/>
          <w:color w:val="008200"/>
          <w:bdr w:val="none" w:sz="0" w:space="0" w:color="auto" w:frame="1"/>
        </w:rPr>
        <w:t>//length is the property of array</w:t>
      </w:r>
      <w:r>
        <w:rPr>
          <w:rFonts w:ascii="inter-regular" w:hAnsi="inter-regular"/>
          <w:color w:val="000000"/>
          <w:bdr w:val="none" w:sz="0" w:space="0" w:color="auto" w:frame="1"/>
        </w:rPr>
        <w:t>  </w:t>
      </w:r>
    </w:p>
    <w:p w14:paraId="49FCF96B" w14:textId="77777777" w:rsidR="0055689A" w:rsidRDefault="0055689A" w:rsidP="0055689A">
      <w:pPr>
        <w:numPr>
          <w:ilvl w:val="0"/>
          <w:numId w:val="152"/>
        </w:numPr>
        <w:spacing w:after="0" w:line="375" w:lineRule="atLeast"/>
        <w:jc w:val="both"/>
        <w:rPr>
          <w:rFonts w:ascii="inter-regular" w:hAnsi="inter-regular"/>
          <w:color w:val="000000"/>
        </w:rPr>
      </w:pPr>
      <w:r>
        <w:rPr>
          <w:rFonts w:ascii="inter-regular" w:hAnsi="inter-regular"/>
          <w:color w:val="000000"/>
          <w:bdr w:val="none" w:sz="0" w:space="0" w:color="auto" w:frame="1"/>
        </w:rPr>
        <w:t>System.out.println(a[i]);  </w:t>
      </w:r>
    </w:p>
    <w:p w14:paraId="08F950AC" w14:textId="77777777" w:rsidR="0055689A" w:rsidRDefault="0055689A" w:rsidP="0055689A">
      <w:pPr>
        <w:pStyle w:val="alt"/>
        <w:numPr>
          <w:ilvl w:val="0"/>
          <w:numId w:val="152"/>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w:t>
      </w:r>
    </w:p>
    <w:p w14:paraId="5F987EF2" w14:textId="77777777" w:rsidR="0055689A" w:rsidRDefault="0055689A" w:rsidP="0055689A">
      <w:pPr>
        <w:rPr>
          <w:rFonts w:ascii="Times New Roman" w:hAnsi="Times New Roman"/>
        </w:rPr>
      </w:pPr>
      <w:hyperlink r:id="rId136" w:tgtFrame="_blank" w:history="1">
        <w:r>
          <w:rPr>
            <w:rStyle w:val="Hyperlink"/>
            <w:rFonts w:ascii="Verdana" w:hAnsi="Verdana"/>
            <w:b/>
            <w:bCs/>
            <w:color w:val="FFFFFF"/>
            <w:sz w:val="20"/>
            <w:szCs w:val="20"/>
            <w:shd w:val="clear" w:color="auto" w:fill="4CAF50"/>
          </w:rPr>
          <w:t>Test it Now</w:t>
        </w:r>
      </w:hyperlink>
    </w:p>
    <w:p w14:paraId="784AE70C" w14:textId="77777777" w:rsidR="0055689A" w:rsidRDefault="0055689A" w:rsidP="0055689A">
      <w:pPr>
        <w:pStyle w:val="NormalWeb"/>
        <w:shd w:val="clear" w:color="auto" w:fill="FFFFFF"/>
        <w:jc w:val="both"/>
        <w:rPr>
          <w:rFonts w:ascii="inter-regular" w:hAnsi="inter-regular"/>
          <w:color w:val="333333"/>
        </w:rPr>
      </w:pPr>
      <w:r>
        <w:rPr>
          <w:rFonts w:ascii="inter-regular" w:hAnsi="inter-regular"/>
          <w:color w:val="333333"/>
        </w:rPr>
        <w:t>Output:</w:t>
      </w:r>
    </w:p>
    <w:p w14:paraId="6C8EAF18" w14:textId="77777777" w:rsidR="0055689A" w:rsidRDefault="0055689A" w:rsidP="0055689A">
      <w:pPr>
        <w:pStyle w:val="HTMLPreformatted"/>
        <w:shd w:val="clear" w:color="auto" w:fill="EEEEEE"/>
        <w:jc w:val="both"/>
        <w:rPr>
          <w:color w:val="535559"/>
        </w:rPr>
      </w:pPr>
      <w:r>
        <w:rPr>
          <w:color w:val="535559"/>
        </w:rPr>
        <w:t>33</w:t>
      </w:r>
    </w:p>
    <w:p w14:paraId="38E00FC0" w14:textId="77777777" w:rsidR="0055689A" w:rsidRDefault="0055689A" w:rsidP="0055689A">
      <w:pPr>
        <w:pStyle w:val="HTMLPreformatted"/>
        <w:shd w:val="clear" w:color="auto" w:fill="EEEEEE"/>
        <w:jc w:val="both"/>
        <w:rPr>
          <w:color w:val="535559"/>
        </w:rPr>
      </w:pPr>
      <w:r>
        <w:rPr>
          <w:color w:val="535559"/>
        </w:rPr>
        <w:t>3</w:t>
      </w:r>
    </w:p>
    <w:p w14:paraId="06C8FF1D" w14:textId="77777777" w:rsidR="0055689A" w:rsidRDefault="0055689A" w:rsidP="0055689A">
      <w:pPr>
        <w:pStyle w:val="HTMLPreformatted"/>
        <w:shd w:val="clear" w:color="auto" w:fill="EEEEEE"/>
        <w:jc w:val="both"/>
        <w:rPr>
          <w:color w:val="535559"/>
        </w:rPr>
      </w:pPr>
      <w:r>
        <w:rPr>
          <w:color w:val="535559"/>
        </w:rPr>
        <w:t>4</w:t>
      </w:r>
    </w:p>
    <w:p w14:paraId="67EF9E26" w14:textId="77777777" w:rsidR="0055689A" w:rsidRDefault="0055689A" w:rsidP="0055689A">
      <w:pPr>
        <w:pStyle w:val="HTMLPreformatted"/>
        <w:shd w:val="clear" w:color="auto" w:fill="EEEEEE"/>
        <w:jc w:val="both"/>
        <w:rPr>
          <w:color w:val="535559"/>
        </w:rPr>
      </w:pPr>
      <w:r>
        <w:rPr>
          <w:color w:val="535559"/>
        </w:rPr>
        <w:t>5</w:t>
      </w:r>
    </w:p>
    <w:p w14:paraId="6E9314DC" w14:textId="77777777" w:rsidR="0055689A" w:rsidRDefault="0055689A" w:rsidP="0055689A">
      <w:pPr>
        <w:pStyle w:val="Heading2"/>
        <w:shd w:val="clear" w:color="auto" w:fill="FFFFFF"/>
        <w:spacing w:line="312" w:lineRule="atLeast"/>
        <w:jc w:val="both"/>
        <w:rPr>
          <w:rFonts w:ascii="Helvetica" w:hAnsi="Helvetica"/>
          <w:b w:val="0"/>
          <w:bCs w:val="0"/>
          <w:color w:val="610B38"/>
          <w:sz w:val="38"/>
          <w:szCs w:val="38"/>
        </w:rPr>
      </w:pPr>
      <w:r>
        <w:rPr>
          <w:rFonts w:ascii="Helvetica" w:hAnsi="Helvetica"/>
          <w:b w:val="0"/>
          <w:bCs w:val="0"/>
          <w:color w:val="610B38"/>
          <w:sz w:val="38"/>
          <w:szCs w:val="38"/>
        </w:rPr>
        <w:t>For-each Loop for Java Array</w:t>
      </w:r>
    </w:p>
    <w:p w14:paraId="1B941BD5" w14:textId="77777777" w:rsidR="0055689A" w:rsidRDefault="0055689A" w:rsidP="0055689A">
      <w:pPr>
        <w:pStyle w:val="NormalWeb"/>
        <w:shd w:val="clear" w:color="auto" w:fill="FFFFFF"/>
        <w:jc w:val="both"/>
        <w:rPr>
          <w:rFonts w:ascii="inter-regular" w:hAnsi="inter-regular"/>
          <w:color w:val="333333"/>
        </w:rPr>
      </w:pPr>
      <w:r>
        <w:rPr>
          <w:rFonts w:ascii="inter-regular" w:hAnsi="inter-regular"/>
          <w:color w:val="333333"/>
        </w:rPr>
        <w:t>We can also print the Java array using </w:t>
      </w:r>
      <w:hyperlink r:id="rId137" w:history="1">
        <w:r>
          <w:rPr>
            <w:rStyle w:val="Hyperlink"/>
            <w:rFonts w:ascii="Segoe UI" w:hAnsi="Segoe UI" w:cs="Segoe UI"/>
            <w:b/>
            <w:bCs/>
            <w:color w:val="008000"/>
          </w:rPr>
          <w:t>for-each loop</w:t>
        </w:r>
      </w:hyperlink>
      <w:r>
        <w:rPr>
          <w:rFonts w:ascii="inter-regular" w:hAnsi="inter-regular"/>
          <w:color w:val="333333"/>
        </w:rPr>
        <w:t>. The Java for-each loop prints the array elements one by one. It holds an array element in a variable, then executes the body of the loop.</w:t>
      </w:r>
    </w:p>
    <w:p w14:paraId="1BFC810A" w14:textId="77777777" w:rsidR="0055689A" w:rsidRDefault="0055689A" w:rsidP="0055689A">
      <w:pPr>
        <w:pStyle w:val="NormalWeb"/>
        <w:shd w:val="clear" w:color="auto" w:fill="FFFFFF"/>
        <w:jc w:val="both"/>
        <w:rPr>
          <w:rFonts w:ascii="inter-regular" w:hAnsi="inter-regular"/>
          <w:color w:val="333333"/>
        </w:rPr>
      </w:pPr>
      <w:r>
        <w:rPr>
          <w:rFonts w:ascii="inter-regular" w:hAnsi="inter-regular"/>
          <w:color w:val="333333"/>
        </w:rPr>
        <w:t>The syntax of the for-each loop is given below:</w:t>
      </w:r>
    </w:p>
    <w:p w14:paraId="40EF1B20" w14:textId="77777777" w:rsidR="0055689A" w:rsidRDefault="0055689A" w:rsidP="0055689A">
      <w:pPr>
        <w:pStyle w:val="alt"/>
        <w:numPr>
          <w:ilvl w:val="0"/>
          <w:numId w:val="153"/>
        </w:numPr>
        <w:spacing w:before="0" w:beforeAutospacing="0" w:after="0" w:afterAutospacing="0" w:line="375" w:lineRule="atLeast"/>
        <w:jc w:val="both"/>
        <w:rPr>
          <w:rFonts w:ascii="inter-regular" w:hAnsi="inter-regular"/>
          <w:color w:val="000000"/>
        </w:rPr>
      </w:pPr>
      <w:r>
        <w:rPr>
          <w:rStyle w:val="keyword"/>
          <w:rFonts w:ascii="inter-regular" w:hAnsi="inter-regular"/>
          <w:b/>
          <w:bCs/>
          <w:color w:val="006699"/>
          <w:bdr w:val="none" w:sz="0" w:space="0" w:color="auto" w:frame="1"/>
        </w:rPr>
        <w:t>for</w:t>
      </w:r>
      <w:r>
        <w:rPr>
          <w:rFonts w:ascii="inter-regular" w:hAnsi="inter-regular"/>
          <w:color w:val="000000"/>
          <w:bdr w:val="none" w:sz="0" w:space="0" w:color="auto" w:frame="1"/>
        </w:rPr>
        <w:t>(data_type variable:array){  </w:t>
      </w:r>
    </w:p>
    <w:p w14:paraId="2FF060D6" w14:textId="77777777" w:rsidR="0055689A" w:rsidRDefault="0055689A" w:rsidP="0055689A">
      <w:pPr>
        <w:numPr>
          <w:ilvl w:val="0"/>
          <w:numId w:val="153"/>
        </w:numPr>
        <w:spacing w:after="0" w:line="375" w:lineRule="atLeast"/>
        <w:jc w:val="both"/>
        <w:rPr>
          <w:rFonts w:ascii="inter-regular" w:hAnsi="inter-regular"/>
          <w:color w:val="000000"/>
        </w:rPr>
      </w:pPr>
      <w:r>
        <w:rPr>
          <w:rStyle w:val="comment"/>
          <w:rFonts w:ascii="inter-regular" w:hAnsi="inter-regular"/>
          <w:color w:val="008200"/>
          <w:bdr w:val="none" w:sz="0" w:space="0" w:color="auto" w:frame="1"/>
        </w:rPr>
        <w:t>//body of the loop</w:t>
      </w:r>
      <w:r>
        <w:rPr>
          <w:rFonts w:ascii="inter-regular" w:hAnsi="inter-regular"/>
          <w:color w:val="000000"/>
          <w:bdr w:val="none" w:sz="0" w:space="0" w:color="auto" w:frame="1"/>
        </w:rPr>
        <w:t>  </w:t>
      </w:r>
    </w:p>
    <w:p w14:paraId="33BFACC9" w14:textId="77777777" w:rsidR="0055689A" w:rsidRDefault="0055689A" w:rsidP="0055689A">
      <w:pPr>
        <w:pStyle w:val="alt"/>
        <w:numPr>
          <w:ilvl w:val="0"/>
          <w:numId w:val="153"/>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w:t>
      </w:r>
    </w:p>
    <w:p w14:paraId="5B5479F4" w14:textId="77777777" w:rsidR="0055689A" w:rsidRDefault="0055689A" w:rsidP="0055689A">
      <w:pPr>
        <w:pStyle w:val="NormalWeb"/>
        <w:shd w:val="clear" w:color="auto" w:fill="FFFFFF"/>
        <w:jc w:val="both"/>
        <w:rPr>
          <w:rFonts w:ascii="inter-regular" w:hAnsi="inter-regular"/>
          <w:color w:val="333333"/>
        </w:rPr>
      </w:pPr>
      <w:r>
        <w:rPr>
          <w:rFonts w:ascii="inter-regular" w:hAnsi="inter-regular"/>
          <w:color w:val="333333"/>
        </w:rPr>
        <w:t>Let us see the example of print the elements of Java array using the for-each loop.</w:t>
      </w:r>
    </w:p>
    <w:p w14:paraId="52D764CC" w14:textId="77777777" w:rsidR="0055689A" w:rsidRDefault="0055689A" w:rsidP="0055689A">
      <w:pPr>
        <w:pStyle w:val="alt"/>
        <w:numPr>
          <w:ilvl w:val="0"/>
          <w:numId w:val="154"/>
        </w:numPr>
        <w:spacing w:before="0" w:beforeAutospacing="0" w:after="0" w:afterAutospacing="0" w:line="375" w:lineRule="atLeast"/>
        <w:jc w:val="both"/>
        <w:rPr>
          <w:rFonts w:ascii="inter-regular" w:hAnsi="inter-regular"/>
          <w:color w:val="000000"/>
        </w:rPr>
      </w:pPr>
      <w:r>
        <w:rPr>
          <w:rStyle w:val="comment"/>
          <w:rFonts w:ascii="inter-regular" w:hAnsi="inter-regular"/>
          <w:color w:val="008200"/>
          <w:bdr w:val="none" w:sz="0" w:space="0" w:color="auto" w:frame="1"/>
        </w:rPr>
        <w:t>//Java Program to print the array elements using for-each loop</w:t>
      </w:r>
      <w:r>
        <w:rPr>
          <w:rFonts w:ascii="inter-regular" w:hAnsi="inter-regular"/>
          <w:color w:val="000000"/>
          <w:bdr w:val="none" w:sz="0" w:space="0" w:color="auto" w:frame="1"/>
        </w:rPr>
        <w:t>  </w:t>
      </w:r>
    </w:p>
    <w:p w14:paraId="2C42DA2D" w14:textId="77777777" w:rsidR="0055689A" w:rsidRDefault="0055689A" w:rsidP="0055689A">
      <w:pPr>
        <w:numPr>
          <w:ilvl w:val="0"/>
          <w:numId w:val="154"/>
        </w:numPr>
        <w:spacing w:after="0" w:line="375" w:lineRule="atLeast"/>
        <w:jc w:val="both"/>
        <w:rPr>
          <w:rFonts w:ascii="inter-regular" w:hAnsi="inter-regular"/>
          <w:color w:val="000000"/>
        </w:rPr>
      </w:pPr>
      <w:r>
        <w:rPr>
          <w:rStyle w:val="keyword"/>
          <w:rFonts w:ascii="inter-regular" w:hAnsi="inter-regular"/>
          <w:b/>
          <w:bCs/>
          <w:color w:val="006699"/>
          <w:bdr w:val="none" w:sz="0" w:space="0" w:color="auto" w:frame="1"/>
        </w:rPr>
        <w:t>class</w:t>
      </w:r>
      <w:r>
        <w:rPr>
          <w:rFonts w:ascii="inter-regular" w:hAnsi="inter-regular"/>
          <w:color w:val="000000"/>
          <w:bdr w:val="none" w:sz="0" w:space="0" w:color="auto" w:frame="1"/>
        </w:rPr>
        <w:t> Testarray1{  </w:t>
      </w:r>
    </w:p>
    <w:p w14:paraId="1BB8B1B0" w14:textId="77777777" w:rsidR="0055689A" w:rsidRDefault="0055689A" w:rsidP="0055689A">
      <w:pPr>
        <w:pStyle w:val="alt"/>
        <w:numPr>
          <w:ilvl w:val="0"/>
          <w:numId w:val="154"/>
        </w:numPr>
        <w:spacing w:before="0" w:beforeAutospacing="0" w:after="0" w:afterAutospacing="0" w:line="375" w:lineRule="atLeast"/>
        <w:jc w:val="both"/>
        <w:rPr>
          <w:rFonts w:ascii="inter-regular" w:hAnsi="inter-regular"/>
          <w:color w:val="000000"/>
        </w:rPr>
      </w:pPr>
      <w:r>
        <w:rPr>
          <w:rStyle w:val="keyword"/>
          <w:rFonts w:ascii="inter-regular" w:hAnsi="inter-regular"/>
          <w:b/>
          <w:bCs/>
          <w:color w:val="006699"/>
          <w:bdr w:val="none" w:sz="0" w:space="0" w:color="auto" w:frame="1"/>
        </w:rPr>
        <w:lastRenderedPageBreak/>
        <w:t>public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static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void</w:t>
      </w:r>
      <w:r>
        <w:rPr>
          <w:rFonts w:ascii="inter-regular" w:hAnsi="inter-regular"/>
          <w:color w:val="000000"/>
          <w:bdr w:val="none" w:sz="0" w:space="0" w:color="auto" w:frame="1"/>
        </w:rPr>
        <w:t> main(String args[]){  </w:t>
      </w:r>
    </w:p>
    <w:p w14:paraId="17856F67" w14:textId="77777777" w:rsidR="0055689A" w:rsidRDefault="0055689A" w:rsidP="0055689A">
      <w:pPr>
        <w:numPr>
          <w:ilvl w:val="0"/>
          <w:numId w:val="154"/>
        </w:numPr>
        <w:spacing w:after="0" w:line="375" w:lineRule="atLeast"/>
        <w:jc w:val="both"/>
        <w:rPr>
          <w:rFonts w:ascii="inter-regular" w:hAnsi="inter-regular"/>
          <w:color w:val="000000"/>
        </w:rPr>
      </w:pPr>
      <w:r>
        <w:rPr>
          <w:rStyle w:val="keyword"/>
          <w:rFonts w:ascii="inter-regular" w:hAnsi="inter-regular"/>
          <w:b/>
          <w:bCs/>
          <w:color w:val="006699"/>
          <w:bdr w:val="none" w:sz="0" w:space="0" w:color="auto" w:frame="1"/>
        </w:rPr>
        <w:t>int</w:t>
      </w:r>
      <w:r>
        <w:rPr>
          <w:rFonts w:ascii="inter-regular" w:hAnsi="inter-regular"/>
          <w:color w:val="000000"/>
          <w:bdr w:val="none" w:sz="0" w:space="0" w:color="auto" w:frame="1"/>
        </w:rPr>
        <w:t> arr[]={</w:t>
      </w:r>
      <w:r>
        <w:rPr>
          <w:rStyle w:val="number"/>
          <w:rFonts w:ascii="inter-regular" w:hAnsi="inter-regular"/>
          <w:color w:val="C00000"/>
          <w:bdr w:val="none" w:sz="0" w:space="0" w:color="auto" w:frame="1"/>
        </w:rPr>
        <w:t>33</w:t>
      </w:r>
      <w:r>
        <w:rPr>
          <w:rFonts w:ascii="inter-regular" w:hAnsi="inter-regular"/>
          <w:color w:val="000000"/>
          <w:bdr w:val="none" w:sz="0" w:space="0" w:color="auto" w:frame="1"/>
        </w:rPr>
        <w:t>,</w:t>
      </w:r>
      <w:r>
        <w:rPr>
          <w:rStyle w:val="number"/>
          <w:rFonts w:ascii="inter-regular" w:hAnsi="inter-regular"/>
          <w:color w:val="C00000"/>
          <w:bdr w:val="none" w:sz="0" w:space="0" w:color="auto" w:frame="1"/>
        </w:rPr>
        <w:t>3</w:t>
      </w:r>
      <w:r>
        <w:rPr>
          <w:rFonts w:ascii="inter-regular" w:hAnsi="inter-regular"/>
          <w:color w:val="000000"/>
          <w:bdr w:val="none" w:sz="0" w:space="0" w:color="auto" w:frame="1"/>
        </w:rPr>
        <w:t>,</w:t>
      </w:r>
      <w:r>
        <w:rPr>
          <w:rStyle w:val="number"/>
          <w:rFonts w:ascii="inter-regular" w:hAnsi="inter-regular"/>
          <w:color w:val="C00000"/>
          <w:bdr w:val="none" w:sz="0" w:space="0" w:color="auto" w:frame="1"/>
        </w:rPr>
        <w:t>4</w:t>
      </w:r>
      <w:r>
        <w:rPr>
          <w:rFonts w:ascii="inter-regular" w:hAnsi="inter-regular"/>
          <w:color w:val="000000"/>
          <w:bdr w:val="none" w:sz="0" w:space="0" w:color="auto" w:frame="1"/>
        </w:rPr>
        <w:t>,</w:t>
      </w:r>
      <w:r>
        <w:rPr>
          <w:rStyle w:val="number"/>
          <w:rFonts w:ascii="inter-regular" w:hAnsi="inter-regular"/>
          <w:color w:val="C00000"/>
          <w:bdr w:val="none" w:sz="0" w:space="0" w:color="auto" w:frame="1"/>
        </w:rPr>
        <w:t>5</w:t>
      </w:r>
      <w:r>
        <w:rPr>
          <w:rFonts w:ascii="inter-regular" w:hAnsi="inter-regular"/>
          <w:color w:val="000000"/>
          <w:bdr w:val="none" w:sz="0" w:space="0" w:color="auto" w:frame="1"/>
        </w:rPr>
        <w:t>};  </w:t>
      </w:r>
    </w:p>
    <w:p w14:paraId="750F7A50" w14:textId="77777777" w:rsidR="0055689A" w:rsidRDefault="0055689A" w:rsidP="0055689A">
      <w:pPr>
        <w:pStyle w:val="alt"/>
        <w:numPr>
          <w:ilvl w:val="0"/>
          <w:numId w:val="154"/>
        </w:numPr>
        <w:spacing w:before="0" w:beforeAutospacing="0" w:after="0" w:afterAutospacing="0" w:line="375" w:lineRule="atLeast"/>
        <w:jc w:val="both"/>
        <w:rPr>
          <w:rFonts w:ascii="inter-regular" w:hAnsi="inter-regular"/>
          <w:color w:val="000000"/>
        </w:rPr>
      </w:pPr>
      <w:r>
        <w:rPr>
          <w:rStyle w:val="comment"/>
          <w:rFonts w:ascii="inter-regular" w:hAnsi="inter-regular"/>
          <w:color w:val="008200"/>
          <w:bdr w:val="none" w:sz="0" w:space="0" w:color="auto" w:frame="1"/>
        </w:rPr>
        <w:t>//printing array using for-each loop</w:t>
      </w:r>
      <w:r>
        <w:rPr>
          <w:rFonts w:ascii="inter-regular" w:hAnsi="inter-regular"/>
          <w:color w:val="000000"/>
          <w:bdr w:val="none" w:sz="0" w:space="0" w:color="auto" w:frame="1"/>
        </w:rPr>
        <w:t>  </w:t>
      </w:r>
    </w:p>
    <w:p w14:paraId="6DD43C3B" w14:textId="77777777" w:rsidR="0055689A" w:rsidRDefault="0055689A" w:rsidP="0055689A">
      <w:pPr>
        <w:numPr>
          <w:ilvl w:val="0"/>
          <w:numId w:val="154"/>
        </w:numPr>
        <w:spacing w:after="0" w:line="375" w:lineRule="atLeast"/>
        <w:jc w:val="both"/>
        <w:rPr>
          <w:rFonts w:ascii="inter-regular" w:hAnsi="inter-regular"/>
          <w:color w:val="000000"/>
        </w:rPr>
      </w:pPr>
      <w:r>
        <w:rPr>
          <w:rStyle w:val="keyword"/>
          <w:rFonts w:ascii="inter-regular" w:hAnsi="inter-regular"/>
          <w:b/>
          <w:bCs/>
          <w:color w:val="006699"/>
          <w:bdr w:val="none" w:sz="0" w:space="0" w:color="auto" w:frame="1"/>
        </w:rPr>
        <w:t>for</w:t>
      </w:r>
      <w:r>
        <w:rPr>
          <w:rFonts w:ascii="inter-regular" w:hAnsi="inter-regular"/>
          <w:color w:val="000000"/>
          <w:bdr w:val="none" w:sz="0" w:space="0" w:color="auto" w:frame="1"/>
        </w:rPr>
        <w:t>(</w:t>
      </w:r>
      <w:r>
        <w:rPr>
          <w:rStyle w:val="keyword"/>
          <w:rFonts w:ascii="inter-regular" w:hAnsi="inter-regular"/>
          <w:b/>
          <w:bCs/>
          <w:color w:val="006699"/>
          <w:bdr w:val="none" w:sz="0" w:space="0" w:color="auto" w:frame="1"/>
        </w:rPr>
        <w:t>int</w:t>
      </w:r>
      <w:r>
        <w:rPr>
          <w:rFonts w:ascii="inter-regular" w:hAnsi="inter-regular"/>
          <w:color w:val="000000"/>
          <w:bdr w:val="none" w:sz="0" w:space="0" w:color="auto" w:frame="1"/>
        </w:rPr>
        <w:t> i:arr)  </w:t>
      </w:r>
    </w:p>
    <w:p w14:paraId="0217964E" w14:textId="77777777" w:rsidR="0055689A" w:rsidRDefault="0055689A" w:rsidP="0055689A">
      <w:pPr>
        <w:pStyle w:val="alt"/>
        <w:numPr>
          <w:ilvl w:val="0"/>
          <w:numId w:val="154"/>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System.out.println(i);  </w:t>
      </w:r>
    </w:p>
    <w:p w14:paraId="5DEDCCFB" w14:textId="77777777" w:rsidR="0055689A" w:rsidRDefault="0055689A" w:rsidP="0055689A">
      <w:pPr>
        <w:numPr>
          <w:ilvl w:val="0"/>
          <w:numId w:val="154"/>
        </w:numPr>
        <w:spacing w:after="0" w:line="375" w:lineRule="atLeast"/>
        <w:jc w:val="both"/>
        <w:rPr>
          <w:rFonts w:ascii="inter-regular" w:hAnsi="inter-regular"/>
          <w:color w:val="000000"/>
        </w:rPr>
      </w:pPr>
      <w:r>
        <w:rPr>
          <w:rFonts w:ascii="inter-regular" w:hAnsi="inter-regular"/>
          <w:color w:val="000000"/>
          <w:bdr w:val="none" w:sz="0" w:space="0" w:color="auto" w:frame="1"/>
        </w:rPr>
        <w:t>}}  </w:t>
      </w:r>
    </w:p>
    <w:p w14:paraId="06DD9E31" w14:textId="77777777" w:rsidR="0055689A" w:rsidRDefault="0055689A" w:rsidP="0055689A">
      <w:pPr>
        <w:pStyle w:val="NormalWeb"/>
        <w:shd w:val="clear" w:color="auto" w:fill="FFFFFF"/>
        <w:jc w:val="both"/>
        <w:rPr>
          <w:rFonts w:ascii="inter-regular" w:hAnsi="inter-regular"/>
          <w:color w:val="333333"/>
        </w:rPr>
      </w:pPr>
      <w:r>
        <w:rPr>
          <w:rFonts w:ascii="inter-regular" w:hAnsi="inter-regular"/>
          <w:color w:val="333333"/>
        </w:rPr>
        <w:t>Output:</w:t>
      </w:r>
    </w:p>
    <w:p w14:paraId="7F0A8295" w14:textId="77777777" w:rsidR="0055689A" w:rsidRDefault="0055689A" w:rsidP="0055689A">
      <w:pPr>
        <w:pStyle w:val="HTMLPreformatted"/>
        <w:shd w:val="clear" w:color="auto" w:fill="EEEEEE"/>
        <w:jc w:val="both"/>
        <w:rPr>
          <w:color w:val="535559"/>
        </w:rPr>
      </w:pPr>
      <w:r>
        <w:rPr>
          <w:color w:val="535559"/>
        </w:rPr>
        <w:t>33</w:t>
      </w:r>
    </w:p>
    <w:p w14:paraId="51408497" w14:textId="77777777" w:rsidR="0055689A" w:rsidRDefault="0055689A" w:rsidP="0055689A">
      <w:pPr>
        <w:pStyle w:val="HTMLPreformatted"/>
        <w:shd w:val="clear" w:color="auto" w:fill="EEEEEE"/>
        <w:jc w:val="both"/>
        <w:rPr>
          <w:color w:val="535559"/>
        </w:rPr>
      </w:pPr>
      <w:r>
        <w:rPr>
          <w:color w:val="535559"/>
        </w:rPr>
        <w:t>3</w:t>
      </w:r>
    </w:p>
    <w:p w14:paraId="332B7570" w14:textId="77777777" w:rsidR="0055689A" w:rsidRDefault="0055689A" w:rsidP="0055689A">
      <w:pPr>
        <w:pStyle w:val="HTMLPreformatted"/>
        <w:shd w:val="clear" w:color="auto" w:fill="EEEEEE"/>
        <w:jc w:val="both"/>
        <w:rPr>
          <w:color w:val="535559"/>
        </w:rPr>
      </w:pPr>
      <w:r>
        <w:rPr>
          <w:color w:val="535559"/>
        </w:rPr>
        <w:t>4</w:t>
      </w:r>
    </w:p>
    <w:p w14:paraId="254528B3" w14:textId="77777777" w:rsidR="0055689A" w:rsidRDefault="0055689A" w:rsidP="0055689A">
      <w:pPr>
        <w:pStyle w:val="HTMLPreformatted"/>
        <w:shd w:val="clear" w:color="auto" w:fill="EEEEEE"/>
        <w:jc w:val="both"/>
        <w:rPr>
          <w:color w:val="535559"/>
        </w:rPr>
      </w:pPr>
      <w:r>
        <w:rPr>
          <w:color w:val="535559"/>
        </w:rPr>
        <w:t>5</w:t>
      </w:r>
    </w:p>
    <w:p w14:paraId="69371ACA" w14:textId="77777777" w:rsidR="0055689A" w:rsidRDefault="00000000" w:rsidP="0055689A">
      <w:pPr>
        <w:rPr>
          <w:rFonts w:ascii="Times New Roman" w:hAnsi="Times New Roman"/>
        </w:rPr>
      </w:pPr>
      <w:r>
        <w:pict w14:anchorId="1F63E42F">
          <v:rect id="_x0000_i1075" style="width:0;height:.75pt" o:hrstd="t" o:hrnoshade="t" o:hr="t" fillcolor="#d4d4d4" stroked="f"/>
        </w:pict>
      </w:r>
    </w:p>
    <w:p w14:paraId="020BA754" w14:textId="77777777" w:rsidR="0055689A" w:rsidRDefault="0055689A" w:rsidP="0055689A">
      <w:pPr>
        <w:pStyle w:val="Heading2"/>
        <w:shd w:val="clear" w:color="auto" w:fill="FFFFFF"/>
        <w:spacing w:line="312" w:lineRule="atLeast"/>
        <w:jc w:val="both"/>
        <w:rPr>
          <w:rFonts w:ascii="Helvetica" w:hAnsi="Helvetica"/>
          <w:b w:val="0"/>
          <w:bCs w:val="0"/>
          <w:color w:val="610B38"/>
          <w:sz w:val="38"/>
          <w:szCs w:val="38"/>
        </w:rPr>
      </w:pPr>
      <w:r>
        <w:rPr>
          <w:rFonts w:ascii="Helvetica" w:hAnsi="Helvetica"/>
          <w:b w:val="0"/>
          <w:bCs w:val="0"/>
          <w:color w:val="610B38"/>
          <w:sz w:val="38"/>
          <w:szCs w:val="38"/>
        </w:rPr>
        <w:t>Passing Array to a Method in Java</w:t>
      </w:r>
    </w:p>
    <w:p w14:paraId="141F033B" w14:textId="77777777" w:rsidR="0055689A" w:rsidRDefault="0055689A" w:rsidP="0055689A">
      <w:pPr>
        <w:pStyle w:val="NormalWeb"/>
        <w:shd w:val="clear" w:color="auto" w:fill="FFFFFF"/>
        <w:jc w:val="both"/>
        <w:rPr>
          <w:rFonts w:ascii="inter-regular" w:hAnsi="inter-regular"/>
          <w:color w:val="333333"/>
        </w:rPr>
      </w:pPr>
      <w:r>
        <w:rPr>
          <w:rFonts w:ascii="inter-regular" w:hAnsi="inter-regular"/>
          <w:color w:val="333333"/>
        </w:rPr>
        <w:t>We can pass the java array to method so that we can reuse the same logic on any array.</w:t>
      </w:r>
    </w:p>
    <w:p w14:paraId="04CBAD61" w14:textId="77777777" w:rsidR="0055689A" w:rsidRDefault="0055689A" w:rsidP="0055689A">
      <w:pPr>
        <w:pStyle w:val="NormalWeb"/>
        <w:shd w:val="clear" w:color="auto" w:fill="FFFFFF"/>
        <w:jc w:val="both"/>
        <w:rPr>
          <w:rFonts w:ascii="inter-regular" w:hAnsi="inter-regular"/>
          <w:color w:val="333333"/>
        </w:rPr>
      </w:pPr>
      <w:r>
        <w:rPr>
          <w:rFonts w:ascii="inter-regular" w:hAnsi="inter-regular"/>
          <w:color w:val="333333"/>
        </w:rPr>
        <w:t>Let's see the simple example to get the minimum number of an array using a method.</w:t>
      </w:r>
    </w:p>
    <w:p w14:paraId="14C71C89" w14:textId="77777777" w:rsidR="0055689A" w:rsidRDefault="0055689A" w:rsidP="0055689A">
      <w:pPr>
        <w:pStyle w:val="alt"/>
        <w:numPr>
          <w:ilvl w:val="0"/>
          <w:numId w:val="155"/>
        </w:numPr>
        <w:spacing w:before="0" w:beforeAutospacing="0" w:after="0" w:afterAutospacing="0" w:line="375" w:lineRule="atLeast"/>
        <w:jc w:val="both"/>
        <w:rPr>
          <w:rFonts w:ascii="inter-regular" w:hAnsi="inter-regular"/>
          <w:color w:val="000000"/>
        </w:rPr>
      </w:pPr>
      <w:r>
        <w:rPr>
          <w:rStyle w:val="comment"/>
          <w:rFonts w:ascii="inter-regular" w:hAnsi="inter-regular"/>
          <w:color w:val="008200"/>
          <w:bdr w:val="none" w:sz="0" w:space="0" w:color="auto" w:frame="1"/>
        </w:rPr>
        <w:t>//Java Program to demonstrate the way of passing an array</w:t>
      </w:r>
      <w:r>
        <w:rPr>
          <w:rFonts w:ascii="inter-regular" w:hAnsi="inter-regular"/>
          <w:color w:val="000000"/>
          <w:bdr w:val="none" w:sz="0" w:space="0" w:color="auto" w:frame="1"/>
        </w:rPr>
        <w:t>  </w:t>
      </w:r>
    </w:p>
    <w:p w14:paraId="359E7362" w14:textId="77777777" w:rsidR="0055689A" w:rsidRDefault="0055689A" w:rsidP="0055689A">
      <w:pPr>
        <w:numPr>
          <w:ilvl w:val="0"/>
          <w:numId w:val="155"/>
        </w:numPr>
        <w:spacing w:after="0" w:line="375" w:lineRule="atLeast"/>
        <w:jc w:val="both"/>
        <w:rPr>
          <w:rFonts w:ascii="inter-regular" w:hAnsi="inter-regular"/>
          <w:color w:val="000000"/>
        </w:rPr>
      </w:pPr>
      <w:r>
        <w:rPr>
          <w:rStyle w:val="comment"/>
          <w:rFonts w:ascii="inter-regular" w:hAnsi="inter-regular"/>
          <w:color w:val="008200"/>
          <w:bdr w:val="none" w:sz="0" w:space="0" w:color="auto" w:frame="1"/>
        </w:rPr>
        <w:t>//to method.</w:t>
      </w:r>
      <w:r>
        <w:rPr>
          <w:rFonts w:ascii="inter-regular" w:hAnsi="inter-regular"/>
          <w:color w:val="000000"/>
          <w:bdr w:val="none" w:sz="0" w:space="0" w:color="auto" w:frame="1"/>
        </w:rPr>
        <w:t>  </w:t>
      </w:r>
    </w:p>
    <w:p w14:paraId="1ABD589C" w14:textId="77777777" w:rsidR="0055689A" w:rsidRDefault="0055689A" w:rsidP="0055689A">
      <w:pPr>
        <w:pStyle w:val="alt"/>
        <w:numPr>
          <w:ilvl w:val="0"/>
          <w:numId w:val="155"/>
        </w:numPr>
        <w:spacing w:before="0" w:beforeAutospacing="0" w:after="0" w:afterAutospacing="0" w:line="375" w:lineRule="atLeast"/>
        <w:jc w:val="both"/>
        <w:rPr>
          <w:rFonts w:ascii="inter-regular" w:hAnsi="inter-regular"/>
          <w:color w:val="000000"/>
        </w:rPr>
      </w:pPr>
      <w:r>
        <w:rPr>
          <w:rStyle w:val="keyword"/>
          <w:rFonts w:ascii="inter-regular" w:hAnsi="inter-regular"/>
          <w:b/>
          <w:bCs/>
          <w:color w:val="006699"/>
          <w:bdr w:val="none" w:sz="0" w:space="0" w:color="auto" w:frame="1"/>
        </w:rPr>
        <w:t>class</w:t>
      </w:r>
      <w:r>
        <w:rPr>
          <w:rFonts w:ascii="inter-regular" w:hAnsi="inter-regular"/>
          <w:color w:val="000000"/>
          <w:bdr w:val="none" w:sz="0" w:space="0" w:color="auto" w:frame="1"/>
        </w:rPr>
        <w:t> Testarray2{  </w:t>
      </w:r>
    </w:p>
    <w:p w14:paraId="6CFD22A0" w14:textId="77777777" w:rsidR="0055689A" w:rsidRDefault="0055689A" w:rsidP="0055689A">
      <w:pPr>
        <w:numPr>
          <w:ilvl w:val="0"/>
          <w:numId w:val="155"/>
        </w:numPr>
        <w:spacing w:after="0" w:line="375" w:lineRule="atLeast"/>
        <w:jc w:val="both"/>
        <w:rPr>
          <w:rFonts w:ascii="inter-regular" w:hAnsi="inter-regular"/>
          <w:color w:val="000000"/>
        </w:rPr>
      </w:pPr>
      <w:r>
        <w:rPr>
          <w:rStyle w:val="comment"/>
          <w:rFonts w:ascii="inter-regular" w:hAnsi="inter-regular"/>
          <w:color w:val="008200"/>
          <w:bdr w:val="none" w:sz="0" w:space="0" w:color="auto" w:frame="1"/>
        </w:rPr>
        <w:t>//creating a method which receives an array as a parameter</w:t>
      </w:r>
      <w:r>
        <w:rPr>
          <w:rFonts w:ascii="inter-regular" w:hAnsi="inter-regular"/>
          <w:color w:val="000000"/>
          <w:bdr w:val="none" w:sz="0" w:space="0" w:color="auto" w:frame="1"/>
        </w:rPr>
        <w:t>  </w:t>
      </w:r>
    </w:p>
    <w:p w14:paraId="462638AE" w14:textId="77777777" w:rsidR="0055689A" w:rsidRDefault="0055689A" w:rsidP="0055689A">
      <w:pPr>
        <w:pStyle w:val="alt"/>
        <w:numPr>
          <w:ilvl w:val="0"/>
          <w:numId w:val="155"/>
        </w:numPr>
        <w:spacing w:before="0" w:beforeAutospacing="0" w:after="0" w:afterAutospacing="0" w:line="375" w:lineRule="atLeast"/>
        <w:jc w:val="both"/>
        <w:rPr>
          <w:rFonts w:ascii="inter-regular" w:hAnsi="inter-regular"/>
          <w:color w:val="000000"/>
        </w:rPr>
      </w:pPr>
      <w:r>
        <w:rPr>
          <w:rStyle w:val="keyword"/>
          <w:rFonts w:ascii="inter-regular" w:hAnsi="inter-regular"/>
          <w:b/>
          <w:bCs/>
          <w:color w:val="006699"/>
          <w:bdr w:val="none" w:sz="0" w:space="0" w:color="auto" w:frame="1"/>
        </w:rPr>
        <w:t>static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void</w:t>
      </w:r>
      <w:r>
        <w:rPr>
          <w:rFonts w:ascii="inter-regular" w:hAnsi="inter-regular"/>
          <w:color w:val="000000"/>
          <w:bdr w:val="none" w:sz="0" w:space="0" w:color="auto" w:frame="1"/>
        </w:rPr>
        <w:t> min(</w:t>
      </w:r>
      <w:r>
        <w:rPr>
          <w:rStyle w:val="keyword"/>
          <w:rFonts w:ascii="inter-regular" w:hAnsi="inter-regular"/>
          <w:b/>
          <w:bCs/>
          <w:color w:val="006699"/>
          <w:bdr w:val="none" w:sz="0" w:space="0" w:color="auto" w:frame="1"/>
        </w:rPr>
        <w:t>int</w:t>
      </w:r>
      <w:r>
        <w:rPr>
          <w:rFonts w:ascii="inter-regular" w:hAnsi="inter-regular"/>
          <w:color w:val="000000"/>
          <w:bdr w:val="none" w:sz="0" w:space="0" w:color="auto" w:frame="1"/>
        </w:rPr>
        <w:t> arr[]){  </w:t>
      </w:r>
    </w:p>
    <w:p w14:paraId="43593C0F" w14:textId="77777777" w:rsidR="0055689A" w:rsidRDefault="0055689A" w:rsidP="0055689A">
      <w:pPr>
        <w:numPr>
          <w:ilvl w:val="0"/>
          <w:numId w:val="155"/>
        </w:numPr>
        <w:spacing w:after="0" w:line="375" w:lineRule="atLeast"/>
        <w:jc w:val="both"/>
        <w:rPr>
          <w:rFonts w:ascii="inter-regular" w:hAnsi="inter-regular"/>
          <w:color w:val="000000"/>
        </w:rPr>
      </w:pPr>
      <w:r>
        <w:rPr>
          <w:rStyle w:val="keyword"/>
          <w:rFonts w:ascii="inter-regular" w:hAnsi="inter-regular"/>
          <w:b/>
          <w:bCs/>
          <w:color w:val="006699"/>
          <w:bdr w:val="none" w:sz="0" w:space="0" w:color="auto" w:frame="1"/>
        </w:rPr>
        <w:t>int</w:t>
      </w:r>
      <w:r>
        <w:rPr>
          <w:rFonts w:ascii="inter-regular" w:hAnsi="inter-regular"/>
          <w:color w:val="000000"/>
          <w:bdr w:val="none" w:sz="0" w:space="0" w:color="auto" w:frame="1"/>
        </w:rPr>
        <w:t> min=arr[</w:t>
      </w:r>
      <w:r>
        <w:rPr>
          <w:rStyle w:val="number"/>
          <w:rFonts w:ascii="inter-regular" w:hAnsi="inter-regular"/>
          <w:color w:val="C00000"/>
          <w:bdr w:val="none" w:sz="0" w:space="0" w:color="auto" w:frame="1"/>
        </w:rPr>
        <w:t>0</w:t>
      </w:r>
      <w:r>
        <w:rPr>
          <w:rFonts w:ascii="inter-regular" w:hAnsi="inter-regular"/>
          <w:color w:val="000000"/>
          <w:bdr w:val="none" w:sz="0" w:space="0" w:color="auto" w:frame="1"/>
        </w:rPr>
        <w:t>];  </w:t>
      </w:r>
    </w:p>
    <w:p w14:paraId="5161E4EA" w14:textId="77777777" w:rsidR="0055689A" w:rsidRDefault="0055689A" w:rsidP="0055689A">
      <w:pPr>
        <w:pStyle w:val="alt"/>
        <w:numPr>
          <w:ilvl w:val="0"/>
          <w:numId w:val="155"/>
        </w:numPr>
        <w:spacing w:before="0" w:beforeAutospacing="0" w:after="0" w:afterAutospacing="0" w:line="375" w:lineRule="atLeast"/>
        <w:jc w:val="both"/>
        <w:rPr>
          <w:rFonts w:ascii="inter-regular" w:hAnsi="inter-regular"/>
          <w:color w:val="000000"/>
        </w:rPr>
      </w:pPr>
      <w:r>
        <w:rPr>
          <w:rStyle w:val="keyword"/>
          <w:rFonts w:ascii="inter-regular" w:hAnsi="inter-regular"/>
          <w:b/>
          <w:bCs/>
          <w:color w:val="006699"/>
          <w:bdr w:val="none" w:sz="0" w:space="0" w:color="auto" w:frame="1"/>
        </w:rPr>
        <w:t>for</w:t>
      </w:r>
      <w:r>
        <w:rPr>
          <w:rFonts w:ascii="inter-regular" w:hAnsi="inter-regular"/>
          <w:color w:val="000000"/>
          <w:bdr w:val="none" w:sz="0" w:space="0" w:color="auto" w:frame="1"/>
        </w:rPr>
        <w:t>(</w:t>
      </w:r>
      <w:r>
        <w:rPr>
          <w:rStyle w:val="keyword"/>
          <w:rFonts w:ascii="inter-regular" w:hAnsi="inter-regular"/>
          <w:b/>
          <w:bCs/>
          <w:color w:val="006699"/>
          <w:bdr w:val="none" w:sz="0" w:space="0" w:color="auto" w:frame="1"/>
        </w:rPr>
        <w:t>int</w:t>
      </w:r>
      <w:r>
        <w:rPr>
          <w:rFonts w:ascii="inter-regular" w:hAnsi="inter-regular"/>
          <w:color w:val="000000"/>
          <w:bdr w:val="none" w:sz="0" w:space="0" w:color="auto" w:frame="1"/>
        </w:rPr>
        <w:t> i=</w:t>
      </w:r>
      <w:r>
        <w:rPr>
          <w:rStyle w:val="number"/>
          <w:rFonts w:ascii="inter-regular" w:hAnsi="inter-regular"/>
          <w:color w:val="C00000"/>
          <w:bdr w:val="none" w:sz="0" w:space="0" w:color="auto" w:frame="1"/>
        </w:rPr>
        <w:t>1</w:t>
      </w:r>
      <w:r>
        <w:rPr>
          <w:rFonts w:ascii="inter-regular" w:hAnsi="inter-regular"/>
          <w:color w:val="000000"/>
          <w:bdr w:val="none" w:sz="0" w:space="0" w:color="auto" w:frame="1"/>
        </w:rPr>
        <w:t>;i&lt;arr.length;i++)  </w:t>
      </w:r>
    </w:p>
    <w:p w14:paraId="3397BA34" w14:textId="77777777" w:rsidR="0055689A" w:rsidRDefault="0055689A" w:rsidP="0055689A">
      <w:pPr>
        <w:numPr>
          <w:ilvl w:val="0"/>
          <w:numId w:val="155"/>
        </w:numPr>
        <w:spacing w:after="0" w:line="375" w:lineRule="atLeast"/>
        <w:jc w:val="both"/>
        <w:rPr>
          <w:rFonts w:ascii="inter-regular" w:hAnsi="inter-regular"/>
          <w:color w:val="000000"/>
        </w:rPr>
      </w:pP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if</w:t>
      </w:r>
      <w:r>
        <w:rPr>
          <w:rFonts w:ascii="inter-regular" w:hAnsi="inter-regular"/>
          <w:color w:val="000000"/>
          <w:bdr w:val="none" w:sz="0" w:space="0" w:color="auto" w:frame="1"/>
        </w:rPr>
        <w:t>(min&gt;arr[i])  </w:t>
      </w:r>
    </w:p>
    <w:p w14:paraId="5ECF2485" w14:textId="77777777" w:rsidR="0055689A" w:rsidRDefault="0055689A" w:rsidP="0055689A">
      <w:pPr>
        <w:pStyle w:val="alt"/>
        <w:numPr>
          <w:ilvl w:val="0"/>
          <w:numId w:val="155"/>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min=arr[i];  </w:t>
      </w:r>
    </w:p>
    <w:p w14:paraId="4BB8F508" w14:textId="77777777" w:rsidR="0055689A" w:rsidRDefault="0055689A" w:rsidP="0055689A">
      <w:pPr>
        <w:numPr>
          <w:ilvl w:val="0"/>
          <w:numId w:val="155"/>
        </w:numPr>
        <w:spacing w:after="0" w:line="375" w:lineRule="atLeast"/>
        <w:jc w:val="both"/>
        <w:rPr>
          <w:rFonts w:ascii="inter-regular" w:hAnsi="inter-regular"/>
          <w:color w:val="000000"/>
        </w:rPr>
      </w:pPr>
      <w:r>
        <w:rPr>
          <w:rFonts w:ascii="inter-regular" w:hAnsi="inter-regular"/>
          <w:color w:val="000000"/>
          <w:bdr w:val="none" w:sz="0" w:space="0" w:color="auto" w:frame="1"/>
        </w:rPr>
        <w:t>  </w:t>
      </w:r>
    </w:p>
    <w:p w14:paraId="119D1145" w14:textId="77777777" w:rsidR="0055689A" w:rsidRDefault="0055689A" w:rsidP="0055689A">
      <w:pPr>
        <w:pStyle w:val="alt"/>
        <w:numPr>
          <w:ilvl w:val="0"/>
          <w:numId w:val="155"/>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System.out.println(min);  </w:t>
      </w:r>
    </w:p>
    <w:p w14:paraId="51AC43FB" w14:textId="77777777" w:rsidR="0055689A" w:rsidRDefault="0055689A" w:rsidP="0055689A">
      <w:pPr>
        <w:numPr>
          <w:ilvl w:val="0"/>
          <w:numId w:val="155"/>
        </w:numPr>
        <w:spacing w:after="0" w:line="375" w:lineRule="atLeast"/>
        <w:jc w:val="both"/>
        <w:rPr>
          <w:rFonts w:ascii="inter-regular" w:hAnsi="inter-regular"/>
          <w:color w:val="000000"/>
        </w:rPr>
      </w:pPr>
      <w:r>
        <w:rPr>
          <w:rFonts w:ascii="inter-regular" w:hAnsi="inter-regular"/>
          <w:color w:val="000000"/>
          <w:bdr w:val="none" w:sz="0" w:space="0" w:color="auto" w:frame="1"/>
        </w:rPr>
        <w:t>}  </w:t>
      </w:r>
    </w:p>
    <w:p w14:paraId="58B8CBB3" w14:textId="77777777" w:rsidR="0055689A" w:rsidRDefault="0055689A" w:rsidP="0055689A">
      <w:pPr>
        <w:pStyle w:val="alt"/>
        <w:numPr>
          <w:ilvl w:val="0"/>
          <w:numId w:val="155"/>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w:t>
      </w:r>
    </w:p>
    <w:p w14:paraId="446B71DC" w14:textId="77777777" w:rsidR="0055689A" w:rsidRDefault="0055689A" w:rsidP="0055689A">
      <w:pPr>
        <w:numPr>
          <w:ilvl w:val="0"/>
          <w:numId w:val="155"/>
        </w:numPr>
        <w:spacing w:after="0" w:line="375" w:lineRule="atLeast"/>
        <w:jc w:val="both"/>
        <w:rPr>
          <w:rFonts w:ascii="inter-regular" w:hAnsi="inter-regular"/>
          <w:color w:val="000000"/>
        </w:rPr>
      </w:pPr>
      <w:r>
        <w:rPr>
          <w:rStyle w:val="keyword"/>
          <w:rFonts w:ascii="inter-regular" w:hAnsi="inter-regular"/>
          <w:b/>
          <w:bCs/>
          <w:color w:val="006699"/>
          <w:bdr w:val="none" w:sz="0" w:space="0" w:color="auto" w:frame="1"/>
        </w:rPr>
        <w:t>public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static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void</w:t>
      </w:r>
      <w:r>
        <w:rPr>
          <w:rFonts w:ascii="inter-regular" w:hAnsi="inter-regular"/>
          <w:color w:val="000000"/>
          <w:bdr w:val="none" w:sz="0" w:space="0" w:color="auto" w:frame="1"/>
        </w:rPr>
        <w:t> main(String args[]){  </w:t>
      </w:r>
    </w:p>
    <w:p w14:paraId="68FBEAF9" w14:textId="77777777" w:rsidR="0055689A" w:rsidRDefault="0055689A" w:rsidP="0055689A">
      <w:pPr>
        <w:pStyle w:val="alt"/>
        <w:numPr>
          <w:ilvl w:val="0"/>
          <w:numId w:val="155"/>
        </w:numPr>
        <w:spacing w:before="0" w:beforeAutospacing="0" w:after="0" w:afterAutospacing="0" w:line="375" w:lineRule="atLeast"/>
        <w:jc w:val="both"/>
        <w:rPr>
          <w:rFonts w:ascii="inter-regular" w:hAnsi="inter-regular"/>
          <w:color w:val="000000"/>
        </w:rPr>
      </w:pPr>
      <w:r>
        <w:rPr>
          <w:rStyle w:val="keyword"/>
          <w:rFonts w:ascii="inter-regular" w:hAnsi="inter-regular"/>
          <w:b/>
          <w:bCs/>
          <w:color w:val="006699"/>
          <w:bdr w:val="none" w:sz="0" w:space="0" w:color="auto" w:frame="1"/>
        </w:rPr>
        <w:t>int</w:t>
      </w:r>
      <w:r>
        <w:rPr>
          <w:rFonts w:ascii="inter-regular" w:hAnsi="inter-regular"/>
          <w:color w:val="000000"/>
          <w:bdr w:val="none" w:sz="0" w:space="0" w:color="auto" w:frame="1"/>
        </w:rPr>
        <w:t> a[]={</w:t>
      </w:r>
      <w:r>
        <w:rPr>
          <w:rStyle w:val="number"/>
          <w:rFonts w:ascii="inter-regular" w:hAnsi="inter-regular"/>
          <w:color w:val="C00000"/>
          <w:bdr w:val="none" w:sz="0" w:space="0" w:color="auto" w:frame="1"/>
        </w:rPr>
        <w:t>33</w:t>
      </w:r>
      <w:r>
        <w:rPr>
          <w:rFonts w:ascii="inter-regular" w:hAnsi="inter-regular"/>
          <w:color w:val="000000"/>
          <w:bdr w:val="none" w:sz="0" w:space="0" w:color="auto" w:frame="1"/>
        </w:rPr>
        <w:t>,</w:t>
      </w:r>
      <w:r>
        <w:rPr>
          <w:rStyle w:val="number"/>
          <w:rFonts w:ascii="inter-regular" w:hAnsi="inter-regular"/>
          <w:color w:val="C00000"/>
          <w:bdr w:val="none" w:sz="0" w:space="0" w:color="auto" w:frame="1"/>
        </w:rPr>
        <w:t>3</w:t>
      </w:r>
      <w:r>
        <w:rPr>
          <w:rFonts w:ascii="inter-regular" w:hAnsi="inter-regular"/>
          <w:color w:val="000000"/>
          <w:bdr w:val="none" w:sz="0" w:space="0" w:color="auto" w:frame="1"/>
        </w:rPr>
        <w:t>,</w:t>
      </w:r>
      <w:r>
        <w:rPr>
          <w:rStyle w:val="number"/>
          <w:rFonts w:ascii="inter-regular" w:hAnsi="inter-regular"/>
          <w:color w:val="C00000"/>
          <w:bdr w:val="none" w:sz="0" w:space="0" w:color="auto" w:frame="1"/>
        </w:rPr>
        <w:t>4</w:t>
      </w:r>
      <w:r>
        <w:rPr>
          <w:rFonts w:ascii="inter-regular" w:hAnsi="inter-regular"/>
          <w:color w:val="000000"/>
          <w:bdr w:val="none" w:sz="0" w:space="0" w:color="auto" w:frame="1"/>
        </w:rPr>
        <w:t>,</w:t>
      </w:r>
      <w:r>
        <w:rPr>
          <w:rStyle w:val="number"/>
          <w:rFonts w:ascii="inter-regular" w:hAnsi="inter-regular"/>
          <w:color w:val="C00000"/>
          <w:bdr w:val="none" w:sz="0" w:space="0" w:color="auto" w:frame="1"/>
        </w:rPr>
        <w:t>5</w:t>
      </w:r>
      <w:r>
        <w:rPr>
          <w:rFonts w:ascii="inter-regular" w:hAnsi="inter-regular"/>
          <w:color w:val="000000"/>
          <w:bdr w:val="none" w:sz="0" w:space="0" w:color="auto" w:frame="1"/>
        </w:rPr>
        <w:t>};</w:t>
      </w:r>
      <w:r>
        <w:rPr>
          <w:rStyle w:val="comment"/>
          <w:rFonts w:ascii="inter-regular" w:hAnsi="inter-regular"/>
          <w:color w:val="008200"/>
          <w:bdr w:val="none" w:sz="0" w:space="0" w:color="auto" w:frame="1"/>
        </w:rPr>
        <w:t>//declaring and initializing an array</w:t>
      </w:r>
      <w:r>
        <w:rPr>
          <w:rFonts w:ascii="inter-regular" w:hAnsi="inter-regular"/>
          <w:color w:val="000000"/>
          <w:bdr w:val="none" w:sz="0" w:space="0" w:color="auto" w:frame="1"/>
        </w:rPr>
        <w:t>  </w:t>
      </w:r>
    </w:p>
    <w:p w14:paraId="23723B6F" w14:textId="77777777" w:rsidR="0055689A" w:rsidRDefault="0055689A" w:rsidP="0055689A">
      <w:pPr>
        <w:numPr>
          <w:ilvl w:val="0"/>
          <w:numId w:val="155"/>
        </w:numPr>
        <w:spacing w:after="0" w:line="375" w:lineRule="atLeast"/>
        <w:jc w:val="both"/>
        <w:rPr>
          <w:rFonts w:ascii="inter-regular" w:hAnsi="inter-regular"/>
          <w:color w:val="000000"/>
        </w:rPr>
      </w:pPr>
      <w:r>
        <w:rPr>
          <w:rFonts w:ascii="inter-regular" w:hAnsi="inter-regular"/>
          <w:color w:val="000000"/>
          <w:bdr w:val="none" w:sz="0" w:space="0" w:color="auto" w:frame="1"/>
        </w:rPr>
        <w:t>min(a);</w:t>
      </w:r>
      <w:r>
        <w:rPr>
          <w:rStyle w:val="comment"/>
          <w:rFonts w:ascii="inter-regular" w:hAnsi="inter-regular"/>
          <w:color w:val="008200"/>
          <w:bdr w:val="none" w:sz="0" w:space="0" w:color="auto" w:frame="1"/>
        </w:rPr>
        <w:t>//passing array to method</w:t>
      </w:r>
      <w:r>
        <w:rPr>
          <w:rFonts w:ascii="inter-regular" w:hAnsi="inter-regular"/>
          <w:color w:val="000000"/>
          <w:bdr w:val="none" w:sz="0" w:space="0" w:color="auto" w:frame="1"/>
        </w:rPr>
        <w:t>  </w:t>
      </w:r>
    </w:p>
    <w:p w14:paraId="705ED728" w14:textId="77777777" w:rsidR="0055689A" w:rsidRDefault="0055689A" w:rsidP="0055689A">
      <w:pPr>
        <w:pStyle w:val="alt"/>
        <w:numPr>
          <w:ilvl w:val="0"/>
          <w:numId w:val="155"/>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w:t>
      </w:r>
    </w:p>
    <w:p w14:paraId="0170FE77" w14:textId="77777777" w:rsidR="0055689A" w:rsidRDefault="0055689A" w:rsidP="0055689A">
      <w:pPr>
        <w:rPr>
          <w:rFonts w:ascii="Times New Roman" w:hAnsi="Times New Roman"/>
        </w:rPr>
      </w:pPr>
      <w:hyperlink r:id="rId138" w:tgtFrame="_blank" w:history="1">
        <w:r>
          <w:rPr>
            <w:rStyle w:val="Hyperlink"/>
            <w:rFonts w:ascii="Verdana" w:hAnsi="Verdana"/>
            <w:b/>
            <w:bCs/>
            <w:color w:val="FFFFFF"/>
            <w:sz w:val="20"/>
            <w:szCs w:val="20"/>
            <w:shd w:val="clear" w:color="auto" w:fill="4CAF50"/>
          </w:rPr>
          <w:t>Test it Now</w:t>
        </w:r>
      </w:hyperlink>
    </w:p>
    <w:p w14:paraId="66DEC21E" w14:textId="77777777" w:rsidR="0055689A" w:rsidRDefault="0055689A" w:rsidP="0055689A">
      <w:pPr>
        <w:pStyle w:val="NormalWeb"/>
        <w:shd w:val="clear" w:color="auto" w:fill="FFFFFF"/>
        <w:jc w:val="both"/>
        <w:rPr>
          <w:rFonts w:ascii="inter-regular" w:hAnsi="inter-regular"/>
          <w:color w:val="333333"/>
        </w:rPr>
      </w:pPr>
      <w:r>
        <w:rPr>
          <w:rFonts w:ascii="inter-regular" w:hAnsi="inter-regular"/>
          <w:color w:val="333333"/>
        </w:rPr>
        <w:t>Output:</w:t>
      </w:r>
    </w:p>
    <w:p w14:paraId="0AC9DD28" w14:textId="77777777" w:rsidR="0055689A" w:rsidRDefault="0055689A" w:rsidP="0055689A">
      <w:pPr>
        <w:pStyle w:val="HTMLPreformatted"/>
        <w:shd w:val="clear" w:color="auto" w:fill="EEEEEE"/>
        <w:jc w:val="both"/>
        <w:rPr>
          <w:color w:val="535559"/>
        </w:rPr>
      </w:pPr>
      <w:r>
        <w:rPr>
          <w:color w:val="535559"/>
        </w:rPr>
        <w:lastRenderedPageBreak/>
        <w:t>3</w:t>
      </w:r>
    </w:p>
    <w:p w14:paraId="7D3607D1" w14:textId="77777777" w:rsidR="0055689A" w:rsidRDefault="0055689A" w:rsidP="0055689A">
      <w:pPr>
        <w:pStyle w:val="Heading2"/>
        <w:shd w:val="clear" w:color="auto" w:fill="FFFFFF"/>
        <w:spacing w:line="312" w:lineRule="atLeast"/>
        <w:jc w:val="both"/>
        <w:rPr>
          <w:rFonts w:ascii="Helvetica" w:hAnsi="Helvetica"/>
          <w:b w:val="0"/>
          <w:bCs w:val="0"/>
          <w:color w:val="610B38"/>
          <w:sz w:val="38"/>
          <w:szCs w:val="38"/>
        </w:rPr>
      </w:pPr>
      <w:r>
        <w:rPr>
          <w:rFonts w:ascii="Helvetica" w:hAnsi="Helvetica"/>
          <w:b w:val="0"/>
          <w:bCs w:val="0"/>
          <w:color w:val="610B38"/>
          <w:sz w:val="38"/>
          <w:szCs w:val="38"/>
        </w:rPr>
        <w:t>Anonymous Array in Java</w:t>
      </w:r>
    </w:p>
    <w:p w14:paraId="1CD6D749" w14:textId="77777777" w:rsidR="0055689A" w:rsidRDefault="0055689A" w:rsidP="0055689A">
      <w:pPr>
        <w:pStyle w:val="NormalWeb"/>
        <w:shd w:val="clear" w:color="auto" w:fill="FFFFFF"/>
        <w:jc w:val="both"/>
        <w:rPr>
          <w:rFonts w:ascii="inter-regular" w:hAnsi="inter-regular"/>
          <w:color w:val="333333"/>
        </w:rPr>
      </w:pPr>
      <w:r>
        <w:rPr>
          <w:rFonts w:ascii="inter-regular" w:hAnsi="inter-regular"/>
          <w:color w:val="333333"/>
        </w:rPr>
        <w:t>Java supports the feature of an anonymous array, so you don't need to declare the array while passing an array to the method.</w:t>
      </w:r>
    </w:p>
    <w:p w14:paraId="790DD6D2" w14:textId="77777777" w:rsidR="0055689A" w:rsidRDefault="0055689A" w:rsidP="0055689A">
      <w:pPr>
        <w:pStyle w:val="alt"/>
        <w:numPr>
          <w:ilvl w:val="0"/>
          <w:numId w:val="156"/>
        </w:numPr>
        <w:spacing w:before="0" w:beforeAutospacing="0" w:after="0" w:afterAutospacing="0" w:line="375" w:lineRule="atLeast"/>
        <w:jc w:val="both"/>
        <w:rPr>
          <w:rFonts w:ascii="inter-regular" w:hAnsi="inter-regular"/>
          <w:color w:val="000000"/>
        </w:rPr>
      </w:pPr>
      <w:r>
        <w:rPr>
          <w:rStyle w:val="comment"/>
          <w:rFonts w:ascii="inter-regular" w:hAnsi="inter-regular"/>
          <w:color w:val="008200"/>
          <w:bdr w:val="none" w:sz="0" w:space="0" w:color="auto" w:frame="1"/>
        </w:rPr>
        <w:t>//Java Program to demonstrate the way of passing an anonymous array</w:t>
      </w:r>
      <w:r>
        <w:rPr>
          <w:rFonts w:ascii="inter-regular" w:hAnsi="inter-regular"/>
          <w:color w:val="000000"/>
          <w:bdr w:val="none" w:sz="0" w:space="0" w:color="auto" w:frame="1"/>
        </w:rPr>
        <w:t>  </w:t>
      </w:r>
    </w:p>
    <w:p w14:paraId="22F7252F" w14:textId="77777777" w:rsidR="0055689A" w:rsidRDefault="0055689A" w:rsidP="0055689A">
      <w:pPr>
        <w:numPr>
          <w:ilvl w:val="0"/>
          <w:numId w:val="156"/>
        </w:numPr>
        <w:spacing w:after="0" w:line="375" w:lineRule="atLeast"/>
        <w:jc w:val="both"/>
        <w:rPr>
          <w:rFonts w:ascii="inter-regular" w:hAnsi="inter-regular"/>
          <w:color w:val="000000"/>
        </w:rPr>
      </w:pPr>
      <w:r>
        <w:rPr>
          <w:rStyle w:val="comment"/>
          <w:rFonts w:ascii="inter-regular" w:hAnsi="inter-regular"/>
          <w:color w:val="008200"/>
          <w:bdr w:val="none" w:sz="0" w:space="0" w:color="auto" w:frame="1"/>
        </w:rPr>
        <w:t>//to method.</w:t>
      </w:r>
      <w:r>
        <w:rPr>
          <w:rFonts w:ascii="inter-regular" w:hAnsi="inter-regular"/>
          <w:color w:val="000000"/>
          <w:bdr w:val="none" w:sz="0" w:space="0" w:color="auto" w:frame="1"/>
        </w:rPr>
        <w:t>  </w:t>
      </w:r>
    </w:p>
    <w:p w14:paraId="7E5A4F51" w14:textId="77777777" w:rsidR="0055689A" w:rsidRDefault="0055689A" w:rsidP="0055689A">
      <w:pPr>
        <w:pStyle w:val="alt"/>
        <w:numPr>
          <w:ilvl w:val="0"/>
          <w:numId w:val="156"/>
        </w:numPr>
        <w:spacing w:before="0" w:beforeAutospacing="0" w:after="0" w:afterAutospacing="0" w:line="375" w:lineRule="atLeast"/>
        <w:jc w:val="both"/>
        <w:rPr>
          <w:rFonts w:ascii="inter-regular" w:hAnsi="inter-regular"/>
          <w:color w:val="000000"/>
        </w:rPr>
      </w:pPr>
      <w:r>
        <w:rPr>
          <w:rStyle w:val="keyword"/>
          <w:rFonts w:ascii="inter-regular" w:hAnsi="inter-regular"/>
          <w:b/>
          <w:bCs/>
          <w:color w:val="006699"/>
          <w:bdr w:val="none" w:sz="0" w:space="0" w:color="auto" w:frame="1"/>
        </w:rPr>
        <w:t>public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class</w:t>
      </w:r>
      <w:r>
        <w:rPr>
          <w:rFonts w:ascii="inter-regular" w:hAnsi="inter-regular"/>
          <w:color w:val="000000"/>
          <w:bdr w:val="none" w:sz="0" w:space="0" w:color="auto" w:frame="1"/>
        </w:rPr>
        <w:t> TestAnonymousArray{  </w:t>
      </w:r>
    </w:p>
    <w:p w14:paraId="69A1CF0F" w14:textId="77777777" w:rsidR="0055689A" w:rsidRDefault="0055689A" w:rsidP="0055689A">
      <w:pPr>
        <w:numPr>
          <w:ilvl w:val="0"/>
          <w:numId w:val="156"/>
        </w:numPr>
        <w:spacing w:after="0" w:line="375" w:lineRule="atLeast"/>
        <w:jc w:val="both"/>
        <w:rPr>
          <w:rFonts w:ascii="inter-regular" w:hAnsi="inter-regular"/>
          <w:color w:val="000000"/>
        </w:rPr>
      </w:pPr>
      <w:r>
        <w:rPr>
          <w:rStyle w:val="comment"/>
          <w:rFonts w:ascii="inter-regular" w:hAnsi="inter-regular"/>
          <w:color w:val="008200"/>
          <w:bdr w:val="none" w:sz="0" w:space="0" w:color="auto" w:frame="1"/>
        </w:rPr>
        <w:t>//creating a method which receives an array as a parameter</w:t>
      </w:r>
      <w:r>
        <w:rPr>
          <w:rFonts w:ascii="inter-regular" w:hAnsi="inter-regular"/>
          <w:color w:val="000000"/>
          <w:bdr w:val="none" w:sz="0" w:space="0" w:color="auto" w:frame="1"/>
        </w:rPr>
        <w:t>  </w:t>
      </w:r>
    </w:p>
    <w:p w14:paraId="7F915D5E" w14:textId="77777777" w:rsidR="0055689A" w:rsidRDefault="0055689A" w:rsidP="0055689A">
      <w:pPr>
        <w:pStyle w:val="alt"/>
        <w:numPr>
          <w:ilvl w:val="0"/>
          <w:numId w:val="156"/>
        </w:numPr>
        <w:spacing w:before="0" w:beforeAutospacing="0" w:after="0" w:afterAutospacing="0" w:line="375" w:lineRule="atLeast"/>
        <w:jc w:val="both"/>
        <w:rPr>
          <w:rFonts w:ascii="inter-regular" w:hAnsi="inter-regular"/>
          <w:color w:val="000000"/>
        </w:rPr>
      </w:pPr>
      <w:r>
        <w:rPr>
          <w:rStyle w:val="keyword"/>
          <w:rFonts w:ascii="inter-regular" w:hAnsi="inter-regular"/>
          <w:b/>
          <w:bCs/>
          <w:color w:val="006699"/>
          <w:bdr w:val="none" w:sz="0" w:space="0" w:color="auto" w:frame="1"/>
        </w:rPr>
        <w:t>static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void</w:t>
      </w:r>
      <w:r>
        <w:rPr>
          <w:rFonts w:ascii="inter-regular" w:hAnsi="inter-regular"/>
          <w:color w:val="000000"/>
          <w:bdr w:val="none" w:sz="0" w:space="0" w:color="auto" w:frame="1"/>
        </w:rPr>
        <w:t> printArray(</w:t>
      </w:r>
      <w:r>
        <w:rPr>
          <w:rStyle w:val="keyword"/>
          <w:rFonts w:ascii="inter-regular" w:hAnsi="inter-regular"/>
          <w:b/>
          <w:bCs/>
          <w:color w:val="006699"/>
          <w:bdr w:val="none" w:sz="0" w:space="0" w:color="auto" w:frame="1"/>
        </w:rPr>
        <w:t>int</w:t>
      </w:r>
      <w:r>
        <w:rPr>
          <w:rFonts w:ascii="inter-regular" w:hAnsi="inter-regular"/>
          <w:color w:val="000000"/>
          <w:bdr w:val="none" w:sz="0" w:space="0" w:color="auto" w:frame="1"/>
        </w:rPr>
        <w:t> arr[]){  </w:t>
      </w:r>
    </w:p>
    <w:p w14:paraId="06B7E712" w14:textId="77777777" w:rsidR="0055689A" w:rsidRDefault="0055689A" w:rsidP="0055689A">
      <w:pPr>
        <w:numPr>
          <w:ilvl w:val="0"/>
          <w:numId w:val="156"/>
        </w:numPr>
        <w:spacing w:after="0" w:line="375" w:lineRule="atLeast"/>
        <w:jc w:val="both"/>
        <w:rPr>
          <w:rFonts w:ascii="inter-regular" w:hAnsi="inter-regular"/>
          <w:color w:val="000000"/>
        </w:rPr>
      </w:pPr>
      <w:r>
        <w:rPr>
          <w:rStyle w:val="keyword"/>
          <w:rFonts w:ascii="inter-regular" w:hAnsi="inter-regular"/>
          <w:b/>
          <w:bCs/>
          <w:color w:val="006699"/>
          <w:bdr w:val="none" w:sz="0" w:space="0" w:color="auto" w:frame="1"/>
        </w:rPr>
        <w:t>for</w:t>
      </w:r>
      <w:r>
        <w:rPr>
          <w:rFonts w:ascii="inter-regular" w:hAnsi="inter-regular"/>
          <w:color w:val="000000"/>
          <w:bdr w:val="none" w:sz="0" w:space="0" w:color="auto" w:frame="1"/>
        </w:rPr>
        <w:t>(</w:t>
      </w:r>
      <w:r>
        <w:rPr>
          <w:rStyle w:val="keyword"/>
          <w:rFonts w:ascii="inter-regular" w:hAnsi="inter-regular"/>
          <w:b/>
          <w:bCs/>
          <w:color w:val="006699"/>
          <w:bdr w:val="none" w:sz="0" w:space="0" w:color="auto" w:frame="1"/>
        </w:rPr>
        <w:t>int</w:t>
      </w:r>
      <w:r>
        <w:rPr>
          <w:rFonts w:ascii="inter-regular" w:hAnsi="inter-regular"/>
          <w:color w:val="000000"/>
          <w:bdr w:val="none" w:sz="0" w:space="0" w:color="auto" w:frame="1"/>
        </w:rPr>
        <w:t> i=</w:t>
      </w:r>
      <w:r>
        <w:rPr>
          <w:rStyle w:val="number"/>
          <w:rFonts w:ascii="inter-regular" w:hAnsi="inter-regular"/>
          <w:color w:val="C00000"/>
          <w:bdr w:val="none" w:sz="0" w:space="0" w:color="auto" w:frame="1"/>
        </w:rPr>
        <w:t>0</w:t>
      </w:r>
      <w:r>
        <w:rPr>
          <w:rFonts w:ascii="inter-regular" w:hAnsi="inter-regular"/>
          <w:color w:val="000000"/>
          <w:bdr w:val="none" w:sz="0" w:space="0" w:color="auto" w:frame="1"/>
        </w:rPr>
        <w:t>;i&lt;arr.length;i++)  </w:t>
      </w:r>
    </w:p>
    <w:p w14:paraId="58286432" w14:textId="77777777" w:rsidR="0055689A" w:rsidRDefault="0055689A" w:rsidP="0055689A">
      <w:pPr>
        <w:pStyle w:val="alt"/>
        <w:numPr>
          <w:ilvl w:val="0"/>
          <w:numId w:val="156"/>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System.out.println(arr[i]);  </w:t>
      </w:r>
    </w:p>
    <w:p w14:paraId="2098B705" w14:textId="77777777" w:rsidR="0055689A" w:rsidRDefault="0055689A" w:rsidP="0055689A">
      <w:pPr>
        <w:numPr>
          <w:ilvl w:val="0"/>
          <w:numId w:val="156"/>
        </w:numPr>
        <w:spacing w:after="0" w:line="375" w:lineRule="atLeast"/>
        <w:jc w:val="both"/>
        <w:rPr>
          <w:rFonts w:ascii="inter-regular" w:hAnsi="inter-regular"/>
          <w:color w:val="000000"/>
        </w:rPr>
      </w:pPr>
      <w:r>
        <w:rPr>
          <w:rFonts w:ascii="inter-regular" w:hAnsi="inter-regular"/>
          <w:color w:val="000000"/>
          <w:bdr w:val="none" w:sz="0" w:space="0" w:color="auto" w:frame="1"/>
        </w:rPr>
        <w:t>}  </w:t>
      </w:r>
    </w:p>
    <w:p w14:paraId="1DB20107" w14:textId="77777777" w:rsidR="0055689A" w:rsidRDefault="0055689A" w:rsidP="0055689A">
      <w:pPr>
        <w:pStyle w:val="alt"/>
        <w:numPr>
          <w:ilvl w:val="0"/>
          <w:numId w:val="156"/>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w:t>
      </w:r>
    </w:p>
    <w:p w14:paraId="50DE2496" w14:textId="77777777" w:rsidR="0055689A" w:rsidRDefault="0055689A" w:rsidP="0055689A">
      <w:pPr>
        <w:numPr>
          <w:ilvl w:val="0"/>
          <w:numId w:val="156"/>
        </w:numPr>
        <w:spacing w:after="0" w:line="375" w:lineRule="atLeast"/>
        <w:jc w:val="both"/>
        <w:rPr>
          <w:rFonts w:ascii="inter-regular" w:hAnsi="inter-regular"/>
          <w:color w:val="000000"/>
        </w:rPr>
      </w:pPr>
      <w:r>
        <w:rPr>
          <w:rStyle w:val="keyword"/>
          <w:rFonts w:ascii="inter-regular" w:hAnsi="inter-regular"/>
          <w:b/>
          <w:bCs/>
          <w:color w:val="006699"/>
          <w:bdr w:val="none" w:sz="0" w:space="0" w:color="auto" w:frame="1"/>
        </w:rPr>
        <w:t>public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static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void</w:t>
      </w:r>
      <w:r>
        <w:rPr>
          <w:rFonts w:ascii="inter-regular" w:hAnsi="inter-regular"/>
          <w:color w:val="000000"/>
          <w:bdr w:val="none" w:sz="0" w:space="0" w:color="auto" w:frame="1"/>
        </w:rPr>
        <w:t> main(String args[]){  </w:t>
      </w:r>
    </w:p>
    <w:p w14:paraId="752E6D6C" w14:textId="77777777" w:rsidR="0055689A" w:rsidRDefault="0055689A" w:rsidP="0055689A">
      <w:pPr>
        <w:pStyle w:val="alt"/>
        <w:numPr>
          <w:ilvl w:val="0"/>
          <w:numId w:val="156"/>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printArray(</w:t>
      </w:r>
      <w:r>
        <w:rPr>
          <w:rStyle w:val="keyword"/>
          <w:rFonts w:ascii="inter-regular" w:hAnsi="inter-regular"/>
          <w:b/>
          <w:bCs/>
          <w:color w:val="006699"/>
          <w:bdr w:val="none" w:sz="0" w:space="0" w:color="auto" w:frame="1"/>
        </w:rPr>
        <w:t>new</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int</w:t>
      </w:r>
      <w:r>
        <w:rPr>
          <w:rFonts w:ascii="inter-regular" w:hAnsi="inter-regular"/>
          <w:color w:val="000000"/>
          <w:bdr w:val="none" w:sz="0" w:space="0" w:color="auto" w:frame="1"/>
        </w:rPr>
        <w:t>[]{</w:t>
      </w:r>
      <w:r>
        <w:rPr>
          <w:rStyle w:val="number"/>
          <w:rFonts w:ascii="inter-regular" w:hAnsi="inter-regular"/>
          <w:color w:val="C00000"/>
          <w:bdr w:val="none" w:sz="0" w:space="0" w:color="auto" w:frame="1"/>
        </w:rPr>
        <w:t>10</w:t>
      </w:r>
      <w:r>
        <w:rPr>
          <w:rFonts w:ascii="inter-regular" w:hAnsi="inter-regular"/>
          <w:color w:val="000000"/>
          <w:bdr w:val="none" w:sz="0" w:space="0" w:color="auto" w:frame="1"/>
        </w:rPr>
        <w:t>,</w:t>
      </w:r>
      <w:r>
        <w:rPr>
          <w:rStyle w:val="number"/>
          <w:rFonts w:ascii="inter-regular" w:hAnsi="inter-regular"/>
          <w:color w:val="C00000"/>
          <w:bdr w:val="none" w:sz="0" w:space="0" w:color="auto" w:frame="1"/>
        </w:rPr>
        <w:t>22</w:t>
      </w:r>
      <w:r>
        <w:rPr>
          <w:rFonts w:ascii="inter-regular" w:hAnsi="inter-regular"/>
          <w:color w:val="000000"/>
          <w:bdr w:val="none" w:sz="0" w:space="0" w:color="auto" w:frame="1"/>
        </w:rPr>
        <w:t>,</w:t>
      </w:r>
      <w:r>
        <w:rPr>
          <w:rStyle w:val="number"/>
          <w:rFonts w:ascii="inter-regular" w:hAnsi="inter-regular"/>
          <w:color w:val="C00000"/>
          <w:bdr w:val="none" w:sz="0" w:space="0" w:color="auto" w:frame="1"/>
        </w:rPr>
        <w:t>44</w:t>
      </w:r>
      <w:r>
        <w:rPr>
          <w:rFonts w:ascii="inter-regular" w:hAnsi="inter-regular"/>
          <w:color w:val="000000"/>
          <w:bdr w:val="none" w:sz="0" w:space="0" w:color="auto" w:frame="1"/>
        </w:rPr>
        <w:t>,</w:t>
      </w:r>
      <w:r>
        <w:rPr>
          <w:rStyle w:val="number"/>
          <w:rFonts w:ascii="inter-regular" w:hAnsi="inter-regular"/>
          <w:color w:val="C00000"/>
          <w:bdr w:val="none" w:sz="0" w:space="0" w:color="auto" w:frame="1"/>
        </w:rPr>
        <w:t>66</w:t>
      </w:r>
      <w:r>
        <w:rPr>
          <w:rFonts w:ascii="inter-regular" w:hAnsi="inter-regular"/>
          <w:color w:val="000000"/>
          <w:bdr w:val="none" w:sz="0" w:space="0" w:color="auto" w:frame="1"/>
        </w:rPr>
        <w:t>});</w:t>
      </w:r>
      <w:r>
        <w:rPr>
          <w:rStyle w:val="comment"/>
          <w:rFonts w:ascii="inter-regular" w:hAnsi="inter-regular"/>
          <w:color w:val="008200"/>
          <w:bdr w:val="none" w:sz="0" w:space="0" w:color="auto" w:frame="1"/>
        </w:rPr>
        <w:t>//passing anonymous array to method</w:t>
      </w:r>
      <w:r>
        <w:rPr>
          <w:rFonts w:ascii="inter-regular" w:hAnsi="inter-regular"/>
          <w:color w:val="000000"/>
          <w:bdr w:val="none" w:sz="0" w:space="0" w:color="auto" w:frame="1"/>
        </w:rPr>
        <w:t>  </w:t>
      </w:r>
    </w:p>
    <w:p w14:paraId="1128CDC3" w14:textId="77777777" w:rsidR="0055689A" w:rsidRDefault="0055689A" w:rsidP="0055689A">
      <w:pPr>
        <w:numPr>
          <w:ilvl w:val="0"/>
          <w:numId w:val="156"/>
        </w:numPr>
        <w:spacing w:after="0" w:line="375" w:lineRule="atLeast"/>
        <w:jc w:val="both"/>
        <w:rPr>
          <w:rFonts w:ascii="inter-regular" w:hAnsi="inter-regular"/>
          <w:color w:val="000000"/>
        </w:rPr>
      </w:pPr>
      <w:r>
        <w:rPr>
          <w:rFonts w:ascii="inter-regular" w:hAnsi="inter-regular"/>
          <w:color w:val="000000"/>
          <w:bdr w:val="none" w:sz="0" w:space="0" w:color="auto" w:frame="1"/>
        </w:rPr>
        <w:t>}}  </w:t>
      </w:r>
    </w:p>
    <w:p w14:paraId="656A5953" w14:textId="77777777" w:rsidR="0055689A" w:rsidRDefault="0055689A" w:rsidP="0055689A">
      <w:pPr>
        <w:spacing w:line="240" w:lineRule="auto"/>
        <w:rPr>
          <w:rFonts w:ascii="Times New Roman" w:hAnsi="Times New Roman"/>
        </w:rPr>
      </w:pPr>
      <w:hyperlink r:id="rId139" w:tgtFrame="_blank" w:history="1">
        <w:r>
          <w:rPr>
            <w:rStyle w:val="Hyperlink"/>
            <w:rFonts w:ascii="Verdana" w:hAnsi="Verdana"/>
            <w:b/>
            <w:bCs/>
            <w:color w:val="FFFFFF"/>
            <w:sz w:val="20"/>
            <w:szCs w:val="20"/>
            <w:shd w:val="clear" w:color="auto" w:fill="4CAF50"/>
          </w:rPr>
          <w:t>Test it Now</w:t>
        </w:r>
      </w:hyperlink>
    </w:p>
    <w:p w14:paraId="3BF1BACA" w14:textId="77777777" w:rsidR="0055689A" w:rsidRDefault="0055689A" w:rsidP="0055689A">
      <w:pPr>
        <w:pStyle w:val="NormalWeb"/>
        <w:shd w:val="clear" w:color="auto" w:fill="FFFFFF"/>
        <w:jc w:val="both"/>
        <w:rPr>
          <w:rFonts w:ascii="inter-regular" w:hAnsi="inter-regular"/>
          <w:color w:val="333333"/>
        </w:rPr>
      </w:pPr>
      <w:r>
        <w:rPr>
          <w:rFonts w:ascii="inter-regular" w:hAnsi="inter-regular"/>
          <w:color w:val="333333"/>
        </w:rPr>
        <w:t>Output:</w:t>
      </w:r>
    </w:p>
    <w:p w14:paraId="4397B7F7" w14:textId="77777777" w:rsidR="0055689A" w:rsidRDefault="0055689A" w:rsidP="0055689A">
      <w:pPr>
        <w:pStyle w:val="HTMLPreformatted"/>
        <w:shd w:val="clear" w:color="auto" w:fill="EEEEEE"/>
        <w:jc w:val="both"/>
        <w:rPr>
          <w:color w:val="535559"/>
        </w:rPr>
      </w:pPr>
      <w:r>
        <w:rPr>
          <w:color w:val="535559"/>
        </w:rPr>
        <w:t>10</w:t>
      </w:r>
    </w:p>
    <w:p w14:paraId="2E795DBE" w14:textId="77777777" w:rsidR="0055689A" w:rsidRDefault="0055689A" w:rsidP="0055689A">
      <w:pPr>
        <w:pStyle w:val="HTMLPreformatted"/>
        <w:shd w:val="clear" w:color="auto" w:fill="EEEEEE"/>
        <w:jc w:val="both"/>
        <w:rPr>
          <w:color w:val="535559"/>
        </w:rPr>
      </w:pPr>
      <w:r>
        <w:rPr>
          <w:color w:val="535559"/>
        </w:rPr>
        <w:t>22</w:t>
      </w:r>
    </w:p>
    <w:p w14:paraId="010E01CB" w14:textId="77777777" w:rsidR="0055689A" w:rsidRDefault="0055689A" w:rsidP="0055689A">
      <w:pPr>
        <w:pStyle w:val="HTMLPreformatted"/>
        <w:shd w:val="clear" w:color="auto" w:fill="EEEEEE"/>
        <w:jc w:val="both"/>
        <w:rPr>
          <w:color w:val="535559"/>
        </w:rPr>
      </w:pPr>
      <w:r>
        <w:rPr>
          <w:color w:val="535559"/>
        </w:rPr>
        <w:t>44</w:t>
      </w:r>
    </w:p>
    <w:p w14:paraId="11676BF7" w14:textId="77777777" w:rsidR="0055689A" w:rsidRDefault="0055689A" w:rsidP="0055689A">
      <w:pPr>
        <w:pStyle w:val="HTMLPreformatted"/>
        <w:shd w:val="clear" w:color="auto" w:fill="EEEEEE"/>
        <w:jc w:val="both"/>
        <w:rPr>
          <w:color w:val="535559"/>
        </w:rPr>
      </w:pPr>
      <w:r>
        <w:rPr>
          <w:color w:val="535559"/>
        </w:rPr>
        <w:t>66</w:t>
      </w:r>
    </w:p>
    <w:p w14:paraId="47A5A472" w14:textId="77777777" w:rsidR="0055689A" w:rsidRDefault="0055689A" w:rsidP="0055689A">
      <w:pPr>
        <w:pStyle w:val="Heading2"/>
        <w:shd w:val="clear" w:color="auto" w:fill="FFFFFF"/>
        <w:spacing w:line="312" w:lineRule="atLeast"/>
        <w:jc w:val="both"/>
        <w:rPr>
          <w:rFonts w:ascii="Helvetica" w:hAnsi="Helvetica"/>
          <w:b w:val="0"/>
          <w:bCs w:val="0"/>
          <w:color w:val="610B38"/>
          <w:sz w:val="38"/>
          <w:szCs w:val="38"/>
        </w:rPr>
      </w:pPr>
      <w:r>
        <w:rPr>
          <w:rFonts w:ascii="Helvetica" w:hAnsi="Helvetica"/>
          <w:b w:val="0"/>
          <w:bCs w:val="0"/>
          <w:color w:val="610B38"/>
          <w:sz w:val="38"/>
          <w:szCs w:val="38"/>
        </w:rPr>
        <w:t>Returning Array from the Method</w:t>
      </w:r>
    </w:p>
    <w:p w14:paraId="38A273DB" w14:textId="77777777" w:rsidR="0055689A" w:rsidRDefault="0055689A" w:rsidP="0055689A">
      <w:pPr>
        <w:pStyle w:val="NormalWeb"/>
        <w:shd w:val="clear" w:color="auto" w:fill="FFFFFF"/>
        <w:jc w:val="both"/>
        <w:rPr>
          <w:rFonts w:ascii="inter-regular" w:hAnsi="inter-regular"/>
          <w:color w:val="333333"/>
        </w:rPr>
      </w:pPr>
      <w:r>
        <w:rPr>
          <w:rFonts w:ascii="inter-regular" w:hAnsi="inter-regular"/>
          <w:color w:val="333333"/>
        </w:rPr>
        <w:t>We can also return an array from the method in Java.</w:t>
      </w:r>
    </w:p>
    <w:p w14:paraId="4B4370D3" w14:textId="77777777" w:rsidR="0055689A" w:rsidRDefault="0055689A" w:rsidP="0055689A">
      <w:pPr>
        <w:pStyle w:val="alt"/>
        <w:numPr>
          <w:ilvl w:val="0"/>
          <w:numId w:val="157"/>
        </w:numPr>
        <w:spacing w:before="0" w:beforeAutospacing="0" w:after="0" w:afterAutospacing="0" w:line="375" w:lineRule="atLeast"/>
        <w:jc w:val="both"/>
        <w:rPr>
          <w:rFonts w:ascii="inter-regular" w:hAnsi="inter-regular"/>
          <w:color w:val="000000"/>
        </w:rPr>
      </w:pPr>
      <w:r>
        <w:rPr>
          <w:rStyle w:val="comment"/>
          <w:rFonts w:ascii="inter-regular" w:hAnsi="inter-regular"/>
          <w:color w:val="008200"/>
          <w:bdr w:val="none" w:sz="0" w:space="0" w:color="auto" w:frame="1"/>
        </w:rPr>
        <w:t>//Java Program to return an array from the method</w:t>
      </w:r>
      <w:r>
        <w:rPr>
          <w:rFonts w:ascii="inter-regular" w:hAnsi="inter-regular"/>
          <w:color w:val="000000"/>
          <w:bdr w:val="none" w:sz="0" w:space="0" w:color="auto" w:frame="1"/>
        </w:rPr>
        <w:t>  </w:t>
      </w:r>
    </w:p>
    <w:p w14:paraId="754C2770" w14:textId="77777777" w:rsidR="0055689A" w:rsidRDefault="0055689A" w:rsidP="0055689A">
      <w:pPr>
        <w:numPr>
          <w:ilvl w:val="0"/>
          <w:numId w:val="157"/>
        </w:numPr>
        <w:spacing w:after="0" w:line="375" w:lineRule="atLeast"/>
        <w:jc w:val="both"/>
        <w:rPr>
          <w:rFonts w:ascii="inter-regular" w:hAnsi="inter-regular"/>
          <w:color w:val="000000"/>
        </w:rPr>
      </w:pPr>
      <w:r>
        <w:rPr>
          <w:rStyle w:val="keyword"/>
          <w:rFonts w:ascii="inter-regular" w:hAnsi="inter-regular"/>
          <w:b/>
          <w:bCs/>
          <w:color w:val="006699"/>
          <w:bdr w:val="none" w:sz="0" w:space="0" w:color="auto" w:frame="1"/>
        </w:rPr>
        <w:t>class</w:t>
      </w:r>
      <w:r>
        <w:rPr>
          <w:rFonts w:ascii="inter-regular" w:hAnsi="inter-regular"/>
          <w:color w:val="000000"/>
          <w:bdr w:val="none" w:sz="0" w:space="0" w:color="auto" w:frame="1"/>
        </w:rPr>
        <w:t> TestReturnArray{  </w:t>
      </w:r>
    </w:p>
    <w:p w14:paraId="0591FD42" w14:textId="77777777" w:rsidR="0055689A" w:rsidRDefault="0055689A" w:rsidP="0055689A">
      <w:pPr>
        <w:pStyle w:val="alt"/>
        <w:numPr>
          <w:ilvl w:val="0"/>
          <w:numId w:val="157"/>
        </w:numPr>
        <w:spacing w:before="0" w:beforeAutospacing="0" w:after="0" w:afterAutospacing="0" w:line="375" w:lineRule="atLeast"/>
        <w:jc w:val="both"/>
        <w:rPr>
          <w:rFonts w:ascii="inter-regular" w:hAnsi="inter-regular"/>
          <w:color w:val="000000"/>
        </w:rPr>
      </w:pPr>
      <w:r>
        <w:rPr>
          <w:rStyle w:val="comment"/>
          <w:rFonts w:ascii="inter-regular" w:hAnsi="inter-regular"/>
          <w:color w:val="008200"/>
          <w:bdr w:val="none" w:sz="0" w:space="0" w:color="auto" w:frame="1"/>
        </w:rPr>
        <w:t>//creating method which returns an array</w:t>
      </w:r>
      <w:r>
        <w:rPr>
          <w:rFonts w:ascii="inter-regular" w:hAnsi="inter-regular"/>
          <w:color w:val="000000"/>
          <w:bdr w:val="none" w:sz="0" w:space="0" w:color="auto" w:frame="1"/>
        </w:rPr>
        <w:t>  </w:t>
      </w:r>
    </w:p>
    <w:p w14:paraId="4CAD9355" w14:textId="77777777" w:rsidR="0055689A" w:rsidRDefault="0055689A" w:rsidP="0055689A">
      <w:pPr>
        <w:numPr>
          <w:ilvl w:val="0"/>
          <w:numId w:val="157"/>
        </w:numPr>
        <w:spacing w:after="0" w:line="375" w:lineRule="atLeast"/>
        <w:jc w:val="both"/>
        <w:rPr>
          <w:rFonts w:ascii="inter-regular" w:hAnsi="inter-regular"/>
          <w:color w:val="000000"/>
        </w:rPr>
      </w:pPr>
      <w:r>
        <w:rPr>
          <w:rStyle w:val="keyword"/>
          <w:rFonts w:ascii="inter-regular" w:hAnsi="inter-regular"/>
          <w:b/>
          <w:bCs/>
          <w:color w:val="006699"/>
          <w:bdr w:val="none" w:sz="0" w:space="0" w:color="auto" w:frame="1"/>
        </w:rPr>
        <w:t>static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int</w:t>
      </w:r>
      <w:r>
        <w:rPr>
          <w:rFonts w:ascii="inter-regular" w:hAnsi="inter-regular"/>
          <w:color w:val="000000"/>
          <w:bdr w:val="none" w:sz="0" w:space="0" w:color="auto" w:frame="1"/>
        </w:rPr>
        <w:t>[] get(){  </w:t>
      </w:r>
    </w:p>
    <w:p w14:paraId="39FA1339" w14:textId="77777777" w:rsidR="0055689A" w:rsidRDefault="0055689A" w:rsidP="0055689A">
      <w:pPr>
        <w:pStyle w:val="alt"/>
        <w:numPr>
          <w:ilvl w:val="0"/>
          <w:numId w:val="157"/>
        </w:numPr>
        <w:spacing w:before="0" w:beforeAutospacing="0" w:after="0" w:afterAutospacing="0" w:line="375" w:lineRule="atLeast"/>
        <w:jc w:val="both"/>
        <w:rPr>
          <w:rFonts w:ascii="inter-regular" w:hAnsi="inter-regular"/>
          <w:color w:val="000000"/>
        </w:rPr>
      </w:pPr>
      <w:r>
        <w:rPr>
          <w:rStyle w:val="keyword"/>
          <w:rFonts w:ascii="inter-regular" w:hAnsi="inter-regular"/>
          <w:b/>
          <w:bCs/>
          <w:color w:val="006699"/>
          <w:bdr w:val="none" w:sz="0" w:space="0" w:color="auto" w:frame="1"/>
        </w:rPr>
        <w:t>return</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new</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int</w:t>
      </w:r>
      <w:r>
        <w:rPr>
          <w:rFonts w:ascii="inter-regular" w:hAnsi="inter-regular"/>
          <w:color w:val="000000"/>
          <w:bdr w:val="none" w:sz="0" w:space="0" w:color="auto" w:frame="1"/>
        </w:rPr>
        <w:t>[]{</w:t>
      </w:r>
      <w:r>
        <w:rPr>
          <w:rStyle w:val="number"/>
          <w:rFonts w:ascii="inter-regular" w:hAnsi="inter-regular"/>
          <w:color w:val="C00000"/>
          <w:bdr w:val="none" w:sz="0" w:space="0" w:color="auto" w:frame="1"/>
        </w:rPr>
        <w:t>10</w:t>
      </w:r>
      <w:r>
        <w:rPr>
          <w:rFonts w:ascii="inter-regular" w:hAnsi="inter-regular"/>
          <w:color w:val="000000"/>
          <w:bdr w:val="none" w:sz="0" w:space="0" w:color="auto" w:frame="1"/>
        </w:rPr>
        <w:t>,</w:t>
      </w:r>
      <w:r>
        <w:rPr>
          <w:rStyle w:val="number"/>
          <w:rFonts w:ascii="inter-regular" w:hAnsi="inter-regular"/>
          <w:color w:val="C00000"/>
          <w:bdr w:val="none" w:sz="0" w:space="0" w:color="auto" w:frame="1"/>
        </w:rPr>
        <w:t>30</w:t>
      </w:r>
      <w:r>
        <w:rPr>
          <w:rFonts w:ascii="inter-regular" w:hAnsi="inter-regular"/>
          <w:color w:val="000000"/>
          <w:bdr w:val="none" w:sz="0" w:space="0" w:color="auto" w:frame="1"/>
        </w:rPr>
        <w:t>,</w:t>
      </w:r>
      <w:r>
        <w:rPr>
          <w:rStyle w:val="number"/>
          <w:rFonts w:ascii="inter-regular" w:hAnsi="inter-regular"/>
          <w:color w:val="C00000"/>
          <w:bdr w:val="none" w:sz="0" w:space="0" w:color="auto" w:frame="1"/>
        </w:rPr>
        <w:t>50</w:t>
      </w:r>
      <w:r>
        <w:rPr>
          <w:rFonts w:ascii="inter-regular" w:hAnsi="inter-regular"/>
          <w:color w:val="000000"/>
          <w:bdr w:val="none" w:sz="0" w:space="0" w:color="auto" w:frame="1"/>
        </w:rPr>
        <w:t>,</w:t>
      </w:r>
      <w:r>
        <w:rPr>
          <w:rStyle w:val="number"/>
          <w:rFonts w:ascii="inter-regular" w:hAnsi="inter-regular"/>
          <w:color w:val="C00000"/>
          <w:bdr w:val="none" w:sz="0" w:space="0" w:color="auto" w:frame="1"/>
        </w:rPr>
        <w:t>90</w:t>
      </w:r>
      <w:r>
        <w:rPr>
          <w:rFonts w:ascii="inter-regular" w:hAnsi="inter-regular"/>
          <w:color w:val="000000"/>
          <w:bdr w:val="none" w:sz="0" w:space="0" w:color="auto" w:frame="1"/>
        </w:rPr>
        <w:t>,</w:t>
      </w:r>
      <w:r>
        <w:rPr>
          <w:rStyle w:val="number"/>
          <w:rFonts w:ascii="inter-regular" w:hAnsi="inter-regular"/>
          <w:color w:val="C00000"/>
          <w:bdr w:val="none" w:sz="0" w:space="0" w:color="auto" w:frame="1"/>
        </w:rPr>
        <w:t>60</w:t>
      </w:r>
      <w:r>
        <w:rPr>
          <w:rFonts w:ascii="inter-regular" w:hAnsi="inter-regular"/>
          <w:color w:val="000000"/>
          <w:bdr w:val="none" w:sz="0" w:space="0" w:color="auto" w:frame="1"/>
        </w:rPr>
        <w:t>};  </w:t>
      </w:r>
    </w:p>
    <w:p w14:paraId="49C04866" w14:textId="77777777" w:rsidR="0055689A" w:rsidRDefault="0055689A" w:rsidP="0055689A">
      <w:pPr>
        <w:numPr>
          <w:ilvl w:val="0"/>
          <w:numId w:val="157"/>
        </w:numPr>
        <w:spacing w:after="0" w:line="375" w:lineRule="atLeast"/>
        <w:jc w:val="both"/>
        <w:rPr>
          <w:rFonts w:ascii="inter-regular" w:hAnsi="inter-regular"/>
          <w:color w:val="000000"/>
        </w:rPr>
      </w:pPr>
      <w:r>
        <w:rPr>
          <w:rFonts w:ascii="inter-regular" w:hAnsi="inter-regular"/>
          <w:color w:val="000000"/>
          <w:bdr w:val="none" w:sz="0" w:space="0" w:color="auto" w:frame="1"/>
        </w:rPr>
        <w:t>}  </w:t>
      </w:r>
    </w:p>
    <w:p w14:paraId="70A650F6" w14:textId="77777777" w:rsidR="0055689A" w:rsidRDefault="0055689A" w:rsidP="0055689A">
      <w:pPr>
        <w:pStyle w:val="alt"/>
        <w:numPr>
          <w:ilvl w:val="0"/>
          <w:numId w:val="157"/>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w:t>
      </w:r>
    </w:p>
    <w:p w14:paraId="377CDA64" w14:textId="77777777" w:rsidR="0055689A" w:rsidRDefault="0055689A" w:rsidP="0055689A">
      <w:pPr>
        <w:numPr>
          <w:ilvl w:val="0"/>
          <w:numId w:val="157"/>
        </w:numPr>
        <w:spacing w:after="0" w:line="375" w:lineRule="atLeast"/>
        <w:jc w:val="both"/>
        <w:rPr>
          <w:rFonts w:ascii="inter-regular" w:hAnsi="inter-regular"/>
          <w:color w:val="000000"/>
        </w:rPr>
      </w:pPr>
      <w:r>
        <w:rPr>
          <w:rStyle w:val="keyword"/>
          <w:rFonts w:ascii="inter-regular" w:hAnsi="inter-regular"/>
          <w:b/>
          <w:bCs/>
          <w:color w:val="006699"/>
          <w:bdr w:val="none" w:sz="0" w:space="0" w:color="auto" w:frame="1"/>
        </w:rPr>
        <w:t>public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static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void</w:t>
      </w:r>
      <w:r>
        <w:rPr>
          <w:rFonts w:ascii="inter-regular" w:hAnsi="inter-regular"/>
          <w:color w:val="000000"/>
          <w:bdr w:val="none" w:sz="0" w:space="0" w:color="auto" w:frame="1"/>
        </w:rPr>
        <w:t> main(String args[]){  </w:t>
      </w:r>
    </w:p>
    <w:p w14:paraId="4BD2ECE5" w14:textId="77777777" w:rsidR="0055689A" w:rsidRDefault="0055689A" w:rsidP="0055689A">
      <w:pPr>
        <w:pStyle w:val="alt"/>
        <w:numPr>
          <w:ilvl w:val="0"/>
          <w:numId w:val="157"/>
        </w:numPr>
        <w:spacing w:before="0" w:beforeAutospacing="0" w:after="0" w:afterAutospacing="0" w:line="375" w:lineRule="atLeast"/>
        <w:jc w:val="both"/>
        <w:rPr>
          <w:rFonts w:ascii="inter-regular" w:hAnsi="inter-regular"/>
          <w:color w:val="000000"/>
        </w:rPr>
      </w:pPr>
      <w:r>
        <w:rPr>
          <w:rStyle w:val="comment"/>
          <w:rFonts w:ascii="inter-regular" w:hAnsi="inter-regular"/>
          <w:color w:val="008200"/>
          <w:bdr w:val="none" w:sz="0" w:space="0" w:color="auto" w:frame="1"/>
        </w:rPr>
        <w:t>//calling method which returns an array</w:t>
      </w:r>
      <w:r>
        <w:rPr>
          <w:rFonts w:ascii="inter-regular" w:hAnsi="inter-regular"/>
          <w:color w:val="000000"/>
          <w:bdr w:val="none" w:sz="0" w:space="0" w:color="auto" w:frame="1"/>
        </w:rPr>
        <w:t>  </w:t>
      </w:r>
    </w:p>
    <w:p w14:paraId="75D6DA5D" w14:textId="77777777" w:rsidR="0055689A" w:rsidRDefault="0055689A" w:rsidP="0055689A">
      <w:pPr>
        <w:numPr>
          <w:ilvl w:val="0"/>
          <w:numId w:val="157"/>
        </w:numPr>
        <w:spacing w:after="0" w:line="375" w:lineRule="atLeast"/>
        <w:jc w:val="both"/>
        <w:rPr>
          <w:rFonts w:ascii="inter-regular" w:hAnsi="inter-regular"/>
          <w:color w:val="000000"/>
        </w:rPr>
      </w:pPr>
      <w:r>
        <w:rPr>
          <w:rStyle w:val="keyword"/>
          <w:rFonts w:ascii="inter-regular" w:hAnsi="inter-regular"/>
          <w:b/>
          <w:bCs/>
          <w:color w:val="006699"/>
          <w:bdr w:val="none" w:sz="0" w:space="0" w:color="auto" w:frame="1"/>
        </w:rPr>
        <w:t>int</w:t>
      </w:r>
      <w:r>
        <w:rPr>
          <w:rFonts w:ascii="inter-regular" w:hAnsi="inter-regular"/>
          <w:color w:val="000000"/>
          <w:bdr w:val="none" w:sz="0" w:space="0" w:color="auto" w:frame="1"/>
        </w:rPr>
        <w:t> arr[]=get();  </w:t>
      </w:r>
    </w:p>
    <w:p w14:paraId="4E84256F" w14:textId="77777777" w:rsidR="0055689A" w:rsidRDefault="0055689A" w:rsidP="0055689A">
      <w:pPr>
        <w:pStyle w:val="alt"/>
        <w:numPr>
          <w:ilvl w:val="0"/>
          <w:numId w:val="157"/>
        </w:numPr>
        <w:spacing w:before="0" w:beforeAutospacing="0" w:after="0" w:afterAutospacing="0" w:line="375" w:lineRule="atLeast"/>
        <w:jc w:val="both"/>
        <w:rPr>
          <w:rFonts w:ascii="inter-regular" w:hAnsi="inter-regular"/>
          <w:color w:val="000000"/>
        </w:rPr>
      </w:pPr>
      <w:r>
        <w:rPr>
          <w:rStyle w:val="comment"/>
          <w:rFonts w:ascii="inter-regular" w:hAnsi="inter-regular"/>
          <w:color w:val="008200"/>
          <w:bdr w:val="none" w:sz="0" w:space="0" w:color="auto" w:frame="1"/>
        </w:rPr>
        <w:lastRenderedPageBreak/>
        <w:t>//printing the values of an array</w:t>
      </w:r>
      <w:r>
        <w:rPr>
          <w:rFonts w:ascii="inter-regular" w:hAnsi="inter-regular"/>
          <w:color w:val="000000"/>
          <w:bdr w:val="none" w:sz="0" w:space="0" w:color="auto" w:frame="1"/>
        </w:rPr>
        <w:t>  </w:t>
      </w:r>
    </w:p>
    <w:p w14:paraId="3E9CF2B5" w14:textId="77777777" w:rsidR="0055689A" w:rsidRDefault="0055689A" w:rsidP="0055689A">
      <w:pPr>
        <w:numPr>
          <w:ilvl w:val="0"/>
          <w:numId w:val="157"/>
        </w:numPr>
        <w:spacing w:after="0" w:line="375" w:lineRule="atLeast"/>
        <w:jc w:val="both"/>
        <w:rPr>
          <w:rFonts w:ascii="inter-regular" w:hAnsi="inter-regular"/>
          <w:color w:val="000000"/>
        </w:rPr>
      </w:pPr>
      <w:r>
        <w:rPr>
          <w:rStyle w:val="keyword"/>
          <w:rFonts w:ascii="inter-regular" w:hAnsi="inter-regular"/>
          <w:b/>
          <w:bCs/>
          <w:color w:val="006699"/>
          <w:bdr w:val="none" w:sz="0" w:space="0" w:color="auto" w:frame="1"/>
        </w:rPr>
        <w:t>for</w:t>
      </w:r>
      <w:r>
        <w:rPr>
          <w:rFonts w:ascii="inter-regular" w:hAnsi="inter-regular"/>
          <w:color w:val="000000"/>
          <w:bdr w:val="none" w:sz="0" w:space="0" w:color="auto" w:frame="1"/>
        </w:rPr>
        <w:t>(</w:t>
      </w:r>
      <w:r>
        <w:rPr>
          <w:rStyle w:val="keyword"/>
          <w:rFonts w:ascii="inter-regular" w:hAnsi="inter-regular"/>
          <w:b/>
          <w:bCs/>
          <w:color w:val="006699"/>
          <w:bdr w:val="none" w:sz="0" w:space="0" w:color="auto" w:frame="1"/>
        </w:rPr>
        <w:t>int</w:t>
      </w:r>
      <w:r>
        <w:rPr>
          <w:rFonts w:ascii="inter-regular" w:hAnsi="inter-regular"/>
          <w:color w:val="000000"/>
          <w:bdr w:val="none" w:sz="0" w:space="0" w:color="auto" w:frame="1"/>
        </w:rPr>
        <w:t> i=</w:t>
      </w:r>
      <w:r>
        <w:rPr>
          <w:rStyle w:val="number"/>
          <w:rFonts w:ascii="inter-regular" w:hAnsi="inter-regular"/>
          <w:color w:val="C00000"/>
          <w:bdr w:val="none" w:sz="0" w:space="0" w:color="auto" w:frame="1"/>
        </w:rPr>
        <w:t>0</w:t>
      </w:r>
      <w:r>
        <w:rPr>
          <w:rFonts w:ascii="inter-regular" w:hAnsi="inter-regular"/>
          <w:color w:val="000000"/>
          <w:bdr w:val="none" w:sz="0" w:space="0" w:color="auto" w:frame="1"/>
        </w:rPr>
        <w:t>;i&lt;arr.length;i++)  </w:t>
      </w:r>
    </w:p>
    <w:p w14:paraId="2617EC5D" w14:textId="77777777" w:rsidR="0055689A" w:rsidRDefault="0055689A" w:rsidP="0055689A">
      <w:pPr>
        <w:pStyle w:val="alt"/>
        <w:numPr>
          <w:ilvl w:val="0"/>
          <w:numId w:val="157"/>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System.out.println(arr[i]);  </w:t>
      </w:r>
    </w:p>
    <w:p w14:paraId="7ED360C2" w14:textId="77777777" w:rsidR="0055689A" w:rsidRDefault="0055689A" w:rsidP="0055689A">
      <w:pPr>
        <w:numPr>
          <w:ilvl w:val="0"/>
          <w:numId w:val="157"/>
        </w:numPr>
        <w:spacing w:after="0" w:line="375" w:lineRule="atLeast"/>
        <w:jc w:val="both"/>
        <w:rPr>
          <w:rFonts w:ascii="inter-regular" w:hAnsi="inter-regular"/>
          <w:color w:val="000000"/>
        </w:rPr>
      </w:pPr>
      <w:r>
        <w:rPr>
          <w:rFonts w:ascii="inter-regular" w:hAnsi="inter-regular"/>
          <w:color w:val="000000"/>
          <w:bdr w:val="none" w:sz="0" w:space="0" w:color="auto" w:frame="1"/>
        </w:rPr>
        <w:t>}}  </w:t>
      </w:r>
    </w:p>
    <w:p w14:paraId="0E33DC6E" w14:textId="77777777" w:rsidR="0055689A" w:rsidRDefault="0055689A" w:rsidP="0055689A">
      <w:pPr>
        <w:spacing w:line="240" w:lineRule="auto"/>
        <w:rPr>
          <w:rFonts w:ascii="Times New Roman" w:hAnsi="Times New Roman"/>
        </w:rPr>
      </w:pPr>
      <w:hyperlink r:id="rId140" w:tgtFrame="_blank" w:history="1">
        <w:r>
          <w:rPr>
            <w:rStyle w:val="Hyperlink"/>
            <w:rFonts w:ascii="Verdana" w:hAnsi="Verdana"/>
            <w:b/>
            <w:bCs/>
            <w:color w:val="FFFFFF"/>
            <w:sz w:val="20"/>
            <w:szCs w:val="20"/>
            <w:shd w:val="clear" w:color="auto" w:fill="4CAF50"/>
          </w:rPr>
          <w:t>Test it Now</w:t>
        </w:r>
      </w:hyperlink>
    </w:p>
    <w:p w14:paraId="769C1570" w14:textId="77777777" w:rsidR="0055689A" w:rsidRDefault="0055689A" w:rsidP="0055689A">
      <w:pPr>
        <w:pStyle w:val="NormalWeb"/>
        <w:shd w:val="clear" w:color="auto" w:fill="FFFFFF"/>
        <w:jc w:val="both"/>
        <w:rPr>
          <w:rFonts w:ascii="inter-regular" w:hAnsi="inter-regular"/>
          <w:color w:val="333333"/>
        </w:rPr>
      </w:pPr>
      <w:r>
        <w:rPr>
          <w:rFonts w:ascii="inter-regular" w:hAnsi="inter-regular"/>
          <w:color w:val="333333"/>
        </w:rPr>
        <w:t>Output:</w:t>
      </w:r>
    </w:p>
    <w:p w14:paraId="5CEF73B4" w14:textId="77777777" w:rsidR="0055689A" w:rsidRDefault="0055689A" w:rsidP="0055689A">
      <w:pPr>
        <w:pStyle w:val="HTMLPreformatted"/>
        <w:shd w:val="clear" w:color="auto" w:fill="EEEEEE"/>
        <w:jc w:val="both"/>
        <w:rPr>
          <w:color w:val="535559"/>
        </w:rPr>
      </w:pPr>
      <w:r>
        <w:rPr>
          <w:color w:val="535559"/>
        </w:rPr>
        <w:t>10</w:t>
      </w:r>
    </w:p>
    <w:p w14:paraId="6936B0B5" w14:textId="77777777" w:rsidR="0055689A" w:rsidRDefault="0055689A" w:rsidP="0055689A">
      <w:pPr>
        <w:pStyle w:val="HTMLPreformatted"/>
        <w:shd w:val="clear" w:color="auto" w:fill="EEEEEE"/>
        <w:jc w:val="both"/>
        <w:rPr>
          <w:color w:val="535559"/>
        </w:rPr>
      </w:pPr>
      <w:r>
        <w:rPr>
          <w:color w:val="535559"/>
        </w:rPr>
        <w:t>30</w:t>
      </w:r>
    </w:p>
    <w:p w14:paraId="7225F44E" w14:textId="77777777" w:rsidR="0055689A" w:rsidRDefault="0055689A" w:rsidP="0055689A">
      <w:pPr>
        <w:pStyle w:val="HTMLPreformatted"/>
        <w:shd w:val="clear" w:color="auto" w:fill="EEEEEE"/>
        <w:jc w:val="both"/>
        <w:rPr>
          <w:color w:val="535559"/>
        </w:rPr>
      </w:pPr>
      <w:r>
        <w:rPr>
          <w:color w:val="535559"/>
        </w:rPr>
        <w:t>50</w:t>
      </w:r>
    </w:p>
    <w:p w14:paraId="351A4B66" w14:textId="77777777" w:rsidR="0055689A" w:rsidRDefault="0055689A" w:rsidP="0055689A">
      <w:pPr>
        <w:pStyle w:val="HTMLPreformatted"/>
        <w:shd w:val="clear" w:color="auto" w:fill="EEEEEE"/>
        <w:jc w:val="both"/>
        <w:rPr>
          <w:color w:val="535559"/>
        </w:rPr>
      </w:pPr>
      <w:r>
        <w:rPr>
          <w:color w:val="535559"/>
        </w:rPr>
        <w:t>90</w:t>
      </w:r>
    </w:p>
    <w:p w14:paraId="4CCB53A8" w14:textId="77777777" w:rsidR="0055689A" w:rsidRDefault="0055689A" w:rsidP="0055689A">
      <w:pPr>
        <w:pStyle w:val="HTMLPreformatted"/>
        <w:shd w:val="clear" w:color="auto" w:fill="EEEEEE"/>
        <w:jc w:val="both"/>
        <w:rPr>
          <w:color w:val="535559"/>
        </w:rPr>
      </w:pPr>
      <w:r>
        <w:rPr>
          <w:color w:val="535559"/>
        </w:rPr>
        <w:t>60</w:t>
      </w:r>
    </w:p>
    <w:p w14:paraId="2F553870" w14:textId="77777777" w:rsidR="0055689A" w:rsidRDefault="0055689A" w:rsidP="0055689A">
      <w:pPr>
        <w:pStyle w:val="Heading2"/>
        <w:shd w:val="clear" w:color="auto" w:fill="FFFFFF"/>
        <w:spacing w:line="312" w:lineRule="atLeast"/>
        <w:jc w:val="both"/>
        <w:rPr>
          <w:rFonts w:ascii="Helvetica" w:hAnsi="Helvetica"/>
          <w:b w:val="0"/>
          <w:bCs w:val="0"/>
          <w:color w:val="610B38"/>
          <w:sz w:val="38"/>
          <w:szCs w:val="38"/>
        </w:rPr>
      </w:pPr>
      <w:r>
        <w:rPr>
          <w:rFonts w:ascii="Helvetica" w:hAnsi="Helvetica"/>
          <w:b w:val="0"/>
          <w:bCs w:val="0"/>
          <w:color w:val="610B38"/>
          <w:sz w:val="38"/>
          <w:szCs w:val="38"/>
        </w:rPr>
        <w:t>ArrayIndexOutOfBoundsException</w:t>
      </w:r>
    </w:p>
    <w:p w14:paraId="7362E372" w14:textId="77777777" w:rsidR="0055689A" w:rsidRDefault="0055689A" w:rsidP="0055689A">
      <w:pPr>
        <w:pStyle w:val="NormalWeb"/>
        <w:shd w:val="clear" w:color="auto" w:fill="FFFFFF"/>
        <w:jc w:val="both"/>
        <w:rPr>
          <w:rFonts w:ascii="inter-regular" w:hAnsi="inter-regular"/>
          <w:color w:val="333333"/>
        </w:rPr>
      </w:pPr>
      <w:r>
        <w:rPr>
          <w:rFonts w:ascii="inter-regular" w:hAnsi="inter-regular"/>
          <w:color w:val="333333"/>
        </w:rPr>
        <w:t>The Java Virtual Machine (JVM) throws an ArrayIndexOutOfBoundsException if length of the array in negative, equal to the array size or greater than the array size while traversing the array.</w:t>
      </w:r>
    </w:p>
    <w:p w14:paraId="33BC868C" w14:textId="77777777" w:rsidR="0055689A" w:rsidRDefault="0055689A" w:rsidP="0055689A">
      <w:pPr>
        <w:pStyle w:val="alt"/>
        <w:numPr>
          <w:ilvl w:val="0"/>
          <w:numId w:val="158"/>
        </w:numPr>
        <w:spacing w:before="0" w:beforeAutospacing="0" w:after="0" w:afterAutospacing="0" w:line="375" w:lineRule="atLeast"/>
        <w:jc w:val="both"/>
        <w:rPr>
          <w:rFonts w:ascii="inter-regular" w:hAnsi="inter-regular"/>
          <w:color w:val="000000"/>
        </w:rPr>
      </w:pPr>
      <w:r>
        <w:rPr>
          <w:rStyle w:val="comment"/>
          <w:rFonts w:ascii="inter-regular" w:hAnsi="inter-regular"/>
          <w:color w:val="008200"/>
          <w:bdr w:val="none" w:sz="0" w:space="0" w:color="auto" w:frame="1"/>
        </w:rPr>
        <w:t>//Java Program to demonstrate the case of </w:t>
      </w:r>
      <w:r>
        <w:rPr>
          <w:rFonts w:ascii="inter-regular" w:hAnsi="inter-regular"/>
          <w:color w:val="000000"/>
          <w:bdr w:val="none" w:sz="0" w:space="0" w:color="auto" w:frame="1"/>
        </w:rPr>
        <w:t>  </w:t>
      </w:r>
    </w:p>
    <w:p w14:paraId="628285B2" w14:textId="77777777" w:rsidR="0055689A" w:rsidRDefault="0055689A" w:rsidP="0055689A">
      <w:pPr>
        <w:numPr>
          <w:ilvl w:val="0"/>
          <w:numId w:val="158"/>
        </w:numPr>
        <w:spacing w:after="0" w:line="375" w:lineRule="atLeast"/>
        <w:jc w:val="both"/>
        <w:rPr>
          <w:rFonts w:ascii="inter-regular" w:hAnsi="inter-regular"/>
          <w:color w:val="000000"/>
        </w:rPr>
      </w:pPr>
      <w:r>
        <w:rPr>
          <w:rStyle w:val="comment"/>
          <w:rFonts w:ascii="inter-regular" w:hAnsi="inter-regular"/>
          <w:color w:val="008200"/>
          <w:bdr w:val="none" w:sz="0" w:space="0" w:color="auto" w:frame="1"/>
        </w:rPr>
        <w:t>//ArrayIndexOutOfBoundsException in a Java Array.</w:t>
      </w:r>
      <w:r>
        <w:rPr>
          <w:rFonts w:ascii="inter-regular" w:hAnsi="inter-regular"/>
          <w:color w:val="000000"/>
          <w:bdr w:val="none" w:sz="0" w:space="0" w:color="auto" w:frame="1"/>
        </w:rPr>
        <w:t>  </w:t>
      </w:r>
    </w:p>
    <w:p w14:paraId="444FD987" w14:textId="77777777" w:rsidR="0055689A" w:rsidRDefault="0055689A" w:rsidP="0055689A">
      <w:pPr>
        <w:pStyle w:val="alt"/>
        <w:numPr>
          <w:ilvl w:val="0"/>
          <w:numId w:val="158"/>
        </w:numPr>
        <w:spacing w:before="0" w:beforeAutospacing="0" w:after="0" w:afterAutospacing="0" w:line="375" w:lineRule="atLeast"/>
        <w:jc w:val="both"/>
        <w:rPr>
          <w:rFonts w:ascii="inter-regular" w:hAnsi="inter-regular"/>
          <w:color w:val="000000"/>
        </w:rPr>
      </w:pPr>
      <w:r>
        <w:rPr>
          <w:rStyle w:val="keyword"/>
          <w:rFonts w:ascii="inter-regular" w:hAnsi="inter-regular"/>
          <w:b/>
          <w:bCs/>
          <w:color w:val="006699"/>
          <w:bdr w:val="none" w:sz="0" w:space="0" w:color="auto" w:frame="1"/>
        </w:rPr>
        <w:t>public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class</w:t>
      </w:r>
      <w:r>
        <w:rPr>
          <w:rFonts w:ascii="inter-regular" w:hAnsi="inter-regular"/>
          <w:color w:val="000000"/>
          <w:bdr w:val="none" w:sz="0" w:space="0" w:color="auto" w:frame="1"/>
        </w:rPr>
        <w:t> TestArrayException{  </w:t>
      </w:r>
    </w:p>
    <w:p w14:paraId="4658DE0B" w14:textId="77777777" w:rsidR="0055689A" w:rsidRDefault="0055689A" w:rsidP="0055689A">
      <w:pPr>
        <w:numPr>
          <w:ilvl w:val="0"/>
          <w:numId w:val="158"/>
        </w:numPr>
        <w:spacing w:after="0" w:line="375" w:lineRule="atLeast"/>
        <w:jc w:val="both"/>
        <w:rPr>
          <w:rFonts w:ascii="inter-regular" w:hAnsi="inter-regular"/>
          <w:color w:val="000000"/>
        </w:rPr>
      </w:pPr>
      <w:r>
        <w:rPr>
          <w:rStyle w:val="keyword"/>
          <w:rFonts w:ascii="inter-regular" w:hAnsi="inter-regular"/>
          <w:b/>
          <w:bCs/>
          <w:color w:val="006699"/>
          <w:bdr w:val="none" w:sz="0" w:space="0" w:color="auto" w:frame="1"/>
        </w:rPr>
        <w:t>public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static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void</w:t>
      </w:r>
      <w:r>
        <w:rPr>
          <w:rFonts w:ascii="inter-regular" w:hAnsi="inter-regular"/>
          <w:color w:val="000000"/>
          <w:bdr w:val="none" w:sz="0" w:space="0" w:color="auto" w:frame="1"/>
        </w:rPr>
        <w:t> main(String args[]){  </w:t>
      </w:r>
    </w:p>
    <w:p w14:paraId="5A4B2935" w14:textId="77777777" w:rsidR="0055689A" w:rsidRDefault="0055689A" w:rsidP="0055689A">
      <w:pPr>
        <w:pStyle w:val="alt"/>
        <w:numPr>
          <w:ilvl w:val="0"/>
          <w:numId w:val="158"/>
        </w:numPr>
        <w:spacing w:before="0" w:beforeAutospacing="0" w:after="0" w:afterAutospacing="0" w:line="375" w:lineRule="atLeast"/>
        <w:jc w:val="both"/>
        <w:rPr>
          <w:rFonts w:ascii="inter-regular" w:hAnsi="inter-regular"/>
          <w:color w:val="000000"/>
        </w:rPr>
      </w:pPr>
      <w:r>
        <w:rPr>
          <w:rStyle w:val="keyword"/>
          <w:rFonts w:ascii="inter-regular" w:hAnsi="inter-regular"/>
          <w:b/>
          <w:bCs/>
          <w:color w:val="006699"/>
          <w:bdr w:val="none" w:sz="0" w:space="0" w:color="auto" w:frame="1"/>
        </w:rPr>
        <w:t>int</w:t>
      </w:r>
      <w:r>
        <w:rPr>
          <w:rFonts w:ascii="inter-regular" w:hAnsi="inter-regular"/>
          <w:color w:val="000000"/>
          <w:bdr w:val="none" w:sz="0" w:space="0" w:color="auto" w:frame="1"/>
        </w:rPr>
        <w:t> arr[]={</w:t>
      </w:r>
      <w:r>
        <w:rPr>
          <w:rStyle w:val="number"/>
          <w:rFonts w:ascii="inter-regular" w:hAnsi="inter-regular"/>
          <w:color w:val="C00000"/>
          <w:bdr w:val="none" w:sz="0" w:space="0" w:color="auto" w:frame="1"/>
        </w:rPr>
        <w:t>50</w:t>
      </w:r>
      <w:r>
        <w:rPr>
          <w:rFonts w:ascii="inter-regular" w:hAnsi="inter-regular"/>
          <w:color w:val="000000"/>
          <w:bdr w:val="none" w:sz="0" w:space="0" w:color="auto" w:frame="1"/>
        </w:rPr>
        <w:t>,</w:t>
      </w:r>
      <w:r>
        <w:rPr>
          <w:rStyle w:val="number"/>
          <w:rFonts w:ascii="inter-regular" w:hAnsi="inter-regular"/>
          <w:color w:val="C00000"/>
          <w:bdr w:val="none" w:sz="0" w:space="0" w:color="auto" w:frame="1"/>
        </w:rPr>
        <w:t>60</w:t>
      </w:r>
      <w:r>
        <w:rPr>
          <w:rFonts w:ascii="inter-regular" w:hAnsi="inter-regular"/>
          <w:color w:val="000000"/>
          <w:bdr w:val="none" w:sz="0" w:space="0" w:color="auto" w:frame="1"/>
        </w:rPr>
        <w:t>,</w:t>
      </w:r>
      <w:r>
        <w:rPr>
          <w:rStyle w:val="number"/>
          <w:rFonts w:ascii="inter-regular" w:hAnsi="inter-regular"/>
          <w:color w:val="C00000"/>
          <w:bdr w:val="none" w:sz="0" w:space="0" w:color="auto" w:frame="1"/>
        </w:rPr>
        <w:t>70</w:t>
      </w:r>
      <w:r>
        <w:rPr>
          <w:rFonts w:ascii="inter-regular" w:hAnsi="inter-regular"/>
          <w:color w:val="000000"/>
          <w:bdr w:val="none" w:sz="0" w:space="0" w:color="auto" w:frame="1"/>
        </w:rPr>
        <w:t>,</w:t>
      </w:r>
      <w:r>
        <w:rPr>
          <w:rStyle w:val="number"/>
          <w:rFonts w:ascii="inter-regular" w:hAnsi="inter-regular"/>
          <w:color w:val="C00000"/>
          <w:bdr w:val="none" w:sz="0" w:space="0" w:color="auto" w:frame="1"/>
        </w:rPr>
        <w:t>80</w:t>
      </w:r>
      <w:r>
        <w:rPr>
          <w:rFonts w:ascii="inter-regular" w:hAnsi="inter-regular"/>
          <w:color w:val="000000"/>
          <w:bdr w:val="none" w:sz="0" w:space="0" w:color="auto" w:frame="1"/>
        </w:rPr>
        <w:t>};  </w:t>
      </w:r>
    </w:p>
    <w:p w14:paraId="1078AE99" w14:textId="77777777" w:rsidR="0055689A" w:rsidRDefault="0055689A" w:rsidP="0055689A">
      <w:pPr>
        <w:numPr>
          <w:ilvl w:val="0"/>
          <w:numId w:val="158"/>
        </w:numPr>
        <w:spacing w:after="0" w:line="375" w:lineRule="atLeast"/>
        <w:jc w:val="both"/>
        <w:rPr>
          <w:rFonts w:ascii="inter-regular" w:hAnsi="inter-regular"/>
          <w:color w:val="000000"/>
        </w:rPr>
      </w:pPr>
      <w:r>
        <w:rPr>
          <w:rStyle w:val="keyword"/>
          <w:rFonts w:ascii="inter-regular" w:hAnsi="inter-regular"/>
          <w:b/>
          <w:bCs/>
          <w:color w:val="006699"/>
          <w:bdr w:val="none" w:sz="0" w:space="0" w:color="auto" w:frame="1"/>
        </w:rPr>
        <w:t>for</w:t>
      </w:r>
      <w:r>
        <w:rPr>
          <w:rFonts w:ascii="inter-regular" w:hAnsi="inter-regular"/>
          <w:color w:val="000000"/>
          <w:bdr w:val="none" w:sz="0" w:space="0" w:color="auto" w:frame="1"/>
        </w:rPr>
        <w:t>(</w:t>
      </w:r>
      <w:r>
        <w:rPr>
          <w:rStyle w:val="keyword"/>
          <w:rFonts w:ascii="inter-regular" w:hAnsi="inter-regular"/>
          <w:b/>
          <w:bCs/>
          <w:color w:val="006699"/>
          <w:bdr w:val="none" w:sz="0" w:space="0" w:color="auto" w:frame="1"/>
        </w:rPr>
        <w:t>int</w:t>
      </w:r>
      <w:r>
        <w:rPr>
          <w:rFonts w:ascii="inter-regular" w:hAnsi="inter-regular"/>
          <w:color w:val="000000"/>
          <w:bdr w:val="none" w:sz="0" w:space="0" w:color="auto" w:frame="1"/>
        </w:rPr>
        <w:t> i=</w:t>
      </w:r>
      <w:r>
        <w:rPr>
          <w:rStyle w:val="number"/>
          <w:rFonts w:ascii="inter-regular" w:hAnsi="inter-regular"/>
          <w:color w:val="C00000"/>
          <w:bdr w:val="none" w:sz="0" w:space="0" w:color="auto" w:frame="1"/>
        </w:rPr>
        <w:t>0</w:t>
      </w:r>
      <w:r>
        <w:rPr>
          <w:rFonts w:ascii="inter-regular" w:hAnsi="inter-regular"/>
          <w:color w:val="000000"/>
          <w:bdr w:val="none" w:sz="0" w:space="0" w:color="auto" w:frame="1"/>
        </w:rPr>
        <w:t>;i&lt;=arr.length;i++){  </w:t>
      </w:r>
    </w:p>
    <w:p w14:paraId="00CEDCFB" w14:textId="77777777" w:rsidR="0055689A" w:rsidRDefault="0055689A" w:rsidP="0055689A">
      <w:pPr>
        <w:pStyle w:val="alt"/>
        <w:numPr>
          <w:ilvl w:val="0"/>
          <w:numId w:val="158"/>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System.out.println(arr[i]);  </w:t>
      </w:r>
    </w:p>
    <w:p w14:paraId="1B0041E8" w14:textId="77777777" w:rsidR="0055689A" w:rsidRDefault="0055689A" w:rsidP="0055689A">
      <w:pPr>
        <w:numPr>
          <w:ilvl w:val="0"/>
          <w:numId w:val="158"/>
        </w:numPr>
        <w:spacing w:after="0" w:line="375" w:lineRule="atLeast"/>
        <w:jc w:val="both"/>
        <w:rPr>
          <w:rFonts w:ascii="inter-regular" w:hAnsi="inter-regular"/>
          <w:color w:val="000000"/>
        </w:rPr>
      </w:pPr>
      <w:r>
        <w:rPr>
          <w:rFonts w:ascii="inter-regular" w:hAnsi="inter-regular"/>
          <w:color w:val="000000"/>
          <w:bdr w:val="none" w:sz="0" w:space="0" w:color="auto" w:frame="1"/>
        </w:rPr>
        <w:t>}  </w:t>
      </w:r>
    </w:p>
    <w:p w14:paraId="73ED2803" w14:textId="77777777" w:rsidR="0055689A" w:rsidRDefault="0055689A" w:rsidP="0055689A">
      <w:pPr>
        <w:pStyle w:val="alt"/>
        <w:numPr>
          <w:ilvl w:val="0"/>
          <w:numId w:val="158"/>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w:t>
      </w:r>
    </w:p>
    <w:p w14:paraId="6C24F269" w14:textId="77777777" w:rsidR="0055689A" w:rsidRDefault="0055689A" w:rsidP="0055689A">
      <w:pPr>
        <w:rPr>
          <w:rFonts w:ascii="Times New Roman" w:hAnsi="Times New Roman"/>
        </w:rPr>
      </w:pPr>
      <w:hyperlink r:id="rId141" w:tgtFrame="_blank" w:history="1">
        <w:r>
          <w:rPr>
            <w:rStyle w:val="Hyperlink"/>
            <w:rFonts w:ascii="Verdana" w:hAnsi="Verdana"/>
            <w:b/>
            <w:bCs/>
            <w:color w:val="FFFFFF"/>
            <w:sz w:val="20"/>
            <w:szCs w:val="20"/>
            <w:shd w:val="clear" w:color="auto" w:fill="4CAF50"/>
          </w:rPr>
          <w:t>Test it Now</w:t>
        </w:r>
      </w:hyperlink>
    </w:p>
    <w:p w14:paraId="60749D5B" w14:textId="77777777" w:rsidR="0055689A" w:rsidRDefault="0055689A" w:rsidP="0055689A">
      <w:pPr>
        <w:pStyle w:val="NormalWeb"/>
        <w:shd w:val="clear" w:color="auto" w:fill="FFFFFF"/>
        <w:jc w:val="both"/>
        <w:rPr>
          <w:rFonts w:ascii="inter-regular" w:hAnsi="inter-regular"/>
          <w:color w:val="333333"/>
        </w:rPr>
      </w:pPr>
      <w:r>
        <w:rPr>
          <w:rFonts w:ascii="inter-regular" w:hAnsi="inter-regular"/>
          <w:color w:val="333333"/>
        </w:rPr>
        <w:t>Output:</w:t>
      </w:r>
    </w:p>
    <w:p w14:paraId="74C58598" w14:textId="77777777" w:rsidR="0055689A" w:rsidRDefault="0055689A" w:rsidP="0055689A">
      <w:pPr>
        <w:pStyle w:val="HTMLPreformatted"/>
        <w:shd w:val="clear" w:color="auto" w:fill="EEEEEE"/>
        <w:jc w:val="both"/>
        <w:rPr>
          <w:color w:val="535559"/>
        </w:rPr>
      </w:pPr>
      <w:r>
        <w:rPr>
          <w:color w:val="535559"/>
        </w:rPr>
        <w:t>Exception in thread "main" java.lang.ArrayIndexOutOfBoundsException: 4</w:t>
      </w:r>
    </w:p>
    <w:p w14:paraId="58A31ABE" w14:textId="77777777" w:rsidR="0055689A" w:rsidRDefault="0055689A" w:rsidP="0055689A">
      <w:pPr>
        <w:pStyle w:val="HTMLPreformatted"/>
        <w:shd w:val="clear" w:color="auto" w:fill="EEEEEE"/>
        <w:jc w:val="both"/>
        <w:rPr>
          <w:color w:val="535559"/>
        </w:rPr>
      </w:pPr>
      <w:r>
        <w:rPr>
          <w:color w:val="535559"/>
        </w:rPr>
        <w:tab/>
        <w:t>at TestArrayException.main(TestArrayException.java:5)</w:t>
      </w:r>
    </w:p>
    <w:p w14:paraId="0445D50D" w14:textId="77777777" w:rsidR="0055689A" w:rsidRDefault="0055689A" w:rsidP="0055689A">
      <w:pPr>
        <w:pStyle w:val="HTMLPreformatted"/>
        <w:shd w:val="clear" w:color="auto" w:fill="EEEEEE"/>
        <w:jc w:val="both"/>
        <w:rPr>
          <w:color w:val="535559"/>
        </w:rPr>
      </w:pPr>
      <w:r>
        <w:rPr>
          <w:color w:val="535559"/>
        </w:rPr>
        <w:t>50</w:t>
      </w:r>
    </w:p>
    <w:p w14:paraId="060B0807" w14:textId="77777777" w:rsidR="0055689A" w:rsidRDefault="0055689A" w:rsidP="0055689A">
      <w:pPr>
        <w:pStyle w:val="HTMLPreformatted"/>
        <w:shd w:val="clear" w:color="auto" w:fill="EEEEEE"/>
        <w:jc w:val="both"/>
        <w:rPr>
          <w:color w:val="535559"/>
        </w:rPr>
      </w:pPr>
      <w:r>
        <w:rPr>
          <w:color w:val="535559"/>
        </w:rPr>
        <w:t>60</w:t>
      </w:r>
    </w:p>
    <w:p w14:paraId="703F9FC6" w14:textId="77777777" w:rsidR="0055689A" w:rsidRDefault="0055689A" w:rsidP="0055689A">
      <w:pPr>
        <w:pStyle w:val="HTMLPreformatted"/>
        <w:shd w:val="clear" w:color="auto" w:fill="EEEEEE"/>
        <w:jc w:val="both"/>
        <w:rPr>
          <w:color w:val="535559"/>
        </w:rPr>
      </w:pPr>
      <w:r>
        <w:rPr>
          <w:color w:val="535559"/>
        </w:rPr>
        <w:t>70</w:t>
      </w:r>
    </w:p>
    <w:p w14:paraId="53E167B7" w14:textId="77777777" w:rsidR="0055689A" w:rsidRDefault="0055689A" w:rsidP="0055689A">
      <w:pPr>
        <w:pStyle w:val="HTMLPreformatted"/>
        <w:shd w:val="clear" w:color="auto" w:fill="EEEEEE"/>
        <w:jc w:val="both"/>
        <w:rPr>
          <w:color w:val="535559"/>
        </w:rPr>
      </w:pPr>
      <w:r>
        <w:rPr>
          <w:color w:val="535559"/>
        </w:rPr>
        <w:t>80</w:t>
      </w:r>
    </w:p>
    <w:p w14:paraId="0954A9D5" w14:textId="77777777" w:rsidR="0055689A" w:rsidRDefault="00000000" w:rsidP="0055689A">
      <w:pPr>
        <w:rPr>
          <w:rFonts w:ascii="Times New Roman" w:hAnsi="Times New Roman"/>
        </w:rPr>
      </w:pPr>
      <w:r>
        <w:pict w14:anchorId="5635ACA0">
          <v:rect id="_x0000_i1076" style="width:0;height:.75pt" o:hrstd="t" o:hrnoshade="t" o:hr="t" fillcolor="#d4d4d4" stroked="f"/>
        </w:pict>
      </w:r>
    </w:p>
    <w:p w14:paraId="1003F566" w14:textId="77777777" w:rsidR="0055689A" w:rsidRDefault="0055689A" w:rsidP="0055689A">
      <w:pPr>
        <w:pStyle w:val="Heading2"/>
        <w:shd w:val="clear" w:color="auto" w:fill="FFFFFF"/>
        <w:spacing w:line="312" w:lineRule="atLeast"/>
        <w:jc w:val="both"/>
        <w:rPr>
          <w:rFonts w:ascii="Helvetica" w:hAnsi="Helvetica"/>
          <w:b w:val="0"/>
          <w:bCs w:val="0"/>
          <w:color w:val="610B38"/>
          <w:sz w:val="38"/>
          <w:szCs w:val="38"/>
        </w:rPr>
      </w:pPr>
      <w:r>
        <w:rPr>
          <w:rFonts w:ascii="Helvetica" w:hAnsi="Helvetica"/>
          <w:b w:val="0"/>
          <w:bCs w:val="0"/>
          <w:color w:val="610B38"/>
          <w:sz w:val="38"/>
          <w:szCs w:val="38"/>
        </w:rPr>
        <w:t>Multidimensional Array in Java</w:t>
      </w:r>
    </w:p>
    <w:p w14:paraId="02E9F332" w14:textId="77777777" w:rsidR="0055689A" w:rsidRDefault="0055689A" w:rsidP="0055689A">
      <w:pPr>
        <w:pStyle w:val="NormalWeb"/>
        <w:shd w:val="clear" w:color="auto" w:fill="FFFFFF"/>
        <w:jc w:val="both"/>
        <w:rPr>
          <w:rFonts w:ascii="inter-regular" w:hAnsi="inter-regular"/>
          <w:color w:val="333333"/>
        </w:rPr>
      </w:pPr>
      <w:r>
        <w:rPr>
          <w:rFonts w:ascii="inter-regular" w:hAnsi="inter-regular"/>
          <w:color w:val="333333"/>
        </w:rPr>
        <w:t>In such case, data is stored in row and column based index (also known as matrix form).</w:t>
      </w:r>
    </w:p>
    <w:p w14:paraId="64236DEC" w14:textId="77777777" w:rsidR="0055689A" w:rsidRDefault="0055689A" w:rsidP="0055689A">
      <w:pPr>
        <w:pStyle w:val="NormalWeb"/>
        <w:shd w:val="clear" w:color="auto" w:fill="FFFFFF"/>
        <w:jc w:val="both"/>
        <w:rPr>
          <w:rFonts w:ascii="inter-regular" w:hAnsi="inter-regular"/>
          <w:color w:val="333333"/>
        </w:rPr>
      </w:pPr>
      <w:r>
        <w:rPr>
          <w:rStyle w:val="Strong"/>
          <w:rFonts w:ascii="Segoe UI" w:hAnsi="Segoe UI" w:cs="Segoe UI"/>
          <w:color w:val="333333"/>
        </w:rPr>
        <w:t>Syntax to Declare Multidimensional Array in Java</w:t>
      </w:r>
    </w:p>
    <w:p w14:paraId="3E3CEFBF" w14:textId="77777777" w:rsidR="0055689A" w:rsidRDefault="0055689A" w:rsidP="0055689A">
      <w:pPr>
        <w:pStyle w:val="alt"/>
        <w:numPr>
          <w:ilvl w:val="0"/>
          <w:numId w:val="159"/>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lastRenderedPageBreak/>
        <w:t>dataType[][] arrayRefVar; (or)  </w:t>
      </w:r>
    </w:p>
    <w:p w14:paraId="42C64A47" w14:textId="77777777" w:rsidR="0055689A" w:rsidRDefault="0055689A" w:rsidP="0055689A">
      <w:pPr>
        <w:numPr>
          <w:ilvl w:val="0"/>
          <w:numId w:val="159"/>
        </w:numPr>
        <w:spacing w:after="0" w:line="375" w:lineRule="atLeast"/>
        <w:jc w:val="both"/>
        <w:rPr>
          <w:rFonts w:ascii="inter-regular" w:hAnsi="inter-regular"/>
          <w:color w:val="000000"/>
        </w:rPr>
      </w:pPr>
      <w:r>
        <w:rPr>
          <w:rFonts w:ascii="inter-regular" w:hAnsi="inter-regular"/>
          <w:color w:val="000000"/>
          <w:bdr w:val="none" w:sz="0" w:space="0" w:color="auto" w:frame="1"/>
        </w:rPr>
        <w:t>dataType [][]arrayRefVar; (or)  </w:t>
      </w:r>
    </w:p>
    <w:p w14:paraId="4C1C621B" w14:textId="77777777" w:rsidR="0055689A" w:rsidRDefault="0055689A" w:rsidP="0055689A">
      <w:pPr>
        <w:pStyle w:val="alt"/>
        <w:numPr>
          <w:ilvl w:val="0"/>
          <w:numId w:val="159"/>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dataType arrayRefVar[][]; (or)  </w:t>
      </w:r>
    </w:p>
    <w:p w14:paraId="77EC7741" w14:textId="77777777" w:rsidR="0055689A" w:rsidRDefault="0055689A" w:rsidP="0055689A">
      <w:pPr>
        <w:numPr>
          <w:ilvl w:val="0"/>
          <w:numId w:val="159"/>
        </w:numPr>
        <w:spacing w:after="0" w:line="375" w:lineRule="atLeast"/>
        <w:jc w:val="both"/>
        <w:rPr>
          <w:rFonts w:ascii="inter-regular" w:hAnsi="inter-regular"/>
          <w:color w:val="000000"/>
        </w:rPr>
      </w:pPr>
      <w:r>
        <w:rPr>
          <w:rFonts w:ascii="inter-regular" w:hAnsi="inter-regular"/>
          <w:color w:val="000000"/>
          <w:bdr w:val="none" w:sz="0" w:space="0" w:color="auto" w:frame="1"/>
        </w:rPr>
        <w:t>dataType []arrayRefVar[];   </w:t>
      </w:r>
    </w:p>
    <w:p w14:paraId="45A7E376" w14:textId="77777777" w:rsidR="0055689A" w:rsidRDefault="0055689A" w:rsidP="0055689A">
      <w:pPr>
        <w:pStyle w:val="NormalWeb"/>
        <w:shd w:val="clear" w:color="auto" w:fill="FFFFFF"/>
        <w:jc w:val="both"/>
        <w:rPr>
          <w:rFonts w:ascii="inter-regular" w:hAnsi="inter-regular"/>
          <w:color w:val="333333"/>
        </w:rPr>
      </w:pPr>
      <w:r>
        <w:rPr>
          <w:rStyle w:val="Strong"/>
          <w:rFonts w:ascii="Segoe UI" w:hAnsi="Segoe UI" w:cs="Segoe UI"/>
          <w:color w:val="333333"/>
        </w:rPr>
        <w:t>Example to instantiate Multidimensional Array in Java</w:t>
      </w:r>
    </w:p>
    <w:p w14:paraId="54CE009B" w14:textId="77777777" w:rsidR="0055689A" w:rsidRDefault="0055689A" w:rsidP="0055689A">
      <w:pPr>
        <w:pStyle w:val="alt"/>
        <w:numPr>
          <w:ilvl w:val="0"/>
          <w:numId w:val="160"/>
        </w:numPr>
        <w:spacing w:before="0" w:beforeAutospacing="0" w:after="0" w:afterAutospacing="0" w:line="375" w:lineRule="atLeast"/>
        <w:jc w:val="both"/>
        <w:rPr>
          <w:rFonts w:ascii="inter-regular" w:hAnsi="inter-regular"/>
          <w:color w:val="000000"/>
        </w:rPr>
      </w:pPr>
      <w:r>
        <w:rPr>
          <w:rStyle w:val="keyword"/>
          <w:rFonts w:ascii="inter-regular" w:hAnsi="inter-regular"/>
          <w:b/>
          <w:bCs/>
          <w:color w:val="006699"/>
          <w:bdr w:val="none" w:sz="0" w:space="0" w:color="auto" w:frame="1"/>
        </w:rPr>
        <w:t>int</w:t>
      </w:r>
      <w:r>
        <w:rPr>
          <w:rFonts w:ascii="inter-regular" w:hAnsi="inter-regular"/>
          <w:color w:val="000000"/>
          <w:bdr w:val="none" w:sz="0" w:space="0" w:color="auto" w:frame="1"/>
        </w:rPr>
        <w:t>[][] arr=</w:t>
      </w:r>
      <w:r>
        <w:rPr>
          <w:rStyle w:val="keyword"/>
          <w:rFonts w:ascii="inter-regular" w:hAnsi="inter-regular"/>
          <w:b/>
          <w:bCs/>
          <w:color w:val="006699"/>
          <w:bdr w:val="none" w:sz="0" w:space="0" w:color="auto" w:frame="1"/>
        </w:rPr>
        <w:t>new</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int</w:t>
      </w:r>
      <w:r>
        <w:rPr>
          <w:rFonts w:ascii="inter-regular" w:hAnsi="inter-regular"/>
          <w:color w:val="000000"/>
          <w:bdr w:val="none" w:sz="0" w:space="0" w:color="auto" w:frame="1"/>
        </w:rPr>
        <w:t>[</w:t>
      </w:r>
      <w:r>
        <w:rPr>
          <w:rStyle w:val="number"/>
          <w:rFonts w:ascii="inter-regular" w:hAnsi="inter-regular"/>
          <w:color w:val="C00000"/>
          <w:bdr w:val="none" w:sz="0" w:space="0" w:color="auto" w:frame="1"/>
        </w:rPr>
        <w:t>3</w:t>
      </w:r>
      <w:r>
        <w:rPr>
          <w:rFonts w:ascii="inter-regular" w:hAnsi="inter-regular"/>
          <w:color w:val="000000"/>
          <w:bdr w:val="none" w:sz="0" w:space="0" w:color="auto" w:frame="1"/>
        </w:rPr>
        <w:t>][</w:t>
      </w:r>
      <w:r>
        <w:rPr>
          <w:rStyle w:val="number"/>
          <w:rFonts w:ascii="inter-regular" w:hAnsi="inter-regular"/>
          <w:color w:val="C00000"/>
          <w:bdr w:val="none" w:sz="0" w:space="0" w:color="auto" w:frame="1"/>
        </w:rPr>
        <w:t>3</w:t>
      </w:r>
      <w:r>
        <w:rPr>
          <w:rFonts w:ascii="inter-regular" w:hAnsi="inter-regular"/>
          <w:color w:val="000000"/>
          <w:bdr w:val="none" w:sz="0" w:space="0" w:color="auto" w:frame="1"/>
        </w:rPr>
        <w:t>];</w:t>
      </w:r>
      <w:r>
        <w:rPr>
          <w:rStyle w:val="comment"/>
          <w:rFonts w:ascii="inter-regular" w:hAnsi="inter-regular"/>
          <w:color w:val="008200"/>
          <w:bdr w:val="none" w:sz="0" w:space="0" w:color="auto" w:frame="1"/>
        </w:rPr>
        <w:t>//3 row and 3 column</w:t>
      </w:r>
      <w:r>
        <w:rPr>
          <w:rFonts w:ascii="inter-regular" w:hAnsi="inter-regular"/>
          <w:color w:val="000000"/>
          <w:bdr w:val="none" w:sz="0" w:space="0" w:color="auto" w:frame="1"/>
        </w:rPr>
        <w:t>  </w:t>
      </w:r>
    </w:p>
    <w:p w14:paraId="7DFA12DF" w14:textId="77777777" w:rsidR="0055689A" w:rsidRDefault="0055689A" w:rsidP="0055689A">
      <w:pPr>
        <w:pStyle w:val="NormalWeb"/>
        <w:shd w:val="clear" w:color="auto" w:fill="FFFFFF"/>
        <w:jc w:val="both"/>
        <w:rPr>
          <w:rFonts w:ascii="inter-regular" w:hAnsi="inter-regular"/>
          <w:color w:val="333333"/>
        </w:rPr>
      </w:pPr>
      <w:r>
        <w:rPr>
          <w:rStyle w:val="Strong"/>
          <w:rFonts w:ascii="Segoe UI" w:hAnsi="Segoe UI" w:cs="Segoe UI"/>
          <w:color w:val="333333"/>
        </w:rPr>
        <w:t>Example to initialize Multidimensional Array in Java</w:t>
      </w:r>
    </w:p>
    <w:p w14:paraId="7DB2E9AC" w14:textId="77777777" w:rsidR="0055689A" w:rsidRDefault="0055689A" w:rsidP="0055689A">
      <w:pPr>
        <w:pStyle w:val="alt"/>
        <w:numPr>
          <w:ilvl w:val="0"/>
          <w:numId w:val="161"/>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arr[</w:t>
      </w:r>
      <w:r>
        <w:rPr>
          <w:rStyle w:val="number"/>
          <w:rFonts w:ascii="inter-regular" w:hAnsi="inter-regular"/>
          <w:color w:val="C00000"/>
          <w:bdr w:val="none" w:sz="0" w:space="0" w:color="auto" w:frame="1"/>
        </w:rPr>
        <w:t>0</w:t>
      </w:r>
      <w:r>
        <w:rPr>
          <w:rFonts w:ascii="inter-regular" w:hAnsi="inter-regular"/>
          <w:color w:val="000000"/>
          <w:bdr w:val="none" w:sz="0" w:space="0" w:color="auto" w:frame="1"/>
        </w:rPr>
        <w:t>][</w:t>
      </w:r>
      <w:r>
        <w:rPr>
          <w:rStyle w:val="number"/>
          <w:rFonts w:ascii="inter-regular" w:hAnsi="inter-regular"/>
          <w:color w:val="C00000"/>
          <w:bdr w:val="none" w:sz="0" w:space="0" w:color="auto" w:frame="1"/>
        </w:rPr>
        <w:t>0</w:t>
      </w:r>
      <w:r>
        <w:rPr>
          <w:rFonts w:ascii="inter-regular" w:hAnsi="inter-regular"/>
          <w:color w:val="000000"/>
          <w:bdr w:val="none" w:sz="0" w:space="0" w:color="auto" w:frame="1"/>
        </w:rPr>
        <w:t>]=</w:t>
      </w:r>
      <w:r>
        <w:rPr>
          <w:rStyle w:val="number"/>
          <w:rFonts w:ascii="inter-regular" w:hAnsi="inter-regular"/>
          <w:color w:val="C00000"/>
          <w:bdr w:val="none" w:sz="0" w:space="0" w:color="auto" w:frame="1"/>
        </w:rPr>
        <w:t>1</w:t>
      </w:r>
      <w:r>
        <w:rPr>
          <w:rFonts w:ascii="inter-regular" w:hAnsi="inter-regular"/>
          <w:color w:val="000000"/>
          <w:bdr w:val="none" w:sz="0" w:space="0" w:color="auto" w:frame="1"/>
        </w:rPr>
        <w:t>;  </w:t>
      </w:r>
    </w:p>
    <w:p w14:paraId="53BB64A4" w14:textId="77777777" w:rsidR="0055689A" w:rsidRDefault="0055689A" w:rsidP="0055689A">
      <w:pPr>
        <w:numPr>
          <w:ilvl w:val="0"/>
          <w:numId w:val="161"/>
        </w:numPr>
        <w:spacing w:after="0" w:line="375" w:lineRule="atLeast"/>
        <w:jc w:val="both"/>
        <w:rPr>
          <w:rFonts w:ascii="inter-regular" w:hAnsi="inter-regular"/>
          <w:color w:val="000000"/>
        </w:rPr>
      </w:pPr>
      <w:r>
        <w:rPr>
          <w:rFonts w:ascii="inter-regular" w:hAnsi="inter-regular"/>
          <w:color w:val="000000"/>
          <w:bdr w:val="none" w:sz="0" w:space="0" w:color="auto" w:frame="1"/>
        </w:rPr>
        <w:t>arr[</w:t>
      </w:r>
      <w:r>
        <w:rPr>
          <w:rStyle w:val="number"/>
          <w:rFonts w:ascii="inter-regular" w:hAnsi="inter-regular"/>
          <w:color w:val="C00000"/>
          <w:bdr w:val="none" w:sz="0" w:space="0" w:color="auto" w:frame="1"/>
        </w:rPr>
        <w:t>0</w:t>
      </w:r>
      <w:r>
        <w:rPr>
          <w:rFonts w:ascii="inter-regular" w:hAnsi="inter-regular"/>
          <w:color w:val="000000"/>
          <w:bdr w:val="none" w:sz="0" w:space="0" w:color="auto" w:frame="1"/>
        </w:rPr>
        <w:t>][</w:t>
      </w:r>
      <w:r>
        <w:rPr>
          <w:rStyle w:val="number"/>
          <w:rFonts w:ascii="inter-regular" w:hAnsi="inter-regular"/>
          <w:color w:val="C00000"/>
          <w:bdr w:val="none" w:sz="0" w:space="0" w:color="auto" w:frame="1"/>
        </w:rPr>
        <w:t>1</w:t>
      </w:r>
      <w:r>
        <w:rPr>
          <w:rFonts w:ascii="inter-regular" w:hAnsi="inter-regular"/>
          <w:color w:val="000000"/>
          <w:bdr w:val="none" w:sz="0" w:space="0" w:color="auto" w:frame="1"/>
        </w:rPr>
        <w:t>]=</w:t>
      </w:r>
      <w:r>
        <w:rPr>
          <w:rStyle w:val="number"/>
          <w:rFonts w:ascii="inter-regular" w:hAnsi="inter-regular"/>
          <w:color w:val="C00000"/>
          <w:bdr w:val="none" w:sz="0" w:space="0" w:color="auto" w:frame="1"/>
        </w:rPr>
        <w:t>2</w:t>
      </w:r>
      <w:r>
        <w:rPr>
          <w:rFonts w:ascii="inter-regular" w:hAnsi="inter-regular"/>
          <w:color w:val="000000"/>
          <w:bdr w:val="none" w:sz="0" w:space="0" w:color="auto" w:frame="1"/>
        </w:rPr>
        <w:t>;  </w:t>
      </w:r>
    </w:p>
    <w:p w14:paraId="5710DCD7" w14:textId="77777777" w:rsidR="0055689A" w:rsidRDefault="0055689A" w:rsidP="0055689A">
      <w:pPr>
        <w:pStyle w:val="alt"/>
        <w:numPr>
          <w:ilvl w:val="0"/>
          <w:numId w:val="161"/>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arr[</w:t>
      </w:r>
      <w:r>
        <w:rPr>
          <w:rStyle w:val="number"/>
          <w:rFonts w:ascii="inter-regular" w:hAnsi="inter-regular"/>
          <w:color w:val="C00000"/>
          <w:bdr w:val="none" w:sz="0" w:space="0" w:color="auto" w:frame="1"/>
        </w:rPr>
        <w:t>0</w:t>
      </w:r>
      <w:r>
        <w:rPr>
          <w:rFonts w:ascii="inter-regular" w:hAnsi="inter-regular"/>
          <w:color w:val="000000"/>
          <w:bdr w:val="none" w:sz="0" w:space="0" w:color="auto" w:frame="1"/>
        </w:rPr>
        <w:t>][</w:t>
      </w:r>
      <w:r>
        <w:rPr>
          <w:rStyle w:val="number"/>
          <w:rFonts w:ascii="inter-regular" w:hAnsi="inter-regular"/>
          <w:color w:val="C00000"/>
          <w:bdr w:val="none" w:sz="0" w:space="0" w:color="auto" w:frame="1"/>
        </w:rPr>
        <w:t>2</w:t>
      </w:r>
      <w:r>
        <w:rPr>
          <w:rFonts w:ascii="inter-regular" w:hAnsi="inter-regular"/>
          <w:color w:val="000000"/>
          <w:bdr w:val="none" w:sz="0" w:space="0" w:color="auto" w:frame="1"/>
        </w:rPr>
        <w:t>]=</w:t>
      </w:r>
      <w:r>
        <w:rPr>
          <w:rStyle w:val="number"/>
          <w:rFonts w:ascii="inter-regular" w:hAnsi="inter-regular"/>
          <w:color w:val="C00000"/>
          <w:bdr w:val="none" w:sz="0" w:space="0" w:color="auto" w:frame="1"/>
        </w:rPr>
        <w:t>3</w:t>
      </w:r>
      <w:r>
        <w:rPr>
          <w:rFonts w:ascii="inter-regular" w:hAnsi="inter-regular"/>
          <w:color w:val="000000"/>
          <w:bdr w:val="none" w:sz="0" w:space="0" w:color="auto" w:frame="1"/>
        </w:rPr>
        <w:t>;  </w:t>
      </w:r>
    </w:p>
    <w:p w14:paraId="3CF50836" w14:textId="77777777" w:rsidR="0055689A" w:rsidRDefault="0055689A" w:rsidP="0055689A">
      <w:pPr>
        <w:numPr>
          <w:ilvl w:val="0"/>
          <w:numId w:val="161"/>
        </w:numPr>
        <w:spacing w:after="0" w:line="375" w:lineRule="atLeast"/>
        <w:jc w:val="both"/>
        <w:rPr>
          <w:rFonts w:ascii="inter-regular" w:hAnsi="inter-regular"/>
          <w:color w:val="000000"/>
        </w:rPr>
      </w:pPr>
      <w:r>
        <w:rPr>
          <w:rFonts w:ascii="inter-regular" w:hAnsi="inter-regular"/>
          <w:color w:val="000000"/>
          <w:bdr w:val="none" w:sz="0" w:space="0" w:color="auto" w:frame="1"/>
        </w:rPr>
        <w:t>arr[</w:t>
      </w:r>
      <w:r>
        <w:rPr>
          <w:rStyle w:val="number"/>
          <w:rFonts w:ascii="inter-regular" w:hAnsi="inter-regular"/>
          <w:color w:val="C00000"/>
          <w:bdr w:val="none" w:sz="0" w:space="0" w:color="auto" w:frame="1"/>
        </w:rPr>
        <w:t>1</w:t>
      </w:r>
      <w:r>
        <w:rPr>
          <w:rFonts w:ascii="inter-regular" w:hAnsi="inter-regular"/>
          <w:color w:val="000000"/>
          <w:bdr w:val="none" w:sz="0" w:space="0" w:color="auto" w:frame="1"/>
        </w:rPr>
        <w:t>][</w:t>
      </w:r>
      <w:r>
        <w:rPr>
          <w:rStyle w:val="number"/>
          <w:rFonts w:ascii="inter-regular" w:hAnsi="inter-regular"/>
          <w:color w:val="C00000"/>
          <w:bdr w:val="none" w:sz="0" w:space="0" w:color="auto" w:frame="1"/>
        </w:rPr>
        <w:t>0</w:t>
      </w:r>
      <w:r>
        <w:rPr>
          <w:rFonts w:ascii="inter-regular" w:hAnsi="inter-regular"/>
          <w:color w:val="000000"/>
          <w:bdr w:val="none" w:sz="0" w:space="0" w:color="auto" w:frame="1"/>
        </w:rPr>
        <w:t>]=</w:t>
      </w:r>
      <w:r>
        <w:rPr>
          <w:rStyle w:val="number"/>
          <w:rFonts w:ascii="inter-regular" w:hAnsi="inter-regular"/>
          <w:color w:val="C00000"/>
          <w:bdr w:val="none" w:sz="0" w:space="0" w:color="auto" w:frame="1"/>
        </w:rPr>
        <w:t>4</w:t>
      </w:r>
      <w:r>
        <w:rPr>
          <w:rFonts w:ascii="inter-regular" w:hAnsi="inter-regular"/>
          <w:color w:val="000000"/>
          <w:bdr w:val="none" w:sz="0" w:space="0" w:color="auto" w:frame="1"/>
        </w:rPr>
        <w:t>;  </w:t>
      </w:r>
    </w:p>
    <w:p w14:paraId="1F48CCDF" w14:textId="77777777" w:rsidR="0055689A" w:rsidRDefault="0055689A" w:rsidP="0055689A">
      <w:pPr>
        <w:pStyle w:val="alt"/>
        <w:numPr>
          <w:ilvl w:val="0"/>
          <w:numId w:val="161"/>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arr[</w:t>
      </w:r>
      <w:r>
        <w:rPr>
          <w:rStyle w:val="number"/>
          <w:rFonts w:ascii="inter-regular" w:hAnsi="inter-regular"/>
          <w:color w:val="C00000"/>
          <w:bdr w:val="none" w:sz="0" w:space="0" w:color="auto" w:frame="1"/>
        </w:rPr>
        <w:t>1</w:t>
      </w:r>
      <w:r>
        <w:rPr>
          <w:rFonts w:ascii="inter-regular" w:hAnsi="inter-regular"/>
          <w:color w:val="000000"/>
          <w:bdr w:val="none" w:sz="0" w:space="0" w:color="auto" w:frame="1"/>
        </w:rPr>
        <w:t>][</w:t>
      </w:r>
      <w:r>
        <w:rPr>
          <w:rStyle w:val="number"/>
          <w:rFonts w:ascii="inter-regular" w:hAnsi="inter-regular"/>
          <w:color w:val="C00000"/>
          <w:bdr w:val="none" w:sz="0" w:space="0" w:color="auto" w:frame="1"/>
        </w:rPr>
        <w:t>1</w:t>
      </w:r>
      <w:r>
        <w:rPr>
          <w:rFonts w:ascii="inter-regular" w:hAnsi="inter-regular"/>
          <w:color w:val="000000"/>
          <w:bdr w:val="none" w:sz="0" w:space="0" w:color="auto" w:frame="1"/>
        </w:rPr>
        <w:t>]=</w:t>
      </w:r>
      <w:r>
        <w:rPr>
          <w:rStyle w:val="number"/>
          <w:rFonts w:ascii="inter-regular" w:hAnsi="inter-regular"/>
          <w:color w:val="C00000"/>
          <w:bdr w:val="none" w:sz="0" w:space="0" w:color="auto" w:frame="1"/>
        </w:rPr>
        <w:t>5</w:t>
      </w:r>
      <w:r>
        <w:rPr>
          <w:rFonts w:ascii="inter-regular" w:hAnsi="inter-regular"/>
          <w:color w:val="000000"/>
          <w:bdr w:val="none" w:sz="0" w:space="0" w:color="auto" w:frame="1"/>
        </w:rPr>
        <w:t>;  </w:t>
      </w:r>
    </w:p>
    <w:p w14:paraId="46E844E7" w14:textId="77777777" w:rsidR="0055689A" w:rsidRDefault="0055689A" w:rsidP="0055689A">
      <w:pPr>
        <w:numPr>
          <w:ilvl w:val="0"/>
          <w:numId w:val="161"/>
        </w:numPr>
        <w:spacing w:after="0" w:line="375" w:lineRule="atLeast"/>
        <w:jc w:val="both"/>
        <w:rPr>
          <w:rFonts w:ascii="inter-regular" w:hAnsi="inter-regular"/>
          <w:color w:val="000000"/>
        </w:rPr>
      </w:pPr>
      <w:r>
        <w:rPr>
          <w:rFonts w:ascii="inter-regular" w:hAnsi="inter-regular"/>
          <w:color w:val="000000"/>
          <w:bdr w:val="none" w:sz="0" w:space="0" w:color="auto" w:frame="1"/>
        </w:rPr>
        <w:t>arr[</w:t>
      </w:r>
      <w:r>
        <w:rPr>
          <w:rStyle w:val="number"/>
          <w:rFonts w:ascii="inter-regular" w:hAnsi="inter-regular"/>
          <w:color w:val="C00000"/>
          <w:bdr w:val="none" w:sz="0" w:space="0" w:color="auto" w:frame="1"/>
        </w:rPr>
        <w:t>1</w:t>
      </w:r>
      <w:r>
        <w:rPr>
          <w:rFonts w:ascii="inter-regular" w:hAnsi="inter-regular"/>
          <w:color w:val="000000"/>
          <w:bdr w:val="none" w:sz="0" w:space="0" w:color="auto" w:frame="1"/>
        </w:rPr>
        <w:t>][</w:t>
      </w:r>
      <w:r>
        <w:rPr>
          <w:rStyle w:val="number"/>
          <w:rFonts w:ascii="inter-regular" w:hAnsi="inter-regular"/>
          <w:color w:val="C00000"/>
          <w:bdr w:val="none" w:sz="0" w:space="0" w:color="auto" w:frame="1"/>
        </w:rPr>
        <w:t>2</w:t>
      </w:r>
      <w:r>
        <w:rPr>
          <w:rFonts w:ascii="inter-regular" w:hAnsi="inter-regular"/>
          <w:color w:val="000000"/>
          <w:bdr w:val="none" w:sz="0" w:space="0" w:color="auto" w:frame="1"/>
        </w:rPr>
        <w:t>]=</w:t>
      </w:r>
      <w:r>
        <w:rPr>
          <w:rStyle w:val="number"/>
          <w:rFonts w:ascii="inter-regular" w:hAnsi="inter-regular"/>
          <w:color w:val="C00000"/>
          <w:bdr w:val="none" w:sz="0" w:space="0" w:color="auto" w:frame="1"/>
        </w:rPr>
        <w:t>6</w:t>
      </w:r>
      <w:r>
        <w:rPr>
          <w:rFonts w:ascii="inter-regular" w:hAnsi="inter-regular"/>
          <w:color w:val="000000"/>
          <w:bdr w:val="none" w:sz="0" w:space="0" w:color="auto" w:frame="1"/>
        </w:rPr>
        <w:t>;  </w:t>
      </w:r>
    </w:p>
    <w:p w14:paraId="57A82D1B" w14:textId="77777777" w:rsidR="0055689A" w:rsidRDefault="0055689A" w:rsidP="0055689A">
      <w:pPr>
        <w:pStyle w:val="alt"/>
        <w:numPr>
          <w:ilvl w:val="0"/>
          <w:numId w:val="161"/>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arr[</w:t>
      </w:r>
      <w:r>
        <w:rPr>
          <w:rStyle w:val="number"/>
          <w:rFonts w:ascii="inter-regular" w:hAnsi="inter-regular"/>
          <w:color w:val="C00000"/>
          <w:bdr w:val="none" w:sz="0" w:space="0" w:color="auto" w:frame="1"/>
        </w:rPr>
        <w:t>2</w:t>
      </w:r>
      <w:r>
        <w:rPr>
          <w:rFonts w:ascii="inter-regular" w:hAnsi="inter-regular"/>
          <w:color w:val="000000"/>
          <w:bdr w:val="none" w:sz="0" w:space="0" w:color="auto" w:frame="1"/>
        </w:rPr>
        <w:t>][</w:t>
      </w:r>
      <w:r>
        <w:rPr>
          <w:rStyle w:val="number"/>
          <w:rFonts w:ascii="inter-regular" w:hAnsi="inter-regular"/>
          <w:color w:val="C00000"/>
          <w:bdr w:val="none" w:sz="0" w:space="0" w:color="auto" w:frame="1"/>
        </w:rPr>
        <w:t>0</w:t>
      </w:r>
      <w:r>
        <w:rPr>
          <w:rFonts w:ascii="inter-regular" w:hAnsi="inter-regular"/>
          <w:color w:val="000000"/>
          <w:bdr w:val="none" w:sz="0" w:space="0" w:color="auto" w:frame="1"/>
        </w:rPr>
        <w:t>]=</w:t>
      </w:r>
      <w:r>
        <w:rPr>
          <w:rStyle w:val="number"/>
          <w:rFonts w:ascii="inter-regular" w:hAnsi="inter-regular"/>
          <w:color w:val="C00000"/>
          <w:bdr w:val="none" w:sz="0" w:space="0" w:color="auto" w:frame="1"/>
        </w:rPr>
        <w:t>7</w:t>
      </w:r>
      <w:r>
        <w:rPr>
          <w:rFonts w:ascii="inter-regular" w:hAnsi="inter-regular"/>
          <w:color w:val="000000"/>
          <w:bdr w:val="none" w:sz="0" w:space="0" w:color="auto" w:frame="1"/>
        </w:rPr>
        <w:t>;  </w:t>
      </w:r>
    </w:p>
    <w:p w14:paraId="69D740D1" w14:textId="77777777" w:rsidR="0055689A" w:rsidRDefault="0055689A" w:rsidP="0055689A">
      <w:pPr>
        <w:numPr>
          <w:ilvl w:val="0"/>
          <w:numId w:val="161"/>
        </w:numPr>
        <w:spacing w:after="0" w:line="375" w:lineRule="atLeast"/>
        <w:jc w:val="both"/>
        <w:rPr>
          <w:rFonts w:ascii="inter-regular" w:hAnsi="inter-regular"/>
          <w:color w:val="000000"/>
        </w:rPr>
      </w:pPr>
      <w:r>
        <w:rPr>
          <w:rFonts w:ascii="inter-regular" w:hAnsi="inter-regular"/>
          <w:color w:val="000000"/>
          <w:bdr w:val="none" w:sz="0" w:space="0" w:color="auto" w:frame="1"/>
        </w:rPr>
        <w:t>arr[</w:t>
      </w:r>
      <w:r>
        <w:rPr>
          <w:rStyle w:val="number"/>
          <w:rFonts w:ascii="inter-regular" w:hAnsi="inter-regular"/>
          <w:color w:val="C00000"/>
          <w:bdr w:val="none" w:sz="0" w:space="0" w:color="auto" w:frame="1"/>
        </w:rPr>
        <w:t>2</w:t>
      </w:r>
      <w:r>
        <w:rPr>
          <w:rFonts w:ascii="inter-regular" w:hAnsi="inter-regular"/>
          <w:color w:val="000000"/>
          <w:bdr w:val="none" w:sz="0" w:space="0" w:color="auto" w:frame="1"/>
        </w:rPr>
        <w:t>][</w:t>
      </w:r>
      <w:r>
        <w:rPr>
          <w:rStyle w:val="number"/>
          <w:rFonts w:ascii="inter-regular" w:hAnsi="inter-regular"/>
          <w:color w:val="C00000"/>
          <w:bdr w:val="none" w:sz="0" w:space="0" w:color="auto" w:frame="1"/>
        </w:rPr>
        <w:t>1</w:t>
      </w:r>
      <w:r>
        <w:rPr>
          <w:rFonts w:ascii="inter-regular" w:hAnsi="inter-regular"/>
          <w:color w:val="000000"/>
          <w:bdr w:val="none" w:sz="0" w:space="0" w:color="auto" w:frame="1"/>
        </w:rPr>
        <w:t>]=</w:t>
      </w:r>
      <w:r>
        <w:rPr>
          <w:rStyle w:val="number"/>
          <w:rFonts w:ascii="inter-regular" w:hAnsi="inter-regular"/>
          <w:color w:val="C00000"/>
          <w:bdr w:val="none" w:sz="0" w:space="0" w:color="auto" w:frame="1"/>
        </w:rPr>
        <w:t>8</w:t>
      </w:r>
      <w:r>
        <w:rPr>
          <w:rFonts w:ascii="inter-regular" w:hAnsi="inter-regular"/>
          <w:color w:val="000000"/>
          <w:bdr w:val="none" w:sz="0" w:space="0" w:color="auto" w:frame="1"/>
        </w:rPr>
        <w:t>;  </w:t>
      </w:r>
    </w:p>
    <w:p w14:paraId="01DE943B" w14:textId="77777777" w:rsidR="0055689A" w:rsidRDefault="0055689A" w:rsidP="0055689A">
      <w:pPr>
        <w:pStyle w:val="alt"/>
        <w:numPr>
          <w:ilvl w:val="0"/>
          <w:numId w:val="161"/>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arr[</w:t>
      </w:r>
      <w:r>
        <w:rPr>
          <w:rStyle w:val="number"/>
          <w:rFonts w:ascii="inter-regular" w:hAnsi="inter-regular"/>
          <w:color w:val="C00000"/>
          <w:bdr w:val="none" w:sz="0" w:space="0" w:color="auto" w:frame="1"/>
        </w:rPr>
        <w:t>2</w:t>
      </w:r>
      <w:r>
        <w:rPr>
          <w:rFonts w:ascii="inter-regular" w:hAnsi="inter-regular"/>
          <w:color w:val="000000"/>
          <w:bdr w:val="none" w:sz="0" w:space="0" w:color="auto" w:frame="1"/>
        </w:rPr>
        <w:t>][</w:t>
      </w:r>
      <w:r>
        <w:rPr>
          <w:rStyle w:val="number"/>
          <w:rFonts w:ascii="inter-regular" w:hAnsi="inter-regular"/>
          <w:color w:val="C00000"/>
          <w:bdr w:val="none" w:sz="0" w:space="0" w:color="auto" w:frame="1"/>
        </w:rPr>
        <w:t>2</w:t>
      </w:r>
      <w:r>
        <w:rPr>
          <w:rFonts w:ascii="inter-regular" w:hAnsi="inter-regular"/>
          <w:color w:val="000000"/>
          <w:bdr w:val="none" w:sz="0" w:space="0" w:color="auto" w:frame="1"/>
        </w:rPr>
        <w:t>]=</w:t>
      </w:r>
      <w:r>
        <w:rPr>
          <w:rStyle w:val="number"/>
          <w:rFonts w:ascii="inter-regular" w:hAnsi="inter-regular"/>
          <w:color w:val="C00000"/>
          <w:bdr w:val="none" w:sz="0" w:space="0" w:color="auto" w:frame="1"/>
        </w:rPr>
        <w:t>9</w:t>
      </w:r>
      <w:r>
        <w:rPr>
          <w:rFonts w:ascii="inter-regular" w:hAnsi="inter-regular"/>
          <w:color w:val="000000"/>
          <w:bdr w:val="none" w:sz="0" w:space="0" w:color="auto" w:frame="1"/>
        </w:rPr>
        <w:t>;  </w:t>
      </w:r>
    </w:p>
    <w:p w14:paraId="52E94A0A" w14:textId="77777777" w:rsidR="0055689A" w:rsidRDefault="0055689A" w:rsidP="0055689A">
      <w:pPr>
        <w:pStyle w:val="Heading3"/>
        <w:shd w:val="clear" w:color="auto" w:fill="FFFFFF"/>
        <w:jc w:val="both"/>
        <w:rPr>
          <w:rFonts w:ascii="Tahoma" w:hAnsi="Tahoma" w:cs="Tahoma"/>
          <w:color w:val="610B4B"/>
          <w:sz w:val="33"/>
          <w:szCs w:val="33"/>
        </w:rPr>
      </w:pPr>
      <w:r>
        <w:rPr>
          <w:rFonts w:ascii="Tahoma" w:hAnsi="Tahoma" w:cs="Tahoma"/>
          <w:b/>
          <w:bCs/>
          <w:color w:val="610B4B"/>
          <w:sz w:val="33"/>
          <w:szCs w:val="33"/>
        </w:rPr>
        <w:t>Example of Multidimensional Java Array</w:t>
      </w:r>
    </w:p>
    <w:p w14:paraId="5ACA3AB9" w14:textId="77777777" w:rsidR="0055689A" w:rsidRDefault="0055689A" w:rsidP="0055689A">
      <w:pPr>
        <w:pStyle w:val="NormalWeb"/>
        <w:shd w:val="clear" w:color="auto" w:fill="FFFFFF"/>
        <w:jc w:val="both"/>
        <w:rPr>
          <w:rFonts w:ascii="inter-regular" w:hAnsi="inter-regular"/>
          <w:color w:val="333333"/>
        </w:rPr>
      </w:pPr>
      <w:r>
        <w:rPr>
          <w:rFonts w:ascii="inter-regular" w:hAnsi="inter-regular"/>
          <w:color w:val="333333"/>
        </w:rPr>
        <w:t>Let's see the simple example to declare, instantiate, initialize and print the 2Dimensional array.</w:t>
      </w:r>
    </w:p>
    <w:p w14:paraId="1B3BBAED" w14:textId="77777777" w:rsidR="0055689A" w:rsidRDefault="0055689A" w:rsidP="0055689A">
      <w:pPr>
        <w:pStyle w:val="alt"/>
        <w:numPr>
          <w:ilvl w:val="0"/>
          <w:numId w:val="162"/>
        </w:numPr>
        <w:spacing w:before="0" w:beforeAutospacing="0" w:after="0" w:afterAutospacing="0" w:line="375" w:lineRule="atLeast"/>
        <w:jc w:val="both"/>
        <w:rPr>
          <w:rFonts w:ascii="inter-regular" w:hAnsi="inter-regular"/>
          <w:color w:val="000000"/>
        </w:rPr>
      </w:pPr>
      <w:r>
        <w:rPr>
          <w:rStyle w:val="comment"/>
          <w:rFonts w:ascii="inter-regular" w:hAnsi="inter-regular"/>
          <w:color w:val="008200"/>
          <w:bdr w:val="none" w:sz="0" w:space="0" w:color="auto" w:frame="1"/>
        </w:rPr>
        <w:t>//Java Program to illustrate the use of multidimensional array</w:t>
      </w:r>
      <w:r>
        <w:rPr>
          <w:rFonts w:ascii="inter-regular" w:hAnsi="inter-regular"/>
          <w:color w:val="000000"/>
          <w:bdr w:val="none" w:sz="0" w:space="0" w:color="auto" w:frame="1"/>
        </w:rPr>
        <w:t>  </w:t>
      </w:r>
    </w:p>
    <w:p w14:paraId="5D7EE944" w14:textId="77777777" w:rsidR="0055689A" w:rsidRDefault="0055689A" w:rsidP="0055689A">
      <w:pPr>
        <w:numPr>
          <w:ilvl w:val="0"/>
          <w:numId w:val="162"/>
        </w:numPr>
        <w:spacing w:after="0" w:line="375" w:lineRule="atLeast"/>
        <w:jc w:val="both"/>
        <w:rPr>
          <w:rFonts w:ascii="inter-regular" w:hAnsi="inter-regular"/>
          <w:color w:val="000000"/>
        </w:rPr>
      </w:pPr>
      <w:r>
        <w:rPr>
          <w:rStyle w:val="keyword"/>
          <w:rFonts w:ascii="inter-regular" w:hAnsi="inter-regular"/>
          <w:b/>
          <w:bCs/>
          <w:color w:val="006699"/>
          <w:bdr w:val="none" w:sz="0" w:space="0" w:color="auto" w:frame="1"/>
        </w:rPr>
        <w:t>class</w:t>
      </w:r>
      <w:r>
        <w:rPr>
          <w:rFonts w:ascii="inter-regular" w:hAnsi="inter-regular"/>
          <w:color w:val="000000"/>
          <w:bdr w:val="none" w:sz="0" w:space="0" w:color="auto" w:frame="1"/>
        </w:rPr>
        <w:t> Testarray3{  </w:t>
      </w:r>
    </w:p>
    <w:p w14:paraId="68C7C75E" w14:textId="77777777" w:rsidR="0055689A" w:rsidRDefault="0055689A" w:rsidP="0055689A">
      <w:pPr>
        <w:pStyle w:val="alt"/>
        <w:numPr>
          <w:ilvl w:val="0"/>
          <w:numId w:val="162"/>
        </w:numPr>
        <w:spacing w:before="0" w:beforeAutospacing="0" w:after="0" w:afterAutospacing="0" w:line="375" w:lineRule="atLeast"/>
        <w:jc w:val="both"/>
        <w:rPr>
          <w:rFonts w:ascii="inter-regular" w:hAnsi="inter-regular"/>
          <w:color w:val="000000"/>
        </w:rPr>
      </w:pPr>
      <w:r>
        <w:rPr>
          <w:rStyle w:val="keyword"/>
          <w:rFonts w:ascii="inter-regular" w:hAnsi="inter-regular"/>
          <w:b/>
          <w:bCs/>
          <w:color w:val="006699"/>
          <w:bdr w:val="none" w:sz="0" w:space="0" w:color="auto" w:frame="1"/>
        </w:rPr>
        <w:t>public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static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void</w:t>
      </w:r>
      <w:r>
        <w:rPr>
          <w:rFonts w:ascii="inter-regular" w:hAnsi="inter-regular"/>
          <w:color w:val="000000"/>
          <w:bdr w:val="none" w:sz="0" w:space="0" w:color="auto" w:frame="1"/>
        </w:rPr>
        <w:t> main(String args[]){  </w:t>
      </w:r>
    </w:p>
    <w:p w14:paraId="5338500B" w14:textId="77777777" w:rsidR="0055689A" w:rsidRDefault="0055689A" w:rsidP="0055689A">
      <w:pPr>
        <w:numPr>
          <w:ilvl w:val="0"/>
          <w:numId w:val="162"/>
        </w:numPr>
        <w:spacing w:after="0" w:line="375" w:lineRule="atLeast"/>
        <w:jc w:val="both"/>
        <w:rPr>
          <w:rFonts w:ascii="inter-regular" w:hAnsi="inter-regular"/>
          <w:color w:val="000000"/>
        </w:rPr>
      </w:pPr>
      <w:r>
        <w:rPr>
          <w:rStyle w:val="comment"/>
          <w:rFonts w:ascii="inter-regular" w:hAnsi="inter-regular"/>
          <w:color w:val="008200"/>
          <w:bdr w:val="none" w:sz="0" w:space="0" w:color="auto" w:frame="1"/>
        </w:rPr>
        <w:t>//declaring and initializing 2D array</w:t>
      </w:r>
      <w:r>
        <w:rPr>
          <w:rFonts w:ascii="inter-regular" w:hAnsi="inter-regular"/>
          <w:color w:val="000000"/>
          <w:bdr w:val="none" w:sz="0" w:space="0" w:color="auto" w:frame="1"/>
        </w:rPr>
        <w:t>  </w:t>
      </w:r>
    </w:p>
    <w:p w14:paraId="3263893E" w14:textId="77777777" w:rsidR="0055689A" w:rsidRDefault="0055689A" w:rsidP="0055689A">
      <w:pPr>
        <w:pStyle w:val="alt"/>
        <w:numPr>
          <w:ilvl w:val="0"/>
          <w:numId w:val="162"/>
        </w:numPr>
        <w:spacing w:before="0" w:beforeAutospacing="0" w:after="0" w:afterAutospacing="0" w:line="375" w:lineRule="atLeast"/>
        <w:jc w:val="both"/>
        <w:rPr>
          <w:rFonts w:ascii="inter-regular" w:hAnsi="inter-regular"/>
          <w:color w:val="000000"/>
        </w:rPr>
      </w:pPr>
      <w:r>
        <w:rPr>
          <w:rStyle w:val="keyword"/>
          <w:rFonts w:ascii="inter-regular" w:hAnsi="inter-regular"/>
          <w:b/>
          <w:bCs/>
          <w:color w:val="006699"/>
          <w:bdr w:val="none" w:sz="0" w:space="0" w:color="auto" w:frame="1"/>
        </w:rPr>
        <w:t>int</w:t>
      </w:r>
      <w:r>
        <w:rPr>
          <w:rFonts w:ascii="inter-regular" w:hAnsi="inter-regular"/>
          <w:color w:val="000000"/>
          <w:bdr w:val="none" w:sz="0" w:space="0" w:color="auto" w:frame="1"/>
        </w:rPr>
        <w:t> arr[][]={{</w:t>
      </w:r>
      <w:r>
        <w:rPr>
          <w:rStyle w:val="number"/>
          <w:rFonts w:ascii="inter-regular" w:hAnsi="inter-regular"/>
          <w:color w:val="C00000"/>
          <w:bdr w:val="none" w:sz="0" w:space="0" w:color="auto" w:frame="1"/>
        </w:rPr>
        <w:t>1</w:t>
      </w:r>
      <w:r>
        <w:rPr>
          <w:rFonts w:ascii="inter-regular" w:hAnsi="inter-regular"/>
          <w:color w:val="000000"/>
          <w:bdr w:val="none" w:sz="0" w:space="0" w:color="auto" w:frame="1"/>
        </w:rPr>
        <w:t>,</w:t>
      </w:r>
      <w:r>
        <w:rPr>
          <w:rStyle w:val="number"/>
          <w:rFonts w:ascii="inter-regular" w:hAnsi="inter-regular"/>
          <w:color w:val="C00000"/>
          <w:bdr w:val="none" w:sz="0" w:space="0" w:color="auto" w:frame="1"/>
        </w:rPr>
        <w:t>2</w:t>
      </w:r>
      <w:r>
        <w:rPr>
          <w:rFonts w:ascii="inter-regular" w:hAnsi="inter-regular"/>
          <w:color w:val="000000"/>
          <w:bdr w:val="none" w:sz="0" w:space="0" w:color="auto" w:frame="1"/>
        </w:rPr>
        <w:t>,</w:t>
      </w:r>
      <w:r>
        <w:rPr>
          <w:rStyle w:val="number"/>
          <w:rFonts w:ascii="inter-regular" w:hAnsi="inter-regular"/>
          <w:color w:val="C00000"/>
          <w:bdr w:val="none" w:sz="0" w:space="0" w:color="auto" w:frame="1"/>
        </w:rPr>
        <w:t>3</w:t>
      </w:r>
      <w:r>
        <w:rPr>
          <w:rFonts w:ascii="inter-regular" w:hAnsi="inter-regular"/>
          <w:color w:val="000000"/>
          <w:bdr w:val="none" w:sz="0" w:space="0" w:color="auto" w:frame="1"/>
        </w:rPr>
        <w:t>},{</w:t>
      </w:r>
      <w:r>
        <w:rPr>
          <w:rStyle w:val="number"/>
          <w:rFonts w:ascii="inter-regular" w:hAnsi="inter-regular"/>
          <w:color w:val="C00000"/>
          <w:bdr w:val="none" w:sz="0" w:space="0" w:color="auto" w:frame="1"/>
        </w:rPr>
        <w:t>2</w:t>
      </w:r>
      <w:r>
        <w:rPr>
          <w:rFonts w:ascii="inter-regular" w:hAnsi="inter-regular"/>
          <w:color w:val="000000"/>
          <w:bdr w:val="none" w:sz="0" w:space="0" w:color="auto" w:frame="1"/>
        </w:rPr>
        <w:t>,</w:t>
      </w:r>
      <w:r>
        <w:rPr>
          <w:rStyle w:val="number"/>
          <w:rFonts w:ascii="inter-regular" w:hAnsi="inter-regular"/>
          <w:color w:val="C00000"/>
          <w:bdr w:val="none" w:sz="0" w:space="0" w:color="auto" w:frame="1"/>
        </w:rPr>
        <w:t>4</w:t>
      </w:r>
      <w:r>
        <w:rPr>
          <w:rFonts w:ascii="inter-regular" w:hAnsi="inter-regular"/>
          <w:color w:val="000000"/>
          <w:bdr w:val="none" w:sz="0" w:space="0" w:color="auto" w:frame="1"/>
        </w:rPr>
        <w:t>,</w:t>
      </w:r>
      <w:r>
        <w:rPr>
          <w:rStyle w:val="number"/>
          <w:rFonts w:ascii="inter-regular" w:hAnsi="inter-regular"/>
          <w:color w:val="C00000"/>
          <w:bdr w:val="none" w:sz="0" w:space="0" w:color="auto" w:frame="1"/>
        </w:rPr>
        <w:t>5</w:t>
      </w:r>
      <w:r>
        <w:rPr>
          <w:rFonts w:ascii="inter-regular" w:hAnsi="inter-regular"/>
          <w:color w:val="000000"/>
          <w:bdr w:val="none" w:sz="0" w:space="0" w:color="auto" w:frame="1"/>
        </w:rPr>
        <w:t>},{</w:t>
      </w:r>
      <w:r>
        <w:rPr>
          <w:rStyle w:val="number"/>
          <w:rFonts w:ascii="inter-regular" w:hAnsi="inter-regular"/>
          <w:color w:val="C00000"/>
          <w:bdr w:val="none" w:sz="0" w:space="0" w:color="auto" w:frame="1"/>
        </w:rPr>
        <w:t>4</w:t>
      </w:r>
      <w:r>
        <w:rPr>
          <w:rFonts w:ascii="inter-regular" w:hAnsi="inter-regular"/>
          <w:color w:val="000000"/>
          <w:bdr w:val="none" w:sz="0" w:space="0" w:color="auto" w:frame="1"/>
        </w:rPr>
        <w:t>,</w:t>
      </w:r>
      <w:r>
        <w:rPr>
          <w:rStyle w:val="number"/>
          <w:rFonts w:ascii="inter-regular" w:hAnsi="inter-regular"/>
          <w:color w:val="C00000"/>
          <w:bdr w:val="none" w:sz="0" w:space="0" w:color="auto" w:frame="1"/>
        </w:rPr>
        <w:t>4</w:t>
      </w:r>
      <w:r>
        <w:rPr>
          <w:rFonts w:ascii="inter-regular" w:hAnsi="inter-regular"/>
          <w:color w:val="000000"/>
          <w:bdr w:val="none" w:sz="0" w:space="0" w:color="auto" w:frame="1"/>
        </w:rPr>
        <w:t>,</w:t>
      </w:r>
      <w:r>
        <w:rPr>
          <w:rStyle w:val="number"/>
          <w:rFonts w:ascii="inter-regular" w:hAnsi="inter-regular"/>
          <w:color w:val="C00000"/>
          <w:bdr w:val="none" w:sz="0" w:space="0" w:color="auto" w:frame="1"/>
        </w:rPr>
        <w:t>5</w:t>
      </w:r>
      <w:r>
        <w:rPr>
          <w:rFonts w:ascii="inter-regular" w:hAnsi="inter-regular"/>
          <w:color w:val="000000"/>
          <w:bdr w:val="none" w:sz="0" w:space="0" w:color="auto" w:frame="1"/>
        </w:rPr>
        <w:t>}};  </w:t>
      </w:r>
    </w:p>
    <w:p w14:paraId="2F94E1CC" w14:textId="77777777" w:rsidR="0055689A" w:rsidRDefault="0055689A" w:rsidP="0055689A">
      <w:pPr>
        <w:numPr>
          <w:ilvl w:val="0"/>
          <w:numId w:val="162"/>
        </w:numPr>
        <w:spacing w:after="0" w:line="375" w:lineRule="atLeast"/>
        <w:jc w:val="both"/>
        <w:rPr>
          <w:rFonts w:ascii="inter-regular" w:hAnsi="inter-regular"/>
          <w:color w:val="000000"/>
        </w:rPr>
      </w:pPr>
      <w:r>
        <w:rPr>
          <w:rStyle w:val="comment"/>
          <w:rFonts w:ascii="inter-regular" w:hAnsi="inter-regular"/>
          <w:color w:val="008200"/>
          <w:bdr w:val="none" w:sz="0" w:space="0" w:color="auto" w:frame="1"/>
        </w:rPr>
        <w:t>//printing 2D array</w:t>
      </w:r>
      <w:r>
        <w:rPr>
          <w:rFonts w:ascii="inter-regular" w:hAnsi="inter-regular"/>
          <w:color w:val="000000"/>
          <w:bdr w:val="none" w:sz="0" w:space="0" w:color="auto" w:frame="1"/>
        </w:rPr>
        <w:t>  </w:t>
      </w:r>
    </w:p>
    <w:p w14:paraId="7DA71384" w14:textId="77777777" w:rsidR="0055689A" w:rsidRDefault="0055689A" w:rsidP="0055689A">
      <w:pPr>
        <w:pStyle w:val="alt"/>
        <w:numPr>
          <w:ilvl w:val="0"/>
          <w:numId w:val="162"/>
        </w:numPr>
        <w:spacing w:before="0" w:beforeAutospacing="0" w:after="0" w:afterAutospacing="0" w:line="375" w:lineRule="atLeast"/>
        <w:jc w:val="both"/>
        <w:rPr>
          <w:rFonts w:ascii="inter-regular" w:hAnsi="inter-regular"/>
          <w:color w:val="000000"/>
        </w:rPr>
      </w:pPr>
      <w:r>
        <w:rPr>
          <w:rStyle w:val="keyword"/>
          <w:rFonts w:ascii="inter-regular" w:hAnsi="inter-regular"/>
          <w:b/>
          <w:bCs/>
          <w:color w:val="006699"/>
          <w:bdr w:val="none" w:sz="0" w:space="0" w:color="auto" w:frame="1"/>
        </w:rPr>
        <w:t>for</w:t>
      </w:r>
      <w:r>
        <w:rPr>
          <w:rFonts w:ascii="inter-regular" w:hAnsi="inter-regular"/>
          <w:color w:val="000000"/>
          <w:bdr w:val="none" w:sz="0" w:space="0" w:color="auto" w:frame="1"/>
        </w:rPr>
        <w:t>(</w:t>
      </w:r>
      <w:r>
        <w:rPr>
          <w:rStyle w:val="keyword"/>
          <w:rFonts w:ascii="inter-regular" w:hAnsi="inter-regular"/>
          <w:b/>
          <w:bCs/>
          <w:color w:val="006699"/>
          <w:bdr w:val="none" w:sz="0" w:space="0" w:color="auto" w:frame="1"/>
        </w:rPr>
        <w:t>int</w:t>
      </w:r>
      <w:r>
        <w:rPr>
          <w:rFonts w:ascii="inter-regular" w:hAnsi="inter-regular"/>
          <w:color w:val="000000"/>
          <w:bdr w:val="none" w:sz="0" w:space="0" w:color="auto" w:frame="1"/>
        </w:rPr>
        <w:t> i=</w:t>
      </w:r>
      <w:r>
        <w:rPr>
          <w:rStyle w:val="number"/>
          <w:rFonts w:ascii="inter-regular" w:hAnsi="inter-regular"/>
          <w:color w:val="C00000"/>
          <w:bdr w:val="none" w:sz="0" w:space="0" w:color="auto" w:frame="1"/>
        </w:rPr>
        <w:t>0</w:t>
      </w:r>
      <w:r>
        <w:rPr>
          <w:rFonts w:ascii="inter-regular" w:hAnsi="inter-regular"/>
          <w:color w:val="000000"/>
          <w:bdr w:val="none" w:sz="0" w:space="0" w:color="auto" w:frame="1"/>
        </w:rPr>
        <w:t>;i&lt;</w:t>
      </w:r>
      <w:r>
        <w:rPr>
          <w:rStyle w:val="number"/>
          <w:rFonts w:ascii="inter-regular" w:hAnsi="inter-regular"/>
          <w:color w:val="C00000"/>
          <w:bdr w:val="none" w:sz="0" w:space="0" w:color="auto" w:frame="1"/>
        </w:rPr>
        <w:t>3</w:t>
      </w:r>
      <w:r>
        <w:rPr>
          <w:rFonts w:ascii="inter-regular" w:hAnsi="inter-regular"/>
          <w:color w:val="000000"/>
          <w:bdr w:val="none" w:sz="0" w:space="0" w:color="auto" w:frame="1"/>
        </w:rPr>
        <w:t>;i++){  </w:t>
      </w:r>
    </w:p>
    <w:p w14:paraId="0DA4A8F1" w14:textId="77777777" w:rsidR="0055689A" w:rsidRDefault="0055689A" w:rsidP="0055689A">
      <w:pPr>
        <w:numPr>
          <w:ilvl w:val="0"/>
          <w:numId w:val="162"/>
        </w:numPr>
        <w:spacing w:after="0" w:line="375" w:lineRule="atLeast"/>
        <w:jc w:val="both"/>
        <w:rPr>
          <w:rFonts w:ascii="inter-regular" w:hAnsi="inter-regular"/>
          <w:color w:val="000000"/>
        </w:rPr>
      </w:pP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for</w:t>
      </w:r>
      <w:r>
        <w:rPr>
          <w:rFonts w:ascii="inter-regular" w:hAnsi="inter-regular"/>
          <w:color w:val="000000"/>
          <w:bdr w:val="none" w:sz="0" w:space="0" w:color="auto" w:frame="1"/>
        </w:rPr>
        <w:t>(</w:t>
      </w:r>
      <w:r>
        <w:rPr>
          <w:rStyle w:val="keyword"/>
          <w:rFonts w:ascii="inter-regular" w:hAnsi="inter-regular"/>
          <w:b/>
          <w:bCs/>
          <w:color w:val="006699"/>
          <w:bdr w:val="none" w:sz="0" w:space="0" w:color="auto" w:frame="1"/>
        </w:rPr>
        <w:t>int</w:t>
      </w:r>
      <w:r>
        <w:rPr>
          <w:rFonts w:ascii="inter-regular" w:hAnsi="inter-regular"/>
          <w:color w:val="000000"/>
          <w:bdr w:val="none" w:sz="0" w:space="0" w:color="auto" w:frame="1"/>
        </w:rPr>
        <w:t> j=</w:t>
      </w:r>
      <w:r>
        <w:rPr>
          <w:rStyle w:val="number"/>
          <w:rFonts w:ascii="inter-regular" w:hAnsi="inter-regular"/>
          <w:color w:val="C00000"/>
          <w:bdr w:val="none" w:sz="0" w:space="0" w:color="auto" w:frame="1"/>
        </w:rPr>
        <w:t>0</w:t>
      </w:r>
      <w:r>
        <w:rPr>
          <w:rFonts w:ascii="inter-regular" w:hAnsi="inter-regular"/>
          <w:color w:val="000000"/>
          <w:bdr w:val="none" w:sz="0" w:space="0" w:color="auto" w:frame="1"/>
        </w:rPr>
        <w:t>;j&lt;</w:t>
      </w:r>
      <w:r>
        <w:rPr>
          <w:rStyle w:val="number"/>
          <w:rFonts w:ascii="inter-regular" w:hAnsi="inter-regular"/>
          <w:color w:val="C00000"/>
          <w:bdr w:val="none" w:sz="0" w:space="0" w:color="auto" w:frame="1"/>
        </w:rPr>
        <w:t>3</w:t>
      </w:r>
      <w:r>
        <w:rPr>
          <w:rFonts w:ascii="inter-regular" w:hAnsi="inter-regular"/>
          <w:color w:val="000000"/>
          <w:bdr w:val="none" w:sz="0" w:space="0" w:color="auto" w:frame="1"/>
        </w:rPr>
        <w:t>;j++){  </w:t>
      </w:r>
    </w:p>
    <w:p w14:paraId="00F1CDF1" w14:textId="77777777" w:rsidR="0055689A" w:rsidRDefault="0055689A" w:rsidP="0055689A">
      <w:pPr>
        <w:pStyle w:val="alt"/>
        <w:numPr>
          <w:ilvl w:val="0"/>
          <w:numId w:val="162"/>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System.out.print(arr[i][j]+</w:t>
      </w:r>
      <w:r>
        <w:rPr>
          <w:rStyle w:val="string"/>
          <w:rFonts w:ascii="inter-regular" w:hAnsi="inter-regular"/>
          <w:color w:val="0000FF"/>
          <w:bdr w:val="none" w:sz="0" w:space="0" w:color="auto" w:frame="1"/>
        </w:rPr>
        <w:t>" "</w:t>
      </w:r>
      <w:r>
        <w:rPr>
          <w:rFonts w:ascii="inter-regular" w:hAnsi="inter-regular"/>
          <w:color w:val="000000"/>
          <w:bdr w:val="none" w:sz="0" w:space="0" w:color="auto" w:frame="1"/>
        </w:rPr>
        <w:t>);  </w:t>
      </w:r>
    </w:p>
    <w:p w14:paraId="5776465B" w14:textId="77777777" w:rsidR="0055689A" w:rsidRDefault="0055689A" w:rsidP="0055689A">
      <w:pPr>
        <w:numPr>
          <w:ilvl w:val="0"/>
          <w:numId w:val="162"/>
        </w:numPr>
        <w:spacing w:after="0" w:line="375" w:lineRule="atLeast"/>
        <w:jc w:val="both"/>
        <w:rPr>
          <w:rFonts w:ascii="inter-regular" w:hAnsi="inter-regular"/>
          <w:color w:val="000000"/>
        </w:rPr>
      </w:pPr>
      <w:r>
        <w:rPr>
          <w:rFonts w:ascii="inter-regular" w:hAnsi="inter-regular"/>
          <w:color w:val="000000"/>
          <w:bdr w:val="none" w:sz="0" w:space="0" w:color="auto" w:frame="1"/>
        </w:rPr>
        <w:t> }  </w:t>
      </w:r>
    </w:p>
    <w:p w14:paraId="6F75E68D" w14:textId="77777777" w:rsidR="0055689A" w:rsidRDefault="0055689A" w:rsidP="0055689A">
      <w:pPr>
        <w:pStyle w:val="alt"/>
        <w:numPr>
          <w:ilvl w:val="0"/>
          <w:numId w:val="162"/>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System.out.println();  </w:t>
      </w:r>
    </w:p>
    <w:p w14:paraId="191A9E32" w14:textId="77777777" w:rsidR="0055689A" w:rsidRDefault="0055689A" w:rsidP="0055689A">
      <w:pPr>
        <w:numPr>
          <w:ilvl w:val="0"/>
          <w:numId w:val="162"/>
        </w:numPr>
        <w:spacing w:after="0" w:line="375" w:lineRule="atLeast"/>
        <w:jc w:val="both"/>
        <w:rPr>
          <w:rFonts w:ascii="inter-regular" w:hAnsi="inter-regular"/>
          <w:color w:val="000000"/>
        </w:rPr>
      </w:pPr>
      <w:r>
        <w:rPr>
          <w:rFonts w:ascii="inter-regular" w:hAnsi="inter-regular"/>
          <w:color w:val="000000"/>
          <w:bdr w:val="none" w:sz="0" w:space="0" w:color="auto" w:frame="1"/>
        </w:rPr>
        <w:t>}  </w:t>
      </w:r>
    </w:p>
    <w:p w14:paraId="2D339817" w14:textId="77777777" w:rsidR="0055689A" w:rsidRDefault="0055689A" w:rsidP="0055689A">
      <w:pPr>
        <w:pStyle w:val="alt"/>
        <w:numPr>
          <w:ilvl w:val="0"/>
          <w:numId w:val="162"/>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w:t>
      </w:r>
    </w:p>
    <w:p w14:paraId="2F5E7F7A" w14:textId="77777777" w:rsidR="0055689A" w:rsidRDefault="0055689A" w:rsidP="0055689A">
      <w:pPr>
        <w:rPr>
          <w:rFonts w:ascii="Times New Roman" w:hAnsi="Times New Roman"/>
        </w:rPr>
      </w:pPr>
      <w:hyperlink r:id="rId142" w:tgtFrame="_blank" w:history="1">
        <w:r>
          <w:rPr>
            <w:rStyle w:val="Hyperlink"/>
            <w:rFonts w:ascii="Verdana" w:hAnsi="Verdana"/>
            <w:b/>
            <w:bCs/>
            <w:color w:val="FFFFFF"/>
            <w:sz w:val="20"/>
            <w:szCs w:val="20"/>
            <w:shd w:val="clear" w:color="auto" w:fill="4CAF50"/>
          </w:rPr>
          <w:t>Test it Now</w:t>
        </w:r>
      </w:hyperlink>
    </w:p>
    <w:p w14:paraId="574D2BFB" w14:textId="77777777" w:rsidR="0055689A" w:rsidRDefault="0055689A" w:rsidP="0055689A">
      <w:pPr>
        <w:pStyle w:val="NormalWeb"/>
        <w:shd w:val="clear" w:color="auto" w:fill="FFFFFF"/>
        <w:jc w:val="both"/>
        <w:rPr>
          <w:rFonts w:ascii="inter-regular" w:hAnsi="inter-regular"/>
          <w:color w:val="333333"/>
        </w:rPr>
      </w:pPr>
      <w:r>
        <w:rPr>
          <w:rFonts w:ascii="inter-regular" w:hAnsi="inter-regular"/>
          <w:color w:val="333333"/>
        </w:rPr>
        <w:lastRenderedPageBreak/>
        <w:t>Output:</w:t>
      </w:r>
    </w:p>
    <w:p w14:paraId="469D3305" w14:textId="77777777" w:rsidR="0055689A" w:rsidRDefault="0055689A" w:rsidP="0055689A">
      <w:pPr>
        <w:pStyle w:val="HTMLPreformatted"/>
        <w:shd w:val="clear" w:color="auto" w:fill="EEEEEE"/>
        <w:jc w:val="both"/>
        <w:rPr>
          <w:color w:val="535559"/>
        </w:rPr>
      </w:pPr>
      <w:r>
        <w:rPr>
          <w:color w:val="535559"/>
        </w:rPr>
        <w:t>1 2 3</w:t>
      </w:r>
    </w:p>
    <w:p w14:paraId="17BB23CE" w14:textId="77777777" w:rsidR="0055689A" w:rsidRDefault="0055689A" w:rsidP="0055689A">
      <w:pPr>
        <w:pStyle w:val="HTMLPreformatted"/>
        <w:shd w:val="clear" w:color="auto" w:fill="EEEEEE"/>
        <w:jc w:val="both"/>
        <w:rPr>
          <w:color w:val="535559"/>
        </w:rPr>
      </w:pPr>
      <w:r>
        <w:rPr>
          <w:color w:val="535559"/>
        </w:rPr>
        <w:t>2 4 5</w:t>
      </w:r>
    </w:p>
    <w:p w14:paraId="01595947" w14:textId="77777777" w:rsidR="0055689A" w:rsidRDefault="0055689A" w:rsidP="0055689A">
      <w:pPr>
        <w:pStyle w:val="HTMLPreformatted"/>
        <w:shd w:val="clear" w:color="auto" w:fill="EEEEEE"/>
        <w:jc w:val="both"/>
        <w:rPr>
          <w:color w:val="535559"/>
        </w:rPr>
      </w:pPr>
      <w:r>
        <w:rPr>
          <w:color w:val="535559"/>
        </w:rPr>
        <w:t>4 4 5</w:t>
      </w:r>
    </w:p>
    <w:p w14:paraId="5BC29830" w14:textId="77777777" w:rsidR="0055689A" w:rsidRDefault="0055689A" w:rsidP="0055689A">
      <w:pPr>
        <w:rPr>
          <w:rFonts w:ascii="Times New Roman" w:hAnsi="Times New Roman"/>
        </w:rPr>
      </w:pPr>
    </w:p>
    <w:p w14:paraId="53554766" w14:textId="77777777" w:rsidR="0055689A" w:rsidRDefault="0055689A" w:rsidP="0055689A">
      <w:pPr>
        <w:pStyle w:val="Heading2"/>
        <w:shd w:val="clear" w:color="auto" w:fill="FFFFFF"/>
        <w:spacing w:line="312" w:lineRule="atLeast"/>
        <w:jc w:val="both"/>
        <w:rPr>
          <w:rFonts w:ascii="Helvetica" w:hAnsi="Helvetica"/>
          <w:b w:val="0"/>
          <w:bCs w:val="0"/>
          <w:color w:val="610B38"/>
          <w:sz w:val="38"/>
          <w:szCs w:val="38"/>
        </w:rPr>
      </w:pPr>
      <w:r>
        <w:rPr>
          <w:rFonts w:ascii="Helvetica" w:hAnsi="Helvetica"/>
          <w:b w:val="0"/>
          <w:bCs w:val="0"/>
          <w:color w:val="610B38"/>
          <w:sz w:val="38"/>
          <w:szCs w:val="38"/>
        </w:rPr>
        <w:t>What is the class name of Java array?</w:t>
      </w:r>
    </w:p>
    <w:p w14:paraId="09A0F0D2" w14:textId="77777777" w:rsidR="0055689A" w:rsidRDefault="0055689A" w:rsidP="0055689A">
      <w:pPr>
        <w:pStyle w:val="NormalWeb"/>
        <w:shd w:val="clear" w:color="auto" w:fill="FFFFFF"/>
        <w:jc w:val="both"/>
        <w:rPr>
          <w:rFonts w:ascii="inter-regular" w:hAnsi="inter-regular"/>
          <w:color w:val="333333"/>
        </w:rPr>
      </w:pPr>
      <w:r>
        <w:rPr>
          <w:rFonts w:ascii="inter-regular" w:hAnsi="inter-regular"/>
          <w:color w:val="333333"/>
        </w:rPr>
        <w:t>In Java, an array is an object. For array object, a proxy class is created whose name can be obtained by getClass().getName() method on the object.</w:t>
      </w:r>
    </w:p>
    <w:p w14:paraId="7E4356D1" w14:textId="77777777" w:rsidR="0055689A" w:rsidRDefault="0055689A" w:rsidP="0055689A">
      <w:pPr>
        <w:pStyle w:val="alt"/>
        <w:numPr>
          <w:ilvl w:val="0"/>
          <w:numId w:val="164"/>
        </w:numPr>
        <w:spacing w:before="0" w:beforeAutospacing="0" w:after="0" w:afterAutospacing="0" w:line="375" w:lineRule="atLeast"/>
        <w:jc w:val="both"/>
        <w:rPr>
          <w:rFonts w:ascii="inter-regular" w:hAnsi="inter-regular"/>
          <w:color w:val="000000"/>
        </w:rPr>
      </w:pPr>
      <w:r>
        <w:rPr>
          <w:rStyle w:val="comment"/>
          <w:rFonts w:ascii="inter-regular" w:hAnsi="inter-regular"/>
          <w:color w:val="008200"/>
          <w:bdr w:val="none" w:sz="0" w:space="0" w:color="auto" w:frame="1"/>
        </w:rPr>
        <w:t>//Java Program to get the class name of array in Java</w:t>
      </w:r>
      <w:r>
        <w:rPr>
          <w:rFonts w:ascii="inter-regular" w:hAnsi="inter-regular"/>
          <w:color w:val="000000"/>
          <w:bdr w:val="none" w:sz="0" w:space="0" w:color="auto" w:frame="1"/>
        </w:rPr>
        <w:t>  </w:t>
      </w:r>
    </w:p>
    <w:p w14:paraId="78668868" w14:textId="77777777" w:rsidR="0055689A" w:rsidRDefault="0055689A" w:rsidP="0055689A">
      <w:pPr>
        <w:numPr>
          <w:ilvl w:val="0"/>
          <w:numId w:val="164"/>
        </w:numPr>
        <w:spacing w:after="0" w:line="375" w:lineRule="atLeast"/>
        <w:jc w:val="both"/>
        <w:rPr>
          <w:rFonts w:ascii="inter-regular" w:hAnsi="inter-regular"/>
          <w:color w:val="000000"/>
        </w:rPr>
      </w:pPr>
      <w:r>
        <w:rPr>
          <w:rStyle w:val="keyword"/>
          <w:rFonts w:ascii="inter-regular" w:hAnsi="inter-regular"/>
          <w:b/>
          <w:bCs/>
          <w:color w:val="006699"/>
          <w:bdr w:val="none" w:sz="0" w:space="0" w:color="auto" w:frame="1"/>
        </w:rPr>
        <w:t>class</w:t>
      </w:r>
      <w:r>
        <w:rPr>
          <w:rFonts w:ascii="inter-regular" w:hAnsi="inter-regular"/>
          <w:color w:val="000000"/>
          <w:bdr w:val="none" w:sz="0" w:space="0" w:color="auto" w:frame="1"/>
        </w:rPr>
        <w:t> Testarray4{  </w:t>
      </w:r>
    </w:p>
    <w:p w14:paraId="108C00FC" w14:textId="77777777" w:rsidR="0055689A" w:rsidRDefault="0055689A" w:rsidP="0055689A">
      <w:pPr>
        <w:pStyle w:val="alt"/>
        <w:numPr>
          <w:ilvl w:val="0"/>
          <w:numId w:val="164"/>
        </w:numPr>
        <w:spacing w:before="0" w:beforeAutospacing="0" w:after="0" w:afterAutospacing="0" w:line="375" w:lineRule="atLeast"/>
        <w:jc w:val="both"/>
        <w:rPr>
          <w:rFonts w:ascii="inter-regular" w:hAnsi="inter-regular"/>
          <w:color w:val="000000"/>
        </w:rPr>
      </w:pPr>
      <w:r>
        <w:rPr>
          <w:rStyle w:val="keyword"/>
          <w:rFonts w:ascii="inter-regular" w:hAnsi="inter-regular"/>
          <w:b/>
          <w:bCs/>
          <w:color w:val="006699"/>
          <w:bdr w:val="none" w:sz="0" w:space="0" w:color="auto" w:frame="1"/>
        </w:rPr>
        <w:t>public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static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void</w:t>
      </w:r>
      <w:r>
        <w:rPr>
          <w:rFonts w:ascii="inter-regular" w:hAnsi="inter-regular"/>
          <w:color w:val="000000"/>
          <w:bdr w:val="none" w:sz="0" w:space="0" w:color="auto" w:frame="1"/>
        </w:rPr>
        <w:t> main(String args[]){  </w:t>
      </w:r>
    </w:p>
    <w:p w14:paraId="660E791E" w14:textId="77777777" w:rsidR="0055689A" w:rsidRDefault="0055689A" w:rsidP="0055689A">
      <w:pPr>
        <w:numPr>
          <w:ilvl w:val="0"/>
          <w:numId w:val="164"/>
        </w:numPr>
        <w:spacing w:after="0" w:line="375" w:lineRule="atLeast"/>
        <w:jc w:val="both"/>
        <w:rPr>
          <w:rFonts w:ascii="inter-regular" w:hAnsi="inter-regular"/>
          <w:color w:val="000000"/>
        </w:rPr>
      </w:pPr>
      <w:r>
        <w:rPr>
          <w:rStyle w:val="comment"/>
          <w:rFonts w:ascii="inter-regular" w:hAnsi="inter-regular"/>
          <w:color w:val="008200"/>
          <w:bdr w:val="none" w:sz="0" w:space="0" w:color="auto" w:frame="1"/>
        </w:rPr>
        <w:t>//declaration and initialization of array</w:t>
      </w:r>
      <w:r>
        <w:rPr>
          <w:rFonts w:ascii="inter-regular" w:hAnsi="inter-regular"/>
          <w:color w:val="000000"/>
          <w:bdr w:val="none" w:sz="0" w:space="0" w:color="auto" w:frame="1"/>
        </w:rPr>
        <w:t>  </w:t>
      </w:r>
    </w:p>
    <w:p w14:paraId="54496F3B" w14:textId="77777777" w:rsidR="0055689A" w:rsidRDefault="0055689A" w:rsidP="0055689A">
      <w:pPr>
        <w:pStyle w:val="alt"/>
        <w:numPr>
          <w:ilvl w:val="0"/>
          <w:numId w:val="164"/>
        </w:numPr>
        <w:spacing w:before="0" w:beforeAutospacing="0" w:after="0" w:afterAutospacing="0" w:line="375" w:lineRule="atLeast"/>
        <w:jc w:val="both"/>
        <w:rPr>
          <w:rFonts w:ascii="inter-regular" w:hAnsi="inter-regular"/>
          <w:color w:val="000000"/>
        </w:rPr>
      </w:pPr>
      <w:r>
        <w:rPr>
          <w:rStyle w:val="keyword"/>
          <w:rFonts w:ascii="inter-regular" w:hAnsi="inter-regular"/>
          <w:b/>
          <w:bCs/>
          <w:color w:val="006699"/>
          <w:bdr w:val="none" w:sz="0" w:space="0" w:color="auto" w:frame="1"/>
        </w:rPr>
        <w:t>int</w:t>
      </w:r>
      <w:r>
        <w:rPr>
          <w:rFonts w:ascii="inter-regular" w:hAnsi="inter-regular"/>
          <w:color w:val="000000"/>
          <w:bdr w:val="none" w:sz="0" w:space="0" w:color="auto" w:frame="1"/>
        </w:rPr>
        <w:t> arr[]={</w:t>
      </w:r>
      <w:r>
        <w:rPr>
          <w:rStyle w:val="number"/>
          <w:rFonts w:ascii="inter-regular" w:hAnsi="inter-regular"/>
          <w:color w:val="C00000"/>
          <w:bdr w:val="none" w:sz="0" w:space="0" w:color="auto" w:frame="1"/>
        </w:rPr>
        <w:t>4</w:t>
      </w:r>
      <w:r>
        <w:rPr>
          <w:rFonts w:ascii="inter-regular" w:hAnsi="inter-regular"/>
          <w:color w:val="000000"/>
          <w:bdr w:val="none" w:sz="0" w:space="0" w:color="auto" w:frame="1"/>
        </w:rPr>
        <w:t>,</w:t>
      </w:r>
      <w:r>
        <w:rPr>
          <w:rStyle w:val="number"/>
          <w:rFonts w:ascii="inter-regular" w:hAnsi="inter-regular"/>
          <w:color w:val="C00000"/>
          <w:bdr w:val="none" w:sz="0" w:space="0" w:color="auto" w:frame="1"/>
        </w:rPr>
        <w:t>4</w:t>
      </w:r>
      <w:r>
        <w:rPr>
          <w:rFonts w:ascii="inter-regular" w:hAnsi="inter-regular"/>
          <w:color w:val="000000"/>
          <w:bdr w:val="none" w:sz="0" w:space="0" w:color="auto" w:frame="1"/>
        </w:rPr>
        <w:t>,</w:t>
      </w:r>
      <w:r>
        <w:rPr>
          <w:rStyle w:val="number"/>
          <w:rFonts w:ascii="inter-regular" w:hAnsi="inter-regular"/>
          <w:color w:val="C00000"/>
          <w:bdr w:val="none" w:sz="0" w:space="0" w:color="auto" w:frame="1"/>
        </w:rPr>
        <w:t>5</w:t>
      </w:r>
      <w:r>
        <w:rPr>
          <w:rFonts w:ascii="inter-regular" w:hAnsi="inter-regular"/>
          <w:color w:val="000000"/>
          <w:bdr w:val="none" w:sz="0" w:space="0" w:color="auto" w:frame="1"/>
        </w:rPr>
        <w:t>};  </w:t>
      </w:r>
    </w:p>
    <w:p w14:paraId="203D0387" w14:textId="77777777" w:rsidR="0055689A" w:rsidRDefault="0055689A" w:rsidP="0055689A">
      <w:pPr>
        <w:numPr>
          <w:ilvl w:val="0"/>
          <w:numId w:val="164"/>
        </w:numPr>
        <w:spacing w:after="0" w:line="375" w:lineRule="atLeast"/>
        <w:jc w:val="both"/>
        <w:rPr>
          <w:rFonts w:ascii="inter-regular" w:hAnsi="inter-regular"/>
          <w:color w:val="000000"/>
        </w:rPr>
      </w:pPr>
      <w:r>
        <w:rPr>
          <w:rStyle w:val="comment"/>
          <w:rFonts w:ascii="inter-regular" w:hAnsi="inter-regular"/>
          <w:color w:val="008200"/>
          <w:bdr w:val="none" w:sz="0" w:space="0" w:color="auto" w:frame="1"/>
        </w:rPr>
        <w:t>//getting the class name of Java array</w:t>
      </w:r>
      <w:r>
        <w:rPr>
          <w:rFonts w:ascii="inter-regular" w:hAnsi="inter-regular"/>
          <w:color w:val="000000"/>
          <w:bdr w:val="none" w:sz="0" w:space="0" w:color="auto" w:frame="1"/>
        </w:rPr>
        <w:t>  </w:t>
      </w:r>
    </w:p>
    <w:p w14:paraId="5FBD0465" w14:textId="77777777" w:rsidR="0055689A" w:rsidRDefault="0055689A" w:rsidP="0055689A">
      <w:pPr>
        <w:pStyle w:val="alt"/>
        <w:numPr>
          <w:ilvl w:val="0"/>
          <w:numId w:val="164"/>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Class c=arr.getClass();  </w:t>
      </w:r>
    </w:p>
    <w:p w14:paraId="715E72ED" w14:textId="77777777" w:rsidR="0055689A" w:rsidRDefault="0055689A" w:rsidP="0055689A">
      <w:pPr>
        <w:numPr>
          <w:ilvl w:val="0"/>
          <w:numId w:val="164"/>
        </w:numPr>
        <w:spacing w:after="0" w:line="375" w:lineRule="atLeast"/>
        <w:jc w:val="both"/>
        <w:rPr>
          <w:rFonts w:ascii="inter-regular" w:hAnsi="inter-regular"/>
          <w:color w:val="000000"/>
        </w:rPr>
      </w:pPr>
      <w:r>
        <w:rPr>
          <w:rFonts w:ascii="inter-regular" w:hAnsi="inter-regular"/>
          <w:color w:val="000000"/>
          <w:bdr w:val="none" w:sz="0" w:space="0" w:color="auto" w:frame="1"/>
        </w:rPr>
        <w:t>String name=c.getName();  </w:t>
      </w:r>
    </w:p>
    <w:p w14:paraId="4F6BDEF0" w14:textId="77777777" w:rsidR="0055689A" w:rsidRDefault="0055689A" w:rsidP="0055689A">
      <w:pPr>
        <w:pStyle w:val="alt"/>
        <w:numPr>
          <w:ilvl w:val="0"/>
          <w:numId w:val="164"/>
        </w:numPr>
        <w:spacing w:before="0" w:beforeAutospacing="0" w:after="0" w:afterAutospacing="0" w:line="375" w:lineRule="atLeast"/>
        <w:jc w:val="both"/>
        <w:rPr>
          <w:rFonts w:ascii="inter-regular" w:hAnsi="inter-regular"/>
          <w:color w:val="000000"/>
        </w:rPr>
      </w:pPr>
      <w:r>
        <w:rPr>
          <w:rStyle w:val="comment"/>
          <w:rFonts w:ascii="inter-regular" w:hAnsi="inter-regular"/>
          <w:color w:val="008200"/>
          <w:bdr w:val="none" w:sz="0" w:space="0" w:color="auto" w:frame="1"/>
        </w:rPr>
        <w:t>//printing the class name of Java array </w:t>
      </w:r>
      <w:r>
        <w:rPr>
          <w:rFonts w:ascii="inter-regular" w:hAnsi="inter-regular"/>
          <w:color w:val="000000"/>
          <w:bdr w:val="none" w:sz="0" w:space="0" w:color="auto" w:frame="1"/>
        </w:rPr>
        <w:t>  </w:t>
      </w:r>
    </w:p>
    <w:p w14:paraId="78548C4E" w14:textId="77777777" w:rsidR="0055689A" w:rsidRDefault="0055689A" w:rsidP="0055689A">
      <w:pPr>
        <w:numPr>
          <w:ilvl w:val="0"/>
          <w:numId w:val="164"/>
        </w:numPr>
        <w:spacing w:after="0" w:line="375" w:lineRule="atLeast"/>
        <w:jc w:val="both"/>
        <w:rPr>
          <w:rFonts w:ascii="inter-regular" w:hAnsi="inter-regular"/>
          <w:color w:val="000000"/>
        </w:rPr>
      </w:pPr>
      <w:r>
        <w:rPr>
          <w:rFonts w:ascii="inter-regular" w:hAnsi="inter-regular"/>
          <w:color w:val="000000"/>
          <w:bdr w:val="none" w:sz="0" w:space="0" w:color="auto" w:frame="1"/>
        </w:rPr>
        <w:t>System.out.println(name);  </w:t>
      </w:r>
    </w:p>
    <w:p w14:paraId="5E97747C" w14:textId="77777777" w:rsidR="0055689A" w:rsidRDefault="0055689A" w:rsidP="0055689A">
      <w:pPr>
        <w:pStyle w:val="alt"/>
        <w:numPr>
          <w:ilvl w:val="0"/>
          <w:numId w:val="164"/>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w:t>
      </w:r>
    </w:p>
    <w:p w14:paraId="735CA577" w14:textId="77777777" w:rsidR="0055689A" w:rsidRDefault="0055689A" w:rsidP="0055689A">
      <w:pPr>
        <w:numPr>
          <w:ilvl w:val="0"/>
          <w:numId w:val="164"/>
        </w:numPr>
        <w:spacing w:after="0" w:line="375" w:lineRule="atLeast"/>
        <w:jc w:val="both"/>
        <w:rPr>
          <w:rFonts w:ascii="inter-regular" w:hAnsi="inter-regular"/>
          <w:color w:val="000000"/>
        </w:rPr>
      </w:pPr>
      <w:r>
        <w:rPr>
          <w:rFonts w:ascii="inter-regular" w:hAnsi="inter-regular"/>
          <w:color w:val="000000"/>
          <w:bdr w:val="none" w:sz="0" w:space="0" w:color="auto" w:frame="1"/>
        </w:rPr>
        <w:t>}}  </w:t>
      </w:r>
    </w:p>
    <w:p w14:paraId="4444C010" w14:textId="77777777" w:rsidR="0055689A" w:rsidRDefault="0055689A" w:rsidP="0055689A">
      <w:pPr>
        <w:spacing w:line="240" w:lineRule="auto"/>
        <w:rPr>
          <w:rFonts w:ascii="Times New Roman" w:hAnsi="Times New Roman"/>
        </w:rPr>
      </w:pPr>
      <w:hyperlink r:id="rId143" w:tgtFrame="_blank" w:history="1">
        <w:r>
          <w:rPr>
            <w:rStyle w:val="Hyperlink"/>
            <w:rFonts w:ascii="Verdana" w:hAnsi="Verdana"/>
            <w:b/>
            <w:bCs/>
            <w:color w:val="FFFFFF"/>
            <w:sz w:val="20"/>
            <w:szCs w:val="20"/>
            <w:shd w:val="clear" w:color="auto" w:fill="4CAF50"/>
          </w:rPr>
          <w:t>Test it Now</w:t>
        </w:r>
      </w:hyperlink>
    </w:p>
    <w:p w14:paraId="1C890D24" w14:textId="77777777" w:rsidR="0055689A" w:rsidRDefault="0055689A" w:rsidP="0055689A">
      <w:pPr>
        <w:pStyle w:val="NormalWeb"/>
        <w:shd w:val="clear" w:color="auto" w:fill="FFFFFF"/>
        <w:jc w:val="both"/>
        <w:rPr>
          <w:rFonts w:ascii="inter-regular" w:hAnsi="inter-regular"/>
          <w:color w:val="333333"/>
        </w:rPr>
      </w:pPr>
      <w:r>
        <w:rPr>
          <w:rFonts w:ascii="inter-regular" w:hAnsi="inter-regular"/>
          <w:color w:val="333333"/>
        </w:rPr>
        <w:t>Output:</w:t>
      </w:r>
    </w:p>
    <w:p w14:paraId="50C9E40F" w14:textId="77777777" w:rsidR="0055689A" w:rsidRDefault="0055689A" w:rsidP="0055689A">
      <w:pPr>
        <w:pStyle w:val="HTMLPreformatted"/>
        <w:shd w:val="clear" w:color="auto" w:fill="EEEEEE"/>
        <w:jc w:val="both"/>
        <w:rPr>
          <w:color w:val="535559"/>
        </w:rPr>
      </w:pPr>
      <w:r>
        <w:rPr>
          <w:color w:val="535559"/>
        </w:rPr>
        <w:t>I</w:t>
      </w:r>
    </w:p>
    <w:p w14:paraId="6C3F0650" w14:textId="77777777" w:rsidR="0055689A" w:rsidRDefault="00000000" w:rsidP="0055689A">
      <w:pPr>
        <w:rPr>
          <w:rFonts w:ascii="Times New Roman" w:hAnsi="Times New Roman"/>
        </w:rPr>
      </w:pPr>
      <w:r>
        <w:pict w14:anchorId="642C4FE3">
          <v:rect id="_x0000_i1077" style="width:0;height:.75pt" o:hrstd="t" o:hrnoshade="t" o:hr="t" fillcolor="#d4d4d4" stroked="f"/>
        </w:pict>
      </w:r>
    </w:p>
    <w:p w14:paraId="48E2165C" w14:textId="77777777" w:rsidR="0055689A" w:rsidRDefault="0055689A" w:rsidP="0055689A">
      <w:pPr>
        <w:pStyle w:val="Heading2"/>
        <w:shd w:val="clear" w:color="auto" w:fill="FFFFFF"/>
        <w:spacing w:line="312" w:lineRule="atLeast"/>
        <w:jc w:val="both"/>
        <w:rPr>
          <w:rFonts w:ascii="Helvetica" w:hAnsi="Helvetica"/>
          <w:b w:val="0"/>
          <w:bCs w:val="0"/>
          <w:color w:val="610B38"/>
          <w:sz w:val="38"/>
          <w:szCs w:val="38"/>
        </w:rPr>
      </w:pPr>
      <w:r>
        <w:rPr>
          <w:rFonts w:ascii="Helvetica" w:hAnsi="Helvetica"/>
          <w:b w:val="0"/>
          <w:bCs w:val="0"/>
          <w:color w:val="610B38"/>
          <w:sz w:val="38"/>
          <w:szCs w:val="38"/>
        </w:rPr>
        <w:t>Copying a Java Array</w:t>
      </w:r>
    </w:p>
    <w:p w14:paraId="2480A575" w14:textId="77777777" w:rsidR="0055689A" w:rsidRDefault="0055689A" w:rsidP="0055689A">
      <w:pPr>
        <w:pStyle w:val="NormalWeb"/>
        <w:shd w:val="clear" w:color="auto" w:fill="FFFFFF"/>
        <w:jc w:val="both"/>
        <w:rPr>
          <w:rFonts w:ascii="inter-regular" w:hAnsi="inter-regular"/>
          <w:color w:val="333333"/>
        </w:rPr>
      </w:pPr>
      <w:r>
        <w:rPr>
          <w:rFonts w:ascii="inter-regular" w:hAnsi="inter-regular"/>
          <w:color w:val="333333"/>
        </w:rPr>
        <w:t>We can copy an array to another by the arraycopy() method of System class.</w:t>
      </w:r>
    </w:p>
    <w:p w14:paraId="765851C4" w14:textId="77777777" w:rsidR="0055689A" w:rsidRDefault="0055689A" w:rsidP="0055689A">
      <w:pPr>
        <w:pStyle w:val="NormalWeb"/>
        <w:shd w:val="clear" w:color="auto" w:fill="FFFFFF"/>
        <w:jc w:val="both"/>
        <w:rPr>
          <w:rFonts w:ascii="inter-regular" w:hAnsi="inter-regular"/>
          <w:color w:val="333333"/>
        </w:rPr>
      </w:pPr>
      <w:r>
        <w:rPr>
          <w:rStyle w:val="Strong"/>
          <w:rFonts w:ascii="Segoe UI" w:hAnsi="Segoe UI" w:cs="Segoe UI"/>
          <w:color w:val="333333"/>
        </w:rPr>
        <w:t>Syntax of arraycopy method</w:t>
      </w:r>
    </w:p>
    <w:p w14:paraId="3545CB5B" w14:textId="77777777" w:rsidR="0055689A" w:rsidRDefault="0055689A" w:rsidP="0055689A">
      <w:pPr>
        <w:pStyle w:val="alt"/>
        <w:numPr>
          <w:ilvl w:val="0"/>
          <w:numId w:val="165"/>
        </w:numPr>
        <w:spacing w:before="0" w:beforeAutospacing="0" w:after="0" w:afterAutospacing="0" w:line="375" w:lineRule="atLeast"/>
        <w:jc w:val="both"/>
        <w:rPr>
          <w:rFonts w:ascii="inter-regular" w:hAnsi="inter-regular"/>
          <w:color w:val="000000"/>
        </w:rPr>
      </w:pPr>
      <w:r>
        <w:rPr>
          <w:rStyle w:val="keyword"/>
          <w:rFonts w:ascii="inter-regular" w:hAnsi="inter-regular"/>
          <w:b/>
          <w:bCs/>
          <w:color w:val="006699"/>
          <w:bdr w:val="none" w:sz="0" w:space="0" w:color="auto" w:frame="1"/>
        </w:rPr>
        <w:t>public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static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void</w:t>
      </w:r>
      <w:r>
        <w:rPr>
          <w:rFonts w:ascii="inter-regular" w:hAnsi="inter-regular"/>
          <w:color w:val="000000"/>
          <w:bdr w:val="none" w:sz="0" w:space="0" w:color="auto" w:frame="1"/>
        </w:rPr>
        <w:t> arraycopy(  </w:t>
      </w:r>
    </w:p>
    <w:p w14:paraId="51974556" w14:textId="77777777" w:rsidR="0055689A" w:rsidRDefault="0055689A" w:rsidP="0055689A">
      <w:pPr>
        <w:numPr>
          <w:ilvl w:val="0"/>
          <w:numId w:val="165"/>
        </w:numPr>
        <w:spacing w:after="0" w:line="375" w:lineRule="atLeast"/>
        <w:jc w:val="both"/>
        <w:rPr>
          <w:rFonts w:ascii="inter-regular" w:hAnsi="inter-regular"/>
          <w:color w:val="000000"/>
        </w:rPr>
      </w:pPr>
      <w:r>
        <w:rPr>
          <w:rFonts w:ascii="inter-regular" w:hAnsi="inter-regular"/>
          <w:color w:val="000000"/>
          <w:bdr w:val="none" w:sz="0" w:space="0" w:color="auto" w:frame="1"/>
        </w:rPr>
        <w:t>Object src, </w:t>
      </w:r>
      <w:r>
        <w:rPr>
          <w:rStyle w:val="keyword"/>
          <w:rFonts w:ascii="inter-regular" w:hAnsi="inter-regular"/>
          <w:b/>
          <w:bCs/>
          <w:color w:val="006699"/>
          <w:bdr w:val="none" w:sz="0" w:space="0" w:color="auto" w:frame="1"/>
        </w:rPr>
        <w:t>int</w:t>
      </w:r>
      <w:r>
        <w:rPr>
          <w:rFonts w:ascii="inter-regular" w:hAnsi="inter-regular"/>
          <w:color w:val="000000"/>
          <w:bdr w:val="none" w:sz="0" w:space="0" w:color="auto" w:frame="1"/>
        </w:rPr>
        <w:t> srcPos,Object dest, </w:t>
      </w:r>
      <w:r>
        <w:rPr>
          <w:rStyle w:val="keyword"/>
          <w:rFonts w:ascii="inter-regular" w:hAnsi="inter-regular"/>
          <w:b/>
          <w:bCs/>
          <w:color w:val="006699"/>
          <w:bdr w:val="none" w:sz="0" w:space="0" w:color="auto" w:frame="1"/>
        </w:rPr>
        <w:t>int</w:t>
      </w:r>
      <w:r>
        <w:rPr>
          <w:rFonts w:ascii="inter-regular" w:hAnsi="inter-regular"/>
          <w:color w:val="000000"/>
          <w:bdr w:val="none" w:sz="0" w:space="0" w:color="auto" w:frame="1"/>
        </w:rPr>
        <w:t> destPos, </w:t>
      </w:r>
      <w:r>
        <w:rPr>
          <w:rStyle w:val="keyword"/>
          <w:rFonts w:ascii="inter-regular" w:hAnsi="inter-regular"/>
          <w:b/>
          <w:bCs/>
          <w:color w:val="006699"/>
          <w:bdr w:val="none" w:sz="0" w:space="0" w:color="auto" w:frame="1"/>
        </w:rPr>
        <w:t>int</w:t>
      </w:r>
      <w:r>
        <w:rPr>
          <w:rFonts w:ascii="inter-regular" w:hAnsi="inter-regular"/>
          <w:color w:val="000000"/>
          <w:bdr w:val="none" w:sz="0" w:space="0" w:color="auto" w:frame="1"/>
        </w:rPr>
        <w:t> length  </w:t>
      </w:r>
    </w:p>
    <w:p w14:paraId="334BE7EF" w14:textId="77777777" w:rsidR="0055689A" w:rsidRDefault="0055689A" w:rsidP="0055689A">
      <w:pPr>
        <w:pStyle w:val="alt"/>
        <w:numPr>
          <w:ilvl w:val="0"/>
          <w:numId w:val="165"/>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w:t>
      </w:r>
    </w:p>
    <w:p w14:paraId="020D80B0" w14:textId="77777777" w:rsidR="0055689A" w:rsidRDefault="0055689A" w:rsidP="0055689A">
      <w:pPr>
        <w:pStyle w:val="Heading3"/>
        <w:shd w:val="clear" w:color="auto" w:fill="FFFFFF"/>
        <w:spacing w:line="312" w:lineRule="atLeast"/>
        <w:jc w:val="both"/>
        <w:rPr>
          <w:rFonts w:ascii="Helvetica" w:hAnsi="Helvetica"/>
          <w:color w:val="610B4B"/>
          <w:sz w:val="32"/>
          <w:szCs w:val="32"/>
        </w:rPr>
      </w:pPr>
      <w:r>
        <w:rPr>
          <w:rFonts w:ascii="Helvetica" w:hAnsi="Helvetica"/>
          <w:b/>
          <w:bCs/>
          <w:color w:val="610B4B"/>
          <w:sz w:val="32"/>
          <w:szCs w:val="32"/>
        </w:rPr>
        <w:t>Example of Copying an Array in Java</w:t>
      </w:r>
    </w:p>
    <w:p w14:paraId="5B0E90A4" w14:textId="77777777" w:rsidR="0055689A" w:rsidRDefault="0055689A" w:rsidP="0055689A">
      <w:pPr>
        <w:pStyle w:val="alt"/>
        <w:numPr>
          <w:ilvl w:val="0"/>
          <w:numId w:val="166"/>
        </w:numPr>
        <w:spacing w:before="0" w:beforeAutospacing="0" w:after="0" w:afterAutospacing="0" w:line="375" w:lineRule="atLeast"/>
        <w:jc w:val="both"/>
        <w:rPr>
          <w:rFonts w:ascii="inter-regular" w:hAnsi="inter-regular"/>
          <w:color w:val="000000"/>
        </w:rPr>
      </w:pPr>
      <w:r>
        <w:rPr>
          <w:rStyle w:val="comment"/>
          <w:rFonts w:ascii="inter-regular" w:hAnsi="inter-regular"/>
          <w:color w:val="008200"/>
          <w:bdr w:val="none" w:sz="0" w:space="0" w:color="auto" w:frame="1"/>
        </w:rPr>
        <w:t>//Java Program to copy a source array into a destination array in Java</w:t>
      </w:r>
      <w:r>
        <w:rPr>
          <w:rFonts w:ascii="inter-regular" w:hAnsi="inter-regular"/>
          <w:color w:val="000000"/>
          <w:bdr w:val="none" w:sz="0" w:space="0" w:color="auto" w:frame="1"/>
        </w:rPr>
        <w:t>  </w:t>
      </w:r>
    </w:p>
    <w:p w14:paraId="58CFBFF7" w14:textId="77777777" w:rsidR="0055689A" w:rsidRDefault="0055689A" w:rsidP="0055689A">
      <w:pPr>
        <w:numPr>
          <w:ilvl w:val="0"/>
          <w:numId w:val="166"/>
        </w:numPr>
        <w:spacing w:after="0" w:line="375" w:lineRule="atLeast"/>
        <w:jc w:val="both"/>
        <w:rPr>
          <w:rFonts w:ascii="inter-regular" w:hAnsi="inter-regular"/>
          <w:color w:val="000000"/>
        </w:rPr>
      </w:pPr>
      <w:r>
        <w:rPr>
          <w:rStyle w:val="keyword"/>
          <w:rFonts w:ascii="inter-regular" w:hAnsi="inter-regular"/>
          <w:b/>
          <w:bCs/>
          <w:color w:val="006699"/>
          <w:bdr w:val="none" w:sz="0" w:space="0" w:color="auto" w:frame="1"/>
        </w:rPr>
        <w:t>class</w:t>
      </w:r>
      <w:r>
        <w:rPr>
          <w:rFonts w:ascii="inter-regular" w:hAnsi="inter-regular"/>
          <w:color w:val="000000"/>
          <w:bdr w:val="none" w:sz="0" w:space="0" w:color="auto" w:frame="1"/>
        </w:rPr>
        <w:t> TestArrayCopyDemo {  </w:t>
      </w:r>
    </w:p>
    <w:p w14:paraId="35045626" w14:textId="77777777" w:rsidR="0055689A" w:rsidRDefault="0055689A" w:rsidP="0055689A">
      <w:pPr>
        <w:pStyle w:val="alt"/>
        <w:numPr>
          <w:ilvl w:val="0"/>
          <w:numId w:val="166"/>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lastRenderedPageBreak/>
        <w:t>    </w:t>
      </w:r>
      <w:r>
        <w:rPr>
          <w:rStyle w:val="keyword"/>
          <w:rFonts w:ascii="inter-regular" w:hAnsi="inter-regular"/>
          <w:b/>
          <w:bCs/>
          <w:color w:val="006699"/>
          <w:bdr w:val="none" w:sz="0" w:space="0" w:color="auto" w:frame="1"/>
        </w:rPr>
        <w:t>public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static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void</w:t>
      </w:r>
      <w:r>
        <w:rPr>
          <w:rFonts w:ascii="inter-regular" w:hAnsi="inter-regular"/>
          <w:color w:val="000000"/>
          <w:bdr w:val="none" w:sz="0" w:space="0" w:color="auto" w:frame="1"/>
        </w:rPr>
        <w:t> main(String[] args) {  </w:t>
      </w:r>
    </w:p>
    <w:p w14:paraId="0269CD78" w14:textId="77777777" w:rsidR="0055689A" w:rsidRDefault="0055689A" w:rsidP="0055689A">
      <w:pPr>
        <w:numPr>
          <w:ilvl w:val="0"/>
          <w:numId w:val="166"/>
        </w:numPr>
        <w:spacing w:after="0" w:line="375" w:lineRule="atLeast"/>
        <w:jc w:val="both"/>
        <w:rPr>
          <w:rFonts w:ascii="inter-regular" w:hAnsi="inter-regular"/>
          <w:color w:val="000000"/>
        </w:rPr>
      </w:pPr>
      <w:r>
        <w:rPr>
          <w:rFonts w:ascii="inter-regular" w:hAnsi="inter-regular"/>
          <w:color w:val="000000"/>
          <w:bdr w:val="none" w:sz="0" w:space="0" w:color="auto" w:frame="1"/>
        </w:rPr>
        <w:t>        </w:t>
      </w:r>
      <w:r>
        <w:rPr>
          <w:rStyle w:val="comment"/>
          <w:rFonts w:ascii="inter-regular" w:hAnsi="inter-regular"/>
          <w:color w:val="008200"/>
          <w:bdr w:val="none" w:sz="0" w:space="0" w:color="auto" w:frame="1"/>
        </w:rPr>
        <w:t>//declaring a source array</w:t>
      </w:r>
      <w:r>
        <w:rPr>
          <w:rFonts w:ascii="inter-regular" w:hAnsi="inter-regular"/>
          <w:color w:val="000000"/>
          <w:bdr w:val="none" w:sz="0" w:space="0" w:color="auto" w:frame="1"/>
        </w:rPr>
        <w:t>  </w:t>
      </w:r>
    </w:p>
    <w:p w14:paraId="2FFC2A05" w14:textId="77777777" w:rsidR="0055689A" w:rsidRDefault="0055689A" w:rsidP="0055689A">
      <w:pPr>
        <w:pStyle w:val="alt"/>
        <w:numPr>
          <w:ilvl w:val="0"/>
          <w:numId w:val="166"/>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char</w:t>
      </w:r>
      <w:r>
        <w:rPr>
          <w:rFonts w:ascii="inter-regular" w:hAnsi="inter-regular"/>
          <w:color w:val="000000"/>
          <w:bdr w:val="none" w:sz="0" w:space="0" w:color="auto" w:frame="1"/>
        </w:rPr>
        <w:t>[] copyFrom = { </w:t>
      </w:r>
      <w:r>
        <w:rPr>
          <w:rStyle w:val="string"/>
          <w:rFonts w:ascii="inter-regular" w:hAnsi="inter-regular"/>
          <w:color w:val="0000FF"/>
          <w:bdr w:val="none" w:sz="0" w:space="0" w:color="auto" w:frame="1"/>
        </w:rPr>
        <w:t>'d'</w:t>
      </w:r>
      <w:r>
        <w:rPr>
          <w:rFonts w:ascii="inter-regular" w:hAnsi="inter-regular"/>
          <w:color w:val="000000"/>
          <w:bdr w:val="none" w:sz="0" w:space="0" w:color="auto" w:frame="1"/>
        </w:rPr>
        <w:t>, </w:t>
      </w:r>
      <w:r>
        <w:rPr>
          <w:rStyle w:val="string"/>
          <w:rFonts w:ascii="inter-regular" w:hAnsi="inter-regular"/>
          <w:color w:val="0000FF"/>
          <w:bdr w:val="none" w:sz="0" w:space="0" w:color="auto" w:frame="1"/>
        </w:rPr>
        <w:t>'e'</w:t>
      </w:r>
      <w:r>
        <w:rPr>
          <w:rFonts w:ascii="inter-regular" w:hAnsi="inter-regular"/>
          <w:color w:val="000000"/>
          <w:bdr w:val="none" w:sz="0" w:space="0" w:color="auto" w:frame="1"/>
        </w:rPr>
        <w:t>, </w:t>
      </w:r>
      <w:r>
        <w:rPr>
          <w:rStyle w:val="string"/>
          <w:rFonts w:ascii="inter-regular" w:hAnsi="inter-regular"/>
          <w:color w:val="0000FF"/>
          <w:bdr w:val="none" w:sz="0" w:space="0" w:color="auto" w:frame="1"/>
        </w:rPr>
        <w:t>'c'</w:t>
      </w:r>
      <w:r>
        <w:rPr>
          <w:rFonts w:ascii="inter-regular" w:hAnsi="inter-regular"/>
          <w:color w:val="000000"/>
          <w:bdr w:val="none" w:sz="0" w:space="0" w:color="auto" w:frame="1"/>
        </w:rPr>
        <w:t>, </w:t>
      </w:r>
      <w:r>
        <w:rPr>
          <w:rStyle w:val="string"/>
          <w:rFonts w:ascii="inter-regular" w:hAnsi="inter-regular"/>
          <w:color w:val="0000FF"/>
          <w:bdr w:val="none" w:sz="0" w:space="0" w:color="auto" w:frame="1"/>
        </w:rPr>
        <w:t>'a'</w:t>
      </w:r>
      <w:r>
        <w:rPr>
          <w:rFonts w:ascii="inter-regular" w:hAnsi="inter-regular"/>
          <w:color w:val="000000"/>
          <w:bdr w:val="none" w:sz="0" w:space="0" w:color="auto" w:frame="1"/>
        </w:rPr>
        <w:t>, </w:t>
      </w:r>
      <w:r>
        <w:rPr>
          <w:rStyle w:val="string"/>
          <w:rFonts w:ascii="inter-regular" w:hAnsi="inter-regular"/>
          <w:color w:val="0000FF"/>
          <w:bdr w:val="none" w:sz="0" w:space="0" w:color="auto" w:frame="1"/>
        </w:rPr>
        <w:t>'f'</w:t>
      </w:r>
      <w:r>
        <w:rPr>
          <w:rFonts w:ascii="inter-regular" w:hAnsi="inter-regular"/>
          <w:color w:val="000000"/>
          <w:bdr w:val="none" w:sz="0" w:space="0" w:color="auto" w:frame="1"/>
        </w:rPr>
        <w:t>, </w:t>
      </w:r>
      <w:r>
        <w:rPr>
          <w:rStyle w:val="string"/>
          <w:rFonts w:ascii="inter-regular" w:hAnsi="inter-regular"/>
          <w:color w:val="0000FF"/>
          <w:bdr w:val="none" w:sz="0" w:space="0" w:color="auto" w:frame="1"/>
        </w:rPr>
        <w:t>'f'</w:t>
      </w:r>
      <w:r>
        <w:rPr>
          <w:rFonts w:ascii="inter-regular" w:hAnsi="inter-regular"/>
          <w:color w:val="000000"/>
          <w:bdr w:val="none" w:sz="0" w:space="0" w:color="auto" w:frame="1"/>
        </w:rPr>
        <w:t>, </w:t>
      </w:r>
      <w:r>
        <w:rPr>
          <w:rStyle w:val="string"/>
          <w:rFonts w:ascii="inter-regular" w:hAnsi="inter-regular"/>
          <w:color w:val="0000FF"/>
          <w:bdr w:val="none" w:sz="0" w:space="0" w:color="auto" w:frame="1"/>
        </w:rPr>
        <w:t>'e'</w:t>
      </w:r>
      <w:r>
        <w:rPr>
          <w:rFonts w:ascii="inter-regular" w:hAnsi="inter-regular"/>
          <w:color w:val="000000"/>
          <w:bdr w:val="none" w:sz="0" w:space="0" w:color="auto" w:frame="1"/>
        </w:rPr>
        <w:t>,  </w:t>
      </w:r>
    </w:p>
    <w:p w14:paraId="77E4C8D9" w14:textId="77777777" w:rsidR="0055689A" w:rsidRDefault="0055689A" w:rsidP="0055689A">
      <w:pPr>
        <w:numPr>
          <w:ilvl w:val="0"/>
          <w:numId w:val="166"/>
        </w:numPr>
        <w:spacing w:after="0" w:line="375" w:lineRule="atLeast"/>
        <w:jc w:val="both"/>
        <w:rPr>
          <w:rFonts w:ascii="inter-regular" w:hAnsi="inter-regular"/>
          <w:color w:val="000000"/>
        </w:rPr>
      </w:pPr>
      <w:r>
        <w:rPr>
          <w:rFonts w:ascii="inter-regular" w:hAnsi="inter-regular"/>
          <w:color w:val="000000"/>
          <w:bdr w:val="none" w:sz="0" w:space="0" w:color="auto" w:frame="1"/>
        </w:rPr>
        <w:t>                </w:t>
      </w:r>
      <w:r>
        <w:rPr>
          <w:rStyle w:val="string"/>
          <w:rFonts w:ascii="inter-regular" w:hAnsi="inter-regular"/>
          <w:color w:val="0000FF"/>
          <w:bdr w:val="none" w:sz="0" w:space="0" w:color="auto" w:frame="1"/>
        </w:rPr>
        <w:t>'i'</w:t>
      </w:r>
      <w:r>
        <w:rPr>
          <w:rFonts w:ascii="inter-regular" w:hAnsi="inter-regular"/>
          <w:color w:val="000000"/>
          <w:bdr w:val="none" w:sz="0" w:space="0" w:color="auto" w:frame="1"/>
        </w:rPr>
        <w:t>, </w:t>
      </w:r>
      <w:r>
        <w:rPr>
          <w:rStyle w:val="string"/>
          <w:rFonts w:ascii="inter-regular" w:hAnsi="inter-regular"/>
          <w:color w:val="0000FF"/>
          <w:bdr w:val="none" w:sz="0" w:space="0" w:color="auto" w:frame="1"/>
        </w:rPr>
        <w:t>'n'</w:t>
      </w:r>
      <w:r>
        <w:rPr>
          <w:rFonts w:ascii="inter-regular" w:hAnsi="inter-regular"/>
          <w:color w:val="000000"/>
          <w:bdr w:val="none" w:sz="0" w:space="0" w:color="auto" w:frame="1"/>
        </w:rPr>
        <w:t>, </w:t>
      </w:r>
      <w:r>
        <w:rPr>
          <w:rStyle w:val="string"/>
          <w:rFonts w:ascii="inter-regular" w:hAnsi="inter-regular"/>
          <w:color w:val="0000FF"/>
          <w:bdr w:val="none" w:sz="0" w:space="0" w:color="auto" w:frame="1"/>
        </w:rPr>
        <w:t>'a'</w:t>
      </w:r>
      <w:r>
        <w:rPr>
          <w:rFonts w:ascii="inter-regular" w:hAnsi="inter-regular"/>
          <w:color w:val="000000"/>
          <w:bdr w:val="none" w:sz="0" w:space="0" w:color="auto" w:frame="1"/>
        </w:rPr>
        <w:t>, </w:t>
      </w:r>
      <w:r>
        <w:rPr>
          <w:rStyle w:val="string"/>
          <w:rFonts w:ascii="inter-regular" w:hAnsi="inter-regular"/>
          <w:color w:val="0000FF"/>
          <w:bdr w:val="none" w:sz="0" w:space="0" w:color="auto" w:frame="1"/>
        </w:rPr>
        <w:t>'t'</w:t>
      </w:r>
      <w:r>
        <w:rPr>
          <w:rFonts w:ascii="inter-regular" w:hAnsi="inter-regular"/>
          <w:color w:val="000000"/>
          <w:bdr w:val="none" w:sz="0" w:space="0" w:color="auto" w:frame="1"/>
        </w:rPr>
        <w:t>, </w:t>
      </w:r>
      <w:r>
        <w:rPr>
          <w:rStyle w:val="string"/>
          <w:rFonts w:ascii="inter-regular" w:hAnsi="inter-regular"/>
          <w:color w:val="0000FF"/>
          <w:bdr w:val="none" w:sz="0" w:space="0" w:color="auto" w:frame="1"/>
        </w:rPr>
        <w:t>'e'</w:t>
      </w:r>
      <w:r>
        <w:rPr>
          <w:rFonts w:ascii="inter-regular" w:hAnsi="inter-regular"/>
          <w:color w:val="000000"/>
          <w:bdr w:val="none" w:sz="0" w:space="0" w:color="auto" w:frame="1"/>
        </w:rPr>
        <w:t>, </w:t>
      </w:r>
      <w:r>
        <w:rPr>
          <w:rStyle w:val="string"/>
          <w:rFonts w:ascii="inter-regular" w:hAnsi="inter-regular"/>
          <w:color w:val="0000FF"/>
          <w:bdr w:val="none" w:sz="0" w:space="0" w:color="auto" w:frame="1"/>
        </w:rPr>
        <w:t>'d'</w:t>
      </w:r>
      <w:r>
        <w:rPr>
          <w:rFonts w:ascii="inter-regular" w:hAnsi="inter-regular"/>
          <w:color w:val="000000"/>
          <w:bdr w:val="none" w:sz="0" w:space="0" w:color="auto" w:frame="1"/>
        </w:rPr>
        <w:t> };  </w:t>
      </w:r>
    </w:p>
    <w:p w14:paraId="1EFA252B" w14:textId="77777777" w:rsidR="0055689A" w:rsidRDefault="0055689A" w:rsidP="0055689A">
      <w:pPr>
        <w:pStyle w:val="alt"/>
        <w:numPr>
          <w:ilvl w:val="0"/>
          <w:numId w:val="166"/>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w:t>
      </w:r>
      <w:r>
        <w:rPr>
          <w:rStyle w:val="comment"/>
          <w:rFonts w:ascii="inter-regular" w:hAnsi="inter-regular"/>
          <w:color w:val="008200"/>
          <w:bdr w:val="none" w:sz="0" w:space="0" w:color="auto" w:frame="1"/>
        </w:rPr>
        <w:t>//declaring a destination array</w:t>
      </w:r>
      <w:r>
        <w:rPr>
          <w:rFonts w:ascii="inter-regular" w:hAnsi="inter-regular"/>
          <w:color w:val="000000"/>
          <w:bdr w:val="none" w:sz="0" w:space="0" w:color="auto" w:frame="1"/>
        </w:rPr>
        <w:t>  </w:t>
      </w:r>
    </w:p>
    <w:p w14:paraId="7D70B1AB" w14:textId="77777777" w:rsidR="0055689A" w:rsidRDefault="0055689A" w:rsidP="0055689A">
      <w:pPr>
        <w:numPr>
          <w:ilvl w:val="0"/>
          <w:numId w:val="166"/>
        </w:numPr>
        <w:spacing w:after="0" w:line="375" w:lineRule="atLeast"/>
        <w:jc w:val="both"/>
        <w:rPr>
          <w:rFonts w:ascii="inter-regular" w:hAnsi="inter-regular"/>
          <w:color w:val="000000"/>
        </w:rPr>
      </w:pP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char</w:t>
      </w:r>
      <w:r>
        <w:rPr>
          <w:rFonts w:ascii="inter-regular" w:hAnsi="inter-regular"/>
          <w:color w:val="000000"/>
          <w:bdr w:val="none" w:sz="0" w:space="0" w:color="auto" w:frame="1"/>
        </w:rPr>
        <w:t>[] copyTo = </w:t>
      </w:r>
      <w:r>
        <w:rPr>
          <w:rStyle w:val="keyword"/>
          <w:rFonts w:ascii="inter-regular" w:hAnsi="inter-regular"/>
          <w:b/>
          <w:bCs/>
          <w:color w:val="006699"/>
          <w:bdr w:val="none" w:sz="0" w:space="0" w:color="auto" w:frame="1"/>
        </w:rPr>
        <w:t>new</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char</w:t>
      </w:r>
      <w:r>
        <w:rPr>
          <w:rFonts w:ascii="inter-regular" w:hAnsi="inter-regular"/>
          <w:color w:val="000000"/>
          <w:bdr w:val="none" w:sz="0" w:space="0" w:color="auto" w:frame="1"/>
        </w:rPr>
        <w:t>[</w:t>
      </w:r>
      <w:r>
        <w:rPr>
          <w:rStyle w:val="number"/>
          <w:rFonts w:ascii="inter-regular" w:hAnsi="inter-regular"/>
          <w:color w:val="C00000"/>
          <w:bdr w:val="none" w:sz="0" w:space="0" w:color="auto" w:frame="1"/>
        </w:rPr>
        <w:t>7</w:t>
      </w:r>
      <w:r>
        <w:rPr>
          <w:rFonts w:ascii="inter-regular" w:hAnsi="inter-regular"/>
          <w:color w:val="000000"/>
          <w:bdr w:val="none" w:sz="0" w:space="0" w:color="auto" w:frame="1"/>
        </w:rPr>
        <w:t>];  </w:t>
      </w:r>
    </w:p>
    <w:p w14:paraId="675CDF29" w14:textId="77777777" w:rsidR="0055689A" w:rsidRDefault="0055689A" w:rsidP="0055689A">
      <w:pPr>
        <w:pStyle w:val="alt"/>
        <w:numPr>
          <w:ilvl w:val="0"/>
          <w:numId w:val="166"/>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w:t>
      </w:r>
      <w:r>
        <w:rPr>
          <w:rStyle w:val="comment"/>
          <w:rFonts w:ascii="inter-regular" w:hAnsi="inter-regular"/>
          <w:color w:val="008200"/>
          <w:bdr w:val="none" w:sz="0" w:space="0" w:color="auto" w:frame="1"/>
        </w:rPr>
        <w:t>//copying array using System.arraycopy() method</w:t>
      </w:r>
      <w:r>
        <w:rPr>
          <w:rFonts w:ascii="inter-regular" w:hAnsi="inter-regular"/>
          <w:color w:val="000000"/>
          <w:bdr w:val="none" w:sz="0" w:space="0" w:color="auto" w:frame="1"/>
        </w:rPr>
        <w:t>  </w:t>
      </w:r>
    </w:p>
    <w:p w14:paraId="70EA136A" w14:textId="77777777" w:rsidR="0055689A" w:rsidRDefault="0055689A" w:rsidP="0055689A">
      <w:pPr>
        <w:numPr>
          <w:ilvl w:val="0"/>
          <w:numId w:val="166"/>
        </w:numPr>
        <w:spacing w:after="0" w:line="375" w:lineRule="atLeast"/>
        <w:jc w:val="both"/>
        <w:rPr>
          <w:rFonts w:ascii="inter-regular" w:hAnsi="inter-regular"/>
          <w:color w:val="000000"/>
        </w:rPr>
      </w:pPr>
      <w:r>
        <w:rPr>
          <w:rFonts w:ascii="inter-regular" w:hAnsi="inter-regular"/>
          <w:color w:val="000000"/>
          <w:bdr w:val="none" w:sz="0" w:space="0" w:color="auto" w:frame="1"/>
        </w:rPr>
        <w:t>        System.arraycopy(copyFrom, </w:t>
      </w:r>
      <w:r>
        <w:rPr>
          <w:rStyle w:val="number"/>
          <w:rFonts w:ascii="inter-regular" w:hAnsi="inter-regular"/>
          <w:color w:val="C00000"/>
          <w:bdr w:val="none" w:sz="0" w:space="0" w:color="auto" w:frame="1"/>
        </w:rPr>
        <w:t>2</w:t>
      </w:r>
      <w:r>
        <w:rPr>
          <w:rFonts w:ascii="inter-regular" w:hAnsi="inter-regular"/>
          <w:color w:val="000000"/>
          <w:bdr w:val="none" w:sz="0" w:space="0" w:color="auto" w:frame="1"/>
        </w:rPr>
        <w:t>, copyTo, </w:t>
      </w:r>
      <w:r>
        <w:rPr>
          <w:rStyle w:val="number"/>
          <w:rFonts w:ascii="inter-regular" w:hAnsi="inter-regular"/>
          <w:color w:val="C00000"/>
          <w:bdr w:val="none" w:sz="0" w:space="0" w:color="auto" w:frame="1"/>
        </w:rPr>
        <w:t>0</w:t>
      </w:r>
      <w:r>
        <w:rPr>
          <w:rFonts w:ascii="inter-regular" w:hAnsi="inter-regular"/>
          <w:color w:val="000000"/>
          <w:bdr w:val="none" w:sz="0" w:space="0" w:color="auto" w:frame="1"/>
        </w:rPr>
        <w:t>, </w:t>
      </w:r>
      <w:r>
        <w:rPr>
          <w:rStyle w:val="number"/>
          <w:rFonts w:ascii="inter-regular" w:hAnsi="inter-regular"/>
          <w:color w:val="C00000"/>
          <w:bdr w:val="none" w:sz="0" w:space="0" w:color="auto" w:frame="1"/>
        </w:rPr>
        <w:t>7</w:t>
      </w:r>
      <w:r>
        <w:rPr>
          <w:rFonts w:ascii="inter-regular" w:hAnsi="inter-regular"/>
          <w:color w:val="000000"/>
          <w:bdr w:val="none" w:sz="0" w:space="0" w:color="auto" w:frame="1"/>
        </w:rPr>
        <w:t>);  </w:t>
      </w:r>
    </w:p>
    <w:p w14:paraId="5EF7BC72" w14:textId="77777777" w:rsidR="0055689A" w:rsidRDefault="0055689A" w:rsidP="0055689A">
      <w:pPr>
        <w:pStyle w:val="alt"/>
        <w:numPr>
          <w:ilvl w:val="0"/>
          <w:numId w:val="166"/>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w:t>
      </w:r>
      <w:r>
        <w:rPr>
          <w:rStyle w:val="comment"/>
          <w:rFonts w:ascii="inter-regular" w:hAnsi="inter-regular"/>
          <w:color w:val="008200"/>
          <w:bdr w:val="none" w:sz="0" w:space="0" w:color="auto" w:frame="1"/>
        </w:rPr>
        <w:t>//printing the destination array</w:t>
      </w:r>
      <w:r>
        <w:rPr>
          <w:rFonts w:ascii="inter-regular" w:hAnsi="inter-regular"/>
          <w:color w:val="000000"/>
          <w:bdr w:val="none" w:sz="0" w:space="0" w:color="auto" w:frame="1"/>
        </w:rPr>
        <w:t>  </w:t>
      </w:r>
    </w:p>
    <w:p w14:paraId="610553D4" w14:textId="77777777" w:rsidR="0055689A" w:rsidRDefault="0055689A" w:rsidP="0055689A">
      <w:pPr>
        <w:numPr>
          <w:ilvl w:val="0"/>
          <w:numId w:val="166"/>
        </w:numPr>
        <w:spacing w:after="0" w:line="375" w:lineRule="atLeast"/>
        <w:jc w:val="both"/>
        <w:rPr>
          <w:rFonts w:ascii="inter-regular" w:hAnsi="inter-regular"/>
          <w:color w:val="000000"/>
        </w:rPr>
      </w:pPr>
      <w:r>
        <w:rPr>
          <w:rFonts w:ascii="inter-regular" w:hAnsi="inter-regular"/>
          <w:color w:val="000000"/>
          <w:bdr w:val="none" w:sz="0" w:space="0" w:color="auto" w:frame="1"/>
        </w:rPr>
        <w:t>        System.out.println(String.valueOf(copyTo));  </w:t>
      </w:r>
    </w:p>
    <w:p w14:paraId="246DD3DE" w14:textId="77777777" w:rsidR="0055689A" w:rsidRDefault="0055689A" w:rsidP="0055689A">
      <w:pPr>
        <w:pStyle w:val="alt"/>
        <w:numPr>
          <w:ilvl w:val="0"/>
          <w:numId w:val="166"/>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  </w:t>
      </w:r>
    </w:p>
    <w:p w14:paraId="2465BC0C" w14:textId="77777777" w:rsidR="0055689A" w:rsidRDefault="0055689A" w:rsidP="0055689A">
      <w:pPr>
        <w:numPr>
          <w:ilvl w:val="0"/>
          <w:numId w:val="166"/>
        </w:numPr>
        <w:spacing w:after="0" w:line="375" w:lineRule="atLeast"/>
        <w:jc w:val="both"/>
        <w:rPr>
          <w:rFonts w:ascii="inter-regular" w:hAnsi="inter-regular"/>
          <w:color w:val="000000"/>
        </w:rPr>
      </w:pPr>
      <w:r>
        <w:rPr>
          <w:rFonts w:ascii="inter-regular" w:hAnsi="inter-regular"/>
          <w:color w:val="000000"/>
          <w:bdr w:val="none" w:sz="0" w:space="0" w:color="auto" w:frame="1"/>
        </w:rPr>
        <w:t>}  </w:t>
      </w:r>
    </w:p>
    <w:p w14:paraId="6DEBEE60" w14:textId="77777777" w:rsidR="0055689A" w:rsidRDefault="0055689A" w:rsidP="0055689A">
      <w:pPr>
        <w:spacing w:line="240" w:lineRule="auto"/>
        <w:rPr>
          <w:rFonts w:ascii="Times New Roman" w:hAnsi="Times New Roman"/>
        </w:rPr>
      </w:pPr>
      <w:hyperlink r:id="rId144" w:tgtFrame="_blank" w:history="1">
        <w:r>
          <w:rPr>
            <w:rStyle w:val="Hyperlink"/>
            <w:rFonts w:ascii="Verdana" w:hAnsi="Verdana"/>
            <w:b/>
            <w:bCs/>
            <w:color w:val="FFFFFF"/>
            <w:sz w:val="20"/>
            <w:szCs w:val="20"/>
            <w:shd w:val="clear" w:color="auto" w:fill="4CAF50"/>
          </w:rPr>
          <w:t>Test it Now</w:t>
        </w:r>
      </w:hyperlink>
    </w:p>
    <w:p w14:paraId="0F24C6CC" w14:textId="77777777" w:rsidR="0055689A" w:rsidRDefault="0055689A" w:rsidP="0055689A">
      <w:pPr>
        <w:pStyle w:val="NormalWeb"/>
        <w:shd w:val="clear" w:color="auto" w:fill="FFFFFF"/>
        <w:jc w:val="both"/>
        <w:rPr>
          <w:rFonts w:ascii="inter-regular" w:hAnsi="inter-regular"/>
          <w:color w:val="333333"/>
        </w:rPr>
      </w:pPr>
      <w:r>
        <w:rPr>
          <w:rFonts w:ascii="inter-regular" w:hAnsi="inter-regular"/>
          <w:color w:val="333333"/>
        </w:rPr>
        <w:t>Output:</w:t>
      </w:r>
    </w:p>
    <w:p w14:paraId="10EB4592" w14:textId="77777777" w:rsidR="0055689A" w:rsidRDefault="0055689A" w:rsidP="0055689A">
      <w:pPr>
        <w:pStyle w:val="HTMLPreformatted"/>
        <w:shd w:val="clear" w:color="auto" w:fill="EEEEEE"/>
        <w:jc w:val="both"/>
        <w:rPr>
          <w:color w:val="535559"/>
        </w:rPr>
      </w:pPr>
      <w:r>
        <w:rPr>
          <w:color w:val="535559"/>
        </w:rPr>
        <w:t>caffein</w:t>
      </w:r>
    </w:p>
    <w:p w14:paraId="2CD8B421" w14:textId="77777777" w:rsidR="0055689A" w:rsidRDefault="00000000" w:rsidP="0055689A">
      <w:pPr>
        <w:rPr>
          <w:rFonts w:ascii="Times New Roman" w:hAnsi="Times New Roman"/>
        </w:rPr>
      </w:pPr>
      <w:r>
        <w:pict w14:anchorId="1301A889">
          <v:rect id="_x0000_i1078" style="width:0;height:.75pt" o:hrstd="t" o:hrnoshade="t" o:hr="t" fillcolor="#d4d4d4" stroked="f"/>
        </w:pict>
      </w:r>
    </w:p>
    <w:p w14:paraId="10831169" w14:textId="77777777" w:rsidR="0055689A" w:rsidRDefault="0055689A" w:rsidP="0055689A">
      <w:pPr>
        <w:pStyle w:val="Heading2"/>
        <w:shd w:val="clear" w:color="auto" w:fill="FFFFFF"/>
        <w:spacing w:line="312" w:lineRule="atLeast"/>
        <w:jc w:val="both"/>
        <w:rPr>
          <w:rFonts w:ascii="Helvetica" w:hAnsi="Helvetica"/>
          <w:b w:val="0"/>
          <w:bCs w:val="0"/>
          <w:color w:val="610B38"/>
          <w:sz w:val="38"/>
          <w:szCs w:val="38"/>
        </w:rPr>
      </w:pPr>
      <w:r>
        <w:rPr>
          <w:rFonts w:ascii="Helvetica" w:hAnsi="Helvetica"/>
          <w:b w:val="0"/>
          <w:bCs w:val="0"/>
          <w:color w:val="610B38"/>
          <w:sz w:val="38"/>
          <w:szCs w:val="38"/>
        </w:rPr>
        <w:t>Cloning an Array in Java</w:t>
      </w:r>
    </w:p>
    <w:p w14:paraId="0F3F9E32" w14:textId="77777777" w:rsidR="0055689A" w:rsidRDefault="0055689A" w:rsidP="0055689A">
      <w:pPr>
        <w:pStyle w:val="NormalWeb"/>
        <w:shd w:val="clear" w:color="auto" w:fill="FFFFFF"/>
        <w:jc w:val="both"/>
        <w:rPr>
          <w:rFonts w:ascii="inter-regular" w:hAnsi="inter-regular"/>
          <w:color w:val="333333"/>
        </w:rPr>
      </w:pPr>
      <w:r>
        <w:rPr>
          <w:rFonts w:ascii="inter-regular" w:hAnsi="inter-regular"/>
          <w:color w:val="333333"/>
        </w:rPr>
        <w:t>Since, Java array implements the Cloneable interface, we can create the clone of the Java array. If we create the clone of a single-dimensional array, it creates the deep copy of the Java array. It means, it will copy the actual value. But, if we create the clone of a multidimensional array, it creates the shallow copy of the Java array which means it copies the references.</w:t>
      </w:r>
    </w:p>
    <w:p w14:paraId="16A4AEB8" w14:textId="77777777" w:rsidR="0055689A" w:rsidRDefault="0055689A" w:rsidP="0055689A">
      <w:pPr>
        <w:pStyle w:val="alt"/>
        <w:numPr>
          <w:ilvl w:val="0"/>
          <w:numId w:val="167"/>
        </w:numPr>
        <w:spacing w:before="0" w:beforeAutospacing="0" w:after="0" w:afterAutospacing="0" w:line="375" w:lineRule="atLeast"/>
        <w:jc w:val="both"/>
        <w:rPr>
          <w:rFonts w:ascii="inter-regular" w:hAnsi="inter-regular"/>
          <w:color w:val="000000"/>
        </w:rPr>
      </w:pPr>
      <w:r>
        <w:rPr>
          <w:rStyle w:val="comment"/>
          <w:rFonts w:ascii="inter-regular" w:hAnsi="inter-regular"/>
          <w:color w:val="008200"/>
          <w:bdr w:val="none" w:sz="0" w:space="0" w:color="auto" w:frame="1"/>
        </w:rPr>
        <w:t>//Java Program to clone the array</w:t>
      </w:r>
      <w:r>
        <w:rPr>
          <w:rFonts w:ascii="inter-regular" w:hAnsi="inter-regular"/>
          <w:color w:val="000000"/>
          <w:bdr w:val="none" w:sz="0" w:space="0" w:color="auto" w:frame="1"/>
        </w:rPr>
        <w:t>  </w:t>
      </w:r>
    </w:p>
    <w:p w14:paraId="46CF986B" w14:textId="77777777" w:rsidR="0055689A" w:rsidRDefault="0055689A" w:rsidP="0055689A">
      <w:pPr>
        <w:numPr>
          <w:ilvl w:val="0"/>
          <w:numId w:val="167"/>
        </w:numPr>
        <w:spacing w:after="0" w:line="375" w:lineRule="atLeast"/>
        <w:jc w:val="both"/>
        <w:rPr>
          <w:rFonts w:ascii="inter-regular" w:hAnsi="inter-regular"/>
          <w:color w:val="000000"/>
        </w:rPr>
      </w:pPr>
      <w:r>
        <w:rPr>
          <w:rStyle w:val="keyword"/>
          <w:rFonts w:ascii="inter-regular" w:hAnsi="inter-regular"/>
          <w:b/>
          <w:bCs/>
          <w:color w:val="006699"/>
          <w:bdr w:val="none" w:sz="0" w:space="0" w:color="auto" w:frame="1"/>
        </w:rPr>
        <w:t>class</w:t>
      </w:r>
      <w:r>
        <w:rPr>
          <w:rFonts w:ascii="inter-regular" w:hAnsi="inter-regular"/>
          <w:color w:val="000000"/>
          <w:bdr w:val="none" w:sz="0" w:space="0" w:color="auto" w:frame="1"/>
        </w:rPr>
        <w:t> Testarray1{  </w:t>
      </w:r>
    </w:p>
    <w:p w14:paraId="251716F7" w14:textId="77777777" w:rsidR="0055689A" w:rsidRDefault="0055689A" w:rsidP="0055689A">
      <w:pPr>
        <w:pStyle w:val="alt"/>
        <w:numPr>
          <w:ilvl w:val="0"/>
          <w:numId w:val="167"/>
        </w:numPr>
        <w:spacing w:before="0" w:beforeAutospacing="0" w:after="0" w:afterAutospacing="0" w:line="375" w:lineRule="atLeast"/>
        <w:jc w:val="both"/>
        <w:rPr>
          <w:rFonts w:ascii="inter-regular" w:hAnsi="inter-regular"/>
          <w:color w:val="000000"/>
        </w:rPr>
      </w:pPr>
      <w:r>
        <w:rPr>
          <w:rStyle w:val="keyword"/>
          <w:rFonts w:ascii="inter-regular" w:hAnsi="inter-regular"/>
          <w:b/>
          <w:bCs/>
          <w:color w:val="006699"/>
          <w:bdr w:val="none" w:sz="0" w:space="0" w:color="auto" w:frame="1"/>
        </w:rPr>
        <w:t>public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static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void</w:t>
      </w:r>
      <w:r>
        <w:rPr>
          <w:rFonts w:ascii="inter-regular" w:hAnsi="inter-regular"/>
          <w:color w:val="000000"/>
          <w:bdr w:val="none" w:sz="0" w:space="0" w:color="auto" w:frame="1"/>
        </w:rPr>
        <w:t> main(String args[]){  </w:t>
      </w:r>
    </w:p>
    <w:p w14:paraId="01D8D042" w14:textId="77777777" w:rsidR="0055689A" w:rsidRDefault="0055689A" w:rsidP="0055689A">
      <w:pPr>
        <w:numPr>
          <w:ilvl w:val="0"/>
          <w:numId w:val="167"/>
        </w:numPr>
        <w:spacing w:after="0" w:line="375" w:lineRule="atLeast"/>
        <w:jc w:val="both"/>
        <w:rPr>
          <w:rFonts w:ascii="inter-regular" w:hAnsi="inter-regular"/>
          <w:color w:val="000000"/>
        </w:rPr>
      </w:pPr>
      <w:r>
        <w:rPr>
          <w:rStyle w:val="keyword"/>
          <w:rFonts w:ascii="inter-regular" w:hAnsi="inter-regular"/>
          <w:b/>
          <w:bCs/>
          <w:color w:val="006699"/>
          <w:bdr w:val="none" w:sz="0" w:space="0" w:color="auto" w:frame="1"/>
        </w:rPr>
        <w:t>int</w:t>
      </w:r>
      <w:r>
        <w:rPr>
          <w:rFonts w:ascii="inter-regular" w:hAnsi="inter-regular"/>
          <w:color w:val="000000"/>
          <w:bdr w:val="none" w:sz="0" w:space="0" w:color="auto" w:frame="1"/>
        </w:rPr>
        <w:t> arr[]={</w:t>
      </w:r>
      <w:r>
        <w:rPr>
          <w:rStyle w:val="number"/>
          <w:rFonts w:ascii="inter-regular" w:hAnsi="inter-regular"/>
          <w:color w:val="C00000"/>
          <w:bdr w:val="none" w:sz="0" w:space="0" w:color="auto" w:frame="1"/>
        </w:rPr>
        <w:t>33</w:t>
      </w:r>
      <w:r>
        <w:rPr>
          <w:rFonts w:ascii="inter-regular" w:hAnsi="inter-regular"/>
          <w:color w:val="000000"/>
          <w:bdr w:val="none" w:sz="0" w:space="0" w:color="auto" w:frame="1"/>
        </w:rPr>
        <w:t>,</w:t>
      </w:r>
      <w:r>
        <w:rPr>
          <w:rStyle w:val="number"/>
          <w:rFonts w:ascii="inter-regular" w:hAnsi="inter-regular"/>
          <w:color w:val="C00000"/>
          <w:bdr w:val="none" w:sz="0" w:space="0" w:color="auto" w:frame="1"/>
        </w:rPr>
        <w:t>3</w:t>
      </w:r>
      <w:r>
        <w:rPr>
          <w:rFonts w:ascii="inter-regular" w:hAnsi="inter-regular"/>
          <w:color w:val="000000"/>
          <w:bdr w:val="none" w:sz="0" w:space="0" w:color="auto" w:frame="1"/>
        </w:rPr>
        <w:t>,</w:t>
      </w:r>
      <w:r>
        <w:rPr>
          <w:rStyle w:val="number"/>
          <w:rFonts w:ascii="inter-regular" w:hAnsi="inter-regular"/>
          <w:color w:val="C00000"/>
          <w:bdr w:val="none" w:sz="0" w:space="0" w:color="auto" w:frame="1"/>
        </w:rPr>
        <w:t>4</w:t>
      </w:r>
      <w:r>
        <w:rPr>
          <w:rFonts w:ascii="inter-regular" w:hAnsi="inter-regular"/>
          <w:color w:val="000000"/>
          <w:bdr w:val="none" w:sz="0" w:space="0" w:color="auto" w:frame="1"/>
        </w:rPr>
        <w:t>,</w:t>
      </w:r>
      <w:r>
        <w:rPr>
          <w:rStyle w:val="number"/>
          <w:rFonts w:ascii="inter-regular" w:hAnsi="inter-regular"/>
          <w:color w:val="C00000"/>
          <w:bdr w:val="none" w:sz="0" w:space="0" w:color="auto" w:frame="1"/>
        </w:rPr>
        <w:t>5</w:t>
      </w:r>
      <w:r>
        <w:rPr>
          <w:rFonts w:ascii="inter-regular" w:hAnsi="inter-regular"/>
          <w:color w:val="000000"/>
          <w:bdr w:val="none" w:sz="0" w:space="0" w:color="auto" w:frame="1"/>
        </w:rPr>
        <w:t>};  </w:t>
      </w:r>
    </w:p>
    <w:p w14:paraId="75BA353C" w14:textId="77777777" w:rsidR="0055689A" w:rsidRDefault="0055689A" w:rsidP="0055689A">
      <w:pPr>
        <w:pStyle w:val="alt"/>
        <w:numPr>
          <w:ilvl w:val="0"/>
          <w:numId w:val="167"/>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System.out.println(</w:t>
      </w:r>
      <w:r>
        <w:rPr>
          <w:rStyle w:val="string"/>
          <w:rFonts w:ascii="inter-regular" w:hAnsi="inter-regular"/>
          <w:color w:val="0000FF"/>
          <w:bdr w:val="none" w:sz="0" w:space="0" w:color="auto" w:frame="1"/>
        </w:rPr>
        <w:t>"Printing original array:"</w:t>
      </w:r>
      <w:r>
        <w:rPr>
          <w:rFonts w:ascii="inter-regular" w:hAnsi="inter-regular"/>
          <w:color w:val="000000"/>
          <w:bdr w:val="none" w:sz="0" w:space="0" w:color="auto" w:frame="1"/>
        </w:rPr>
        <w:t>);  </w:t>
      </w:r>
    </w:p>
    <w:p w14:paraId="03994706" w14:textId="77777777" w:rsidR="0055689A" w:rsidRDefault="0055689A" w:rsidP="0055689A">
      <w:pPr>
        <w:numPr>
          <w:ilvl w:val="0"/>
          <w:numId w:val="167"/>
        </w:numPr>
        <w:spacing w:after="0" w:line="375" w:lineRule="atLeast"/>
        <w:jc w:val="both"/>
        <w:rPr>
          <w:rFonts w:ascii="inter-regular" w:hAnsi="inter-regular"/>
          <w:color w:val="000000"/>
        </w:rPr>
      </w:pPr>
      <w:r>
        <w:rPr>
          <w:rStyle w:val="keyword"/>
          <w:rFonts w:ascii="inter-regular" w:hAnsi="inter-regular"/>
          <w:b/>
          <w:bCs/>
          <w:color w:val="006699"/>
          <w:bdr w:val="none" w:sz="0" w:space="0" w:color="auto" w:frame="1"/>
        </w:rPr>
        <w:t>for</w:t>
      </w:r>
      <w:r>
        <w:rPr>
          <w:rFonts w:ascii="inter-regular" w:hAnsi="inter-regular"/>
          <w:color w:val="000000"/>
          <w:bdr w:val="none" w:sz="0" w:space="0" w:color="auto" w:frame="1"/>
        </w:rPr>
        <w:t>(</w:t>
      </w:r>
      <w:r>
        <w:rPr>
          <w:rStyle w:val="keyword"/>
          <w:rFonts w:ascii="inter-regular" w:hAnsi="inter-regular"/>
          <w:b/>
          <w:bCs/>
          <w:color w:val="006699"/>
          <w:bdr w:val="none" w:sz="0" w:space="0" w:color="auto" w:frame="1"/>
        </w:rPr>
        <w:t>int</w:t>
      </w:r>
      <w:r>
        <w:rPr>
          <w:rFonts w:ascii="inter-regular" w:hAnsi="inter-regular"/>
          <w:color w:val="000000"/>
          <w:bdr w:val="none" w:sz="0" w:space="0" w:color="auto" w:frame="1"/>
        </w:rPr>
        <w:t> i:arr)  </w:t>
      </w:r>
    </w:p>
    <w:p w14:paraId="2A465DEA" w14:textId="77777777" w:rsidR="0055689A" w:rsidRDefault="0055689A" w:rsidP="0055689A">
      <w:pPr>
        <w:pStyle w:val="alt"/>
        <w:numPr>
          <w:ilvl w:val="0"/>
          <w:numId w:val="167"/>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System.out.println(i);  </w:t>
      </w:r>
    </w:p>
    <w:p w14:paraId="688D9E57" w14:textId="77777777" w:rsidR="0055689A" w:rsidRDefault="0055689A" w:rsidP="0055689A">
      <w:pPr>
        <w:numPr>
          <w:ilvl w:val="0"/>
          <w:numId w:val="167"/>
        </w:numPr>
        <w:spacing w:after="0" w:line="375" w:lineRule="atLeast"/>
        <w:jc w:val="both"/>
        <w:rPr>
          <w:rFonts w:ascii="inter-regular" w:hAnsi="inter-regular"/>
          <w:color w:val="000000"/>
        </w:rPr>
      </w:pPr>
      <w:r>
        <w:rPr>
          <w:rFonts w:ascii="inter-regular" w:hAnsi="inter-regular"/>
          <w:color w:val="000000"/>
          <w:bdr w:val="none" w:sz="0" w:space="0" w:color="auto" w:frame="1"/>
        </w:rPr>
        <w:t>  </w:t>
      </w:r>
    </w:p>
    <w:p w14:paraId="1C00629F" w14:textId="77777777" w:rsidR="0055689A" w:rsidRDefault="0055689A" w:rsidP="0055689A">
      <w:pPr>
        <w:pStyle w:val="alt"/>
        <w:numPr>
          <w:ilvl w:val="0"/>
          <w:numId w:val="167"/>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System.out.println(</w:t>
      </w:r>
      <w:r>
        <w:rPr>
          <w:rStyle w:val="string"/>
          <w:rFonts w:ascii="inter-regular" w:hAnsi="inter-regular"/>
          <w:color w:val="0000FF"/>
          <w:bdr w:val="none" w:sz="0" w:space="0" w:color="auto" w:frame="1"/>
        </w:rPr>
        <w:t>"Printing clone of the array:"</w:t>
      </w:r>
      <w:r>
        <w:rPr>
          <w:rFonts w:ascii="inter-regular" w:hAnsi="inter-regular"/>
          <w:color w:val="000000"/>
          <w:bdr w:val="none" w:sz="0" w:space="0" w:color="auto" w:frame="1"/>
        </w:rPr>
        <w:t>);  </w:t>
      </w:r>
    </w:p>
    <w:p w14:paraId="55D440A2" w14:textId="77777777" w:rsidR="0055689A" w:rsidRDefault="0055689A" w:rsidP="0055689A">
      <w:pPr>
        <w:numPr>
          <w:ilvl w:val="0"/>
          <w:numId w:val="167"/>
        </w:numPr>
        <w:spacing w:after="0" w:line="375" w:lineRule="atLeast"/>
        <w:jc w:val="both"/>
        <w:rPr>
          <w:rFonts w:ascii="inter-regular" w:hAnsi="inter-regular"/>
          <w:color w:val="000000"/>
        </w:rPr>
      </w:pPr>
      <w:r>
        <w:rPr>
          <w:rStyle w:val="keyword"/>
          <w:rFonts w:ascii="inter-regular" w:hAnsi="inter-regular"/>
          <w:b/>
          <w:bCs/>
          <w:color w:val="006699"/>
          <w:bdr w:val="none" w:sz="0" w:space="0" w:color="auto" w:frame="1"/>
        </w:rPr>
        <w:t>int</w:t>
      </w:r>
      <w:r>
        <w:rPr>
          <w:rFonts w:ascii="inter-regular" w:hAnsi="inter-regular"/>
          <w:color w:val="000000"/>
          <w:bdr w:val="none" w:sz="0" w:space="0" w:color="auto" w:frame="1"/>
        </w:rPr>
        <w:t> carr[]=arr.clone();  </w:t>
      </w:r>
    </w:p>
    <w:p w14:paraId="4AC05CA5" w14:textId="77777777" w:rsidR="0055689A" w:rsidRDefault="0055689A" w:rsidP="0055689A">
      <w:pPr>
        <w:pStyle w:val="alt"/>
        <w:numPr>
          <w:ilvl w:val="0"/>
          <w:numId w:val="167"/>
        </w:numPr>
        <w:spacing w:before="0" w:beforeAutospacing="0" w:after="0" w:afterAutospacing="0" w:line="375" w:lineRule="atLeast"/>
        <w:jc w:val="both"/>
        <w:rPr>
          <w:rFonts w:ascii="inter-regular" w:hAnsi="inter-regular"/>
          <w:color w:val="000000"/>
        </w:rPr>
      </w:pPr>
      <w:r>
        <w:rPr>
          <w:rStyle w:val="keyword"/>
          <w:rFonts w:ascii="inter-regular" w:hAnsi="inter-regular"/>
          <w:b/>
          <w:bCs/>
          <w:color w:val="006699"/>
          <w:bdr w:val="none" w:sz="0" w:space="0" w:color="auto" w:frame="1"/>
        </w:rPr>
        <w:t>for</w:t>
      </w:r>
      <w:r>
        <w:rPr>
          <w:rFonts w:ascii="inter-regular" w:hAnsi="inter-regular"/>
          <w:color w:val="000000"/>
          <w:bdr w:val="none" w:sz="0" w:space="0" w:color="auto" w:frame="1"/>
        </w:rPr>
        <w:t>(</w:t>
      </w:r>
      <w:r>
        <w:rPr>
          <w:rStyle w:val="keyword"/>
          <w:rFonts w:ascii="inter-regular" w:hAnsi="inter-regular"/>
          <w:b/>
          <w:bCs/>
          <w:color w:val="006699"/>
          <w:bdr w:val="none" w:sz="0" w:space="0" w:color="auto" w:frame="1"/>
        </w:rPr>
        <w:t>int</w:t>
      </w:r>
      <w:r>
        <w:rPr>
          <w:rFonts w:ascii="inter-regular" w:hAnsi="inter-regular"/>
          <w:color w:val="000000"/>
          <w:bdr w:val="none" w:sz="0" w:space="0" w:color="auto" w:frame="1"/>
        </w:rPr>
        <w:t> i:carr)  </w:t>
      </w:r>
    </w:p>
    <w:p w14:paraId="50AEFEF5" w14:textId="77777777" w:rsidR="0055689A" w:rsidRDefault="0055689A" w:rsidP="0055689A">
      <w:pPr>
        <w:numPr>
          <w:ilvl w:val="0"/>
          <w:numId w:val="167"/>
        </w:numPr>
        <w:spacing w:after="0" w:line="375" w:lineRule="atLeast"/>
        <w:jc w:val="both"/>
        <w:rPr>
          <w:rFonts w:ascii="inter-regular" w:hAnsi="inter-regular"/>
          <w:color w:val="000000"/>
        </w:rPr>
      </w:pPr>
      <w:r>
        <w:rPr>
          <w:rFonts w:ascii="inter-regular" w:hAnsi="inter-regular"/>
          <w:color w:val="000000"/>
          <w:bdr w:val="none" w:sz="0" w:space="0" w:color="auto" w:frame="1"/>
        </w:rPr>
        <w:t>System.out.println(i);  </w:t>
      </w:r>
    </w:p>
    <w:p w14:paraId="6477CEC0" w14:textId="77777777" w:rsidR="0055689A" w:rsidRDefault="0055689A" w:rsidP="0055689A">
      <w:pPr>
        <w:pStyle w:val="alt"/>
        <w:numPr>
          <w:ilvl w:val="0"/>
          <w:numId w:val="167"/>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w:t>
      </w:r>
    </w:p>
    <w:p w14:paraId="63437C1B" w14:textId="77777777" w:rsidR="0055689A" w:rsidRDefault="0055689A" w:rsidP="0055689A">
      <w:pPr>
        <w:numPr>
          <w:ilvl w:val="0"/>
          <w:numId w:val="167"/>
        </w:numPr>
        <w:spacing w:after="0" w:line="375" w:lineRule="atLeast"/>
        <w:jc w:val="both"/>
        <w:rPr>
          <w:rFonts w:ascii="inter-regular" w:hAnsi="inter-regular"/>
          <w:color w:val="000000"/>
        </w:rPr>
      </w:pPr>
      <w:r>
        <w:rPr>
          <w:rFonts w:ascii="inter-regular" w:hAnsi="inter-regular"/>
          <w:color w:val="000000"/>
          <w:bdr w:val="none" w:sz="0" w:space="0" w:color="auto" w:frame="1"/>
        </w:rPr>
        <w:lastRenderedPageBreak/>
        <w:t>System.out.println(</w:t>
      </w:r>
      <w:r>
        <w:rPr>
          <w:rStyle w:val="string"/>
          <w:rFonts w:ascii="inter-regular" w:hAnsi="inter-regular"/>
          <w:color w:val="0000FF"/>
          <w:bdr w:val="none" w:sz="0" w:space="0" w:color="auto" w:frame="1"/>
        </w:rPr>
        <w:t>"Are both equal?"</w:t>
      </w:r>
      <w:r>
        <w:rPr>
          <w:rFonts w:ascii="inter-regular" w:hAnsi="inter-regular"/>
          <w:color w:val="000000"/>
          <w:bdr w:val="none" w:sz="0" w:space="0" w:color="auto" w:frame="1"/>
        </w:rPr>
        <w:t>);  </w:t>
      </w:r>
    </w:p>
    <w:p w14:paraId="2EFD0847" w14:textId="77777777" w:rsidR="0055689A" w:rsidRDefault="0055689A" w:rsidP="0055689A">
      <w:pPr>
        <w:pStyle w:val="alt"/>
        <w:numPr>
          <w:ilvl w:val="0"/>
          <w:numId w:val="167"/>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System.out.println(arr==carr);  </w:t>
      </w:r>
    </w:p>
    <w:p w14:paraId="3C3357EC" w14:textId="77777777" w:rsidR="0055689A" w:rsidRDefault="0055689A" w:rsidP="0055689A">
      <w:pPr>
        <w:numPr>
          <w:ilvl w:val="0"/>
          <w:numId w:val="167"/>
        </w:numPr>
        <w:spacing w:after="0" w:line="375" w:lineRule="atLeast"/>
        <w:jc w:val="both"/>
        <w:rPr>
          <w:rFonts w:ascii="inter-regular" w:hAnsi="inter-regular"/>
          <w:color w:val="000000"/>
        </w:rPr>
      </w:pPr>
      <w:r>
        <w:rPr>
          <w:rFonts w:ascii="inter-regular" w:hAnsi="inter-regular"/>
          <w:color w:val="000000"/>
          <w:bdr w:val="none" w:sz="0" w:space="0" w:color="auto" w:frame="1"/>
        </w:rPr>
        <w:t>  </w:t>
      </w:r>
    </w:p>
    <w:p w14:paraId="18C0C131" w14:textId="77777777" w:rsidR="0055689A" w:rsidRDefault="0055689A" w:rsidP="0055689A">
      <w:pPr>
        <w:pStyle w:val="alt"/>
        <w:numPr>
          <w:ilvl w:val="0"/>
          <w:numId w:val="167"/>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w:t>
      </w:r>
    </w:p>
    <w:p w14:paraId="35C04114" w14:textId="77777777" w:rsidR="0055689A" w:rsidRDefault="0055689A" w:rsidP="0055689A">
      <w:pPr>
        <w:pStyle w:val="NormalWeb"/>
        <w:shd w:val="clear" w:color="auto" w:fill="FFFFFF"/>
        <w:jc w:val="both"/>
        <w:rPr>
          <w:rFonts w:ascii="inter-regular" w:hAnsi="inter-regular"/>
          <w:color w:val="333333"/>
        </w:rPr>
      </w:pPr>
      <w:r>
        <w:rPr>
          <w:rFonts w:ascii="inter-regular" w:hAnsi="inter-regular"/>
          <w:color w:val="333333"/>
        </w:rPr>
        <w:t>Output:</w:t>
      </w:r>
    </w:p>
    <w:p w14:paraId="2B8D72A9" w14:textId="77777777" w:rsidR="0055689A" w:rsidRDefault="0055689A" w:rsidP="0055689A">
      <w:pPr>
        <w:pStyle w:val="HTMLPreformatted"/>
        <w:shd w:val="clear" w:color="auto" w:fill="EEEEEE"/>
        <w:jc w:val="both"/>
        <w:rPr>
          <w:color w:val="535559"/>
        </w:rPr>
      </w:pPr>
      <w:r>
        <w:rPr>
          <w:color w:val="535559"/>
        </w:rPr>
        <w:t>Printing original array:</w:t>
      </w:r>
    </w:p>
    <w:p w14:paraId="6C74816D" w14:textId="77777777" w:rsidR="0055689A" w:rsidRDefault="0055689A" w:rsidP="0055689A">
      <w:pPr>
        <w:pStyle w:val="HTMLPreformatted"/>
        <w:shd w:val="clear" w:color="auto" w:fill="EEEEEE"/>
        <w:jc w:val="both"/>
        <w:rPr>
          <w:color w:val="535559"/>
        </w:rPr>
      </w:pPr>
      <w:r>
        <w:rPr>
          <w:color w:val="535559"/>
        </w:rPr>
        <w:t>33</w:t>
      </w:r>
    </w:p>
    <w:p w14:paraId="4C96301A" w14:textId="77777777" w:rsidR="0055689A" w:rsidRDefault="0055689A" w:rsidP="0055689A">
      <w:pPr>
        <w:pStyle w:val="HTMLPreformatted"/>
        <w:shd w:val="clear" w:color="auto" w:fill="EEEEEE"/>
        <w:jc w:val="both"/>
        <w:rPr>
          <w:color w:val="535559"/>
        </w:rPr>
      </w:pPr>
      <w:r>
        <w:rPr>
          <w:color w:val="535559"/>
        </w:rPr>
        <w:t>3</w:t>
      </w:r>
    </w:p>
    <w:p w14:paraId="38C038E0" w14:textId="77777777" w:rsidR="0055689A" w:rsidRDefault="0055689A" w:rsidP="0055689A">
      <w:pPr>
        <w:pStyle w:val="HTMLPreformatted"/>
        <w:shd w:val="clear" w:color="auto" w:fill="EEEEEE"/>
        <w:jc w:val="both"/>
        <w:rPr>
          <w:color w:val="535559"/>
        </w:rPr>
      </w:pPr>
      <w:r>
        <w:rPr>
          <w:color w:val="535559"/>
        </w:rPr>
        <w:t>4</w:t>
      </w:r>
    </w:p>
    <w:p w14:paraId="4152C4A3" w14:textId="77777777" w:rsidR="0055689A" w:rsidRDefault="0055689A" w:rsidP="0055689A">
      <w:pPr>
        <w:pStyle w:val="HTMLPreformatted"/>
        <w:shd w:val="clear" w:color="auto" w:fill="EEEEEE"/>
        <w:jc w:val="both"/>
        <w:rPr>
          <w:color w:val="535559"/>
        </w:rPr>
      </w:pPr>
      <w:r>
        <w:rPr>
          <w:color w:val="535559"/>
        </w:rPr>
        <w:t>5</w:t>
      </w:r>
    </w:p>
    <w:p w14:paraId="1F4E8433" w14:textId="77777777" w:rsidR="0055689A" w:rsidRDefault="0055689A" w:rsidP="0055689A">
      <w:pPr>
        <w:pStyle w:val="HTMLPreformatted"/>
        <w:shd w:val="clear" w:color="auto" w:fill="EEEEEE"/>
        <w:jc w:val="both"/>
        <w:rPr>
          <w:color w:val="535559"/>
        </w:rPr>
      </w:pPr>
      <w:r>
        <w:rPr>
          <w:color w:val="535559"/>
        </w:rPr>
        <w:t>Printing clone of the array:</w:t>
      </w:r>
    </w:p>
    <w:p w14:paraId="223249FB" w14:textId="77777777" w:rsidR="0055689A" w:rsidRDefault="0055689A" w:rsidP="0055689A">
      <w:pPr>
        <w:pStyle w:val="HTMLPreformatted"/>
        <w:shd w:val="clear" w:color="auto" w:fill="EEEEEE"/>
        <w:jc w:val="both"/>
        <w:rPr>
          <w:color w:val="535559"/>
        </w:rPr>
      </w:pPr>
      <w:r>
        <w:rPr>
          <w:color w:val="535559"/>
        </w:rPr>
        <w:t>33</w:t>
      </w:r>
    </w:p>
    <w:p w14:paraId="7E4CF786" w14:textId="77777777" w:rsidR="0055689A" w:rsidRDefault="0055689A" w:rsidP="0055689A">
      <w:pPr>
        <w:pStyle w:val="HTMLPreformatted"/>
        <w:shd w:val="clear" w:color="auto" w:fill="EEEEEE"/>
        <w:jc w:val="both"/>
        <w:rPr>
          <w:color w:val="535559"/>
        </w:rPr>
      </w:pPr>
      <w:r>
        <w:rPr>
          <w:color w:val="535559"/>
        </w:rPr>
        <w:t>3</w:t>
      </w:r>
    </w:p>
    <w:p w14:paraId="69C0CB9C" w14:textId="77777777" w:rsidR="0055689A" w:rsidRDefault="0055689A" w:rsidP="0055689A">
      <w:pPr>
        <w:pStyle w:val="HTMLPreformatted"/>
        <w:shd w:val="clear" w:color="auto" w:fill="EEEEEE"/>
        <w:jc w:val="both"/>
        <w:rPr>
          <w:color w:val="535559"/>
        </w:rPr>
      </w:pPr>
      <w:r>
        <w:rPr>
          <w:color w:val="535559"/>
        </w:rPr>
        <w:t>4</w:t>
      </w:r>
    </w:p>
    <w:p w14:paraId="24500A4C" w14:textId="77777777" w:rsidR="0055689A" w:rsidRDefault="0055689A" w:rsidP="0055689A">
      <w:pPr>
        <w:pStyle w:val="HTMLPreformatted"/>
        <w:shd w:val="clear" w:color="auto" w:fill="EEEEEE"/>
        <w:jc w:val="both"/>
        <w:rPr>
          <w:color w:val="535559"/>
        </w:rPr>
      </w:pPr>
      <w:r>
        <w:rPr>
          <w:color w:val="535559"/>
        </w:rPr>
        <w:t>5</w:t>
      </w:r>
    </w:p>
    <w:p w14:paraId="2DA7CB4B" w14:textId="77777777" w:rsidR="0055689A" w:rsidRDefault="0055689A" w:rsidP="0055689A">
      <w:pPr>
        <w:pStyle w:val="HTMLPreformatted"/>
        <w:shd w:val="clear" w:color="auto" w:fill="EEEEEE"/>
        <w:jc w:val="both"/>
        <w:rPr>
          <w:color w:val="535559"/>
        </w:rPr>
      </w:pPr>
      <w:r>
        <w:rPr>
          <w:color w:val="535559"/>
        </w:rPr>
        <w:t>Are both equal?</w:t>
      </w:r>
    </w:p>
    <w:p w14:paraId="192ED33E" w14:textId="77777777" w:rsidR="0055689A" w:rsidRDefault="0055689A" w:rsidP="0055689A">
      <w:pPr>
        <w:pStyle w:val="HTMLPreformatted"/>
        <w:shd w:val="clear" w:color="auto" w:fill="EEEEEE"/>
        <w:jc w:val="both"/>
        <w:rPr>
          <w:color w:val="535559"/>
        </w:rPr>
      </w:pPr>
      <w:r>
        <w:rPr>
          <w:color w:val="535559"/>
        </w:rPr>
        <w:t>false</w:t>
      </w:r>
    </w:p>
    <w:p w14:paraId="346AA094" w14:textId="77777777" w:rsidR="0055689A" w:rsidRDefault="0055689A" w:rsidP="0055689A">
      <w:pPr>
        <w:pStyle w:val="Heading2"/>
        <w:shd w:val="clear" w:color="auto" w:fill="FFFFFF"/>
        <w:spacing w:line="312" w:lineRule="atLeast"/>
        <w:jc w:val="both"/>
        <w:rPr>
          <w:rFonts w:ascii="Helvetica" w:hAnsi="Helvetica"/>
          <w:b w:val="0"/>
          <w:bCs w:val="0"/>
          <w:color w:val="610B38"/>
          <w:sz w:val="38"/>
          <w:szCs w:val="38"/>
        </w:rPr>
      </w:pPr>
      <w:r>
        <w:rPr>
          <w:rFonts w:ascii="Helvetica" w:hAnsi="Helvetica"/>
          <w:b w:val="0"/>
          <w:bCs w:val="0"/>
          <w:color w:val="610B38"/>
          <w:sz w:val="38"/>
          <w:szCs w:val="38"/>
        </w:rPr>
        <w:t>Addition of 2 Matrices in Java</w:t>
      </w:r>
    </w:p>
    <w:p w14:paraId="799F2A4D" w14:textId="77777777" w:rsidR="0055689A" w:rsidRDefault="0055689A" w:rsidP="0055689A">
      <w:pPr>
        <w:pStyle w:val="NormalWeb"/>
        <w:shd w:val="clear" w:color="auto" w:fill="FFFFFF"/>
        <w:jc w:val="both"/>
        <w:rPr>
          <w:rFonts w:ascii="inter-regular" w:hAnsi="inter-regular"/>
          <w:color w:val="333333"/>
        </w:rPr>
      </w:pPr>
      <w:r>
        <w:rPr>
          <w:rFonts w:ascii="inter-regular" w:hAnsi="inter-regular"/>
          <w:color w:val="333333"/>
        </w:rPr>
        <w:t>Let's see a simple example that adds two matrices.</w:t>
      </w:r>
    </w:p>
    <w:p w14:paraId="6A26B253" w14:textId="77777777" w:rsidR="0055689A" w:rsidRDefault="0055689A" w:rsidP="0055689A">
      <w:pPr>
        <w:pStyle w:val="alt"/>
        <w:numPr>
          <w:ilvl w:val="0"/>
          <w:numId w:val="168"/>
        </w:numPr>
        <w:spacing w:before="0" w:beforeAutospacing="0" w:after="0" w:afterAutospacing="0" w:line="375" w:lineRule="atLeast"/>
        <w:jc w:val="both"/>
        <w:rPr>
          <w:rFonts w:ascii="inter-regular" w:hAnsi="inter-regular"/>
          <w:color w:val="000000"/>
        </w:rPr>
      </w:pPr>
      <w:r>
        <w:rPr>
          <w:rStyle w:val="comment"/>
          <w:rFonts w:ascii="inter-regular" w:hAnsi="inter-regular"/>
          <w:color w:val="008200"/>
          <w:bdr w:val="none" w:sz="0" w:space="0" w:color="auto" w:frame="1"/>
        </w:rPr>
        <w:t>//Java Program to demonstrate the addition of two matrices in Java</w:t>
      </w:r>
      <w:r>
        <w:rPr>
          <w:rFonts w:ascii="inter-regular" w:hAnsi="inter-regular"/>
          <w:color w:val="000000"/>
          <w:bdr w:val="none" w:sz="0" w:space="0" w:color="auto" w:frame="1"/>
        </w:rPr>
        <w:t>  </w:t>
      </w:r>
    </w:p>
    <w:p w14:paraId="6993F8C9" w14:textId="77777777" w:rsidR="0055689A" w:rsidRDefault="0055689A" w:rsidP="0055689A">
      <w:pPr>
        <w:numPr>
          <w:ilvl w:val="0"/>
          <w:numId w:val="168"/>
        </w:numPr>
        <w:spacing w:after="0" w:line="375" w:lineRule="atLeast"/>
        <w:jc w:val="both"/>
        <w:rPr>
          <w:rFonts w:ascii="inter-regular" w:hAnsi="inter-regular"/>
          <w:color w:val="000000"/>
        </w:rPr>
      </w:pPr>
      <w:r>
        <w:rPr>
          <w:rStyle w:val="keyword"/>
          <w:rFonts w:ascii="inter-regular" w:hAnsi="inter-regular"/>
          <w:b/>
          <w:bCs/>
          <w:color w:val="006699"/>
          <w:bdr w:val="none" w:sz="0" w:space="0" w:color="auto" w:frame="1"/>
        </w:rPr>
        <w:t>class</w:t>
      </w:r>
      <w:r>
        <w:rPr>
          <w:rFonts w:ascii="inter-regular" w:hAnsi="inter-regular"/>
          <w:color w:val="000000"/>
          <w:bdr w:val="none" w:sz="0" w:space="0" w:color="auto" w:frame="1"/>
        </w:rPr>
        <w:t> Testarray5{  </w:t>
      </w:r>
    </w:p>
    <w:p w14:paraId="6CBC20AB" w14:textId="77777777" w:rsidR="0055689A" w:rsidRDefault="0055689A" w:rsidP="0055689A">
      <w:pPr>
        <w:pStyle w:val="alt"/>
        <w:numPr>
          <w:ilvl w:val="0"/>
          <w:numId w:val="168"/>
        </w:numPr>
        <w:spacing w:before="0" w:beforeAutospacing="0" w:after="0" w:afterAutospacing="0" w:line="375" w:lineRule="atLeast"/>
        <w:jc w:val="both"/>
        <w:rPr>
          <w:rFonts w:ascii="inter-regular" w:hAnsi="inter-regular"/>
          <w:color w:val="000000"/>
        </w:rPr>
      </w:pPr>
      <w:r>
        <w:rPr>
          <w:rStyle w:val="keyword"/>
          <w:rFonts w:ascii="inter-regular" w:hAnsi="inter-regular"/>
          <w:b/>
          <w:bCs/>
          <w:color w:val="006699"/>
          <w:bdr w:val="none" w:sz="0" w:space="0" w:color="auto" w:frame="1"/>
        </w:rPr>
        <w:t>public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static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void</w:t>
      </w:r>
      <w:r>
        <w:rPr>
          <w:rFonts w:ascii="inter-regular" w:hAnsi="inter-regular"/>
          <w:color w:val="000000"/>
          <w:bdr w:val="none" w:sz="0" w:space="0" w:color="auto" w:frame="1"/>
        </w:rPr>
        <w:t> main(String args[]){  </w:t>
      </w:r>
    </w:p>
    <w:p w14:paraId="083E1E4F" w14:textId="77777777" w:rsidR="0055689A" w:rsidRDefault="0055689A" w:rsidP="0055689A">
      <w:pPr>
        <w:numPr>
          <w:ilvl w:val="0"/>
          <w:numId w:val="168"/>
        </w:numPr>
        <w:spacing w:after="0" w:line="375" w:lineRule="atLeast"/>
        <w:jc w:val="both"/>
        <w:rPr>
          <w:rFonts w:ascii="inter-regular" w:hAnsi="inter-regular"/>
          <w:color w:val="000000"/>
        </w:rPr>
      </w:pPr>
      <w:r>
        <w:rPr>
          <w:rStyle w:val="comment"/>
          <w:rFonts w:ascii="inter-regular" w:hAnsi="inter-regular"/>
          <w:color w:val="008200"/>
          <w:bdr w:val="none" w:sz="0" w:space="0" w:color="auto" w:frame="1"/>
        </w:rPr>
        <w:t>//creating two matrices</w:t>
      </w:r>
      <w:r>
        <w:rPr>
          <w:rFonts w:ascii="inter-regular" w:hAnsi="inter-regular"/>
          <w:color w:val="000000"/>
          <w:bdr w:val="none" w:sz="0" w:space="0" w:color="auto" w:frame="1"/>
        </w:rPr>
        <w:t>  </w:t>
      </w:r>
    </w:p>
    <w:p w14:paraId="521D7C9D" w14:textId="77777777" w:rsidR="0055689A" w:rsidRDefault="0055689A" w:rsidP="0055689A">
      <w:pPr>
        <w:pStyle w:val="alt"/>
        <w:numPr>
          <w:ilvl w:val="0"/>
          <w:numId w:val="168"/>
        </w:numPr>
        <w:spacing w:before="0" w:beforeAutospacing="0" w:after="0" w:afterAutospacing="0" w:line="375" w:lineRule="atLeast"/>
        <w:jc w:val="both"/>
        <w:rPr>
          <w:rFonts w:ascii="inter-regular" w:hAnsi="inter-regular"/>
          <w:color w:val="000000"/>
        </w:rPr>
      </w:pPr>
      <w:r>
        <w:rPr>
          <w:rStyle w:val="keyword"/>
          <w:rFonts w:ascii="inter-regular" w:hAnsi="inter-regular"/>
          <w:b/>
          <w:bCs/>
          <w:color w:val="006699"/>
          <w:bdr w:val="none" w:sz="0" w:space="0" w:color="auto" w:frame="1"/>
        </w:rPr>
        <w:t>int</w:t>
      </w:r>
      <w:r>
        <w:rPr>
          <w:rFonts w:ascii="inter-regular" w:hAnsi="inter-regular"/>
          <w:color w:val="000000"/>
          <w:bdr w:val="none" w:sz="0" w:space="0" w:color="auto" w:frame="1"/>
        </w:rPr>
        <w:t> a[][]={{</w:t>
      </w:r>
      <w:r>
        <w:rPr>
          <w:rStyle w:val="number"/>
          <w:rFonts w:ascii="inter-regular" w:hAnsi="inter-regular"/>
          <w:color w:val="C00000"/>
          <w:bdr w:val="none" w:sz="0" w:space="0" w:color="auto" w:frame="1"/>
        </w:rPr>
        <w:t>1</w:t>
      </w:r>
      <w:r>
        <w:rPr>
          <w:rFonts w:ascii="inter-regular" w:hAnsi="inter-regular"/>
          <w:color w:val="000000"/>
          <w:bdr w:val="none" w:sz="0" w:space="0" w:color="auto" w:frame="1"/>
        </w:rPr>
        <w:t>,</w:t>
      </w:r>
      <w:r>
        <w:rPr>
          <w:rStyle w:val="number"/>
          <w:rFonts w:ascii="inter-regular" w:hAnsi="inter-regular"/>
          <w:color w:val="C00000"/>
          <w:bdr w:val="none" w:sz="0" w:space="0" w:color="auto" w:frame="1"/>
        </w:rPr>
        <w:t>3</w:t>
      </w:r>
      <w:r>
        <w:rPr>
          <w:rFonts w:ascii="inter-regular" w:hAnsi="inter-regular"/>
          <w:color w:val="000000"/>
          <w:bdr w:val="none" w:sz="0" w:space="0" w:color="auto" w:frame="1"/>
        </w:rPr>
        <w:t>,</w:t>
      </w:r>
      <w:r>
        <w:rPr>
          <w:rStyle w:val="number"/>
          <w:rFonts w:ascii="inter-regular" w:hAnsi="inter-regular"/>
          <w:color w:val="C00000"/>
          <w:bdr w:val="none" w:sz="0" w:space="0" w:color="auto" w:frame="1"/>
        </w:rPr>
        <w:t>4</w:t>
      </w:r>
      <w:r>
        <w:rPr>
          <w:rFonts w:ascii="inter-regular" w:hAnsi="inter-regular"/>
          <w:color w:val="000000"/>
          <w:bdr w:val="none" w:sz="0" w:space="0" w:color="auto" w:frame="1"/>
        </w:rPr>
        <w:t>},{</w:t>
      </w:r>
      <w:r>
        <w:rPr>
          <w:rStyle w:val="number"/>
          <w:rFonts w:ascii="inter-regular" w:hAnsi="inter-regular"/>
          <w:color w:val="C00000"/>
          <w:bdr w:val="none" w:sz="0" w:space="0" w:color="auto" w:frame="1"/>
        </w:rPr>
        <w:t>3</w:t>
      </w:r>
      <w:r>
        <w:rPr>
          <w:rFonts w:ascii="inter-regular" w:hAnsi="inter-regular"/>
          <w:color w:val="000000"/>
          <w:bdr w:val="none" w:sz="0" w:space="0" w:color="auto" w:frame="1"/>
        </w:rPr>
        <w:t>,</w:t>
      </w:r>
      <w:r>
        <w:rPr>
          <w:rStyle w:val="number"/>
          <w:rFonts w:ascii="inter-regular" w:hAnsi="inter-regular"/>
          <w:color w:val="C00000"/>
          <w:bdr w:val="none" w:sz="0" w:space="0" w:color="auto" w:frame="1"/>
        </w:rPr>
        <w:t>4</w:t>
      </w:r>
      <w:r>
        <w:rPr>
          <w:rFonts w:ascii="inter-regular" w:hAnsi="inter-regular"/>
          <w:color w:val="000000"/>
          <w:bdr w:val="none" w:sz="0" w:space="0" w:color="auto" w:frame="1"/>
        </w:rPr>
        <w:t>,</w:t>
      </w:r>
      <w:r>
        <w:rPr>
          <w:rStyle w:val="number"/>
          <w:rFonts w:ascii="inter-regular" w:hAnsi="inter-regular"/>
          <w:color w:val="C00000"/>
          <w:bdr w:val="none" w:sz="0" w:space="0" w:color="auto" w:frame="1"/>
        </w:rPr>
        <w:t>5</w:t>
      </w:r>
      <w:r>
        <w:rPr>
          <w:rFonts w:ascii="inter-regular" w:hAnsi="inter-regular"/>
          <w:color w:val="000000"/>
          <w:bdr w:val="none" w:sz="0" w:space="0" w:color="auto" w:frame="1"/>
        </w:rPr>
        <w:t>}};  </w:t>
      </w:r>
    </w:p>
    <w:p w14:paraId="50426A8D" w14:textId="77777777" w:rsidR="0055689A" w:rsidRDefault="0055689A" w:rsidP="0055689A">
      <w:pPr>
        <w:numPr>
          <w:ilvl w:val="0"/>
          <w:numId w:val="168"/>
        </w:numPr>
        <w:spacing w:after="0" w:line="375" w:lineRule="atLeast"/>
        <w:jc w:val="both"/>
        <w:rPr>
          <w:rFonts w:ascii="inter-regular" w:hAnsi="inter-regular"/>
          <w:color w:val="000000"/>
        </w:rPr>
      </w:pPr>
      <w:r>
        <w:rPr>
          <w:rStyle w:val="keyword"/>
          <w:rFonts w:ascii="inter-regular" w:hAnsi="inter-regular"/>
          <w:b/>
          <w:bCs/>
          <w:color w:val="006699"/>
          <w:bdr w:val="none" w:sz="0" w:space="0" w:color="auto" w:frame="1"/>
        </w:rPr>
        <w:t>int</w:t>
      </w:r>
      <w:r>
        <w:rPr>
          <w:rFonts w:ascii="inter-regular" w:hAnsi="inter-regular"/>
          <w:color w:val="000000"/>
          <w:bdr w:val="none" w:sz="0" w:space="0" w:color="auto" w:frame="1"/>
        </w:rPr>
        <w:t> b[][]={{</w:t>
      </w:r>
      <w:r>
        <w:rPr>
          <w:rStyle w:val="number"/>
          <w:rFonts w:ascii="inter-regular" w:hAnsi="inter-regular"/>
          <w:color w:val="C00000"/>
          <w:bdr w:val="none" w:sz="0" w:space="0" w:color="auto" w:frame="1"/>
        </w:rPr>
        <w:t>1</w:t>
      </w:r>
      <w:r>
        <w:rPr>
          <w:rFonts w:ascii="inter-regular" w:hAnsi="inter-regular"/>
          <w:color w:val="000000"/>
          <w:bdr w:val="none" w:sz="0" w:space="0" w:color="auto" w:frame="1"/>
        </w:rPr>
        <w:t>,</w:t>
      </w:r>
      <w:r>
        <w:rPr>
          <w:rStyle w:val="number"/>
          <w:rFonts w:ascii="inter-regular" w:hAnsi="inter-regular"/>
          <w:color w:val="C00000"/>
          <w:bdr w:val="none" w:sz="0" w:space="0" w:color="auto" w:frame="1"/>
        </w:rPr>
        <w:t>3</w:t>
      </w:r>
      <w:r>
        <w:rPr>
          <w:rFonts w:ascii="inter-regular" w:hAnsi="inter-regular"/>
          <w:color w:val="000000"/>
          <w:bdr w:val="none" w:sz="0" w:space="0" w:color="auto" w:frame="1"/>
        </w:rPr>
        <w:t>,</w:t>
      </w:r>
      <w:r>
        <w:rPr>
          <w:rStyle w:val="number"/>
          <w:rFonts w:ascii="inter-regular" w:hAnsi="inter-regular"/>
          <w:color w:val="C00000"/>
          <w:bdr w:val="none" w:sz="0" w:space="0" w:color="auto" w:frame="1"/>
        </w:rPr>
        <w:t>4</w:t>
      </w:r>
      <w:r>
        <w:rPr>
          <w:rFonts w:ascii="inter-regular" w:hAnsi="inter-regular"/>
          <w:color w:val="000000"/>
          <w:bdr w:val="none" w:sz="0" w:space="0" w:color="auto" w:frame="1"/>
        </w:rPr>
        <w:t>},{</w:t>
      </w:r>
      <w:r>
        <w:rPr>
          <w:rStyle w:val="number"/>
          <w:rFonts w:ascii="inter-regular" w:hAnsi="inter-regular"/>
          <w:color w:val="C00000"/>
          <w:bdr w:val="none" w:sz="0" w:space="0" w:color="auto" w:frame="1"/>
        </w:rPr>
        <w:t>3</w:t>
      </w:r>
      <w:r>
        <w:rPr>
          <w:rFonts w:ascii="inter-regular" w:hAnsi="inter-regular"/>
          <w:color w:val="000000"/>
          <w:bdr w:val="none" w:sz="0" w:space="0" w:color="auto" w:frame="1"/>
        </w:rPr>
        <w:t>,</w:t>
      </w:r>
      <w:r>
        <w:rPr>
          <w:rStyle w:val="number"/>
          <w:rFonts w:ascii="inter-regular" w:hAnsi="inter-regular"/>
          <w:color w:val="C00000"/>
          <w:bdr w:val="none" w:sz="0" w:space="0" w:color="auto" w:frame="1"/>
        </w:rPr>
        <w:t>4</w:t>
      </w:r>
      <w:r>
        <w:rPr>
          <w:rFonts w:ascii="inter-regular" w:hAnsi="inter-regular"/>
          <w:color w:val="000000"/>
          <w:bdr w:val="none" w:sz="0" w:space="0" w:color="auto" w:frame="1"/>
        </w:rPr>
        <w:t>,</w:t>
      </w:r>
      <w:r>
        <w:rPr>
          <w:rStyle w:val="number"/>
          <w:rFonts w:ascii="inter-regular" w:hAnsi="inter-regular"/>
          <w:color w:val="C00000"/>
          <w:bdr w:val="none" w:sz="0" w:space="0" w:color="auto" w:frame="1"/>
        </w:rPr>
        <w:t>5</w:t>
      </w:r>
      <w:r>
        <w:rPr>
          <w:rFonts w:ascii="inter-regular" w:hAnsi="inter-regular"/>
          <w:color w:val="000000"/>
          <w:bdr w:val="none" w:sz="0" w:space="0" w:color="auto" w:frame="1"/>
        </w:rPr>
        <w:t>}};  </w:t>
      </w:r>
    </w:p>
    <w:p w14:paraId="1EFE830F" w14:textId="77777777" w:rsidR="0055689A" w:rsidRDefault="0055689A" w:rsidP="0055689A">
      <w:pPr>
        <w:pStyle w:val="alt"/>
        <w:numPr>
          <w:ilvl w:val="0"/>
          <w:numId w:val="168"/>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w:t>
      </w:r>
    </w:p>
    <w:p w14:paraId="24F69624" w14:textId="77777777" w:rsidR="0055689A" w:rsidRDefault="0055689A" w:rsidP="0055689A">
      <w:pPr>
        <w:numPr>
          <w:ilvl w:val="0"/>
          <w:numId w:val="168"/>
        </w:numPr>
        <w:spacing w:after="0" w:line="375" w:lineRule="atLeast"/>
        <w:jc w:val="both"/>
        <w:rPr>
          <w:rFonts w:ascii="inter-regular" w:hAnsi="inter-regular"/>
          <w:color w:val="000000"/>
        </w:rPr>
      </w:pPr>
      <w:r>
        <w:rPr>
          <w:rStyle w:val="comment"/>
          <w:rFonts w:ascii="inter-regular" w:hAnsi="inter-regular"/>
          <w:color w:val="008200"/>
          <w:bdr w:val="none" w:sz="0" w:space="0" w:color="auto" w:frame="1"/>
        </w:rPr>
        <w:t>//creating another matrix to store the sum of two matrices</w:t>
      </w:r>
      <w:r>
        <w:rPr>
          <w:rFonts w:ascii="inter-regular" w:hAnsi="inter-regular"/>
          <w:color w:val="000000"/>
          <w:bdr w:val="none" w:sz="0" w:space="0" w:color="auto" w:frame="1"/>
        </w:rPr>
        <w:t>  </w:t>
      </w:r>
    </w:p>
    <w:p w14:paraId="22EAA5B1" w14:textId="77777777" w:rsidR="0055689A" w:rsidRDefault="0055689A" w:rsidP="0055689A">
      <w:pPr>
        <w:pStyle w:val="alt"/>
        <w:numPr>
          <w:ilvl w:val="0"/>
          <w:numId w:val="168"/>
        </w:numPr>
        <w:spacing w:before="0" w:beforeAutospacing="0" w:after="0" w:afterAutospacing="0" w:line="375" w:lineRule="atLeast"/>
        <w:jc w:val="both"/>
        <w:rPr>
          <w:rFonts w:ascii="inter-regular" w:hAnsi="inter-regular"/>
          <w:color w:val="000000"/>
        </w:rPr>
      </w:pPr>
      <w:r>
        <w:rPr>
          <w:rStyle w:val="keyword"/>
          <w:rFonts w:ascii="inter-regular" w:hAnsi="inter-regular"/>
          <w:b/>
          <w:bCs/>
          <w:color w:val="006699"/>
          <w:bdr w:val="none" w:sz="0" w:space="0" w:color="auto" w:frame="1"/>
        </w:rPr>
        <w:t>int</w:t>
      </w:r>
      <w:r>
        <w:rPr>
          <w:rFonts w:ascii="inter-regular" w:hAnsi="inter-regular"/>
          <w:color w:val="000000"/>
          <w:bdr w:val="none" w:sz="0" w:space="0" w:color="auto" w:frame="1"/>
        </w:rPr>
        <w:t> c[][]=</w:t>
      </w:r>
      <w:r>
        <w:rPr>
          <w:rStyle w:val="keyword"/>
          <w:rFonts w:ascii="inter-regular" w:hAnsi="inter-regular"/>
          <w:b/>
          <w:bCs/>
          <w:color w:val="006699"/>
          <w:bdr w:val="none" w:sz="0" w:space="0" w:color="auto" w:frame="1"/>
        </w:rPr>
        <w:t>new</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int</w:t>
      </w:r>
      <w:r>
        <w:rPr>
          <w:rFonts w:ascii="inter-regular" w:hAnsi="inter-regular"/>
          <w:color w:val="000000"/>
          <w:bdr w:val="none" w:sz="0" w:space="0" w:color="auto" w:frame="1"/>
        </w:rPr>
        <w:t>[</w:t>
      </w:r>
      <w:r>
        <w:rPr>
          <w:rStyle w:val="number"/>
          <w:rFonts w:ascii="inter-regular" w:hAnsi="inter-regular"/>
          <w:color w:val="C00000"/>
          <w:bdr w:val="none" w:sz="0" w:space="0" w:color="auto" w:frame="1"/>
        </w:rPr>
        <w:t>2</w:t>
      </w:r>
      <w:r>
        <w:rPr>
          <w:rFonts w:ascii="inter-regular" w:hAnsi="inter-regular"/>
          <w:color w:val="000000"/>
          <w:bdr w:val="none" w:sz="0" w:space="0" w:color="auto" w:frame="1"/>
        </w:rPr>
        <w:t>][</w:t>
      </w:r>
      <w:r>
        <w:rPr>
          <w:rStyle w:val="number"/>
          <w:rFonts w:ascii="inter-regular" w:hAnsi="inter-regular"/>
          <w:color w:val="C00000"/>
          <w:bdr w:val="none" w:sz="0" w:space="0" w:color="auto" w:frame="1"/>
        </w:rPr>
        <w:t>3</w:t>
      </w:r>
      <w:r>
        <w:rPr>
          <w:rFonts w:ascii="inter-regular" w:hAnsi="inter-regular"/>
          <w:color w:val="000000"/>
          <w:bdr w:val="none" w:sz="0" w:space="0" w:color="auto" w:frame="1"/>
        </w:rPr>
        <w:t>];  </w:t>
      </w:r>
    </w:p>
    <w:p w14:paraId="1EE33D23" w14:textId="77777777" w:rsidR="0055689A" w:rsidRDefault="0055689A" w:rsidP="0055689A">
      <w:pPr>
        <w:numPr>
          <w:ilvl w:val="0"/>
          <w:numId w:val="168"/>
        </w:numPr>
        <w:spacing w:after="0" w:line="375" w:lineRule="atLeast"/>
        <w:jc w:val="both"/>
        <w:rPr>
          <w:rFonts w:ascii="inter-regular" w:hAnsi="inter-regular"/>
          <w:color w:val="000000"/>
        </w:rPr>
      </w:pPr>
      <w:r>
        <w:rPr>
          <w:rFonts w:ascii="inter-regular" w:hAnsi="inter-regular"/>
          <w:color w:val="000000"/>
          <w:bdr w:val="none" w:sz="0" w:space="0" w:color="auto" w:frame="1"/>
        </w:rPr>
        <w:t>  </w:t>
      </w:r>
    </w:p>
    <w:p w14:paraId="0EAD2649" w14:textId="77777777" w:rsidR="0055689A" w:rsidRDefault="0055689A" w:rsidP="0055689A">
      <w:pPr>
        <w:pStyle w:val="alt"/>
        <w:numPr>
          <w:ilvl w:val="0"/>
          <w:numId w:val="168"/>
        </w:numPr>
        <w:spacing w:before="0" w:beforeAutospacing="0" w:after="0" w:afterAutospacing="0" w:line="375" w:lineRule="atLeast"/>
        <w:jc w:val="both"/>
        <w:rPr>
          <w:rFonts w:ascii="inter-regular" w:hAnsi="inter-regular"/>
          <w:color w:val="000000"/>
        </w:rPr>
      </w:pPr>
      <w:r>
        <w:rPr>
          <w:rStyle w:val="comment"/>
          <w:rFonts w:ascii="inter-regular" w:hAnsi="inter-regular"/>
          <w:color w:val="008200"/>
          <w:bdr w:val="none" w:sz="0" w:space="0" w:color="auto" w:frame="1"/>
        </w:rPr>
        <w:t>//adding and printing addition of 2 matrices</w:t>
      </w:r>
      <w:r>
        <w:rPr>
          <w:rFonts w:ascii="inter-regular" w:hAnsi="inter-regular"/>
          <w:color w:val="000000"/>
          <w:bdr w:val="none" w:sz="0" w:space="0" w:color="auto" w:frame="1"/>
        </w:rPr>
        <w:t>  </w:t>
      </w:r>
    </w:p>
    <w:p w14:paraId="23A26556" w14:textId="77777777" w:rsidR="0055689A" w:rsidRDefault="0055689A" w:rsidP="0055689A">
      <w:pPr>
        <w:numPr>
          <w:ilvl w:val="0"/>
          <w:numId w:val="168"/>
        </w:numPr>
        <w:spacing w:after="0" w:line="375" w:lineRule="atLeast"/>
        <w:jc w:val="both"/>
        <w:rPr>
          <w:rFonts w:ascii="inter-regular" w:hAnsi="inter-regular"/>
          <w:color w:val="000000"/>
        </w:rPr>
      </w:pPr>
      <w:r>
        <w:rPr>
          <w:rStyle w:val="keyword"/>
          <w:rFonts w:ascii="inter-regular" w:hAnsi="inter-regular"/>
          <w:b/>
          <w:bCs/>
          <w:color w:val="006699"/>
          <w:bdr w:val="none" w:sz="0" w:space="0" w:color="auto" w:frame="1"/>
        </w:rPr>
        <w:t>for</w:t>
      </w:r>
      <w:r>
        <w:rPr>
          <w:rFonts w:ascii="inter-regular" w:hAnsi="inter-regular"/>
          <w:color w:val="000000"/>
          <w:bdr w:val="none" w:sz="0" w:space="0" w:color="auto" w:frame="1"/>
        </w:rPr>
        <w:t>(</w:t>
      </w:r>
      <w:r>
        <w:rPr>
          <w:rStyle w:val="keyword"/>
          <w:rFonts w:ascii="inter-regular" w:hAnsi="inter-regular"/>
          <w:b/>
          <w:bCs/>
          <w:color w:val="006699"/>
          <w:bdr w:val="none" w:sz="0" w:space="0" w:color="auto" w:frame="1"/>
        </w:rPr>
        <w:t>int</w:t>
      </w:r>
      <w:r>
        <w:rPr>
          <w:rFonts w:ascii="inter-regular" w:hAnsi="inter-regular"/>
          <w:color w:val="000000"/>
          <w:bdr w:val="none" w:sz="0" w:space="0" w:color="auto" w:frame="1"/>
        </w:rPr>
        <w:t> i=</w:t>
      </w:r>
      <w:r>
        <w:rPr>
          <w:rStyle w:val="number"/>
          <w:rFonts w:ascii="inter-regular" w:hAnsi="inter-regular"/>
          <w:color w:val="C00000"/>
          <w:bdr w:val="none" w:sz="0" w:space="0" w:color="auto" w:frame="1"/>
        </w:rPr>
        <w:t>0</w:t>
      </w:r>
      <w:r>
        <w:rPr>
          <w:rFonts w:ascii="inter-regular" w:hAnsi="inter-regular"/>
          <w:color w:val="000000"/>
          <w:bdr w:val="none" w:sz="0" w:space="0" w:color="auto" w:frame="1"/>
        </w:rPr>
        <w:t>;i&lt;</w:t>
      </w:r>
      <w:r>
        <w:rPr>
          <w:rStyle w:val="number"/>
          <w:rFonts w:ascii="inter-regular" w:hAnsi="inter-regular"/>
          <w:color w:val="C00000"/>
          <w:bdr w:val="none" w:sz="0" w:space="0" w:color="auto" w:frame="1"/>
        </w:rPr>
        <w:t>2</w:t>
      </w:r>
      <w:r>
        <w:rPr>
          <w:rFonts w:ascii="inter-regular" w:hAnsi="inter-regular"/>
          <w:color w:val="000000"/>
          <w:bdr w:val="none" w:sz="0" w:space="0" w:color="auto" w:frame="1"/>
        </w:rPr>
        <w:t>;i++){  </w:t>
      </w:r>
    </w:p>
    <w:p w14:paraId="28164B2B" w14:textId="77777777" w:rsidR="0055689A" w:rsidRDefault="0055689A" w:rsidP="0055689A">
      <w:pPr>
        <w:pStyle w:val="alt"/>
        <w:numPr>
          <w:ilvl w:val="0"/>
          <w:numId w:val="168"/>
        </w:numPr>
        <w:spacing w:before="0" w:beforeAutospacing="0" w:after="0" w:afterAutospacing="0" w:line="375" w:lineRule="atLeast"/>
        <w:jc w:val="both"/>
        <w:rPr>
          <w:rFonts w:ascii="inter-regular" w:hAnsi="inter-regular"/>
          <w:color w:val="000000"/>
        </w:rPr>
      </w:pPr>
      <w:r>
        <w:rPr>
          <w:rStyle w:val="keyword"/>
          <w:rFonts w:ascii="inter-regular" w:hAnsi="inter-regular"/>
          <w:b/>
          <w:bCs/>
          <w:color w:val="006699"/>
          <w:bdr w:val="none" w:sz="0" w:space="0" w:color="auto" w:frame="1"/>
        </w:rPr>
        <w:t>for</w:t>
      </w:r>
      <w:r>
        <w:rPr>
          <w:rFonts w:ascii="inter-regular" w:hAnsi="inter-regular"/>
          <w:color w:val="000000"/>
          <w:bdr w:val="none" w:sz="0" w:space="0" w:color="auto" w:frame="1"/>
        </w:rPr>
        <w:t>(</w:t>
      </w:r>
      <w:r>
        <w:rPr>
          <w:rStyle w:val="keyword"/>
          <w:rFonts w:ascii="inter-regular" w:hAnsi="inter-regular"/>
          <w:b/>
          <w:bCs/>
          <w:color w:val="006699"/>
          <w:bdr w:val="none" w:sz="0" w:space="0" w:color="auto" w:frame="1"/>
        </w:rPr>
        <w:t>int</w:t>
      </w:r>
      <w:r>
        <w:rPr>
          <w:rFonts w:ascii="inter-regular" w:hAnsi="inter-regular"/>
          <w:color w:val="000000"/>
          <w:bdr w:val="none" w:sz="0" w:space="0" w:color="auto" w:frame="1"/>
        </w:rPr>
        <w:t> j=</w:t>
      </w:r>
      <w:r>
        <w:rPr>
          <w:rStyle w:val="number"/>
          <w:rFonts w:ascii="inter-regular" w:hAnsi="inter-regular"/>
          <w:color w:val="C00000"/>
          <w:bdr w:val="none" w:sz="0" w:space="0" w:color="auto" w:frame="1"/>
        </w:rPr>
        <w:t>0</w:t>
      </w:r>
      <w:r>
        <w:rPr>
          <w:rFonts w:ascii="inter-regular" w:hAnsi="inter-regular"/>
          <w:color w:val="000000"/>
          <w:bdr w:val="none" w:sz="0" w:space="0" w:color="auto" w:frame="1"/>
        </w:rPr>
        <w:t>;j&lt;</w:t>
      </w:r>
      <w:r>
        <w:rPr>
          <w:rStyle w:val="number"/>
          <w:rFonts w:ascii="inter-regular" w:hAnsi="inter-regular"/>
          <w:color w:val="C00000"/>
          <w:bdr w:val="none" w:sz="0" w:space="0" w:color="auto" w:frame="1"/>
        </w:rPr>
        <w:t>3</w:t>
      </w:r>
      <w:r>
        <w:rPr>
          <w:rFonts w:ascii="inter-regular" w:hAnsi="inter-regular"/>
          <w:color w:val="000000"/>
          <w:bdr w:val="none" w:sz="0" w:space="0" w:color="auto" w:frame="1"/>
        </w:rPr>
        <w:t>;j++){  </w:t>
      </w:r>
    </w:p>
    <w:p w14:paraId="7A4E6990" w14:textId="77777777" w:rsidR="0055689A" w:rsidRDefault="0055689A" w:rsidP="0055689A">
      <w:pPr>
        <w:numPr>
          <w:ilvl w:val="0"/>
          <w:numId w:val="168"/>
        </w:numPr>
        <w:spacing w:after="0" w:line="375" w:lineRule="atLeast"/>
        <w:jc w:val="both"/>
        <w:rPr>
          <w:rFonts w:ascii="inter-regular" w:hAnsi="inter-regular"/>
          <w:color w:val="000000"/>
        </w:rPr>
      </w:pPr>
      <w:r>
        <w:rPr>
          <w:rFonts w:ascii="inter-regular" w:hAnsi="inter-regular"/>
          <w:color w:val="000000"/>
          <w:bdr w:val="none" w:sz="0" w:space="0" w:color="auto" w:frame="1"/>
        </w:rPr>
        <w:t>c[i][j]=a[i][j]+b[i][j];  </w:t>
      </w:r>
    </w:p>
    <w:p w14:paraId="2D34BB51" w14:textId="77777777" w:rsidR="0055689A" w:rsidRDefault="0055689A" w:rsidP="0055689A">
      <w:pPr>
        <w:pStyle w:val="alt"/>
        <w:numPr>
          <w:ilvl w:val="0"/>
          <w:numId w:val="168"/>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System.out.print(c[i][j]+</w:t>
      </w:r>
      <w:r>
        <w:rPr>
          <w:rStyle w:val="string"/>
          <w:rFonts w:ascii="inter-regular" w:hAnsi="inter-regular"/>
          <w:color w:val="0000FF"/>
          <w:bdr w:val="none" w:sz="0" w:space="0" w:color="auto" w:frame="1"/>
        </w:rPr>
        <w:t>" "</w:t>
      </w:r>
      <w:r>
        <w:rPr>
          <w:rFonts w:ascii="inter-regular" w:hAnsi="inter-regular"/>
          <w:color w:val="000000"/>
          <w:bdr w:val="none" w:sz="0" w:space="0" w:color="auto" w:frame="1"/>
        </w:rPr>
        <w:t>);  </w:t>
      </w:r>
    </w:p>
    <w:p w14:paraId="5B02CB98" w14:textId="77777777" w:rsidR="0055689A" w:rsidRDefault="0055689A" w:rsidP="0055689A">
      <w:pPr>
        <w:numPr>
          <w:ilvl w:val="0"/>
          <w:numId w:val="168"/>
        </w:numPr>
        <w:spacing w:after="0" w:line="375" w:lineRule="atLeast"/>
        <w:jc w:val="both"/>
        <w:rPr>
          <w:rFonts w:ascii="inter-regular" w:hAnsi="inter-regular"/>
          <w:color w:val="000000"/>
        </w:rPr>
      </w:pPr>
      <w:r>
        <w:rPr>
          <w:rFonts w:ascii="inter-regular" w:hAnsi="inter-regular"/>
          <w:color w:val="000000"/>
          <w:bdr w:val="none" w:sz="0" w:space="0" w:color="auto" w:frame="1"/>
        </w:rPr>
        <w:t>}  </w:t>
      </w:r>
    </w:p>
    <w:p w14:paraId="154976C4" w14:textId="77777777" w:rsidR="0055689A" w:rsidRDefault="0055689A" w:rsidP="0055689A">
      <w:pPr>
        <w:pStyle w:val="alt"/>
        <w:numPr>
          <w:ilvl w:val="0"/>
          <w:numId w:val="168"/>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System.out.println();</w:t>
      </w:r>
      <w:r>
        <w:rPr>
          <w:rStyle w:val="comment"/>
          <w:rFonts w:ascii="inter-regular" w:hAnsi="inter-regular"/>
          <w:color w:val="008200"/>
          <w:bdr w:val="none" w:sz="0" w:space="0" w:color="auto" w:frame="1"/>
        </w:rPr>
        <w:t>//new line</w:t>
      </w:r>
      <w:r>
        <w:rPr>
          <w:rFonts w:ascii="inter-regular" w:hAnsi="inter-regular"/>
          <w:color w:val="000000"/>
          <w:bdr w:val="none" w:sz="0" w:space="0" w:color="auto" w:frame="1"/>
        </w:rPr>
        <w:t>  </w:t>
      </w:r>
    </w:p>
    <w:p w14:paraId="3E5DE9F0" w14:textId="77777777" w:rsidR="0055689A" w:rsidRDefault="0055689A" w:rsidP="0055689A">
      <w:pPr>
        <w:numPr>
          <w:ilvl w:val="0"/>
          <w:numId w:val="168"/>
        </w:numPr>
        <w:spacing w:after="0" w:line="375" w:lineRule="atLeast"/>
        <w:jc w:val="both"/>
        <w:rPr>
          <w:rFonts w:ascii="inter-regular" w:hAnsi="inter-regular"/>
          <w:color w:val="000000"/>
        </w:rPr>
      </w:pPr>
      <w:r>
        <w:rPr>
          <w:rFonts w:ascii="inter-regular" w:hAnsi="inter-regular"/>
          <w:color w:val="000000"/>
          <w:bdr w:val="none" w:sz="0" w:space="0" w:color="auto" w:frame="1"/>
        </w:rPr>
        <w:t>}  </w:t>
      </w:r>
    </w:p>
    <w:p w14:paraId="33E46086" w14:textId="77777777" w:rsidR="0055689A" w:rsidRDefault="0055689A" w:rsidP="0055689A">
      <w:pPr>
        <w:pStyle w:val="alt"/>
        <w:numPr>
          <w:ilvl w:val="0"/>
          <w:numId w:val="168"/>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w:t>
      </w:r>
    </w:p>
    <w:p w14:paraId="5B57C154" w14:textId="77777777" w:rsidR="0055689A" w:rsidRDefault="0055689A" w:rsidP="0055689A">
      <w:pPr>
        <w:numPr>
          <w:ilvl w:val="0"/>
          <w:numId w:val="168"/>
        </w:numPr>
        <w:spacing w:after="0" w:line="375" w:lineRule="atLeast"/>
        <w:jc w:val="both"/>
        <w:rPr>
          <w:rFonts w:ascii="inter-regular" w:hAnsi="inter-regular"/>
          <w:color w:val="000000"/>
        </w:rPr>
      </w:pPr>
      <w:r>
        <w:rPr>
          <w:rFonts w:ascii="inter-regular" w:hAnsi="inter-regular"/>
          <w:color w:val="000000"/>
          <w:bdr w:val="none" w:sz="0" w:space="0" w:color="auto" w:frame="1"/>
        </w:rPr>
        <w:lastRenderedPageBreak/>
        <w:t>}}  </w:t>
      </w:r>
    </w:p>
    <w:p w14:paraId="50A0ACC0" w14:textId="77777777" w:rsidR="0055689A" w:rsidRDefault="0055689A" w:rsidP="0055689A">
      <w:pPr>
        <w:spacing w:line="240" w:lineRule="auto"/>
        <w:rPr>
          <w:rFonts w:ascii="Times New Roman" w:hAnsi="Times New Roman"/>
        </w:rPr>
      </w:pPr>
      <w:hyperlink r:id="rId145" w:tgtFrame="_blank" w:history="1">
        <w:r>
          <w:rPr>
            <w:rStyle w:val="Hyperlink"/>
            <w:rFonts w:ascii="Verdana" w:hAnsi="Verdana"/>
            <w:b/>
            <w:bCs/>
            <w:color w:val="FFFFFF"/>
            <w:sz w:val="20"/>
            <w:szCs w:val="20"/>
            <w:shd w:val="clear" w:color="auto" w:fill="4CAF50"/>
          </w:rPr>
          <w:t>Test it Now</w:t>
        </w:r>
      </w:hyperlink>
    </w:p>
    <w:p w14:paraId="3F10178B" w14:textId="77777777" w:rsidR="0055689A" w:rsidRDefault="0055689A" w:rsidP="0055689A">
      <w:pPr>
        <w:pStyle w:val="NormalWeb"/>
        <w:shd w:val="clear" w:color="auto" w:fill="FFFFFF"/>
        <w:jc w:val="both"/>
        <w:rPr>
          <w:rFonts w:ascii="inter-regular" w:hAnsi="inter-regular"/>
          <w:color w:val="333333"/>
        </w:rPr>
      </w:pPr>
      <w:r>
        <w:rPr>
          <w:rFonts w:ascii="inter-regular" w:hAnsi="inter-regular"/>
          <w:color w:val="333333"/>
        </w:rPr>
        <w:t>Output:</w:t>
      </w:r>
    </w:p>
    <w:p w14:paraId="67640882" w14:textId="77777777" w:rsidR="0055689A" w:rsidRDefault="0055689A" w:rsidP="0055689A">
      <w:pPr>
        <w:pStyle w:val="HTMLPreformatted"/>
        <w:shd w:val="clear" w:color="auto" w:fill="EEEEEE"/>
        <w:jc w:val="both"/>
        <w:rPr>
          <w:color w:val="535559"/>
        </w:rPr>
      </w:pPr>
      <w:r>
        <w:rPr>
          <w:color w:val="535559"/>
        </w:rPr>
        <w:t>2 6 8</w:t>
      </w:r>
    </w:p>
    <w:p w14:paraId="03A75B57" w14:textId="77777777" w:rsidR="0055689A" w:rsidRDefault="0055689A" w:rsidP="0055689A">
      <w:pPr>
        <w:pStyle w:val="HTMLPreformatted"/>
        <w:shd w:val="clear" w:color="auto" w:fill="EEEEEE"/>
        <w:jc w:val="both"/>
        <w:rPr>
          <w:color w:val="535559"/>
        </w:rPr>
      </w:pPr>
      <w:r>
        <w:rPr>
          <w:color w:val="535559"/>
        </w:rPr>
        <w:t>6 8 10</w:t>
      </w:r>
    </w:p>
    <w:p w14:paraId="4667D29A" w14:textId="77777777" w:rsidR="0055689A" w:rsidRDefault="0055689A" w:rsidP="0055689A">
      <w:pPr>
        <w:pStyle w:val="Heading2"/>
        <w:shd w:val="clear" w:color="auto" w:fill="FFFFFF"/>
        <w:spacing w:line="312" w:lineRule="atLeast"/>
        <w:jc w:val="both"/>
        <w:rPr>
          <w:rFonts w:ascii="Helvetica" w:hAnsi="Helvetica"/>
          <w:b w:val="0"/>
          <w:bCs w:val="0"/>
          <w:color w:val="610B38"/>
          <w:sz w:val="38"/>
          <w:szCs w:val="38"/>
        </w:rPr>
      </w:pPr>
      <w:r>
        <w:rPr>
          <w:rFonts w:ascii="Helvetica" w:hAnsi="Helvetica"/>
          <w:b w:val="0"/>
          <w:bCs w:val="0"/>
          <w:color w:val="610B38"/>
          <w:sz w:val="38"/>
          <w:szCs w:val="38"/>
        </w:rPr>
        <w:t>Multiplication of 2 Matrices in Java</w:t>
      </w:r>
    </w:p>
    <w:p w14:paraId="1807280D" w14:textId="77777777" w:rsidR="0055689A" w:rsidRDefault="0055689A" w:rsidP="0055689A">
      <w:pPr>
        <w:pStyle w:val="NormalWeb"/>
        <w:shd w:val="clear" w:color="auto" w:fill="FFFFFF"/>
        <w:jc w:val="both"/>
        <w:rPr>
          <w:rFonts w:ascii="inter-regular" w:hAnsi="inter-regular"/>
          <w:color w:val="333333"/>
        </w:rPr>
      </w:pPr>
      <w:r>
        <w:rPr>
          <w:rFonts w:ascii="inter-regular" w:hAnsi="inter-regular"/>
          <w:color w:val="333333"/>
        </w:rPr>
        <w:t>In the case of matrix multiplication, a one-row element of the first matrix is multiplied by all the columns of the second matrix which can be understood by the image given below.</w:t>
      </w:r>
    </w:p>
    <w:p w14:paraId="659846D9" w14:textId="77777777" w:rsidR="0055689A" w:rsidRDefault="0055689A" w:rsidP="0055689A">
      <w:pPr>
        <w:rPr>
          <w:rFonts w:ascii="Times New Roman" w:hAnsi="Times New Roman"/>
        </w:rPr>
      </w:pPr>
      <w:r>
        <w:rPr>
          <w:noProof/>
        </w:rPr>
        <w:drawing>
          <wp:inline distT="0" distB="0" distL="0" distR="0" wp14:anchorId="41AB46EB" wp14:editId="62CC7338">
            <wp:extent cx="3962400" cy="3365500"/>
            <wp:effectExtent l="0" t="0" r="0" b="6350"/>
            <wp:docPr id="431402028" name="Picture 1" descr="Matrix Multiplication in Ja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Matrix Multiplication in Java"/>
                    <pic:cNvPicPr>
                      <a:picLocks noChangeAspect="1" noChangeArrowheads="1"/>
                    </pic:cNvPicPr>
                  </pic:nvPicPr>
                  <pic:blipFill>
                    <a:blip r:embed="rId146">
                      <a:extLst>
                        <a:ext uri="{28A0092B-C50C-407E-A947-70E740481C1C}">
                          <a14:useLocalDpi xmlns:a14="http://schemas.microsoft.com/office/drawing/2010/main" val="0"/>
                        </a:ext>
                      </a:extLst>
                    </a:blip>
                    <a:srcRect/>
                    <a:stretch>
                      <a:fillRect/>
                    </a:stretch>
                  </pic:blipFill>
                  <pic:spPr bwMode="auto">
                    <a:xfrm>
                      <a:off x="0" y="0"/>
                      <a:ext cx="3962400" cy="3365500"/>
                    </a:xfrm>
                    <a:prstGeom prst="rect">
                      <a:avLst/>
                    </a:prstGeom>
                    <a:noFill/>
                    <a:ln>
                      <a:noFill/>
                    </a:ln>
                  </pic:spPr>
                </pic:pic>
              </a:graphicData>
            </a:graphic>
          </wp:inline>
        </w:drawing>
      </w:r>
    </w:p>
    <w:p w14:paraId="1DE2E1A7" w14:textId="77777777" w:rsidR="0055689A" w:rsidRDefault="0055689A" w:rsidP="0055689A">
      <w:pPr>
        <w:pStyle w:val="NormalWeb"/>
        <w:shd w:val="clear" w:color="auto" w:fill="FFFFFF"/>
        <w:jc w:val="both"/>
        <w:rPr>
          <w:rFonts w:ascii="inter-regular" w:hAnsi="inter-regular"/>
          <w:color w:val="333333"/>
        </w:rPr>
      </w:pPr>
      <w:r>
        <w:rPr>
          <w:rFonts w:ascii="inter-regular" w:hAnsi="inter-regular"/>
          <w:color w:val="333333"/>
        </w:rPr>
        <w:t>Let's see a simple example to multiply two matrices of 3 rows and 3 columns.</w:t>
      </w:r>
    </w:p>
    <w:p w14:paraId="23F78FF2" w14:textId="77777777" w:rsidR="0055689A" w:rsidRDefault="0055689A" w:rsidP="0055689A">
      <w:pPr>
        <w:pStyle w:val="alt"/>
        <w:numPr>
          <w:ilvl w:val="0"/>
          <w:numId w:val="169"/>
        </w:numPr>
        <w:spacing w:before="0" w:beforeAutospacing="0" w:after="0" w:afterAutospacing="0" w:line="375" w:lineRule="atLeast"/>
        <w:jc w:val="both"/>
        <w:rPr>
          <w:rFonts w:ascii="inter-regular" w:hAnsi="inter-regular"/>
          <w:color w:val="000000"/>
        </w:rPr>
      </w:pPr>
      <w:r>
        <w:rPr>
          <w:rStyle w:val="comment"/>
          <w:rFonts w:ascii="inter-regular" w:hAnsi="inter-regular"/>
          <w:color w:val="008200"/>
          <w:bdr w:val="none" w:sz="0" w:space="0" w:color="auto" w:frame="1"/>
        </w:rPr>
        <w:t>//Java Program to multiply two matrices</w:t>
      </w:r>
      <w:r>
        <w:rPr>
          <w:rFonts w:ascii="inter-regular" w:hAnsi="inter-regular"/>
          <w:color w:val="000000"/>
          <w:bdr w:val="none" w:sz="0" w:space="0" w:color="auto" w:frame="1"/>
        </w:rPr>
        <w:t>  </w:t>
      </w:r>
    </w:p>
    <w:p w14:paraId="6B5A0D4E" w14:textId="77777777" w:rsidR="0055689A" w:rsidRDefault="0055689A" w:rsidP="0055689A">
      <w:pPr>
        <w:numPr>
          <w:ilvl w:val="0"/>
          <w:numId w:val="169"/>
        </w:numPr>
        <w:spacing w:after="0" w:line="375" w:lineRule="atLeast"/>
        <w:jc w:val="both"/>
        <w:rPr>
          <w:rFonts w:ascii="inter-regular" w:hAnsi="inter-regular"/>
          <w:color w:val="000000"/>
        </w:rPr>
      </w:pPr>
      <w:r>
        <w:rPr>
          <w:rStyle w:val="keyword"/>
          <w:rFonts w:ascii="inter-regular" w:hAnsi="inter-regular"/>
          <w:b/>
          <w:bCs/>
          <w:color w:val="006699"/>
          <w:bdr w:val="none" w:sz="0" w:space="0" w:color="auto" w:frame="1"/>
        </w:rPr>
        <w:t>public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class</w:t>
      </w:r>
      <w:r>
        <w:rPr>
          <w:rFonts w:ascii="inter-regular" w:hAnsi="inter-regular"/>
          <w:color w:val="000000"/>
          <w:bdr w:val="none" w:sz="0" w:space="0" w:color="auto" w:frame="1"/>
        </w:rPr>
        <w:t> MatrixMultiplicationExample{  </w:t>
      </w:r>
    </w:p>
    <w:p w14:paraId="78BD53BB" w14:textId="77777777" w:rsidR="0055689A" w:rsidRDefault="0055689A" w:rsidP="0055689A">
      <w:pPr>
        <w:pStyle w:val="alt"/>
        <w:numPr>
          <w:ilvl w:val="0"/>
          <w:numId w:val="169"/>
        </w:numPr>
        <w:spacing w:before="0" w:beforeAutospacing="0" w:after="0" w:afterAutospacing="0" w:line="375" w:lineRule="atLeast"/>
        <w:jc w:val="both"/>
        <w:rPr>
          <w:rFonts w:ascii="inter-regular" w:hAnsi="inter-regular"/>
          <w:color w:val="000000"/>
        </w:rPr>
      </w:pPr>
      <w:r>
        <w:rPr>
          <w:rStyle w:val="keyword"/>
          <w:rFonts w:ascii="inter-regular" w:hAnsi="inter-regular"/>
          <w:b/>
          <w:bCs/>
          <w:color w:val="006699"/>
          <w:bdr w:val="none" w:sz="0" w:space="0" w:color="auto" w:frame="1"/>
        </w:rPr>
        <w:t>public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static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void</w:t>
      </w:r>
      <w:r>
        <w:rPr>
          <w:rFonts w:ascii="inter-regular" w:hAnsi="inter-regular"/>
          <w:color w:val="000000"/>
          <w:bdr w:val="none" w:sz="0" w:space="0" w:color="auto" w:frame="1"/>
        </w:rPr>
        <w:t> main(String args[]){  </w:t>
      </w:r>
    </w:p>
    <w:p w14:paraId="12422A71" w14:textId="77777777" w:rsidR="0055689A" w:rsidRDefault="0055689A" w:rsidP="0055689A">
      <w:pPr>
        <w:numPr>
          <w:ilvl w:val="0"/>
          <w:numId w:val="169"/>
        </w:numPr>
        <w:spacing w:after="0" w:line="375" w:lineRule="atLeast"/>
        <w:jc w:val="both"/>
        <w:rPr>
          <w:rFonts w:ascii="inter-regular" w:hAnsi="inter-regular"/>
          <w:color w:val="000000"/>
        </w:rPr>
      </w:pPr>
      <w:r>
        <w:rPr>
          <w:rStyle w:val="comment"/>
          <w:rFonts w:ascii="inter-regular" w:hAnsi="inter-regular"/>
          <w:color w:val="008200"/>
          <w:bdr w:val="none" w:sz="0" w:space="0" w:color="auto" w:frame="1"/>
        </w:rPr>
        <w:t>//creating two matrices  </w:t>
      </w:r>
      <w:r>
        <w:rPr>
          <w:rFonts w:ascii="inter-regular" w:hAnsi="inter-regular"/>
          <w:color w:val="000000"/>
          <w:bdr w:val="none" w:sz="0" w:space="0" w:color="auto" w:frame="1"/>
        </w:rPr>
        <w:t>  </w:t>
      </w:r>
    </w:p>
    <w:p w14:paraId="0F62EE1F" w14:textId="77777777" w:rsidR="0055689A" w:rsidRDefault="0055689A" w:rsidP="0055689A">
      <w:pPr>
        <w:pStyle w:val="alt"/>
        <w:numPr>
          <w:ilvl w:val="0"/>
          <w:numId w:val="169"/>
        </w:numPr>
        <w:spacing w:before="0" w:beforeAutospacing="0" w:after="0" w:afterAutospacing="0" w:line="375" w:lineRule="atLeast"/>
        <w:jc w:val="both"/>
        <w:rPr>
          <w:rFonts w:ascii="inter-regular" w:hAnsi="inter-regular"/>
          <w:color w:val="000000"/>
        </w:rPr>
      </w:pPr>
      <w:r>
        <w:rPr>
          <w:rStyle w:val="keyword"/>
          <w:rFonts w:ascii="inter-regular" w:hAnsi="inter-regular"/>
          <w:b/>
          <w:bCs/>
          <w:color w:val="006699"/>
          <w:bdr w:val="none" w:sz="0" w:space="0" w:color="auto" w:frame="1"/>
        </w:rPr>
        <w:t>int</w:t>
      </w:r>
      <w:r>
        <w:rPr>
          <w:rFonts w:ascii="inter-regular" w:hAnsi="inter-regular"/>
          <w:color w:val="000000"/>
          <w:bdr w:val="none" w:sz="0" w:space="0" w:color="auto" w:frame="1"/>
        </w:rPr>
        <w:t> a[][]={{</w:t>
      </w:r>
      <w:r>
        <w:rPr>
          <w:rStyle w:val="number"/>
          <w:rFonts w:ascii="inter-regular" w:hAnsi="inter-regular"/>
          <w:color w:val="C00000"/>
          <w:bdr w:val="none" w:sz="0" w:space="0" w:color="auto" w:frame="1"/>
        </w:rPr>
        <w:t>1</w:t>
      </w:r>
      <w:r>
        <w:rPr>
          <w:rFonts w:ascii="inter-regular" w:hAnsi="inter-regular"/>
          <w:color w:val="000000"/>
          <w:bdr w:val="none" w:sz="0" w:space="0" w:color="auto" w:frame="1"/>
        </w:rPr>
        <w:t>,</w:t>
      </w:r>
      <w:r>
        <w:rPr>
          <w:rStyle w:val="number"/>
          <w:rFonts w:ascii="inter-regular" w:hAnsi="inter-regular"/>
          <w:color w:val="C00000"/>
          <w:bdr w:val="none" w:sz="0" w:space="0" w:color="auto" w:frame="1"/>
        </w:rPr>
        <w:t>1</w:t>
      </w:r>
      <w:r>
        <w:rPr>
          <w:rFonts w:ascii="inter-regular" w:hAnsi="inter-regular"/>
          <w:color w:val="000000"/>
          <w:bdr w:val="none" w:sz="0" w:space="0" w:color="auto" w:frame="1"/>
        </w:rPr>
        <w:t>,</w:t>
      </w:r>
      <w:r>
        <w:rPr>
          <w:rStyle w:val="number"/>
          <w:rFonts w:ascii="inter-regular" w:hAnsi="inter-regular"/>
          <w:color w:val="C00000"/>
          <w:bdr w:val="none" w:sz="0" w:space="0" w:color="auto" w:frame="1"/>
        </w:rPr>
        <w:t>1</w:t>
      </w:r>
      <w:r>
        <w:rPr>
          <w:rFonts w:ascii="inter-regular" w:hAnsi="inter-regular"/>
          <w:color w:val="000000"/>
          <w:bdr w:val="none" w:sz="0" w:space="0" w:color="auto" w:frame="1"/>
        </w:rPr>
        <w:t>},{</w:t>
      </w:r>
      <w:r>
        <w:rPr>
          <w:rStyle w:val="number"/>
          <w:rFonts w:ascii="inter-regular" w:hAnsi="inter-regular"/>
          <w:color w:val="C00000"/>
          <w:bdr w:val="none" w:sz="0" w:space="0" w:color="auto" w:frame="1"/>
        </w:rPr>
        <w:t>2</w:t>
      </w:r>
      <w:r>
        <w:rPr>
          <w:rFonts w:ascii="inter-regular" w:hAnsi="inter-regular"/>
          <w:color w:val="000000"/>
          <w:bdr w:val="none" w:sz="0" w:space="0" w:color="auto" w:frame="1"/>
        </w:rPr>
        <w:t>,</w:t>
      </w:r>
      <w:r>
        <w:rPr>
          <w:rStyle w:val="number"/>
          <w:rFonts w:ascii="inter-regular" w:hAnsi="inter-regular"/>
          <w:color w:val="C00000"/>
          <w:bdr w:val="none" w:sz="0" w:space="0" w:color="auto" w:frame="1"/>
        </w:rPr>
        <w:t>2</w:t>
      </w:r>
      <w:r>
        <w:rPr>
          <w:rFonts w:ascii="inter-regular" w:hAnsi="inter-regular"/>
          <w:color w:val="000000"/>
          <w:bdr w:val="none" w:sz="0" w:space="0" w:color="auto" w:frame="1"/>
        </w:rPr>
        <w:t>,</w:t>
      </w:r>
      <w:r>
        <w:rPr>
          <w:rStyle w:val="number"/>
          <w:rFonts w:ascii="inter-regular" w:hAnsi="inter-regular"/>
          <w:color w:val="C00000"/>
          <w:bdr w:val="none" w:sz="0" w:space="0" w:color="auto" w:frame="1"/>
        </w:rPr>
        <w:t>2</w:t>
      </w:r>
      <w:r>
        <w:rPr>
          <w:rFonts w:ascii="inter-regular" w:hAnsi="inter-regular"/>
          <w:color w:val="000000"/>
          <w:bdr w:val="none" w:sz="0" w:space="0" w:color="auto" w:frame="1"/>
        </w:rPr>
        <w:t>},{</w:t>
      </w:r>
      <w:r>
        <w:rPr>
          <w:rStyle w:val="number"/>
          <w:rFonts w:ascii="inter-regular" w:hAnsi="inter-regular"/>
          <w:color w:val="C00000"/>
          <w:bdr w:val="none" w:sz="0" w:space="0" w:color="auto" w:frame="1"/>
        </w:rPr>
        <w:t>3</w:t>
      </w:r>
      <w:r>
        <w:rPr>
          <w:rFonts w:ascii="inter-regular" w:hAnsi="inter-regular"/>
          <w:color w:val="000000"/>
          <w:bdr w:val="none" w:sz="0" w:space="0" w:color="auto" w:frame="1"/>
        </w:rPr>
        <w:t>,</w:t>
      </w:r>
      <w:r>
        <w:rPr>
          <w:rStyle w:val="number"/>
          <w:rFonts w:ascii="inter-regular" w:hAnsi="inter-regular"/>
          <w:color w:val="C00000"/>
          <w:bdr w:val="none" w:sz="0" w:space="0" w:color="auto" w:frame="1"/>
        </w:rPr>
        <w:t>3</w:t>
      </w:r>
      <w:r>
        <w:rPr>
          <w:rFonts w:ascii="inter-regular" w:hAnsi="inter-regular"/>
          <w:color w:val="000000"/>
          <w:bdr w:val="none" w:sz="0" w:space="0" w:color="auto" w:frame="1"/>
        </w:rPr>
        <w:t>,</w:t>
      </w:r>
      <w:r>
        <w:rPr>
          <w:rStyle w:val="number"/>
          <w:rFonts w:ascii="inter-regular" w:hAnsi="inter-regular"/>
          <w:color w:val="C00000"/>
          <w:bdr w:val="none" w:sz="0" w:space="0" w:color="auto" w:frame="1"/>
        </w:rPr>
        <w:t>3</w:t>
      </w:r>
      <w:r>
        <w:rPr>
          <w:rFonts w:ascii="inter-regular" w:hAnsi="inter-regular"/>
          <w:color w:val="000000"/>
          <w:bdr w:val="none" w:sz="0" w:space="0" w:color="auto" w:frame="1"/>
        </w:rPr>
        <w:t>}};    </w:t>
      </w:r>
    </w:p>
    <w:p w14:paraId="6155D029" w14:textId="77777777" w:rsidR="0055689A" w:rsidRDefault="0055689A" w:rsidP="0055689A">
      <w:pPr>
        <w:numPr>
          <w:ilvl w:val="0"/>
          <w:numId w:val="169"/>
        </w:numPr>
        <w:spacing w:after="0" w:line="375" w:lineRule="atLeast"/>
        <w:jc w:val="both"/>
        <w:rPr>
          <w:rFonts w:ascii="inter-regular" w:hAnsi="inter-regular"/>
          <w:color w:val="000000"/>
        </w:rPr>
      </w:pPr>
      <w:r>
        <w:rPr>
          <w:rStyle w:val="keyword"/>
          <w:rFonts w:ascii="inter-regular" w:hAnsi="inter-regular"/>
          <w:b/>
          <w:bCs/>
          <w:color w:val="006699"/>
          <w:bdr w:val="none" w:sz="0" w:space="0" w:color="auto" w:frame="1"/>
        </w:rPr>
        <w:t>int</w:t>
      </w:r>
      <w:r>
        <w:rPr>
          <w:rFonts w:ascii="inter-regular" w:hAnsi="inter-regular"/>
          <w:color w:val="000000"/>
          <w:bdr w:val="none" w:sz="0" w:space="0" w:color="auto" w:frame="1"/>
        </w:rPr>
        <w:t> b[][]={{</w:t>
      </w:r>
      <w:r>
        <w:rPr>
          <w:rStyle w:val="number"/>
          <w:rFonts w:ascii="inter-regular" w:hAnsi="inter-regular"/>
          <w:color w:val="C00000"/>
          <w:bdr w:val="none" w:sz="0" w:space="0" w:color="auto" w:frame="1"/>
        </w:rPr>
        <w:t>1</w:t>
      </w:r>
      <w:r>
        <w:rPr>
          <w:rFonts w:ascii="inter-regular" w:hAnsi="inter-regular"/>
          <w:color w:val="000000"/>
          <w:bdr w:val="none" w:sz="0" w:space="0" w:color="auto" w:frame="1"/>
        </w:rPr>
        <w:t>,</w:t>
      </w:r>
      <w:r>
        <w:rPr>
          <w:rStyle w:val="number"/>
          <w:rFonts w:ascii="inter-regular" w:hAnsi="inter-regular"/>
          <w:color w:val="C00000"/>
          <w:bdr w:val="none" w:sz="0" w:space="0" w:color="auto" w:frame="1"/>
        </w:rPr>
        <w:t>1</w:t>
      </w:r>
      <w:r>
        <w:rPr>
          <w:rFonts w:ascii="inter-regular" w:hAnsi="inter-regular"/>
          <w:color w:val="000000"/>
          <w:bdr w:val="none" w:sz="0" w:space="0" w:color="auto" w:frame="1"/>
        </w:rPr>
        <w:t>,</w:t>
      </w:r>
      <w:r>
        <w:rPr>
          <w:rStyle w:val="number"/>
          <w:rFonts w:ascii="inter-regular" w:hAnsi="inter-regular"/>
          <w:color w:val="C00000"/>
          <w:bdr w:val="none" w:sz="0" w:space="0" w:color="auto" w:frame="1"/>
        </w:rPr>
        <w:t>1</w:t>
      </w:r>
      <w:r>
        <w:rPr>
          <w:rFonts w:ascii="inter-regular" w:hAnsi="inter-regular"/>
          <w:color w:val="000000"/>
          <w:bdr w:val="none" w:sz="0" w:space="0" w:color="auto" w:frame="1"/>
        </w:rPr>
        <w:t>},{</w:t>
      </w:r>
      <w:r>
        <w:rPr>
          <w:rStyle w:val="number"/>
          <w:rFonts w:ascii="inter-regular" w:hAnsi="inter-regular"/>
          <w:color w:val="C00000"/>
          <w:bdr w:val="none" w:sz="0" w:space="0" w:color="auto" w:frame="1"/>
        </w:rPr>
        <w:t>2</w:t>
      </w:r>
      <w:r>
        <w:rPr>
          <w:rFonts w:ascii="inter-regular" w:hAnsi="inter-regular"/>
          <w:color w:val="000000"/>
          <w:bdr w:val="none" w:sz="0" w:space="0" w:color="auto" w:frame="1"/>
        </w:rPr>
        <w:t>,</w:t>
      </w:r>
      <w:r>
        <w:rPr>
          <w:rStyle w:val="number"/>
          <w:rFonts w:ascii="inter-regular" w:hAnsi="inter-regular"/>
          <w:color w:val="C00000"/>
          <w:bdr w:val="none" w:sz="0" w:space="0" w:color="auto" w:frame="1"/>
        </w:rPr>
        <w:t>2</w:t>
      </w:r>
      <w:r>
        <w:rPr>
          <w:rFonts w:ascii="inter-regular" w:hAnsi="inter-regular"/>
          <w:color w:val="000000"/>
          <w:bdr w:val="none" w:sz="0" w:space="0" w:color="auto" w:frame="1"/>
        </w:rPr>
        <w:t>,</w:t>
      </w:r>
      <w:r>
        <w:rPr>
          <w:rStyle w:val="number"/>
          <w:rFonts w:ascii="inter-regular" w:hAnsi="inter-regular"/>
          <w:color w:val="C00000"/>
          <w:bdr w:val="none" w:sz="0" w:space="0" w:color="auto" w:frame="1"/>
        </w:rPr>
        <w:t>2</w:t>
      </w:r>
      <w:r>
        <w:rPr>
          <w:rFonts w:ascii="inter-regular" w:hAnsi="inter-regular"/>
          <w:color w:val="000000"/>
          <w:bdr w:val="none" w:sz="0" w:space="0" w:color="auto" w:frame="1"/>
        </w:rPr>
        <w:t>},{</w:t>
      </w:r>
      <w:r>
        <w:rPr>
          <w:rStyle w:val="number"/>
          <w:rFonts w:ascii="inter-regular" w:hAnsi="inter-regular"/>
          <w:color w:val="C00000"/>
          <w:bdr w:val="none" w:sz="0" w:space="0" w:color="auto" w:frame="1"/>
        </w:rPr>
        <w:t>3</w:t>
      </w:r>
      <w:r>
        <w:rPr>
          <w:rFonts w:ascii="inter-regular" w:hAnsi="inter-regular"/>
          <w:color w:val="000000"/>
          <w:bdr w:val="none" w:sz="0" w:space="0" w:color="auto" w:frame="1"/>
        </w:rPr>
        <w:t>,</w:t>
      </w:r>
      <w:r>
        <w:rPr>
          <w:rStyle w:val="number"/>
          <w:rFonts w:ascii="inter-regular" w:hAnsi="inter-regular"/>
          <w:color w:val="C00000"/>
          <w:bdr w:val="none" w:sz="0" w:space="0" w:color="auto" w:frame="1"/>
        </w:rPr>
        <w:t>3</w:t>
      </w:r>
      <w:r>
        <w:rPr>
          <w:rFonts w:ascii="inter-regular" w:hAnsi="inter-regular"/>
          <w:color w:val="000000"/>
          <w:bdr w:val="none" w:sz="0" w:space="0" w:color="auto" w:frame="1"/>
        </w:rPr>
        <w:t>,</w:t>
      </w:r>
      <w:r>
        <w:rPr>
          <w:rStyle w:val="number"/>
          <w:rFonts w:ascii="inter-regular" w:hAnsi="inter-regular"/>
          <w:color w:val="C00000"/>
          <w:bdr w:val="none" w:sz="0" w:space="0" w:color="auto" w:frame="1"/>
        </w:rPr>
        <w:t>3</w:t>
      </w:r>
      <w:r>
        <w:rPr>
          <w:rFonts w:ascii="inter-regular" w:hAnsi="inter-regular"/>
          <w:color w:val="000000"/>
          <w:bdr w:val="none" w:sz="0" w:space="0" w:color="auto" w:frame="1"/>
        </w:rPr>
        <w:t>}};    </w:t>
      </w:r>
    </w:p>
    <w:p w14:paraId="341F97E0" w14:textId="77777777" w:rsidR="0055689A" w:rsidRDefault="0055689A" w:rsidP="0055689A">
      <w:pPr>
        <w:pStyle w:val="alt"/>
        <w:numPr>
          <w:ilvl w:val="0"/>
          <w:numId w:val="169"/>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w:t>
      </w:r>
    </w:p>
    <w:p w14:paraId="3B124431" w14:textId="77777777" w:rsidR="0055689A" w:rsidRDefault="0055689A" w:rsidP="0055689A">
      <w:pPr>
        <w:numPr>
          <w:ilvl w:val="0"/>
          <w:numId w:val="169"/>
        </w:numPr>
        <w:spacing w:after="0" w:line="375" w:lineRule="atLeast"/>
        <w:jc w:val="both"/>
        <w:rPr>
          <w:rFonts w:ascii="inter-regular" w:hAnsi="inter-regular"/>
          <w:color w:val="000000"/>
        </w:rPr>
      </w:pPr>
      <w:r>
        <w:rPr>
          <w:rStyle w:val="comment"/>
          <w:rFonts w:ascii="inter-regular" w:hAnsi="inter-regular"/>
          <w:color w:val="008200"/>
          <w:bdr w:val="none" w:sz="0" w:space="0" w:color="auto" w:frame="1"/>
        </w:rPr>
        <w:t>//creating another matrix to store the multiplication of two matrices  </w:t>
      </w:r>
      <w:r>
        <w:rPr>
          <w:rFonts w:ascii="inter-regular" w:hAnsi="inter-regular"/>
          <w:color w:val="000000"/>
          <w:bdr w:val="none" w:sz="0" w:space="0" w:color="auto" w:frame="1"/>
        </w:rPr>
        <w:t>  </w:t>
      </w:r>
    </w:p>
    <w:p w14:paraId="46CEE125" w14:textId="77777777" w:rsidR="0055689A" w:rsidRDefault="0055689A" w:rsidP="0055689A">
      <w:pPr>
        <w:pStyle w:val="alt"/>
        <w:numPr>
          <w:ilvl w:val="0"/>
          <w:numId w:val="169"/>
        </w:numPr>
        <w:spacing w:before="0" w:beforeAutospacing="0" w:after="0" w:afterAutospacing="0" w:line="375" w:lineRule="atLeast"/>
        <w:jc w:val="both"/>
        <w:rPr>
          <w:rFonts w:ascii="inter-regular" w:hAnsi="inter-regular"/>
          <w:color w:val="000000"/>
        </w:rPr>
      </w:pPr>
      <w:r>
        <w:rPr>
          <w:rStyle w:val="keyword"/>
          <w:rFonts w:ascii="inter-regular" w:hAnsi="inter-regular"/>
          <w:b/>
          <w:bCs/>
          <w:color w:val="006699"/>
          <w:bdr w:val="none" w:sz="0" w:space="0" w:color="auto" w:frame="1"/>
        </w:rPr>
        <w:t>int</w:t>
      </w:r>
      <w:r>
        <w:rPr>
          <w:rFonts w:ascii="inter-regular" w:hAnsi="inter-regular"/>
          <w:color w:val="000000"/>
          <w:bdr w:val="none" w:sz="0" w:space="0" w:color="auto" w:frame="1"/>
        </w:rPr>
        <w:t> c[][]=</w:t>
      </w:r>
      <w:r>
        <w:rPr>
          <w:rStyle w:val="keyword"/>
          <w:rFonts w:ascii="inter-regular" w:hAnsi="inter-regular"/>
          <w:b/>
          <w:bCs/>
          <w:color w:val="006699"/>
          <w:bdr w:val="none" w:sz="0" w:space="0" w:color="auto" w:frame="1"/>
        </w:rPr>
        <w:t>new</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int</w:t>
      </w:r>
      <w:r>
        <w:rPr>
          <w:rFonts w:ascii="inter-regular" w:hAnsi="inter-regular"/>
          <w:color w:val="000000"/>
          <w:bdr w:val="none" w:sz="0" w:space="0" w:color="auto" w:frame="1"/>
        </w:rPr>
        <w:t>[</w:t>
      </w:r>
      <w:r>
        <w:rPr>
          <w:rStyle w:val="number"/>
          <w:rFonts w:ascii="inter-regular" w:hAnsi="inter-regular"/>
          <w:color w:val="C00000"/>
          <w:bdr w:val="none" w:sz="0" w:space="0" w:color="auto" w:frame="1"/>
        </w:rPr>
        <w:t>3</w:t>
      </w:r>
      <w:r>
        <w:rPr>
          <w:rFonts w:ascii="inter-regular" w:hAnsi="inter-regular"/>
          <w:color w:val="000000"/>
          <w:bdr w:val="none" w:sz="0" w:space="0" w:color="auto" w:frame="1"/>
        </w:rPr>
        <w:t>][</w:t>
      </w:r>
      <w:r>
        <w:rPr>
          <w:rStyle w:val="number"/>
          <w:rFonts w:ascii="inter-regular" w:hAnsi="inter-regular"/>
          <w:color w:val="C00000"/>
          <w:bdr w:val="none" w:sz="0" w:space="0" w:color="auto" w:frame="1"/>
        </w:rPr>
        <w:t>3</w:t>
      </w:r>
      <w:r>
        <w:rPr>
          <w:rFonts w:ascii="inter-regular" w:hAnsi="inter-regular"/>
          <w:color w:val="000000"/>
          <w:bdr w:val="none" w:sz="0" w:space="0" w:color="auto" w:frame="1"/>
        </w:rPr>
        <w:t>];  </w:t>
      </w:r>
      <w:r>
        <w:rPr>
          <w:rStyle w:val="comment"/>
          <w:rFonts w:ascii="inter-regular" w:hAnsi="inter-regular"/>
          <w:color w:val="008200"/>
          <w:bdr w:val="none" w:sz="0" w:space="0" w:color="auto" w:frame="1"/>
        </w:rPr>
        <w:t>//3 rows and 3 columns</w:t>
      </w:r>
      <w:r>
        <w:rPr>
          <w:rFonts w:ascii="inter-regular" w:hAnsi="inter-regular"/>
          <w:color w:val="000000"/>
          <w:bdr w:val="none" w:sz="0" w:space="0" w:color="auto" w:frame="1"/>
        </w:rPr>
        <w:t>  </w:t>
      </w:r>
    </w:p>
    <w:p w14:paraId="09A01E03" w14:textId="77777777" w:rsidR="0055689A" w:rsidRDefault="0055689A" w:rsidP="0055689A">
      <w:pPr>
        <w:numPr>
          <w:ilvl w:val="0"/>
          <w:numId w:val="169"/>
        </w:numPr>
        <w:spacing w:after="0" w:line="375" w:lineRule="atLeast"/>
        <w:jc w:val="both"/>
        <w:rPr>
          <w:rFonts w:ascii="inter-regular" w:hAnsi="inter-regular"/>
          <w:color w:val="000000"/>
        </w:rPr>
      </w:pPr>
      <w:r>
        <w:rPr>
          <w:rFonts w:ascii="inter-regular" w:hAnsi="inter-regular"/>
          <w:color w:val="000000"/>
          <w:bdr w:val="none" w:sz="0" w:space="0" w:color="auto" w:frame="1"/>
        </w:rPr>
        <w:t>    </w:t>
      </w:r>
    </w:p>
    <w:p w14:paraId="5EAC1D33" w14:textId="77777777" w:rsidR="0055689A" w:rsidRDefault="0055689A" w:rsidP="0055689A">
      <w:pPr>
        <w:pStyle w:val="alt"/>
        <w:numPr>
          <w:ilvl w:val="0"/>
          <w:numId w:val="169"/>
        </w:numPr>
        <w:spacing w:before="0" w:beforeAutospacing="0" w:after="0" w:afterAutospacing="0" w:line="375" w:lineRule="atLeast"/>
        <w:jc w:val="both"/>
        <w:rPr>
          <w:rFonts w:ascii="inter-regular" w:hAnsi="inter-regular"/>
          <w:color w:val="000000"/>
        </w:rPr>
      </w:pPr>
      <w:r>
        <w:rPr>
          <w:rStyle w:val="comment"/>
          <w:rFonts w:ascii="inter-regular" w:hAnsi="inter-regular"/>
          <w:color w:val="008200"/>
          <w:bdr w:val="none" w:sz="0" w:space="0" w:color="auto" w:frame="1"/>
        </w:rPr>
        <w:lastRenderedPageBreak/>
        <w:t>//multiplying and printing multiplication of 2 matrices  </w:t>
      </w:r>
      <w:r>
        <w:rPr>
          <w:rFonts w:ascii="inter-regular" w:hAnsi="inter-regular"/>
          <w:color w:val="000000"/>
          <w:bdr w:val="none" w:sz="0" w:space="0" w:color="auto" w:frame="1"/>
        </w:rPr>
        <w:t>  </w:t>
      </w:r>
    </w:p>
    <w:p w14:paraId="0BE90BA4" w14:textId="77777777" w:rsidR="0055689A" w:rsidRDefault="0055689A" w:rsidP="0055689A">
      <w:pPr>
        <w:numPr>
          <w:ilvl w:val="0"/>
          <w:numId w:val="169"/>
        </w:numPr>
        <w:spacing w:after="0" w:line="375" w:lineRule="atLeast"/>
        <w:jc w:val="both"/>
        <w:rPr>
          <w:rFonts w:ascii="inter-regular" w:hAnsi="inter-regular"/>
          <w:color w:val="000000"/>
        </w:rPr>
      </w:pPr>
      <w:r>
        <w:rPr>
          <w:rStyle w:val="keyword"/>
          <w:rFonts w:ascii="inter-regular" w:hAnsi="inter-regular"/>
          <w:b/>
          <w:bCs/>
          <w:color w:val="006699"/>
          <w:bdr w:val="none" w:sz="0" w:space="0" w:color="auto" w:frame="1"/>
        </w:rPr>
        <w:t>for</w:t>
      </w:r>
      <w:r>
        <w:rPr>
          <w:rFonts w:ascii="inter-regular" w:hAnsi="inter-regular"/>
          <w:color w:val="000000"/>
          <w:bdr w:val="none" w:sz="0" w:space="0" w:color="auto" w:frame="1"/>
        </w:rPr>
        <w:t>(</w:t>
      </w:r>
      <w:r>
        <w:rPr>
          <w:rStyle w:val="keyword"/>
          <w:rFonts w:ascii="inter-regular" w:hAnsi="inter-regular"/>
          <w:b/>
          <w:bCs/>
          <w:color w:val="006699"/>
          <w:bdr w:val="none" w:sz="0" w:space="0" w:color="auto" w:frame="1"/>
        </w:rPr>
        <w:t>int</w:t>
      </w:r>
      <w:r>
        <w:rPr>
          <w:rFonts w:ascii="inter-regular" w:hAnsi="inter-regular"/>
          <w:color w:val="000000"/>
          <w:bdr w:val="none" w:sz="0" w:space="0" w:color="auto" w:frame="1"/>
        </w:rPr>
        <w:t> i=</w:t>
      </w:r>
      <w:r>
        <w:rPr>
          <w:rStyle w:val="number"/>
          <w:rFonts w:ascii="inter-regular" w:hAnsi="inter-regular"/>
          <w:color w:val="C00000"/>
          <w:bdr w:val="none" w:sz="0" w:space="0" w:color="auto" w:frame="1"/>
        </w:rPr>
        <w:t>0</w:t>
      </w:r>
      <w:r>
        <w:rPr>
          <w:rFonts w:ascii="inter-regular" w:hAnsi="inter-regular"/>
          <w:color w:val="000000"/>
          <w:bdr w:val="none" w:sz="0" w:space="0" w:color="auto" w:frame="1"/>
        </w:rPr>
        <w:t>;i&lt;</w:t>
      </w:r>
      <w:r>
        <w:rPr>
          <w:rStyle w:val="number"/>
          <w:rFonts w:ascii="inter-regular" w:hAnsi="inter-regular"/>
          <w:color w:val="C00000"/>
          <w:bdr w:val="none" w:sz="0" w:space="0" w:color="auto" w:frame="1"/>
        </w:rPr>
        <w:t>3</w:t>
      </w:r>
      <w:r>
        <w:rPr>
          <w:rFonts w:ascii="inter-regular" w:hAnsi="inter-regular"/>
          <w:color w:val="000000"/>
          <w:bdr w:val="none" w:sz="0" w:space="0" w:color="auto" w:frame="1"/>
        </w:rPr>
        <w:t>;i++){    </w:t>
      </w:r>
    </w:p>
    <w:p w14:paraId="06704B74" w14:textId="77777777" w:rsidR="0055689A" w:rsidRDefault="0055689A" w:rsidP="0055689A">
      <w:pPr>
        <w:pStyle w:val="alt"/>
        <w:numPr>
          <w:ilvl w:val="0"/>
          <w:numId w:val="169"/>
        </w:numPr>
        <w:spacing w:before="0" w:beforeAutospacing="0" w:after="0" w:afterAutospacing="0" w:line="375" w:lineRule="atLeast"/>
        <w:jc w:val="both"/>
        <w:rPr>
          <w:rFonts w:ascii="inter-regular" w:hAnsi="inter-regular"/>
          <w:color w:val="000000"/>
        </w:rPr>
      </w:pPr>
      <w:r>
        <w:rPr>
          <w:rStyle w:val="keyword"/>
          <w:rFonts w:ascii="inter-regular" w:hAnsi="inter-regular"/>
          <w:b/>
          <w:bCs/>
          <w:color w:val="006699"/>
          <w:bdr w:val="none" w:sz="0" w:space="0" w:color="auto" w:frame="1"/>
        </w:rPr>
        <w:t>for</w:t>
      </w:r>
      <w:r>
        <w:rPr>
          <w:rFonts w:ascii="inter-regular" w:hAnsi="inter-regular"/>
          <w:color w:val="000000"/>
          <w:bdr w:val="none" w:sz="0" w:space="0" w:color="auto" w:frame="1"/>
        </w:rPr>
        <w:t>(</w:t>
      </w:r>
      <w:r>
        <w:rPr>
          <w:rStyle w:val="keyword"/>
          <w:rFonts w:ascii="inter-regular" w:hAnsi="inter-regular"/>
          <w:b/>
          <w:bCs/>
          <w:color w:val="006699"/>
          <w:bdr w:val="none" w:sz="0" w:space="0" w:color="auto" w:frame="1"/>
        </w:rPr>
        <w:t>int</w:t>
      </w:r>
      <w:r>
        <w:rPr>
          <w:rFonts w:ascii="inter-regular" w:hAnsi="inter-regular"/>
          <w:color w:val="000000"/>
          <w:bdr w:val="none" w:sz="0" w:space="0" w:color="auto" w:frame="1"/>
        </w:rPr>
        <w:t> j=</w:t>
      </w:r>
      <w:r>
        <w:rPr>
          <w:rStyle w:val="number"/>
          <w:rFonts w:ascii="inter-regular" w:hAnsi="inter-regular"/>
          <w:color w:val="C00000"/>
          <w:bdr w:val="none" w:sz="0" w:space="0" w:color="auto" w:frame="1"/>
        </w:rPr>
        <w:t>0</w:t>
      </w:r>
      <w:r>
        <w:rPr>
          <w:rFonts w:ascii="inter-regular" w:hAnsi="inter-regular"/>
          <w:color w:val="000000"/>
          <w:bdr w:val="none" w:sz="0" w:space="0" w:color="auto" w:frame="1"/>
        </w:rPr>
        <w:t>;j&lt;</w:t>
      </w:r>
      <w:r>
        <w:rPr>
          <w:rStyle w:val="number"/>
          <w:rFonts w:ascii="inter-regular" w:hAnsi="inter-regular"/>
          <w:color w:val="C00000"/>
          <w:bdr w:val="none" w:sz="0" w:space="0" w:color="auto" w:frame="1"/>
        </w:rPr>
        <w:t>3</w:t>
      </w:r>
      <w:r>
        <w:rPr>
          <w:rFonts w:ascii="inter-regular" w:hAnsi="inter-regular"/>
          <w:color w:val="000000"/>
          <w:bdr w:val="none" w:sz="0" w:space="0" w:color="auto" w:frame="1"/>
        </w:rPr>
        <w:t>;j++){    </w:t>
      </w:r>
    </w:p>
    <w:p w14:paraId="1D0B4F73" w14:textId="77777777" w:rsidR="0055689A" w:rsidRDefault="0055689A" w:rsidP="0055689A">
      <w:pPr>
        <w:numPr>
          <w:ilvl w:val="0"/>
          <w:numId w:val="169"/>
        </w:numPr>
        <w:spacing w:after="0" w:line="375" w:lineRule="atLeast"/>
        <w:jc w:val="both"/>
        <w:rPr>
          <w:rFonts w:ascii="inter-regular" w:hAnsi="inter-regular"/>
          <w:color w:val="000000"/>
        </w:rPr>
      </w:pPr>
      <w:r>
        <w:rPr>
          <w:rFonts w:ascii="inter-regular" w:hAnsi="inter-regular"/>
          <w:color w:val="000000"/>
          <w:bdr w:val="none" w:sz="0" w:space="0" w:color="auto" w:frame="1"/>
        </w:rPr>
        <w:t>c[i][j]=</w:t>
      </w:r>
      <w:r>
        <w:rPr>
          <w:rStyle w:val="number"/>
          <w:rFonts w:ascii="inter-regular" w:hAnsi="inter-regular"/>
          <w:color w:val="C00000"/>
          <w:bdr w:val="none" w:sz="0" w:space="0" w:color="auto" w:frame="1"/>
        </w:rPr>
        <w:t>0</w:t>
      </w:r>
      <w:r>
        <w:rPr>
          <w:rFonts w:ascii="inter-regular" w:hAnsi="inter-regular"/>
          <w:color w:val="000000"/>
          <w:bdr w:val="none" w:sz="0" w:space="0" w:color="auto" w:frame="1"/>
        </w:rPr>
        <w:t>;      </w:t>
      </w:r>
    </w:p>
    <w:p w14:paraId="55F3ABFE" w14:textId="77777777" w:rsidR="0055689A" w:rsidRDefault="0055689A" w:rsidP="0055689A">
      <w:pPr>
        <w:pStyle w:val="alt"/>
        <w:numPr>
          <w:ilvl w:val="0"/>
          <w:numId w:val="169"/>
        </w:numPr>
        <w:spacing w:before="0" w:beforeAutospacing="0" w:after="0" w:afterAutospacing="0" w:line="375" w:lineRule="atLeast"/>
        <w:jc w:val="both"/>
        <w:rPr>
          <w:rFonts w:ascii="inter-regular" w:hAnsi="inter-regular"/>
          <w:color w:val="000000"/>
        </w:rPr>
      </w:pPr>
      <w:r>
        <w:rPr>
          <w:rStyle w:val="keyword"/>
          <w:rFonts w:ascii="inter-regular" w:hAnsi="inter-regular"/>
          <w:b/>
          <w:bCs/>
          <w:color w:val="006699"/>
          <w:bdr w:val="none" w:sz="0" w:space="0" w:color="auto" w:frame="1"/>
        </w:rPr>
        <w:t>for</w:t>
      </w:r>
      <w:r>
        <w:rPr>
          <w:rFonts w:ascii="inter-regular" w:hAnsi="inter-regular"/>
          <w:color w:val="000000"/>
          <w:bdr w:val="none" w:sz="0" w:space="0" w:color="auto" w:frame="1"/>
        </w:rPr>
        <w:t>(</w:t>
      </w:r>
      <w:r>
        <w:rPr>
          <w:rStyle w:val="keyword"/>
          <w:rFonts w:ascii="inter-regular" w:hAnsi="inter-regular"/>
          <w:b/>
          <w:bCs/>
          <w:color w:val="006699"/>
          <w:bdr w:val="none" w:sz="0" w:space="0" w:color="auto" w:frame="1"/>
        </w:rPr>
        <w:t>int</w:t>
      </w:r>
      <w:r>
        <w:rPr>
          <w:rFonts w:ascii="inter-regular" w:hAnsi="inter-regular"/>
          <w:color w:val="000000"/>
          <w:bdr w:val="none" w:sz="0" w:space="0" w:color="auto" w:frame="1"/>
        </w:rPr>
        <w:t> k=</w:t>
      </w:r>
      <w:r>
        <w:rPr>
          <w:rStyle w:val="number"/>
          <w:rFonts w:ascii="inter-regular" w:hAnsi="inter-regular"/>
          <w:color w:val="C00000"/>
          <w:bdr w:val="none" w:sz="0" w:space="0" w:color="auto" w:frame="1"/>
        </w:rPr>
        <w:t>0</w:t>
      </w:r>
      <w:r>
        <w:rPr>
          <w:rFonts w:ascii="inter-regular" w:hAnsi="inter-regular"/>
          <w:color w:val="000000"/>
          <w:bdr w:val="none" w:sz="0" w:space="0" w:color="auto" w:frame="1"/>
        </w:rPr>
        <w:t>;k&lt;</w:t>
      </w:r>
      <w:r>
        <w:rPr>
          <w:rStyle w:val="number"/>
          <w:rFonts w:ascii="inter-regular" w:hAnsi="inter-regular"/>
          <w:color w:val="C00000"/>
          <w:bdr w:val="none" w:sz="0" w:space="0" w:color="auto" w:frame="1"/>
        </w:rPr>
        <w:t>3</w:t>
      </w:r>
      <w:r>
        <w:rPr>
          <w:rFonts w:ascii="inter-regular" w:hAnsi="inter-regular"/>
          <w:color w:val="000000"/>
          <w:bdr w:val="none" w:sz="0" w:space="0" w:color="auto" w:frame="1"/>
        </w:rPr>
        <w:t>;k++)      </w:t>
      </w:r>
    </w:p>
    <w:p w14:paraId="001A187A" w14:textId="77777777" w:rsidR="0055689A" w:rsidRDefault="0055689A" w:rsidP="0055689A">
      <w:pPr>
        <w:numPr>
          <w:ilvl w:val="0"/>
          <w:numId w:val="169"/>
        </w:numPr>
        <w:spacing w:after="0" w:line="375" w:lineRule="atLeast"/>
        <w:jc w:val="both"/>
        <w:rPr>
          <w:rFonts w:ascii="inter-regular" w:hAnsi="inter-regular"/>
          <w:color w:val="000000"/>
        </w:rPr>
      </w:pPr>
      <w:r>
        <w:rPr>
          <w:rFonts w:ascii="inter-regular" w:hAnsi="inter-regular"/>
          <w:color w:val="000000"/>
          <w:bdr w:val="none" w:sz="0" w:space="0" w:color="auto" w:frame="1"/>
        </w:rPr>
        <w:t>{      </w:t>
      </w:r>
    </w:p>
    <w:p w14:paraId="0429B4B3" w14:textId="77777777" w:rsidR="0055689A" w:rsidRDefault="0055689A" w:rsidP="0055689A">
      <w:pPr>
        <w:pStyle w:val="alt"/>
        <w:numPr>
          <w:ilvl w:val="0"/>
          <w:numId w:val="169"/>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c[i][j]+=a[i][k]*b[k][j];      </w:t>
      </w:r>
    </w:p>
    <w:p w14:paraId="4F05E93B" w14:textId="77777777" w:rsidR="0055689A" w:rsidRDefault="0055689A" w:rsidP="0055689A">
      <w:pPr>
        <w:numPr>
          <w:ilvl w:val="0"/>
          <w:numId w:val="169"/>
        </w:numPr>
        <w:spacing w:after="0" w:line="375" w:lineRule="atLeast"/>
        <w:jc w:val="both"/>
        <w:rPr>
          <w:rFonts w:ascii="inter-regular" w:hAnsi="inter-regular"/>
          <w:color w:val="000000"/>
        </w:rPr>
      </w:pPr>
      <w:r>
        <w:rPr>
          <w:rFonts w:ascii="inter-regular" w:hAnsi="inter-regular"/>
          <w:color w:val="000000"/>
          <w:bdr w:val="none" w:sz="0" w:space="0" w:color="auto" w:frame="1"/>
        </w:rPr>
        <w:t>}</w:t>
      </w:r>
      <w:r>
        <w:rPr>
          <w:rStyle w:val="comment"/>
          <w:rFonts w:ascii="inter-regular" w:hAnsi="inter-regular"/>
          <w:color w:val="008200"/>
          <w:bdr w:val="none" w:sz="0" w:space="0" w:color="auto" w:frame="1"/>
        </w:rPr>
        <w:t>//end of k loop</w:t>
      </w:r>
      <w:r>
        <w:rPr>
          <w:rFonts w:ascii="inter-regular" w:hAnsi="inter-regular"/>
          <w:color w:val="000000"/>
          <w:bdr w:val="none" w:sz="0" w:space="0" w:color="auto" w:frame="1"/>
        </w:rPr>
        <w:t>  </w:t>
      </w:r>
    </w:p>
    <w:p w14:paraId="30D1591B" w14:textId="77777777" w:rsidR="0055689A" w:rsidRDefault="0055689A" w:rsidP="0055689A">
      <w:pPr>
        <w:pStyle w:val="alt"/>
        <w:numPr>
          <w:ilvl w:val="0"/>
          <w:numId w:val="169"/>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System.out.print(c[i][j]+</w:t>
      </w:r>
      <w:r>
        <w:rPr>
          <w:rStyle w:val="string"/>
          <w:rFonts w:ascii="inter-regular" w:hAnsi="inter-regular"/>
          <w:color w:val="0000FF"/>
          <w:bdr w:val="none" w:sz="0" w:space="0" w:color="auto" w:frame="1"/>
        </w:rPr>
        <w:t>" "</w:t>
      </w:r>
      <w:r>
        <w:rPr>
          <w:rFonts w:ascii="inter-regular" w:hAnsi="inter-regular"/>
          <w:color w:val="000000"/>
          <w:bdr w:val="none" w:sz="0" w:space="0" w:color="auto" w:frame="1"/>
        </w:rPr>
        <w:t>);  </w:t>
      </w:r>
      <w:r>
        <w:rPr>
          <w:rStyle w:val="comment"/>
          <w:rFonts w:ascii="inter-regular" w:hAnsi="inter-regular"/>
          <w:color w:val="008200"/>
          <w:bdr w:val="none" w:sz="0" w:space="0" w:color="auto" w:frame="1"/>
        </w:rPr>
        <w:t>//printing matrix element</w:t>
      </w:r>
      <w:r>
        <w:rPr>
          <w:rFonts w:ascii="inter-regular" w:hAnsi="inter-regular"/>
          <w:color w:val="000000"/>
          <w:bdr w:val="none" w:sz="0" w:space="0" w:color="auto" w:frame="1"/>
        </w:rPr>
        <w:t>  </w:t>
      </w:r>
    </w:p>
    <w:p w14:paraId="6A543E3E" w14:textId="77777777" w:rsidR="0055689A" w:rsidRDefault="0055689A" w:rsidP="0055689A">
      <w:pPr>
        <w:numPr>
          <w:ilvl w:val="0"/>
          <w:numId w:val="169"/>
        </w:numPr>
        <w:spacing w:after="0" w:line="375" w:lineRule="atLeast"/>
        <w:jc w:val="both"/>
        <w:rPr>
          <w:rFonts w:ascii="inter-regular" w:hAnsi="inter-regular"/>
          <w:color w:val="000000"/>
        </w:rPr>
      </w:pPr>
      <w:r>
        <w:rPr>
          <w:rFonts w:ascii="inter-regular" w:hAnsi="inter-regular"/>
          <w:color w:val="000000"/>
          <w:bdr w:val="none" w:sz="0" w:space="0" w:color="auto" w:frame="1"/>
        </w:rPr>
        <w:t>}</w:t>
      </w:r>
      <w:r>
        <w:rPr>
          <w:rStyle w:val="comment"/>
          <w:rFonts w:ascii="inter-regular" w:hAnsi="inter-regular"/>
          <w:color w:val="008200"/>
          <w:bdr w:val="none" w:sz="0" w:space="0" w:color="auto" w:frame="1"/>
        </w:rPr>
        <w:t>//end of j loop</w:t>
      </w:r>
      <w:r>
        <w:rPr>
          <w:rFonts w:ascii="inter-regular" w:hAnsi="inter-regular"/>
          <w:color w:val="000000"/>
          <w:bdr w:val="none" w:sz="0" w:space="0" w:color="auto" w:frame="1"/>
        </w:rPr>
        <w:t>  </w:t>
      </w:r>
    </w:p>
    <w:p w14:paraId="3CE4BDC5" w14:textId="77777777" w:rsidR="0055689A" w:rsidRDefault="0055689A" w:rsidP="0055689A">
      <w:pPr>
        <w:pStyle w:val="alt"/>
        <w:numPr>
          <w:ilvl w:val="0"/>
          <w:numId w:val="169"/>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System.out.println();</w:t>
      </w:r>
      <w:r>
        <w:rPr>
          <w:rStyle w:val="comment"/>
          <w:rFonts w:ascii="inter-regular" w:hAnsi="inter-regular"/>
          <w:color w:val="008200"/>
          <w:bdr w:val="none" w:sz="0" w:space="0" w:color="auto" w:frame="1"/>
        </w:rPr>
        <w:t>//new line  </w:t>
      </w:r>
      <w:r>
        <w:rPr>
          <w:rFonts w:ascii="inter-regular" w:hAnsi="inter-regular"/>
          <w:color w:val="000000"/>
          <w:bdr w:val="none" w:sz="0" w:space="0" w:color="auto" w:frame="1"/>
        </w:rPr>
        <w:t>  </w:t>
      </w:r>
    </w:p>
    <w:p w14:paraId="2E5101F7" w14:textId="77777777" w:rsidR="0055689A" w:rsidRDefault="0055689A" w:rsidP="0055689A">
      <w:pPr>
        <w:numPr>
          <w:ilvl w:val="0"/>
          <w:numId w:val="169"/>
        </w:numPr>
        <w:spacing w:after="0" w:line="375" w:lineRule="atLeast"/>
        <w:jc w:val="both"/>
        <w:rPr>
          <w:rFonts w:ascii="inter-regular" w:hAnsi="inter-regular"/>
          <w:color w:val="000000"/>
        </w:rPr>
      </w:pPr>
      <w:r>
        <w:rPr>
          <w:rFonts w:ascii="inter-regular" w:hAnsi="inter-regular"/>
          <w:color w:val="000000"/>
          <w:bdr w:val="none" w:sz="0" w:space="0" w:color="auto" w:frame="1"/>
        </w:rPr>
        <w:t>}    </w:t>
      </w:r>
    </w:p>
    <w:p w14:paraId="74C51A92" w14:textId="77777777" w:rsidR="0055689A" w:rsidRDefault="0055689A" w:rsidP="0055689A">
      <w:pPr>
        <w:pStyle w:val="alt"/>
        <w:numPr>
          <w:ilvl w:val="0"/>
          <w:numId w:val="169"/>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w:t>
      </w:r>
    </w:p>
    <w:p w14:paraId="48995BEF" w14:textId="77777777" w:rsidR="0055689A" w:rsidRDefault="0055689A" w:rsidP="0055689A">
      <w:pPr>
        <w:rPr>
          <w:rFonts w:ascii="Times New Roman" w:hAnsi="Times New Roman"/>
        </w:rPr>
      </w:pPr>
      <w:hyperlink r:id="rId147" w:tgtFrame="_blank" w:history="1">
        <w:r>
          <w:rPr>
            <w:rStyle w:val="Hyperlink"/>
            <w:rFonts w:ascii="Verdana" w:hAnsi="Verdana"/>
            <w:b/>
            <w:bCs/>
            <w:color w:val="FFFFFF"/>
            <w:sz w:val="20"/>
            <w:szCs w:val="20"/>
            <w:shd w:val="clear" w:color="auto" w:fill="4CAF50"/>
          </w:rPr>
          <w:t>Test it Now</w:t>
        </w:r>
      </w:hyperlink>
    </w:p>
    <w:p w14:paraId="3E68B445" w14:textId="77777777" w:rsidR="0055689A" w:rsidRDefault="0055689A" w:rsidP="0055689A">
      <w:pPr>
        <w:pStyle w:val="NormalWeb"/>
        <w:shd w:val="clear" w:color="auto" w:fill="FFFFFF"/>
        <w:jc w:val="both"/>
        <w:rPr>
          <w:rFonts w:ascii="inter-regular" w:hAnsi="inter-regular"/>
          <w:color w:val="333333"/>
        </w:rPr>
      </w:pPr>
      <w:r>
        <w:rPr>
          <w:rFonts w:ascii="inter-regular" w:hAnsi="inter-regular"/>
          <w:color w:val="333333"/>
        </w:rPr>
        <w:t>Output:</w:t>
      </w:r>
    </w:p>
    <w:p w14:paraId="51D889BE" w14:textId="77777777" w:rsidR="0055689A" w:rsidRDefault="0055689A" w:rsidP="0055689A">
      <w:pPr>
        <w:pStyle w:val="HTMLPreformatted"/>
        <w:shd w:val="clear" w:color="auto" w:fill="EEEEEE"/>
        <w:jc w:val="both"/>
        <w:rPr>
          <w:color w:val="535559"/>
        </w:rPr>
      </w:pPr>
      <w:r>
        <w:rPr>
          <w:color w:val="535559"/>
        </w:rPr>
        <w:t xml:space="preserve">6 6 6 </w:t>
      </w:r>
    </w:p>
    <w:p w14:paraId="7B290D38" w14:textId="77777777" w:rsidR="0055689A" w:rsidRDefault="0055689A" w:rsidP="0055689A">
      <w:pPr>
        <w:pStyle w:val="HTMLPreformatted"/>
        <w:shd w:val="clear" w:color="auto" w:fill="EEEEEE"/>
        <w:jc w:val="both"/>
        <w:rPr>
          <w:color w:val="535559"/>
        </w:rPr>
      </w:pPr>
      <w:r>
        <w:rPr>
          <w:color w:val="535559"/>
        </w:rPr>
        <w:t xml:space="preserve">12 12 12 </w:t>
      </w:r>
    </w:p>
    <w:p w14:paraId="70ED1D52" w14:textId="77777777" w:rsidR="0055689A" w:rsidRDefault="0055689A" w:rsidP="0055689A">
      <w:pPr>
        <w:pStyle w:val="HTMLPreformatted"/>
        <w:shd w:val="clear" w:color="auto" w:fill="EEEEEE"/>
        <w:jc w:val="both"/>
        <w:rPr>
          <w:color w:val="535559"/>
        </w:rPr>
      </w:pPr>
      <w:r>
        <w:rPr>
          <w:color w:val="535559"/>
        </w:rPr>
        <w:t xml:space="preserve">18 18 18 </w:t>
      </w:r>
    </w:p>
    <w:p w14:paraId="538AB5EB" w14:textId="77777777" w:rsidR="0055689A" w:rsidRDefault="0055689A" w:rsidP="0027496C">
      <w:pPr>
        <w:rPr>
          <w:b/>
          <w:bCs/>
          <w:sz w:val="44"/>
          <w:szCs w:val="44"/>
          <w:u w:val="single"/>
        </w:rPr>
      </w:pPr>
    </w:p>
    <w:p w14:paraId="0B71DE34" w14:textId="77777777" w:rsidR="0055689A" w:rsidRDefault="0055689A" w:rsidP="0027496C">
      <w:pPr>
        <w:rPr>
          <w:b/>
          <w:bCs/>
          <w:sz w:val="44"/>
          <w:szCs w:val="44"/>
          <w:u w:val="single"/>
        </w:rPr>
      </w:pPr>
    </w:p>
    <w:p w14:paraId="2A661E99" w14:textId="77777777" w:rsidR="0055689A" w:rsidRDefault="0055689A" w:rsidP="0027496C">
      <w:pPr>
        <w:rPr>
          <w:b/>
          <w:bCs/>
          <w:sz w:val="44"/>
          <w:szCs w:val="44"/>
          <w:u w:val="single"/>
        </w:rPr>
      </w:pPr>
      <w:r>
        <w:rPr>
          <w:b/>
          <w:bCs/>
          <w:sz w:val="44"/>
          <w:szCs w:val="44"/>
          <w:u w:val="single"/>
        </w:rPr>
        <w:t>String in Java</w:t>
      </w:r>
    </w:p>
    <w:p w14:paraId="2AB0A5C8" w14:textId="77777777" w:rsidR="0055689A" w:rsidRDefault="0055689A" w:rsidP="0055689A">
      <w:pPr>
        <w:pStyle w:val="NormalWeb"/>
        <w:shd w:val="clear" w:color="auto" w:fill="FFFFFF"/>
        <w:jc w:val="both"/>
        <w:rPr>
          <w:rFonts w:ascii="inter-regular" w:hAnsi="inter-regular"/>
          <w:color w:val="333333"/>
        </w:rPr>
      </w:pPr>
      <w:r>
        <w:rPr>
          <w:rFonts w:ascii="inter-regular" w:hAnsi="inter-regular"/>
          <w:color w:val="333333"/>
        </w:rPr>
        <w:t>In </w:t>
      </w:r>
      <w:hyperlink r:id="rId148" w:history="1">
        <w:r>
          <w:rPr>
            <w:rStyle w:val="Hyperlink"/>
            <w:rFonts w:ascii="inter-regular" w:hAnsi="inter-regular"/>
            <w:color w:val="008000"/>
          </w:rPr>
          <w:t>Java</w:t>
        </w:r>
      </w:hyperlink>
      <w:r>
        <w:rPr>
          <w:rFonts w:ascii="inter-regular" w:hAnsi="inter-regular"/>
          <w:color w:val="333333"/>
        </w:rPr>
        <w:t>, string is basically an object that represents sequence of char values. An </w:t>
      </w:r>
      <w:hyperlink r:id="rId149" w:history="1">
        <w:r>
          <w:rPr>
            <w:rStyle w:val="Hyperlink"/>
            <w:rFonts w:ascii="inter-regular" w:hAnsi="inter-regular"/>
            <w:color w:val="008000"/>
          </w:rPr>
          <w:t>array</w:t>
        </w:r>
      </w:hyperlink>
      <w:r>
        <w:rPr>
          <w:rFonts w:ascii="inter-regular" w:hAnsi="inter-regular"/>
          <w:color w:val="333333"/>
        </w:rPr>
        <w:t> of characters works same as Java string. For example:</w:t>
      </w:r>
    </w:p>
    <w:p w14:paraId="55D4A719" w14:textId="77777777" w:rsidR="0055689A" w:rsidRDefault="0055689A" w:rsidP="0055689A">
      <w:pPr>
        <w:pStyle w:val="alt"/>
        <w:numPr>
          <w:ilvl w:val="0"/>
          <w:numId w:val="170"/>
        </w:numPr>
        <w:spacing w:before="0" w:beforeAutospacing="0" w:after="0" w:afterAutospacing="0" w:line="375" w:lineRule="atLeast"/>
        <w:jc w:val="both"/>
        <w:rPr>
          <w:rFonts w:ascii="inter-regular" w:hAnsi="inter-regular"/>
          <w:color w:val="000000"/>
        </w:rPr>
      </w:pPr>
      <w:r>
        <w:rPr>
          <w:rStyle w:val="keyword"/>
          <w:rFonts w:ascii="inter-regular" w:hAnsi="inter-regular"/>
          <w:b/>
          <w:bCs/>
          <w:color w:val="006699"/>
          <w:bdr w:val="none" w:sz="0" w:space="0" w:color="auto" w:frame="1"/>
        </w:rPr>
        <w:t>char</w:t>
      </w:r>
      <w:r>
        <w:rPr>
          <w:rFonts w:ascii="inter-regular" w:hAnsi="inter-regular"/>
          <w:color w:val="000000"/>
          <w:bdr w:val="none" w:sz="0" w:space="0" w:color="auto" w:frame="1"/>
        </w:rPr>
        <w:t>[] ch={</w:t>
      </w:r>
      <w:r>
        <w:rPr>
          <w:rStyle w:val="string"/>
          <w:rFonts w:ascii="inter-regular" w:hAnsi="inter-regular"/>
          <w:color w:val="0000FF"/>
          <w:bdr w:val="none" w:sz="0" w:space="0" w:color="auto" w:frame="1"/>
        </w:rPr>
        <w:t>'j'</w:t>
      </w:r>
      <w:r>
        <w:rPr>
          <w:rFonts w:ascii="inter-regular" w:hAnsi="inter-regular"/>
          <w:color w:val="000000"/>
          <w:bdr w:val="none" w:sz="0" w:space="0" w:color="auto" w:frame="1"/>
        </w:rPr>
        <w:t>,</w:t>
      </w:r>
      <w:r>
        <w:rPr>
          <w:rStyle w:val="string"/>
          <w:rFonts w:ascii="inter-regular" w:hAnsi="inter-regular"/>
          <w:color w:val="0000FF"/>
          <w:bdr w:val="none" w:sz="0" w:space="0" w:color="auto" w:frame="1"/>
        </w:rPr>
        <w:t>'a'</w:t>
      </w:r>
      <w:r>
        <w:rPr>
          <w:rFonts w:ascii="inter-regular" w:hAnsi="inter-regular"/>
          <w:color w:val="000000"/>
          <w:bdr w:val="none" w:sz="0" w:space="0" w:color="auto" w:frame="1"/>
        </w:rPr>
        <w:t>,</w:t>
      </w:r>
      <w:r>
        <w:rPr>
          <w:rStyle w:val="string"/>
          <w:rFonts w:ascii="inter-regular" w:hAnsi="inter-regular"/>
          <w:color w:val="0000FF"/>
          <w:bdr w:val="none" w:sz="0" w:space="0" w:color="auto" w:frame="1"/>
        </w:rPr>
        <w:t>'v'</w:t>
      </w:r>
      <w:r>
        <w:rPr>
          <w:rFonts w:ascii="inter-regular" w:hAnsi="inter-regular"/>
          <w:color w:val="000000"/>
          <w:bdr w:val="none" w:sz="0" w:space="0" w:color="auto" w:frame="1"/>
        </w:rPr>
        <w:t>,</w:t>
      </w:r>
      <w:r>
        <w:rPr>
          <w:rStyle w:val="string"/>
          <w:rFonts w:ascii="inter-regular" w:hAnsi="inter-regular"/>
          <w:color w:val="0000FF"/>
          <w:bdr w:val="none" w:sz="0" w:space="0" w:color="auto" w:frame="1"/>
        </w:rPr>
        <w:t>'a'</w:t>
      </w:r>
      <w:r>
        <w:rPr>
          <w:rFonts w:ascii="inter-regular" w:hAnsi="inter-regular"/>
          <w:color w:val="000000"/>
          <w:bdr w:val="none" w:sz="0" w:space="0" w:color="auto" w:frame="1"/>
        </w:rPr>
        <w:t>,</w:t>
      </w:r>
      <w:r>
        <w:rPr>
          <w:rStyle w:val="string"/>
          <w:rFonts w:ascii="inter-regular" w:hAnsi="inter-regular"/>
          <w:color w:val="0000FF"/>
          <w:bdr w:val="none" w:sz="0" w:space="0" w:color="auto" w:frame="1"/>
        </w:rPr>
        <w:t>'t'</w:t>
      </w:r>
      <w:r>
        <w:rPr>
          <w:rFonts w:ascii="inter-regular" w:hAnsi="inter-regular"/>
          <w:color w:val="000000"/>
          <w:bdr w:val="none" w:sz="0" w:space="0" w:color="auto" w:frame="1"/>
        </w:rPr>
        <w:t>,</w:t>
      </w:r>
      <w:r>
        <w:rPr>
          <w:rStyle w:val="string"/>
          <w:rFonts w:ascii="inter-regular" w:hAnsi="inter-regular"/>
          <w:color w:val="0000FF"/>
          <w:bdr w:val="none" w:sz="0" w:space="0" w:color="auto" w:frame="1"/>
        </w:rPr>
        <w:t>'p'</w:t>
      </w:r>
      <w:r>
        <w:rPr>
          <w:rFonts w:ascii="inter-regular" w:hAnsi="inter-regular"/>
          <w:color w:val="000000"/>
          <w:bdr w:val="none" w:sz="0" w:space="0" w:color="auto" w:frame="1"/>
        </w:rPr>
        <w:t>,</w:t>
      </w:r>
      <w:r>
        <w:rPr>
          <w:rStyle w:val="string"/>
          <w:rFonts w:ascii="inter-regular" w:hAnsi="inter-regular"/>
          <w:color w:val="0000FF"/>
          <w:bdr w:val="none" w:sz="0" w:space="0" w:color="auto" w:frame="1"/>
        </w:rPr>
        <w:t>'o'</w:t>
      </w:r>
      <w:r>
        <w:rPr>
          <w:rFonts w:ascii="inter-regular" w:hAnsi="inter-regular"/>
          <w:color w:val="000000"/>
          <w:bdr w:val="none" w:sz="0" w:space="0" w:color="auto" w:frame="1"/>
        </w:rPr>
        <w:t>,</w:t>
      </w:r>
      <w:r>
        <w:rPr>
          <w:rStyle w:val="string"/>
          <w:rFonts w:ascii="inter-regular" w:hAnsi="inter-regular"/>
          <w:color w:val="0000FF"/>
          <w:bdr w:val="none" w:sz="0" w:space="0" w:color="auto" w:frame="1"/>
        </w:rPr>
        <w:t>'i'</w:t>
      </w:r>
      <w:r>
        <w:rPr>
          <w:rFonts w:ascii="inter-regular" w:hAnsi="inter-regular"/>
          <w:color w:val="000000"/>
          <w:bdr w:val="none" w:sz="0" w:space="0" w:color="auto" w:frame="1"/>
        </w:rPr>
        <w:t>,</w:t>
      </w:r>
      <w:r>
        <w:rPr>
          <w:rStyle w:val="string"/>
          <w:rFonts w:ascii="inter-regular" w:hAnsi="inter-regular"/>
          <w:color w:val="0000FF"/>
          <w:bdr w:val="none" w:sz="0" w:space="0" w:color="auto" w:frame="1"/>
        </w:rPr>
        <w:t>'n'</w:t>
      </w:r>
      <w:r>
        <w:rPr>
          <w:rFonts w:ascii="inter-regular" w:hAnsi="inter-regular"/>
          <w:color w:val="000000"/>
          <w:bdr w:val="none" w:sz="0" w:space="0" w:color="auto" w:frame="1"/>
        </w:rPr>
        <w:t>,</w:t>
      </w:r>
      <w:r>
        <w:rPr>
          <w:rStyle w:val="string"/>
          <w:rFonts w:ascii="inter-regular" w:hAnsi="inter-regular"/>
          <w:color w:val="0000FF"/>
          <w:bdr w:val="none" w:sz="0" w:space="0" w:color="auto" w:frame="1"/>
        </w:rPr>
        <w:t>'t'</w:t>
      </w:r>
      <w:r>
        <w:rPr>
          <w:rFonts w:ascii="inter-regular" w:hAnsi="inter-regular"/>
          <w:color w:val="000000"/>
          <w:bdr w:val="none" w:sz="0" w:space="0" w:color="auto" w:frame="1"/>
        </w:rPr>
        <w:t>};  </w:t>
      </w:r>
    </w:p>
    <w:p w14:paraId="5A1B41D2" w14:textId="77777777" w:rsidR="0055689A" w:rsidRDefault="0055689A" w:rsidP="0055689A">
      <w:pPr>
        <w:numPr>
          <w:ilvl w:val="0"/>
          <w:numId w:val="170"/>
        </w:numPr>
        <w:spacing w:after="0" w:line="375" w:lineRule="atLeast"/>
        <w:jc w:val="both"/>
        <w:rPr>
          <w:rFonts w:ascii="inter-regular" w:hAnsi="inter-regular"/>
          <w:color w:val="000000"/>
        </w:rPr>
      </w:pPr>
      <w:r>
        <w:rPr>
          <w:rFonts w:ascii="inter-regular" w:hAnsi="inter-regular"/>
          <w:color w:val="000000"/>
          <w:bdr w:val="none" w:sz="0" w:space="0" w:color="auto" w:frame="1"/>
        </w:rPr>
        <w:t>String s=</w:t>
      </w:r>
      <w:r>
        <w:rPr>
          <w:rStyle w:val="keyword"/>
          <w:rFonts w:ascii="inter-regular" w:hAnsi="inter-regular"/>
          <w:b/>
          <w:bCs/>
          <w:color w:val="006699"/>
          <w:bdr w:val="none" w:sz="0" w:space="0" w:color="auto" w:frame="1"/>
        </w:rPr>
        <w:t>new</w:t>
      </w:r>
      <w:r>
        <w:rPr>
          <w:rFonts w:ascii="inter-regular" w:hAnsi="inter-regular"/>
          <w:color w:val="000000"/>
          <w:bdr w:val="none" w:sz="0" w:space="0" w:color="auto" w:frame="1"/>
        </w:rPr>
        <w:t> String(ch);  </w:t>
      </w:r>
    </w:p>
    <w:p w14:paraId="62B90A07" w14:textId="77777777" w:rsidR="0055689A" w:rsidRDefault="0055689A" w:rsidP="0055689A">
      <w:pPr>
        <w:pStyle w:val="NormalWeb"/>
        <w:shd w:val="clear" w:color="auto" w:fill="FFFFFF"/>
        <w:jc w:val="both"/>
        <w:rPr>
          <w:rFonts w:ascii="inter-regular" w:hAnsi="inter-regular"/>
          <w:color w:val="333333"/>
        </w:rPr>
      </w:pPr>
      <w:r>
        <w:rPr>
          <w:rFonts w:ascii="inter-regular" w:hAnsi="inter-regular"/>
          <w:color w:val="333333"/>
        </w:rPr>
        <w:t>is same as:</w:t>
      </w:r>
    </w:p>
    <w:p w14:paraId="6FC2883B" w14:textId="77777777" w:rsidR="0055689A" w:rsidRDefault="0055689A" w:rsidP="0055689A">
      <w:pPr>
        <w:pStyle w:val="alt"/>
        <w:numPr>
          <w:ilvl w:val="0"/>
          <w:numId w:val="171"/>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String s=</w:t>
      </w:r>
      <w:r>
        <w:rPr>
          <w:rStyle w:val="string"/>
          <w:rFonts w:ascii="inter-regular" w:hAnsi="inter-regular"/>
          <w:color w:val="0000FF"/>
          <w:bdr w:val="none" w:sz="0" w:space="0" w:color="auto" w:frame="1"/>
        </w:rPr>
        <w:t>"javatpoint"</w:t>
      </w:r>
      <w:r>
        <w:rPr>
          <w:rFonts w:ascii="inter-regular" w:hAnsi="inter-regular"/>
          <w:color w:val="000000"/>
          <w:bdr w:val="none" w:sz="0" w:space="0" w:color="auto" w:frame="1"/>
        </w:rPr>
        <w:t>;  </w:t>
      </w:r>
    </w:p>
    <w:p w14:paraId="14F12989" w14:textId="77777777" w:rsidR="0055689A" w:rsidRDefault="0055689A" w:rsidP="0055689A">
      <w:pPr>
        <w:shd w:val="clear" w:color="auto" w:fill="000000"/>
        <w:jc w:val="center"/>
        <w:textAlignment w:val="top"/>
        <w:rPr>
          <w:rFonts w:ascii="Roboto" w:hAnsi="Roboto"/>
          <w:color w:val="FFFFFF"/>
          <w:sz w:val="21"/>
          <w:szCs w:val="21"/>
          <w:lang w:val="en"/>
        </w:rPr>
      </w:pPr>
      <w:r>
        <w:rPr>
          <w:rStyle w:val="vjs-control-text"/>
          <w:rFonts w:ascii="Roboto" w:hAnsi="Roboto"/>
          <w:color w:val="FFFFFF"/>
          <w:sz w:val="21"/>
          <w:szCs w:val="21"/>
          <w:bdr w:val="none" w:sz="0" w:space="0" w:color="auto" w:frame="1"/>
          <w:lang w:val="en"/>
        </w:rPr>
        <w:t>PlayNext</w:t>
      </w:r>
    </w:p>
    <w:p w14:paraId="02D3280B" w14:textId="77777777" w:rsidR="0055689A" w:rsidRDefault="0055689A" w:rsidP="0055689A">
      <w:pPr>
        <w:shd w:val="clear" w:color="auto" w:fill="000000"/>
        <w:jc w:val="center"/>
        <w:textAlignment w:val="top"/>
        <w:rPr>
          <w:rFonts w:ascii="Roboto" w:hAnsi="Roboto"/>
          <w:color w:val="FFFFFF"/>
          <w:sz w:val="21"/>
          <w:szCs w:val="21"/>
          <w:lang w:val="en"/>
        </w:rPr>
      </w:pPr>
      <w:r>
        <w:rPr>
          <w:rStyle w:val="vjs-control-text"/>
          <w:rFonts w:ascii="Roboto" w:hAnsi="Roboto"/>
          <w:color w:val="FFFFFF"/>
          <w:sz w:val="21"/>
          <w:szCs w:val="21"/>
          <w:bdr w:val="none" w:sz="0" w:space="0" w:color="auto" w:frame="1"/>
          <w:lang w:val="en"/>
        </w:rPr>
        <w:t>Unmute</w:t>
      </w:r>
    </w:p>
    <w:p w14:paraId="79B3D51B" w14:textId="77777777" w:rsidR="0055689A" w:rsidRDefault="0055689A" w:rsidP="0055689A">
      <w:pPr>
        <w:shd w:val="clear" w:color="auto" w:fill="000000"/>
        <w:spacing w:line="720" w:lineRule="atLeast"/>
        <w:jc w:val="center"/>
        <w:textAlignment w:val="top"/>
        <w:rPr>
          <w:rFonts w:ascii="Roboto" w:hAnsi="Roboto"/>
          <w:color w:val="FFFFFF"/>
          <w:sz w:val="18"/>
          <w:szCs w:val="18"/>
          <w:lang w:val="en"/>
        </w:rPr>
      </w:pPr>
      <w:r>
        <w:rPr>
          <w:rStyle w:val="vjs-control-text"/>
          <w:rFonts w:ascii="Roboto" w:hAnsi="Roboto"/>
          <w:color w:val="FFFFFF"/>
          <w:sz w:val="18"/>
          <w:szCs w:val="18"/>
          <w:bdr w:val="none" w:sz="0" w:space="0" w:color="auto" w:frame="1"/>
          <w:lang w:val="en"/>
        </w:rPr>
        <w:t>Current TimeÂ </w:t>
      </w:r>
      <w:r>
        <w:rPr>
          <w:rStyle w:val="vjs-current-time-display"/>
          <w:rFonts w:ascii="Roboto" w:hAnsi="Roboto"/>
          <w:color w:val="FFFFFF"/>
          <w:sz w:val="18"/>
          <w:szCs w:val="18"/>
          <w:lang w:val="en"/>
        </w:rPr>
        <w:t>0:00</w:t>
      </w:r>
    </w:p>
    <w:p w14:paraId="030365F9" w14:textId="77777777" w:rsidR="0055689A" w:rsidRDefault="0055689A" w:rsidP="0055689A">
      <w:pPr>
        <w:shd w:val="clear" w:color="auto" w:fill="000000"/>
        <w:spacing w:line="720" w:lineRule="atLeast"/>
        <w:jc w:val="center"/>
        <w:textAlignment w:val="top"/>
        <w:rPr>
          <w:rFonts w:ascii="Roboto" w:hAnsi="Roboto"/>
          <w:color w:val="FFFFFF"/>
          <w:sz w:val="18"/>
          <w:szCs w:val="18"/>
          <w:lang w:val="en"/>
        </w:rPr>
      </w:pPr>
      <w:r>
        <w:rPr>
          <w:rFonts w:ascii="Roboto" w:hAnsi="Roboto"/>
          <w:color w:val="FFFFFF"/>
          <w:sz w:val="18"/>
          <w:szCs w:val="18"/>
          <w:lang w:val="en"/>
        </w:rPr>
        <w:lastRenderedPageBreak/>
        <w:t>/</w:t>
      </w:r>
    </w:p>
    <w:p w14:paraId="346BC0EC" w14:textId="77777777" w:rsidR="0055689A" w:rsidRDefault="0055689A" w:rsidP="0055689A">
      <w:pPr>
        <w:shd w:val="clear" w:color="auto" w:fill="000000"/>
        <w:spacing w:line="720" w:lineRule="atLeast"/>
        <w:jc w:val="center"/>
        <w:textAlignment w:val="top"/>
        <w:rPr>
          <w:rFonts w:ascii="Roboto" w:hAnsi="Roboto"/>
          <w:color w:val="FFFFFF"/>
          <w:sz w:val="18"/>
          <w:szCs w:val="18"/>
          <w:lang w:val="en"/>
        </w:rPr>
      </w:pPr>
      <w:r>
        <w:rPr>
          <w:rStyle w:val="vjs-control-text"/>
          <w:rFonts w:ascii="Roboto" w:hAnsi="Roboto"/>
          <w:color w:val="FFFFFF"/>
          <w:sz w:val="18"/>
          <w:szCs w:val="18"/>
          <w:bdr w:val="none" w:sz="0" w:space="0" w:color="auto" w:frame="1"/>
          <w:lang w:val="en"/>
        </w:rPr>
        <w:t>DurationÂ </w:t>
      </w:r>
      <w:r>
        <w:rPr>
          <w:rStyle w:val="vjs-duration-display"/>
          <w:rFonts w:ascii="Roboto" w:hAnsi="Roboto"/>
          <w:color w:val="FFFFFF"/>
          <w:sz w:val="18"/>
          <w:szCs w:val="18"/>
          <w:lang w:val="en"/>
        </w:rPr>
        <w:t>18:10</w:t>
      </w:r>
    </w:p>
    <w:p w14:paraId="24D4F1CF" w14:textId="77777777" w:rsidR="0055689A" w:rsidRDefault="0055689A" w:rsidP="0055689A">
      <w:pPr>
        <w:shd w:val="clear" w:color="auto" w:fill="000000"/>
        <w:spacing w:line="240" w:lineRule="auto"/>
        <w:jc w:val="center"/>
        <w:textAlignment w:val="top"/>
        <w:rPr>
          <w:rFonts w:ascii="Roboto" w:hAnsi="Roboto"/>
          <w:color w:val="FFFFFF"/>
          <w:sz w:val="21"/>
          <w:szCs w:val="21"/>
          <w:lang w:val="en"/>
        </w:rPr>
      </w:pPr>
      <w:r>
        <w:rPr>
          <w:rStyle w:val="vjs-control-text"/>
          <w:rFonts w:ascii="Roboto" w:hAnsi="Roboto"/>
          <w:color w:val="FFFFFF"/>
          <w:sz w:val="21"/>
          <w:szCs w:val="21"/>
          <w:bdr w:val="none" w:sz="0" w:space="0" w:color="auto" w:frame="1"/>
          <w:lang w:val="en"/>
        </w:rPr>
        <w:t>Loaded: </w:t>
      </w:r>
      <w:r>
        <w:rPr>
          <w:rStyle w:val="vjs-control-text-loaded-percentage"/>
          <w:rFonts w:ascii="Roboto" w:hAnsi="Roboto"/>
          <w:color w:val="FFFFFF"/>
          <w:sz w:val="21"/>
          <w:szCs w:val="21"/>
          <w:bdr w:val="none" w:sz="0" w:space="0" w:color="auto" w:frame="1"/>
          <w:lang w:val="en"/>
        </w:rPr>
        <w:t>0.37%</w:t>
      </w:r>
    </w:p>
    <w:p w14:paraId="184D550A" w14:textId="77777777" w:rsidR="0055689A" w:rsidRDefault="0055689A" w:rsidP="0055689A">
      <w:pPr>
        <w:shd w:val="clear" w:color="auto" w:fill="000000"/>
        <w:jc w:val="center"/>
        <w:textAlignment w:val="top"/>
        <w:rPr>
          <w:rFonts w:ascii="Roboto" w:hAnsi="Roboto"/>
          <w:color w:val="FFFFFF"/>
          <w:sz w:val="21"/>
          <w:szCs w:val="21"/>
          <w:lang w:val="en"/>
        </w:rPr>
      </w:pPr>
      <w:r>
        <w:rPr>
          <w:rFonts w:ascii="Roboto" w:hAnsi="Roboto"/>
          <w:color w:val="FFFFFF"/>
          <w:sz w:val="21"/>
          <w:szCs w:val="21"/>
          <w:lang w:val="en"/>
        </w:rPr>
        <w:t>Â </w:t>
      </w:r>
    </w:p>
    <w:p w14:paraId="69C41501" w14:textId="77777777" w:rsidR="0055689A" w:rsidRDefault="0055689A" w:rsidP="0055689A">
      <w:pPr>
        <w:shd w:val="clear" w:color="auto" w:fill="000000"/>
        <w:jc w:val="center"/>
        <w:textAlignment w:val="top"/>
        <w:rPr>
          <w:rFonts w:ascii="Roboto" w:hAnsi="Roboto"/>
          <w:color w:val="FFFFFF"/>
          <w:sz w:val="21"/>
          <w:szCs w:val="21"/>
          <w:lang w:val="en"/>
        </w:rPr>
      </w:pPr>
      <w:r>
        <w:rPr>
          <w:rStyle w:val="vjs-control-text"/>
          <w:rFonts w:ascii="Roboto" w:hAnsi="Roboto"/>
          <w:color w:val="FFFFFF"/>
          <w:sz w:val="21"/>
          <w:szCs w:val="21"/>
          <w:bdr w:val="none" w:sz="0" w:space="0" w:color="auto" w:frame="1"/>
          <w:lang w:val="en"/>
        </w:rPr>
        <w:t>Fullscreen</w:t>
      </w:r>
    </w:p>
    <w:p w14:paraId="2266C64B" w14:textId="77777777" w:rsidR="0055689A" w:rsidRDefault="0055689A" w:rsidP="0055689A">
      <w:pPr>
        <w:shd w:val="clear" w:color="auto" w:fill="000000"/>
        <w:jc w:val="center"/>
        <w:textAlignment w:val="top"/>
        <w:rPr>
          <w:rFonts w:ascii="Roboto" w:hAnsi="Roboto"/>
          <w:color w:val="FFFFFF"/>
          <w:sz w:val="21"/>
          <w:szCs w:val="21"/>
          <w:lang w:val="en"/>
        </w:rPr>
      </w:pPr>
      <w:r>
        <w:rPr>
          <w:rStyle w:val="vjs-control-text"/>
          <w:rFonts w:ascii="Roboto" w:hAnsi="Roboto"/>
          <w:color w:val="FFFFFF"/>
          <w:sz w:val="21"/>
          <w:szCs w:val="21"/>
          <w:bdr w:val="none" w:sz="0" w:space="0" w:color="auto" w:frame="1"/>
          <w:lang w:val="en"/>
        </w:rPr>
        <w:t>Backward Skip 10sPlay VideoForward Skip 10s</w:t>
      </w:r>
    </w:p>
    <w:p w14:paraId="5BD1F98B" w14:textId="77777777" w:rsidR="0055689A" w:rsidRDefault="0055689A" w:rsidP="0055689A">
      <w:pPr>
        <w:pStyle w:val="NormalWeb"/>
        <w:shd w:val="clear" w:color="auto" w:fill="FFFFFF"/>
        <w:jc w:val="both"/>
        <w:rPr>
          <w:rFonts w:ascii="inter-regular" w:hAnsi="inter-regular"/>
          <w:color w:val="333333"/>
        </w:rPr>
      </w:pPr>
      <w:r>
        <w:rPr>
          <w:rStyle w:val="Strong"/>
          <w:rFonts w:ascii="Segoe UI" w:hAnsi="Segoe UI" w:cs="Segoe UI"/>
          <w:color w:val="333333"/>
        </w:rPr>
        <w:t>Java String</w:t>
      </w:r>
      <w:r>
        <w:rPr>
          <w:rFonts w:ascii="inter-regular" w:hAnsi="inter-regular"/>
          <w:color w:val="333333"/>
        </w:rPr>
        <w:t> class provides a lot of methods to perform operations on strings such as compare(), concat(), equals(), split(), length(), replace(), compareTo(), intern(), substring() etc.</w:t>
      </w:r>
    </w:p>
    <w:p w14:paraId="215F4295" w14:textId="77777777" w:rsidR="0055689A" w:rsidRDefault="0055689A" w:rsidP="0055689A">
      <w:pPr>
        <w:pStyle w:val="NormalWeb"/>
        <w:shd w:val="clear" w:color="auto" w:fill="FFFFFF"/>
        <w:jc w:val="both"/>
        <w:rPr>
          <w:rFonts w:ascii="inter-regular" w:hAnsi="inter-regular"/>
          <w:color w:val="333333"/>
        </w:rPr>
      </w:pPr>
      <w:r>
        <w:rPr>
          <w:rFonts w:ascii="inter-regular" w:hAnsi="inter-regular"/>
          <w:color w:val="333333"/>
        </w:rPr>
        <w:t>The java.lang.String class implements </w:t>
      </w:r>
      <w:r>
        <w:rPr>
          <w:rStyle w:val="Emphasis"/>
          <w:rFonts w:ascii="inter-regular" w:hAnsi="inter-regular"/>
          <w:color w:val="333333"/>
        </w:rPr>
        <w:t>Serializable</w:t>
      </w:r>
      <w:r>
        <w:rPr>
          <w:rFonts w:ascii="inter-regular" w:hAnsi="inter-regular"/>
          <w:color w:val="333333"/>
        </w:rPr>
        <w:t>, </w:t>
      </w:r>
      <w:r>
        <w:rPr>
          <w:rStyle w:val="Emphasis"/>
          <w:rFonts w:ascii="inter-regular" w:hAnsi="inter-regular"/>
          <w:color w:val="333333"/>
        </w:rPr>
        <w:t>Comparable</w:t>
      </w:r>
      <w:r>
        <w:rPr>
          <w:rFonts w:ascii="inter-regular" w:hAnsi="inter-regular"/>
          <w:color w:val="333333"/>
        </w:rPr>
        <w:t> and </w:t>
      </w:r>
      <w:r>
        <w:rPr>
          <w:rStyle w:val="Emphasis"/>
          <w:rFonts w:ascii="inter-regular" w:hAnsi="inter-regular"/>
          <w:color w:val="333333"/>
        </w:rPr>
        <w:t>CharSequence</w:t>
      </w:r>
      <w:r>
        <w:rPr>
          <w:rFonts w:ascii="inter-regular" w:hAnsi="inter-regular"/>
          <w:color w:val="333333"/>
        </w:rPr>
        <w:t> </w:t>
      </w:r>
      <w:hyperlink r:id="rId150" w:history="1">
        <w:r>
          <w:rPr>
            <w:rStyle w:val="Hyperlink"/>
            <w:rFonts w:ascii="inter-regular" w:hAnsi="inter-regular"/>
            <w:color w:val="008000"/>
          </w:rPr>
          <w:t>interfaces</w:t>
        </w:r>
      </w:hyperlink>
      <w:r>
        <w:rPr>
          <w:rFonts w:ascii="inter-regular" w:hAnsi="inter-regular"/>
          <w:color w:val="333333"/>
        </w:rPr>
        <w:t>.</w:t>
      </w:r>
    </w:p>
    <w:p w14:paraId="5E8A15FC" w14:textId="77777777" w:rsidR="0055689A" w:rsidRDefault="0055689A" w:rsidP="0055689A">
      <w:pPr>
        <w:rPr>
          <w:rFonts w:ascii="Times New Roman" w:hAnsi="Times New Roman"/>
        </w:rPr>
      </w:pPr>
      <w:r>
        <w:rPr>
          <w:noProof/>
        </w:rPr>
        <w:drawing>
          <wp:inline distT="0" distB="0" distL="0" distR="0" wp14:anchorId="586D20FB" wp14:editId="6D971DC4">
            <wp:extent cx="3685540" cy="2258060"/>
            <wp:effectExtent l="0" t="0" r="0" b="8890"/>
            <wp:docPr id="379233241" name="Picture 11" descr="String in Ja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descr="String in Java"/>
                    <pic:cNvPicPr>
                      <a:picLocks noChangeAspect="1" noChangeArrowheads="1"/>
                    </pic:cNvPicPr>
                  </pic:nvPicPr>
                  <pic:blipFill>
                    <a:blip r:embed="rId151">
                      <a:extLst>
                        <a:ext uri="{28A0092B-C50C-407E-A947-70E740481C1C}">
                          <a14:useLocalDpi xmlns:a14="http://schemas.microsoft.com/office/drawing/2010/main" val="0"/>
                        </a:ext>
                      </a:extLst>
                    </a:blip>
                    <a:srcRect/>
                    <a:stretch>
                      <a:fillRect/>
                    </a:stretch>
                  </pic:blipFill>
                  <pic:spPr bwMode="auto">
                    <a:xfrm>
                      <a:off x="0" y="0"/>
                      <a:ext cx="3685540" cy="2258060"/>
                    </a:xfrm>
                    <a:prstGeom prst="rect">
                      <a:avLst/>
                    </a:prstGeom>
                    <a:noFill/>
                    <a:ln>
                      <a:noFill/>
                    </a:ln>
                  </pic:spPr>
                </pic:pic>
              </a:graphicData>
            </a:graphic>
          </wp:inline>
        </w:drawing>
      </w:r>
    </w:p>
    <w:p w14:paraId="727A45CD" w14:textId="77777777" w:rsidR="0055689A" w:rsidRDefault="0055689A" w:rsidP="0055689A">
      <w:pPr>
        <w:pStyle w:val="Heading2"/>
        <w:shd w:val="clear" w:color="auto" w:fill="FFFFFF"/>
        <w:spacing w:line="312" w:lineRule="atLeast"/>
        <w:jc w:val="both"/>
        <w:rPr>
          <w:rFonts w:ascii="Helvetica" w:hAnsi="Helvetica"/>
          <w:b w:val="0"/>
          <w:bCs w:val="0"/>
          <w:color w:val="610B38"/>
          <w:sz w:val="38"/>
          <w:szCs w:val="38"/>
        </w:rPr>
      </w:pPr>
      <w:r>
        <w:rPr>
          <w:rFonts w:ascii="Helvetica" w:hAnsi="Helvetica"/>
          <w:b w:val="0"/>
          <w:bCs w:val="0"/>
          <w:color w:val="610B38"/>
          <w:sz w:val="38"/>
          <w:szCs w:val="38"/>
        </w:rPr>
        <w:t>CharSequence Interface</w:t>
      </w:r>
    </w:p>
    <w:p w14:paraId="57D4C0D5" w14:textId="77777777" w:rsidR="0055689A" w:rsidRDefault="0055689A" w:rsidP="0055689A">
      <w:pPr>
        <w:pStyle w:val="NormalWeb"/>
        <w:shd w:val="clear" w:color="auto" w:fill="FFFFFF"/>
        <w:jc w:val="both"/>
        <w:rPr>
          <w:rFonts w:ascii="inter-regular" w:hAnsi="inter-regular"/>
          <w:color w:val="333333"/>
        </w:rPr>
      </w:pPr>
      <w:r>
        <w:rPr>
          <w:rFonts w:ascii="inter-regular" w:hAnsi="inter-regular"/>
          <w:color w:val="333333"/>
        </w:rPr>
        <w:t>The CharSequence interface is used to represent the sequence of characters. String, </w:t>
      </w:r>
      <w:hyperlink r:id="rId152" w:history="1">
        <w:r>
          <w:rPr>
            <w:rStyle w:val="Hyperlink"/>
            <w:rFonts w:ascii="inter-regular" w:hAnsi="inter-regular"/>
            <w:color w:val="008000"/>
          </w:rPr>
          <w:t>StringBuffer</w:t>
        </w:r>
      </w:hyperlink>
      <w:r>
        <w:rPr>
          <w:rFonts w:ascii="inter-regular" w:hAnsi="inter-regular"/>
          <w:color w:val="333333"/>
        </w:rPr>
        <w:t> and </w:t>
      </w:r>
      <w:hyperlink r:id="rId153" w:history="1">
        <w:r>
          <w:rPr>
            <w:rStyle w:val="Hyperlink"/>
            <w:rFonts w:ascii="inter-regular" w:hAnsi="inter-regular"/>
            <w:color w:val="008000"/>
          </w:rPr>
          <w:t>StringBuilder</w:t>
        </w:r>
      </w:hyperlink>
      <w:r>
        <w:rPr>
          <w:rFonts w:ascii="inter-regular" w:hAnsi="inter-regular"/>
          <w:color w:val="333333"/>
        </w:rPr>
        <w:t> classes implement it. It means, we can create strings in Java by using these three classes.</w:t>
      </w:r>
    </w:p>
    <w:p w14:paraId="17F692DC" w14:textId="77777777" w:rsidR="0055689A" w:rsidRDefault="0055689A" w:rsidP="0055689A">
      <w:pPr>
        <w:rPr>
          <w:rFonts w:ascii="Times New Roman" w:hAnsi="Times New Roman"/>
        </w:rPr>
      </w:pPr>
      <w:r>
        <w:rPr>
          <w:noProof/>
        </w:rPr>
        <w:lastRenderedPageBreak/>
        <w:drawing>
          <wp:inline distT="0" distB="0" distL="0" distR="0" wp14:anchorId="595DC736" wp14:editId="7DB048BE">
            <wp:extent cx="3594100" cy="2265045"/>
            <wp:effectExtent l="0" t="0" r="6350" b="1905"/>
            <wp:docPr id="993158863" name="Picture 10" descr="CharSequence in Ja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descr="CharSequence in Java"/>
                    <pic:cNvPicPr>
                      <a:picLocks noChangeAspect="1" noChangeArrowheads="1"/>
                    </pic:cNvPicPr>
                  </pic:nvPicPr>
                  <pic:blipFill>
                    <a:blip r:embed="rId154">
                      <a:extLst>
                        <a:ext uri="{28A0092B-C50C-407E-A947-70E740481C1C}">
                          <a14:useLocalDpi xmlns:a14="http://schemas.microsoft.com/office/drawing/2010/main" val="0"/>
                        </a:ext>
                      </a:extLst>
                    </a:blip>
                    <a:srcRect/>
                    <a:stretch>
                      <a:fillRect/>
                    </a:stretch>
                  </pic:blipFill>
                  <pic:spPr bwMode="auto">
                    <a:xfrm>
                      <a:off x="0" y="0"/>
                      <a:ext cx="3594100" cy="2265045"/>
                    </a:xfrm>
                    <a:prstGeom prst="rect">
                      <a:avLst/>
                    </a:prstGeom>
                    <a:noFill/>
                    <a:ln>
                      <a:noFill/>
                    </a:ln>
                  </pic:spPr>
                </pic:pic>
              </a:graphicData>
            </a:graphic>
          </wp:inline>
        </w:drawing>
      </w:r>
    </w:p>
    <w:p w14:paraId="696CAF7A" w14:textId="77777777" w:rsidR="0055689A" w:rsidRDefault="0055689A" w:rsidP="0055689A">
      <w:pPr>
        <w:pStyle w:val="NormalWeb"/>
        <w:shd w:val="clear" w:color="auto" w:fill="FFFFFF"/>
        <w:jc w:val="both"/>
        <w:rPr>
          <w:rFonts w:ascii="inter-regular" w:hAnsi="inter-regular"/>
          <w:color w:val="333333"/>
        </w:rPr>
      </w:pPr>
      <w:r>
        <w:rPr>
          <w:rFonts w:ascii="inter-regular" w:hAnsi="inter-regular"/>
          <w:color w:val="333333"/>
        </w:rPr>
        <w:t>The Java String is immutable which means it cannot be changed. Whenever we change any string, a new instance is created. For mutable strings, you can use StringBuffer and StringBuilder classes.</w:t>
      </w:r>
    </w:p>
    <w:p w14:paraId="0994C5F2" w14:textId="77777777" w:rsidR="0055689A" w:rsidRDefault="0055689A" w:rsidP="0055689A">
      <w:pPr>
        <w:pStyle w:val="NormalWeb"/>
        <w:shd w:val="clear" w:color="auto" w:fill="FFFFFF"/>
        <w:jc w:val="both"/>
        <w:rPr>
          <w:rFonts w:ascii="inter-regular" w:hAnsi="inter-regular"/>
          <w:color w:val="333333"/>
        </w:rPr>
      </w:pPr>
      <w:r>
        <w:rPr>
          <w:rFonts w:ascii="inter-regular" w:hAnsi="inter-regular"/>
          <w:color w:val="333333"/>
        </w:rPr>
        <w:t>We will discuss immutable string later. Let's first understand what String in Java is and how to create the String object.</w:t>
      </w:r>
    </w:p>
    <w:p w14:paraId="2B7A9A99" w14:textId="77777777" w:rsidR="0055689A" w:rsidRDefault="0055689A" w:rsidP="0055689A">
      <w:pPr>
        <w:pStyle w:val="Heading3"/>
        <w:shd w:val="clear" w:color="auto" w:fill="FFFFFF"/>
        <w:spacing w:line="312" w:lineRule="atLeast"/>
        <w:jc w:val="both"/>
        <w:rPr>
          <w:rFonts w:ascii="Helvetica" w:hAnsi="Helvetica"/>
          <w:color w:val="610B38"/>
          <w:sz w:val="38"/>
          <w:szCs w:val="38"/>
        </w:rPr>
      </w:pPr>
      <w:r>
        <w:rPr>
          <w:rFonts w:ascii="Helvetica" w:hAnsi="Helvetica"/>
          <w:b/>
          <w:bCs/>
          <w:color w:val="610B38"/>
          <w:sz w:val="38"/>
          <w:szCs w:val="38"/>
        </w:rPr>
        <w:t>What is String in Java?</w:t>
      </w:r>
    </w:p>
    <w:p w14:paraId="1989B694" w14:textId="77777777" w:rsidR="0055689A" w:rsidRDefault="0055689A" w:rsidP="0055689A">
      <w:pPr>
        <w:pStyle w:val="NormalWeb"/>
        <w:shd w:val="clear" w:color="auto" w:fill="FFFFFF"/>
        <w:jc w:val="both"/>
        <w:rPr>
          <w:rFonts w:ascii="inter-regular" w:hAnsi="inter-regular"/>
          <w:color w:val="333333"/>
        </w:rPr>
      </w:pPr>
      <w:r>
        <w:rPr>
          <w:rFonts w:ascii="inter-regular" w:hAnsi="inter-regular"/>
          <w:color w:val="333333"/>
        </w:rPr>
        <w:t>Generally, String is a sequence of characters. But in Java, string is an object that represents a sequence of characters. The java.lang.String class is used to create a string object.</w:t>
      </w:r>
    </w:p>
    <w:p w14:paraId="532DFAD2" w14:textId="77777777" w:rsidR="0055689A" w:rsidRDefault="0055689A" w:rsidP="0055689A">
      <w:pPr>
        <w:pStyle w:val="Heading3"/>
        <w:shd w:val="clear" w:color="auto" w:fill="FFFFFF"/>
        <w:spacing w:line="312" w:lineRule="atLeast"/>
        <w:jc w:val="both"/>
        <w:rPr>
          <w:rFonts w:ascii="Helvetica" w:hAnsi="Helvetica"/>
          <w:color w:val="610B4B"/>
          <w:sz w:val="32"/>
          <w:szCs w:val="32"/>
        </w:rPr>
      </w:pPr>
      <w:r>
        <w:rPr>
          <w:rFonts w:ascii="Helvetica" w:hAnsi="Helvetica"/>
          <w:b/>
          <w:bCs/>
          <w:color w:val="610B4B"/>
          <w:sz w:val="32"/>
          <w:szCs w:val="32"/>
        </w:rPr>
        <w:t>How to create a string object?</w:t>
      </w:r>
    </w:p>
    <w:p w14:paraId="25FC26D4" w14:textId="77777777" w:rsidR="0055689A" w:rsidRDefault="0055689A" w:rsidP="0055689A">
      <w:pPr>
        <w:pStyle w:val="NormalWeb"/>
        <w:shd w:val="clear" w:color="auto" w:fill="FFFFFF"/>
        <w:jc w:val="both"/>
        <w:rPr>
          <w:rFonts w:ascii="inter-regular" w:hAnsi="inter-regular"/>
          <w:color w:val="333333"/>
        </w:rPr>
      </w:pPr>
      <w:r>
        <w:rPr>
          <w:rFonts w:ascii="inter-regular" w:hAnsi="inter-regular"/>
          <w:color w:val="333333"/>
        </w:rPr>
        <w:t>There are two ways to create String object:</w:t>
      </w:r>
    </w:p>
    <w:p w14:paraId="556A5301" w14:textId="77777777" w:rsidR="0055689A" w:rsidRDefault="0055689A" w:rsidP="0055689A">
      <w:pPr>
        <w:numPr>
          <w:ilvl w:val="0"/>
          <w:numId w:val="172"/>
        </w:numPr>
        <w:shd w:val="clear" w:color="auto" w:fill="FFFFFF"/>
        <w:spacing w:before="60" w:after="100" w:afterAutospacing="1" w:line="375" w:lineRule="atLeast"/>
        <w:jc w:val="both"/>
        <w:rPr>
          <w:rFonts w:ascii="inter-regular" w:hAnsi="inter-regular"/>
          <w:color w:val="000000"/>
        </w:rPr>
      </w:pPr>
      <w:r>
        <w:rPr>
          <w:rFonts w:ascii="inter-regular" w:hAnsi="inter-regular"/>
          <w:color w:val="000000"/>
        </w:rPr>
        <w:t>By string literal</w:t>
      </w:r>
    </w:p>
    <w:p w14:paraId="6AFF2BD8" w14:textId="77777777" w:rsidR="0055689A" w:rsidRDefault="0055689A" w:rsidP="0055689A">
      <w:pPr>
        <w:numPr>
          <w:ilvl w:val="0"/>
          <w:numId w:val="172"/>
        </w:numPr>
        <w:shd w:val="clear" w:color="auto" w:fill="FFFFFF"/>
        <w:spacing w:before="60" w:after="100" w:afterAutospacing="1" w:line="375" w:lineRule="atLeast"/>
        <w:jc w:val="both"/>
        <w:rPr>
          <w:rFonts w:ascii="inter-regular" w:hAnsi="inter-regular"/>
          <w:color w:val="000000"/>
        </w:rPr>
      </w:pPr>
      <w:r>
        <w:rPr>
          <w:rFonts w:ascii="inter-regular" w:hAnsi="inter-regular"/>
          <w:color w:val="000000"/>
        </w:rPr>
        <w:t>By new keyword</w:t>
      </w:r>
    </w:p>
    <w:p w14:paraId="5A41FF8B" w14:textId="77777777" w:rsidR="0055689A" w:rsidRDefault="0055689A" w:rsidP="0055689A">
      <w:pPr>
        <w:pStyle w:val="Heading3"/>
        <w:shd w:val="clear" w:color="auto" w:fill="FFFFFF"/>
        <w:spacing w:line="312" w:lineRule="atLeast"/>
        <w:jc w:val="both"/>
        <w:rPr>
          <w:rFonts w:ascii="Helvetica" w:hAnsi="Helvetica"/>
          <w:color w:val="610B38"/>
          <w:sz w:val="38"/>
          <w:szCs w:val="38"/>
        </w:rPr>
      </w:pPr>
      <w:r>
        <w:rPr>
          <w:rFonts w:ascii="Helvetica" w:hAnsi="Helvetica"/>
          <w:b/>
          <w:bCs/>
          <w:color w:val="610B38"/>
          <w:sz w:val="38"/>
          <w:szCs w:val="38"/>
        </w:rPr>
        <w:t>1) String Literal</w:t>
      </w:r>
    </w:p>
    <w:p w14:paraId="30F55DED" w14:textId="77777777" w:rsidR="0055689A" w:rsidRDefault="0055689A" w:rsidP="0055689A">
      <w:pPr>
        <w:pStyle w:val="NormalWeb"/>
        <w:shd w:val="clear" w:color="auto" w:fill="FFFFFF"/>
        <w:jc w:val="both"/>
        <w:rPr>
          <w:rFonts w:ascii="inter-regular" w:hAnsi="inter-regular"/>
          <w:color w:val="333333"/>
        </w:rPr>
      </w:pPr>
      <w:r>
        <w:rPr>
          <w:rFonts w:ascii="inter-regular" w:hAnsi="inter-regular"/>
          <w:color w:val="333333"/>
        </w:rPr>
        <w:t>Java String literal is created by using double quotes. For Example:</w:t>
      </w:r>
    </w:p>
    <w:p w14:paraId="50210C30" w14:textId="77777777" w:rsidR="0055689A" w:rsidRDefault="0055689A" w:rsidP="0055689A">
      <w:pPr>
        <w:pStyle w:val="alt"/>
        <w:numPr>
          <w:ilvl w:val="0"/>
          <w:numId w:val="173"/>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String s=</w:t>
      </w:r>
      <w:r>
        <w:rPr>
          <w:rStyle w:val="string"/>
          <w:rFonts w:ascii="inter-regular" w:hAnsi="inter-regular"/>
          <w:color w:val="0000FF"/>
          <w:bdr w:val="none" w:sz="0" w:space="0" w:color="auto" w:frame="1"/>
        </w:rPr>
        <w:t>"welcome"</w:t>
      </w:r>
      <w:r>
        <w:rPr>
          <w:rFonts w:ascii="inter-regular" w:hAnsi="inter-regular"/>
          <w:color w:val="000000"/>
          <w:bdr w:val="none" w:sz="0" w:space="0" w:color="auto" w:frame="1"/>
        </w:rPr>
        <w:t>;  </w:t>
      </w:r>
    </w:p>
    <w:p w14:paraId="1EDD6508" w14:textId="77777777" w:rsidR="0055689A" w:rsidRDefault="0055689A" w:rsidP="0055689A">
      <w:pPr>
        <w:pStyle w:val="NormalWeb"/>
        <w:shd w:val="clear" w:color="auto" w:fill="FFFFFF"/>
        <w:jc w:val="both"/>
        <w:rPr>
          <w:rFonts w:ascii="inter-regular" w:hAnsi="inter-regular"/>
          <w:color w:val="333333"/>
        </w:rPr>
      </w:pPr>
      <w:r>
        <w:rPr>
          <w:rFonts w:ascii="inter-regular" w:hAnsi="inter-regular"/>
          <w:color w:val="333333"/>
        </w:rPr>
        <w:t>Each time you create a string literal, the JVM checks the "string constant pool" first. If the string already exists in the pool, a reference to the pooled instance is returned. If the string doesn't exist in the pool, a new string instance is created and placed in the pool. For example:</w:t>
      </w:r>
    </w:p>
    <w:p w14:paraId="2E79A459" w14:textId="77777777" w:rsidR="0055689A" w:rsidRDefault="0055689A" w:rsidP="0055689A">
      <w:pPr>
        <w:pStyle w:val="alt"/>
        <w:numPr>
          <w:ilvl w:val="0"/>
          <w:numId w:val="174"/>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String s1=</w:t>
      </w:r>
      <w:r>
        <w:rPr>
          <w:rStyle w:val="string"/>
          <w:rFonts w:ascii="inter-regular" w:hAnsi="inter-regular"/>
          <w:color w:val="0000FF"/>
          <w:bdr w:val="none" w:sz="0" w:space="0" w:color="auto" w:frame="1"/>
        </w:rPr>
        <w:t>"Welcome"</w:t>
      </w:r>
      <w:r>
        <w:rPr>
          <w:rFonts w:ascii="inter-regular" w:hAnsi="inter-regular"/>
          <w:color w:val="000000"/>
          <w:bdr w:val="none" w:sz="0" w:space="0" w:color="auto" w:frame="1"/>
        </w:rPr>
        <w:t>;  </w:t>
      </w:r>
    </w:p>
    <w:p w14:paraId="0BA2A5E7" w14:textId="77777777" w:rsidR="0055689A" w:rsidRDefault="0055689A" w:rsidP="0055689A">
      <w:pPr>
        <w:numPr>
          <w:ilvl w:val="0"/>
          <w:numId w:val="174"/>
        </w:numPr>
        <w:spacing w:after="0" w:line="375" w:lineRule="atLeast"/>
        <w:jc w:val="both"/>
        <w:rPr>
          <w:rFonts w:ascii="inter-regular" w:hAnsi="inter-regular"/>
          <w:color w:val="000000"/>
        </w:rPr>
      </w:pPr>
      <w:r>
        <w:rPr>
          <w:rFonts w:ascii="inter-regular" w:hAnsi="inter-regular"/>
          <w:color w:val="000000"/>
          <w:bdr w:val="none" w:sz="0" w:space="0" w:color="auto" w:frame="1"/>
        </w:rPr>
        <w:t>String s2=</w:t>
      </w:r>
      <w:r>
        <w:rPr>
          <w:rStyle w:val="string"/>
          <w:rFonts w:ascii="inter-regular" w:hAnsi="inter-regular"/>
          <w:color w:val="0000FF"/>
          <w:bdr w:val="none" w:sz="0" w:space="0" w:color="auto" w:frame="1"/>
        </w:rPr>
        <w:t>"Welcome"</w:t>
      </w:r>
      <w:r>
        <w:rPr>
          <w:rFonts w:ascii="inter-regular" w:hAnsi="inter-regular"/>
          <w:color w:val="000000"/>
          <w:bdr w:val="none" w:sz="0" w:space="0" w:color="auto" w:frame="1"/>
        </w:rPr>
        <w:t>;</w:t>
      </w:r>
      <w:r>
        <w:rPr>
          <w:rStyle w:val="comment"/>
          <w:rFonts w:ascii="inter-regular" w:hAnsi="inter-regular"/>
          <w:color w:val="008200"/>
          <w:bdr w:val="none" w:sz="0" w:space="0" w:color="auto" w:frame="1"/>
        </w:rPr>
        <w:t>//It doesn't create a new instance</w:t>
      </w:r>
      <w:r>
        <w:rPr>
          <w:rFonts w:ascii="inter-regular" w:hAnsi="inter-regular"/>
          <w:color w:val="000000"/>
          <w:bdr w:val="none" w:sz="0" w:space="0" w:color="auto" w:frame="1"/>
        </w:rPr>
        <w:t>  </w:t>
      </w:r>
    </w:p>
    <w:p w14:paraId="79C351E7" w14:textId="77777777" w:rsidR="0055689A" w:rsidRDefault="0055689A" w:rsidP="0055689A">
      <w:pPr>
        <w:spacing w:line="240" w:lineRule="auto"/>
        <w:rPr>
          <w:rFonts w:ascii="Times New Roman" w:hAnsi="Times New Roman"/>
        </w:rPr>
      </w:pPr>
      <w:r>
        <w:rPr>
          <w:rFonts w:ascii="inter-regular" w:hAnsi="inter-regular"/>
          <w:color w:val="333333"/>
        </w:rPr>
        <w:lastRenderedPageBreak/>
        <w:br/>
      </w:r>
      <w:r>
        <w:rPr>
          <w:noProof/>
        </w:rPr>
        <w:drawing>
          <wp:inline distT="0" distB="0" distL="0" distR="0" wp14:anchorId="6EE390F7" wp14:editId="2B3D3BF5">
            <wp:extent cx="4635500" cy="3566160"/>
            <wp:effectExtent l="0" t="0" r="0" b="0"/>
            <wp:docPr id="170833171" name="Picture 9" descr="Java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descr="Java String"/>
                    <pic:cNvPicPr>
                      <a:picLocks noChangeAspect="1" noChangeArrowheads="1"/>
                    </pic:cNvPicPr>
                  </pic:nvPicPr>
                  <pic:blipFill>
                    <a:blip r:embed="rId155">
                      <a:extLst>
                        <a:ext uri="{28A0092B-C50C-407E-A947-70E740481C1C}">
                          <a14:useLocalDpi xmlns:a14="http://schemas.microsoft.com/office/drawing/2010/main" val="0"/>
                        </a:ext>
                      </a:extLst>
                    </a:blip>
                    <a:srcRect/>
                    <a:stretch>
                      <a:fillRect/>
                    </a:stretch>
                  </pic:blipFill>
                  <pic:spPr bwMode="auto">
                    <a:xfrm>
                      <a:off x="0" y="0"/>
                      <a:ext cx="4635500" cy="3566160"/>
                    </a:xfrm>
                    <a:prstGeom prst="rect">
                      <a:avLst/>
                    </a:prstGeom>
                    <a:noFill/>
                    <a:ln>
                      <a:noFill/>
                    </a:ln>
                  </pic:spPr>
                </pic:pic>
              </a:graphicData>
            </a:graphic>
          </wp:inline>
        </w:drawing>
      </w:r>
    </w:p>
    <w:p w14:paraId="5529F398" w14:textId="77777777" w:rsidR="0055689A" w:rsidRDefault="0055689A" w:rsidP="0055689A">
      <w:pPr>
        <w:pStyle w:val="NormalWeb"/>
        <w:shd w:val="clear" w:color="auto" w:fill="FFFFFF"/>
        <w:jc w:val="both"/>
        <w:rPr>
          <w:rFonts w:ascii="inter-regular" w:hAnsi="inter-regular"/>
          <w:color w:val="333333"/>
        </w:rPr>
      </w:pPr>
      <w:r>
        <w:rPr>
          <w:rFonts w:ascii="inter-regular" w:hAnsi="inter-regular"/>
          <w:color w:val="333333"/>
        </w:rPr>
        <w:t>In the above example, only one object will be created. Firstly, JVM will not find any string object with the value "Welcome" in string constant pool that is why it will create a new object. After that it will find the string with the value "Welcome" in the pool, it will not create a new object but will return the reference to the same instance.</w:t>
      </w:r>
    </w:p>
    <w:p w14:paraId="4572DE9E" w14:textId="77777777" w:rsidR="0055689A" w:rsidRDefault="0055689A" w:rsidP="0055689A">
      <w:pPr>
        <w:pStyle w:val="Heading4"/>
        <w:pBdr>
          <w:left w:val="single" w:sz="18" w:space="30" w:color="FFA500"/>
        </w:pBdr>
        <w:shd w:val="clear" w:color="auto" w:fill="FAEBD7"/>
        <w:jc w:val="both"/>
        <w:rPr>
          <w:rFonts w:ascii="Arial" w:hAnsi="Arial" w:cs="Arial"/>
          <w:b w:val="0"/>
          <w:bCs w:val="0"/>
          <w:color w:val="333333"/>
          <w:sz w:val="23"/>
          <w:szCs w:val="23"/>
        </w:rPr>
      </w:pPr>
      <w:r>
        <w:rPr>
          <w:rFonts w:ascii="Arial" w:hAnsi="Arial" w:cs="Arial"/>
          <w:b w:val="0"/>
          <w:bCs w:val="0"/>
          <w:color w:val="333333"/>
          <w:sz w:val="23"/>
          <w:szCs w:val="23"/>
        </w:rPr>
        <w:t>Note: String objects are stored in a special memory area known as the "string constant pool".</w:t>
      </w:r>
    </w:p>
    <w:p w14:paraId="62D3296A" w14:textId="77777777" w:rsidR="0055689A" w:rsidRDefault="0055689A" w:rsidP="0055689A">
      <w:pPr>
        <w:pStyle w:val="Heading3"/>
        <w:shd w:val="clear" w:color="auto" w:fill="FFFFFF"/>
        <w:spacing w:line="312" w:lineRule="atLeast"/>
        <w:jc w:val="both"/>
        <w:rPr>
          <w:rFonts w:ascii="Helvetica" w:hAnsi="Helvetica" w:cs="Times New Roman"/>
          <w:b/>
          <w:bCs/>
          <w:color w:val="610B4B"/>
          <w:sz w:val="32"/>
          <w:szCs w:val="32"/>
        </w:rPr>
      </w:pPr>
      <w:r>
        <w:rPr>
          <w:rFonts w:ascii="Helvetica" w:hAnsi="Helvetica"/>
          <w:b/>
          <w:bCs/>
          <w:color w:val="610B4B"/>
          <w:sz w:val="32"/>
          <w:szCs w:val="32"/>
        </w:rPr>
        <w:t>Why Java uses the concept of String literal?</w:t>
      </w:r>
    </w:p>
    <w:p w14:paraId="59E8B56D" w14:textId="77777777" w:rsidR="0055689A" w:rsidRDefault="0055689A" w:rsidP="0055689A">
      <w:pPr>
        <w:pStyle w:val="NormalWeb"/>
        <w:shd w:val="clear" w:color="auto" w:fill="FFFFFF"/>
        <w:jc w:val="both"/>
        <w:rPr>
          <w:rFonts w:ascii="inter-regular" w:hAnsi="inter-regular"/>
          <w:color w:val="333333"/>
        </w:rPr>
      </w:pPr>
      <w:r>
        <w:rPr>
          <w:rFonts w:ascii="inter-regular" w:hAnsi="inter-regular"/>
          <w:color w:val="333333"/>
        </w:rPr>
        <w:t>To make Java more memory efficient (because no new objects are created if it exists already in the string constant pool).</w:t>
      </w:r>
    </w:p>
    <w:p w14:paraId="4F850258" w14:textId="77777777" w:rsidR="0055689A" w:rsidRDefault="0055689A" w:rsidP="0055689A">
      <w:pPr>
        <w:pStyle w:val="Heading3"/>
        <w:shd w:val="clear" w:color="auto" w:fill="FFFFFF"/>
        <w:spacing w:line="312" w:lineRule="atLeast"/>
        <w:jc w:val="both"/>
        <w:rPr>
          <w:rFonts w:ascii="Helvetica" w:hAnsi="Helvetica"/>
          <w:color w:val="610B38"/>
          <w:sz w:val="38"/>
          <w:szCs w:val="38"/>
        </w:rPr>
      </w:pPr>
      <w:r>
        <w:rPr>
          <w:rFonts w:ascii="Helvetica" w:hAnsi="Helvetica"/>
          <w:b/>
          <w:bCs/>
          <w:color w:val="610B38"/>
          <w:sz w:val="38"/>
          <w:szCs w:val="38"/>
        </w:rPr>
        <w:t>2) By new keyword</w:t>
      </w:r>
    </w:p>
    <w:p w14:paraId="3CB7CB73" w14:textId="77777777" w:rsidR="0055689A" w:rsidRDefault="0055689A" w:rsidP="0055689A">
      <w:pPr>
        <w:pStyle w:val="alt"/>
        <w:numPr>
          <w:ilvl w:val="0"/>
          <w:numId w:val="175"/>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String s=</w:t>
      </w:r>
      <w:r>
        <w:rPr>
          <w:rStyle w:val="keyword"/>
          <w:rFonts w:ascii="inter-regular" w:hAnsi="inter-regular"/>
          <w:b/>
          <w:bCs/>
          <w:color w:val="006699"/>
          <w:bdr w:val="none" w:sz="0" w:space="0" w:color="auto" w:frame="1"/>
        </w:rPr>
        <w:t>new</w:t>
      </w:r>
      <w:r>
        <w:rPr>
          <w:rFonts w:ascii="inter-regular" w:hAnsi="inter-regular"/>
          <w:color w:val="000000"/>
          <w:bdr w:val="none" w:sz="0" w:space="0" w:color="auto" w:frame="1"/>
        </w:rPr>
        <w:t> String(</w:t>
      </w:r>
      <w:r>
        <w:rPr>
          <w:rStyle w:val="string"/>
          <w:rFonts w:ascii="inter-regular" w:hAnsi="inter-regular"/>
          <w:color w:val="0000FF"/>
          <w:bdr w:val="none" w:sz="0" w:space="0" w:color="auto" w:frame="1"/>
        </w:rPr>
        <w:t>"Welcome"</w:t>
      </w:r>
      <w:r>
        <w:rPr>
          <w:rFonts w:ascii="inter-regular" w:hAnsi="inter-regular"/>
          <w:color w:val="000000"/>
          <w:bdr w:val="none" w:sz="0" w:space="0" w:color="auto" w:frame="1"/>
        </w:rPr>
        <w:t>);</w:t>
      </w:r>
      <w:r>
        <w:rPr>
          <w:rStyle w:val="comment"/>
          <w:rFonts w:ascii="inter-regular" w:hAnsi="inter-regular"/>
          <w:color w:val="008200"/>
          <w:bdr w:val="none" w:sz="0" w:space="0" w:color="auto" w:frame="1"/>
        </w:rPr>
        <w:t>//creates two objects and one reference variable</w:t>
      </w:r>
      <w:r>
        <w:rPr>
          <w:rFonts w:ascii="inter-regular" w:hAnsi="inter-regular"/>
          <w:color w:val="000000"/>
          <w:bdr w:val="none" w:sz="0" w:space="0" w:color="auto" w:frame="1"/>
        </w:rPr>
        <w:t>  </w:t>
      </w:r>
    </w:p>
    <w:p w14:paraId="7204E0AD" w14:textId="77777777" w:rsidR="0055689A" w:rsidRDefault="0055689A" w:rsidP="0055689A">
      <w:pPr>
        <w:pStyle w:val="NormalWeb"/>
        <w:shd w:val="clear" w:color="auto" w:fill="FFFFFF"/>
        <w:jc w:val="both"/>
        <w:rPr>
          <w:rFonts w:ascii="inter-regular" w:hAnsi="inter-regular"/>
          <w:color w:val="333333"/>
        </w:rPr>
      </w:pPr>
      <w:r>
        <w:rPr>
          <w:rFonts w:ascii="inter-regular" w:hAnsi="inter-regular"/>
          <w:color w:val="333333"/>
        </w:rPr>
        <w:t>In such case, </w:t>
      </w:r>
      <w:hyperlink r:id="rId156" w:history="1">
        <w:r>
          <w:rPr>
            <w:rStyle w:val="Hyperlink"/>
            <w:rFonts w:ascii="inter-regular" w:hAnsi="inter-regular"/>
            <w:color w:val="008000"/>
          </w:rPr>
          <w:t>JVM</w:t>
        </w:r>
      </w:hyperlink>
      <w:r>
        <w:rPr>
          <w:rFonts w:ascii="inter-regular" w:hAnsi="inter-regular"/>
          <w:color w:val="333333"/>
        </w:rPr>
        <w:t> will create a new string object in normal (non-pool) heap memory, and the literal "Welcome" will be placed in the string constant pool. The variable s will refer to the object in a heap (non-pool).</w:t>
      </w:r>
    </w:p>
    <w:p w14:paraId="402C4E40" w14:textId="77777777" w:rsidR="0055689A" w:rsidRDefault="0055689A" w:rsidP="0055689A">
      <w:pPr>
        <w:pStyle w:val="Heading3"/>
        <w:shd w:val="clear" w:color="auto" w:fill="FFFFFF"/>
        <w:spacing w:line="312" w:lineRule="atLeast"/>
        <w:jc w:val="both"/>
        <w:rPr>
          <w:rFonts w:ascii="Helvetica" w:hAnsi="Helvetica"/>
          <w:color w:val="610B38"/>
          <w:sz w:val="38"/>
          <w:szCs w:val="38"/>
        </w:rPr>
      </w:pPr>
      <w:r>
        <w:rPr>
          <w:rFonts w:ascii="Helvetica" w:hAnsi="Helvetica"/>
          <w:b/>
          <w:bCs/>
          <w:color w:val="610B38"/>
          <w:sz w:val="38"/>
          <w:szCs w:val="38"/>
        </w:rPr>
        <w:t>Java String Example</w:t>
      </w:r>
    </w:p>
    <w:p w14:paraId="7EC2BB66" w14:textId="77777777" w:rsidR="0055689A" w:rsidRDefault="0055689A" w:rsidP="0055689A">
      <w:pPr>
        <w:pStyle w:val="NormalWeb"/>
        <w:shd w:val="clear" w:color="auto" w:fill="FFFFFF"/>
        <w:jc w:val="both"/>
        <w:rPr>
          <w:rFonts w:ascii="inter-regular" w:hAnsi="inter-regular"/>
          <w:color w:val="333333"/>
        </w:rPr>
      </w:pPr>
      <w:r>
        <w:rPr>
          <w:rStyle w:val="Strong"/>
          <w:rFonts w:ascii="Segoe UI" w:hAnsi="Segoe UI" w:cs="Segoe UI"/>
          <w:color w:val="333333"/>
        </w:rPr>
        <w:t>StringExample.java</w:t>
      </w:r>
    </w:p>
    <w:p w14:paraId="0F9C2335" w14:textId="77777777" w:rsidR="0055689A" w:rsidRDefault="0055689A" w:rsidP="0055689A">
      <w:pPr>
        <w:pStyle w:val="alt"/>
        <w:numPr>
          <w:ilvl w:val="0"/>
          <w:numId w:val="176"/>
        </w:numPr>
        <w:spacing w:before="0" w:beforeAutospacing="0" w:after="0" w:afterAutospacing="0" w:line="375" w:lineRule="atLeast"/>
        <w:jc w:val="both"/>
        <w:rPr>
          <w:rFonts w:ascii="inter-regular" w:hAnsi="inter-regular"/>
          <w:color w:val="000000"/>
        </w:rPr>
      </w:pPr>
      <w:r>
        <w:rPr>
          <w:rStyle w:val="keyword"/>
          <w:rFonts w:ascii="inter-regular" w:hAnsi="inter-regular"/>
          <w:b/>
          <w:bCs/>
          <w:color w:val="006699"/>
          <w:bdr w:val="none" w:sz="0" w:space="0" w:color="auto" w:frame="1"/>
        </w:rPr>
        <w:lastRenderedPageBreak/>
        <w:t>public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class</w:t>
      </w:r>
      <w:r>
        <w:rPr>
          <w:rFonts w:ascii="inter-regular" w:hAnsi="inter-regular"/>
          <w:color w:val="000000"/>
          <w:bdr w:val="none" w:sz="0" w:space="0" w:color="auto" w:frame="1"/>
        </w:rPr>
        <w:t> StringExample{    </w:t>
      </w:r>
    </w:p>
    <w:p w14:paraId="73FF5223" w14:textId="77777777" w:rsidR="0055689A" w:rsidRDefault="0055689A" w:rsidP="0055689A">
      <w:pPr>
        <w:numPr>
          <w:ilvl w:val="0"/>
          <w:numId w:val="176"/>
        </w:numPr>
        <w:spacing w:after="0" w:line="375" w:lineRule="atLeast"/>
        <w:jc w:val="both"/>
        <w:rPr>
          <w:rFonts w:ascii="inter-regular" w:hAnsi="inter-regular"/>
          <w:color w:val="000000"/>
        </w:rPr>
      </w:pPr>
      <w:r>
        <w:rPr>
          <w:rStyle w:val="keyword"/>
          <w:rFonts w:ascii="inter-regular" w:hAnsi="inter-regular"/>
          <w:b/>
          <w:bCs/>
          <w:color w:val="006699"/>
          <w:bdr w:val="none" w:sz="0" w:space="0" w:color="auto" w:frame="1"/>
        </w:rPr>
        <w:t>public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static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void</w:t>
      </w:r>
      <w:r>
        <w:rPr>
          <w:rFonts w:ascii="inter-regular" w:hAnsi="inter-regular"/>
          <w:color w:val="000000"/>
          <w:bdr w:val="none" w:sz="0" w:space="0" w:color="auto" w:frame="1"/>
        </w:rPr>
        <w:t> main(String args[]){    </w:t>
      </w:r>
    </w:p>
    <w:p w14:paraId="24FEF729" w14:textId="77777777" w:rsidR="0055689A" w:rsidRDefault="0055689A" w:rsidP="0055689A">
      <w:pPr>
        <w:pStyle w:val="alt"/>
        <w:numPr>
          <w:ilvl w:val="0"/>
          <w:numId w:val="176"/>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String s1=</w:t>
      </w:r>
      <w:r>
        <w:rPr>
          <w:rStyle w:val="string"/>
          <w:rFonts w:ascii="inter-regular" w:hAnsi="inter-regular"/>
          <w:color w:val="0000FF"/>
          <w:bdr w:val="none" w:sz="0" w:space="0" w:color="auto" w:frame="1"/>
        </w:rPr>
        <w:t>"java"</w:t>
      </w:r>
      <w:r>
        <w:rPr>
          <w:rFonts w:ascii="inter-regular" w:hAnsi="inter-regular"/>
          <w:color w:val="000000"/>
          <w:bdr w:val="none" w:sz="0" w:space="0" w:color="auto" w:frame="1"/>
        </w:rPr>
        <w:t>;</w:t>
      </w:r>
      <w:r>
        <w:rPr>
          <w:rStyle w:val="comment"/>
          <w:rFonts w:ascii="inter-regular" w:hAnsi="inter-regular"/>
          <w:color w:val="008200"/>
          <w:bdr w:val="none" w:sz="0" w:space="0" w:color="auto" w:frame="1"/>
        </w:rPr>
        <w:t>//creating string by Java string literal  </w:t>
      </w:r>
      <w:r>
        <w:rPr>
          <w:rFonts w:ascii="inter-regular" w:hAnsi="inter-regular"/>
          <w:color w:val="000000"/>
          <w:bdr w:val="none" w:sz="0" w:space="0" w:color="auto" w:frame="1"/>
        </w:rPr>
        <w:t>  </w:t>
      </w:r>
    </w:p>
    <w:p w14:paraId="645CAFD7" w14:textId="77777777" w:rsidR="0055689A" w:rsidRDefault="0055689A" w:rsidP="0055689A">
      <w:pPr>
        <w:numPr>
          <w:ilvl w:val="0"/>
          <w:numId w:val="176"/>
        </w:numPr>
        <w:spacing w:after="0" w:line="375" w:lineRule="atLeast"/>
        <w:jc w:val="both"/>
        <w:rPr>
          <w:rFonts w:ascii="inter-regular" w:hAnsi="inter-regular"/>
          <w:color w:val="000000"/>
        </w:rPr>
      </w:pPr>
      <w:r>
        <w:rPr>
          <w:rStyle w:val="keyword"/>
          <w:rFonts w:ascii="inter-regular" w:hAnsi="inter-regular"/>
          <w:b/>
          <w:bCs/>
          <w:color w:val="006699"/>
          <w:bdr w:val="none" w:sz="0" w:space="0" w:color="auto" w:frame="1"/>
        </w:rPr>
        <w:t>char</w:t>
      </w:r>
      <w:r>
        <w:rPr>
          <w:rFonts w:ascii="inter-regular" w:hAnsi="inter-regular"/>
          <w:color w:val="000000"/>
          <w:bdr w:val="none" w:sz="0" w:space="0" w:color="auto" w:frame="1"/>
        </w:rPr>
        <w:t> ch[]={</w:t>
      </w:r>
      <w:r>
        <w:rPr>
          <w:rStyle w:val="string"/>
          <w:rFonts w:ascii="inter-regular" w:hAnsi="inter-regular"/>
          <w:color w:val="0000FF"/>
          <w:bdr w:val="none" w:sz="0" w:space="0" w:color="auto" w:frame="1"/>
        </w:rPr>
        <w:t>'s'</w:t>
      </w:r>
      <w:r>
        <w:rPr>
          <w:rFonts w:ascii="inter-regular" w:hAnsi="inter-regular"/>
          <w:color w:val="000000"/>
          <w:bdr w:val="none" w:sz="0" w:space="0" w:color="auto" w:frame="1"/>
        </w:rPr>
        <w:t>,</w:t>
      </w:r>
      <w:r>
        <w:rPr>
          <w:rStyle w:val="string"/>
          <w:rFonts w:ascii="inter-regular" w:hAnsi="inter-regular"/>
          <w:color w:val="0000FF"/>
          <w:bdr w:val="none" w:sz="0" w:space="0" w:color="auto" w:frame="1"/>
        </w:rPr>
        <w:t>'t'</w:t>
      </w:r>
      <w:r>
        <w:rPr>
          <w:rFonts w:ascii="inter-regular" w:hAnsi="inter-regular"/>
          <w:color w:val="000000"/>
          <w:bdr w:val="none" w:sz="0" w:space="0" w:color="auto" w:frame="1"/>
        </w:rPr>
        <w:t>,</w:t>
      </w:r>
      <w:r>
        <w:rPr>
          <w:rStyle w:val="string"/>
          <w:rFonts w:ascii="inter-regular" w:hAnsi="inter-regular"/>
          <w:color w:val="0000FF"/>
          <w:bdr w:val="none" w:sz="0" w:space="0" w:color="auto" w:frame="1"/>
        </w:rPr>
        <w:t>'r'</w:t>
      </w:r>
      <w:r>
        <w:rPr>
          <w:rFonts w:ascii="inter-regular" w:hAnsi="inter-regular"/>
          <w:color w:val="000000"/>
          <w:bdr w:val="none" w:sz="0" w:space="0" w:color="auto" w:frame="1"/>
        </w:rPr>
        <w:t>,</w:t>
      </w:r>
      <w:r>
        <w:rPr>
          <w:rStyle w:val="string"/>
          <w:rFonts w:ascii="inter-regular" w:hAnsi="inter-regular"/>
          <w:color w:val="0000FF"/>
          <w:bdr w:val="none" w:sz="0" w:space="0" w:color="auto" w:frame="1"/>
        </w:rPr>
        <w:t>'i'</w:t>
      </w:r>
      <w:r>
        <w:rPr>
          <w:rFonts w:ascii="inter-regular" w:hAnsi="inter-regular"/>
          <w:color w:val="000000"/>
          <w:bdr w:val="none" w:sz="0" w:space="0" w:color="auto" w:frame="1"/>
        </w:rPr>
        <w:t>,</w:t>
      </w:r>
      <w:r>
        <w:rPr>
          <w:rStyle w:val="string"/>
          <w:rFonts w:ascii="inter-regular" w:hAnsi="inter-regular"/>
          <w:color w:val="0000FF"/>
          <w:bdr w:val="none" w:sz="0" w:space="0" w:color="auto" w:frame="1"/>
        </w:rPr>
        <w:t>'n'</w:t>
      </w:r>
      <w:r>
        <w:rPr>
          <w:rFonts w:ascii="inter-regular" w:hAnsi="inter-regular"/>
          <w:color w:val="000000"/>
          <w:bdr w:val="none" w:sz="0" w:space="0" w:color="auto" w:frame="1"/>
        </w:rPr>
        <w:t>,</w:t>
      </w:r>
      <w:r>
        <w:rPr>
          <w:rStyle w:val="string"/>
          <w:rFonts w:ascii="inter-regular" w:hAnsi="inter-regular"/>
          <w:color w:val="0000FF"/>
          <w:bdr w:val="none" w:sz="0" w:space="0" w:color="auto" w:frame="1"/>
        </w:rPr>
        <w:t>'g'</w:t>
      </w:r>
      <w:r>
        <w:rPr>
          <w:rFonts w:ascii="inter-regular" w:hAnsi="inter-regular"/>
          <w:color w:val="000000"/>
          <w:bdr w:val="none" w:sz="0" w:space="0" w:color="auto" w:frame="1"/>
        </w:rPr>
        <w:t>,</w:t>
      </w:r>
      <w:r>
        <w:rPr>
          <w:rStyle w:val="string"/>
          <w:rFonts w:ascii="inter-regular" w:hAnsi="inter-regular"/>
          <w:color w:val="0000FF"/>
          <w:bdr w:val="none" w:sz="0" w:space="0" w:color="auto" w:frame="1"/>
        </w:rPr>
        <w:t>'s'</w:t>
      </w:r>
      <w:r>
        <w:rPr>
          <w:rFonts w:ascii="inter-regular" w:hAnsi="inter-regular"/>
          <w:color w:val="000000"/>
          <w:bdr w:val="none" w:sz="0" w:space="0" w:color="auto" w:frame="1"/>
        </w:rPr>
        <w:t>};    </w:t>
      </w:r>
    </w:p>
    <w:p w14:paraId="52D2C40A" w14:textId="77777777" w:rsidR="0055689A" w:rsidRDefault="0055689A" w:rsidP="0055689A">
      <w:pPr>
        <w:pStyle w:val="alt"/>
        <w:numPr>
          <w:ilvl w:val="0"/>
          <w:numId w:val="176"/>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String s2=</w:t>
      </w:r>
      <w:r>
        <w:rPr>
          <w:rStyle w:val="keyword"/>
          <w:rFonts w:ascii="inter-regular" w:hAnsi="inter-regular"/>
          <w:b/>
          <w:bCs/>
          <w:color w:val="006699"/>
          <w:bdr w:val="none" w:sz="0" w:space="0" w:color="auto" w:frame="1"/>
        </w:rPr>
        <w:t>new</w:t>
      </w:r>
      <w:r>
        <w:rPr>
          <w:rFonts w:ascii="inter-regular" w:hAnsi="inter-regular"/>
          <w:color w:val="000000"/>
          <w:bdr w:val="none" w:sz="0" w:space="0" w:color="auto" w:frame="1"/>
        </w:rPr>
        <w:t> String(ch);</w:t>
      </w:r>
      <w:r>
        <w:rPr>
          <w:rStyle w:val="comment"/>
          <w:rFonts w:ascii="inter-regular" w:hAnsi="inter-regular"/>
          <w:color w:val="008200"/>
          <w:bdr w:val="none" w:sz="0" w:space="0" w:color="auto" w:frame="1"/>
        </w:rPr>
        <w:t>//converting char array to string  </w:t>
      </w:r>
      <w:r>
        <w:rPr>
          <w:rFonts w:ascii="inter-regular" w:hAnsi="inter-regular"/>
          <w:color w:val="000000"/>
          <w:bdr w:val="none" w:sz="0" w:space="0" w:color="auto" w:frame="1"/>
        </w:rPr>
        <w:t>  </w:t>
      </w:r>
    </w:p>
    <w:p w14:paraId="7AB793EA" w14:textId="77777777" w:rsidR="0055689A" w:rsidRDefault="0055689A" w:rsidP="0055689A">
      <w:pPr>
        <w:numPr>
          <w:ilvl w:val="0"/>
          <w:numId w:val="176"/>
        </w:numPr>
        <w:spacing w:after="0" w:line="375" w:lineRule="atLeast"/>
        <w:jc w:val="both"/>
        <w:rPr>
          <w:rFonts w:ascii="inter-regular" w:hAnsi="inter-regular"/>
          <w:color w:val="000000"/>
        </w:rPr>
      </w:pPr>
      <w:r>
        <w:rPr>
          <w:rFonts w:ascii="inter-regular" w:hAnsi="inter-regular"/>
          <w:color w:val="000000"/>
          <w:bdr w:val="none" w:sz="0" w:space="0" w:color="auto" w:frame="1"/>
        </w:rPr>
        <w:t>String s3=</w:t>
      </w:r>
      <w:r>
        <w:rPr>
          <w:rStyle w:val="keyword"/>
          <w:rFonts w:ascii="inter-regular" w:hAnsi="inter-regular"/>
          <w:b/>
          <w:bCs/>
          <w:color w:val="006699"/>
          <w:bdr w:val="none" w:sz="0" w:space="0" w:color="auto" w:frame="1"/>
        </w:rPr>
        <w:t>new</w:t>
      </w:r>
      <w:r>
        <w:rPr>
          <w:rFonts w:ascii="inter-regular" w:hAnsi="inter-regular"/>
          <w:color w:val="000000"/>
          <w:bdr w:val="none" w:sz="0" w:space="0" w:color="auto" w:frame="1"/>
        </w:rPr>
        <w:t> String(</w:t>
      </w:r>
      <w:r>
        <w:rPr>
          <w:rStyle w:val="string"/>
          <w:rFonts w:ascii="inter-regular" w:hAnsi="inter-regular"/>
          <w:color w:val="0000FF"/>
          <w:bdr w:val="none" w:sz="0" w:space="0" w:color="auto" w:frame="1"/>
        </w:rPr>
        <w:t>"example"</w:t>
      </w:r>
      <w:r>
        <w:rPr>
          <w:rFonts w:ascii="inter-regular" w:hAnsi="inter-regular"/>
          <w:color w:val="000000"/>
          <w:bdr w:val="none" w:sz="0" w:space="0" w:color="auto" w:frame="1"/>
        </w:rPr>
        <w:t>);</w:t>
      </w:r>
      <w:r>
        <w:rPr>
          <w:rStyle w:val="comment"/>
          <w:rFonts w:ascii="inter-regular" w:hAnsi="inter-regular"/>
          <w:color w:val="008200"/>
          <w:bdr w:val="none" w:sz="0" w:space="0" w:color="auto" w:frame="1"/>
        </w:rPr>
        <w:t>//creating Java string by new keyword  </w:t>
      </w:r>
      <w:r>
        <w:rPr>
          <w:rFonts w:ascii="inter-regular" w:hAnsi="inter-regular"/>
          <w:color w:val="000000"/>
          <w:bdr w:val="none" w:sz="0" w:space="0" w:color="auto" w:frame="1"/>
        </w:rPr>
        <w:t>  </w:t>
      </w:r>
    </w:p>
    <w:p w14:paraId="6FB26181" w14:textId="77777777" w:rsidR="0055689A" w:rsidRDefault="0055689A" w:rsidP="0055689A">
      <w:pPr>
        <w:pStyle w:val="alt"/>
        <w:numPr>
          <w:ilvl w:val="0"/>
          <w:numId w:val="176"/>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System.out.println(s1);    </w:t>
      </w:r>
    </w:p>
    <w:p w14:paraId="2953887A" w14:textId="77777777" w:rsidR="0055689A" w:rsidRDefault="0055689A" w:rsidP="0055689A">
      <w:pPr>
        <w:numPr>
          <w:ilvl w:val="0"/>
          <w:numId w:val="176"/>
        </w:numPr>
        <w:spacing w:after="0" w:line="375" w:lineRule="atLeast"/>
        <w:jc w:val="both"/>
        <w:rPr>
          <w:rFonts w:ascii="inter-regular" w:hAnsi="inter-regular"/>
          <w:color w:val="000000"/>
        </w:rPr>
      </w:pPr>
      <w:r>
        <w:rPr>
          <w:rFonts w:ascii="inter-regular" w:hAnsi="inter-regular"/>
          <w:color w:val="000000"/>
          <w:bdr w:val="none" w:sz="0" w:space="0" w:color="auto" w:frame="1"/>
        </w:rPr>
        <w:t>System.out.println(s2);    </w:t>
      </w:r>
    </w:p>
    <w:p w14:paraId="04A7787B" w14:textId="77777777" w:rsidR="0055689A" w:rsidRDefault="0055689A" w:rsidP="0055689A">
      <w:pPr>
        <w:pStyle w:val="alt"/>
        <w:numPr>
          <w:ilvl w:val="0"/>
          <w:numId w:val="176"/>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System.out.println(s3);    </w:t>
      </w:r>
    </w:p>
    <w:p w14:paraId="27C5B717" w14:textId="77777777" w:rsidR="0055689A" w:rsidRDefault="0055689A" w:rsidP="0055689A">
      <w:pPr>
        <w:numPr>
          <w:ilvl w:val="0"/>
          <w:numId w:val="176"/>
        </w:numPr>
        <w:spacing w:after="0" w:line="375" w:lineRule="atLeast"/>
        <w:jc w:val="both"/>
        <w:rPr>
          <w:rFonts w:ascii="inter-regular" w:hAnsi="inter-regular"/>
          <w:color w:val="000000"/>
        </w:rPr>
      </w:pPr>
      <w:r>
        <w:rPr>
          <w:rFonts w:ascii="inter-regular" w:hAnsi="inter-regular"/>
          <w:color w:val="000000"/>
          <w:bdr w:val="none" w:sz="0" w:space="0" w:color="auto" w:frame="1"/>
        </w:rPr>
        <w:t>}}    </w:t>
      </w:r>
    </w:p>
    <w:p w14:paraId="670DADDE" w14:textId="77777777" w:rsidR="0055689A" w:rsidRDefault="0055689A" w:rsidP="0055689A">
      <w:pPr>
        <w:spacing w:line="240" w:lineRule="auto"/>
        <w:rPr>
          <w:rFonts w:ascii="Times New Roman" w:hAnsi="Times New Roman"/>
        </w:rPr>
      </w:pPr>
      <w:hyperlink r:id="rId157" w:tgtFrame="_blank" w:history="1">
        <w:r>
          <w:rPr>
            <w:rStyle w:val="Hyperlink"/>
            <w:rFonts w:ascii="Verdana" w:hAnsi="Verdana"/>
            <w:b/>
            <w:bCs/>
            <w:color w:val="FFFFFF"/>
            <w:sz w:val="20"/>
            <w:szCs w:val="20"/>
            <w:shd w:val="clear" w:color="auto" w:fill="4CAF50"/>
          </w:rPr>
          <w:t>Test it Now</w:t>
        </w:r>
      </w:hyperlink>
    </w:p>
    <w:p w14:paraId="12D4068D" w14:textId="77777777" w:rsidR="0055689A" w:rsidRDefault="0055689A" w:rsidP="0055689A">
      <w:pPr>
        <w:pStyle w:val="NormalWeb"/>
        <w:shd w:val="clear" w:color="auto" w:fill="FFFFFF"/>
        <w:jc w:val="both"/>
        <w:rPr>
          <w:rFonts w:ascii="inter-regular" w:hAnsi="inter-regular"/>
          <w:color w:val="333333"/>
        </w:rPr>
      </w:pPr>
      <w:r>
        <w:rPr>
          <w:rStyle w:val="Strong"/>
          <w:rFonts w:ascii="Segoe UI" w:hAnsi="Segoe UI" w:cs="Segoe UI"/>
          <w:color w:val="333333"/>
        </w:rPr>
        <w:t>Output:</w:t>
      </w:r>
    </w:p>
    <w:p w14:paraId="6B0C0E16" w14:textId="77777777" w:rsidR="0055689A" w:rsidRDefault="0055689A" w:rsidP="0055689A">
      <w:pPr>
        <w:pStyle w:val="HTMLPreformatted"/>
        <w:shd w:val="clear" w:color="auto" w:fill="EEEEEE"/>
        <w:jc w:val="both"/>
        <w:rPr>
          <w:color w:val="535559"/>
        </w:rPr>
      </w:pPr>
      <w:r>
        <w:rPr>
          <w:color w:val="535559"/>
        </w:rPr>
        <w:t>java</w:t>
      </w:r>
    </w:p>
    <w:p w14:paraId="48854B0B" w14:textId="77777777" w:rsidR="0055689A" w:rsidRDefault="0055689A" w:rsidP="0055689A">
      <w:pPr>
        <w:pStyle w:val="HTMLPreformatted"/>
        <w:shd w:val="clear" w:color="auto" w:fill="EEEEEE"/>
        <w:jc w:val="both"/>
        <w:rPr>
          <w:color w:val="535559"/>
        </w:rPr>
      </w:pPr>
      <w:r>
        <w:rPr>
          <w:color w:val="535559"/>
        </w:rPr>
        <w:t>strings</w:t>
      </w:r>
    </w:p>
    <w:p w14:paraId="3C9CB1F3" w14:textId="77777777" w:rsidR="0055689A" w:rsidRDefault="0055689A" w:rsidP="0055689A">
      <w:pPr>
        <w:pStyle w:val="HTMLPreformatted"/>
        <w:shd w:val="clear" w:color="auto" w:fill="EEEEEE"/>
        <w:jc w:val="both"/>
        <w:rPr>
          <w:color w:val="535559"/>
        </w:rPr>
      </w:pPr>
      <w:r>
        <w:rPr>
          <w:color w:val="535559"/>
        </w:rPr>
        <w:t>example</w:t>
      </w:r>
    </w:p>
    <w:p w14:paraId="62637FA8" w14:textId="77777777" w:rsidR="0055689A" w:rsidRDefault="0055689A" w:rsidP="0055689A">
      <w:pPr>
        <w:pStyle w:val="NormalWeb"/>
        <w:shd w:val="clear" w:color="auto" w:fill="FFFFFF"/>
        <w:jc w:val="both"/>
        <w:rPr>
          <w:rFonts w:ascii="inter-regular" w:hAnsi="inter-regular"/>
          <w:color w:val="333333"/>
        </w:rPr>
      </w:pPr>
      <w:r>
        <w:rPr>
          <w:rFonts w:ascii="inter-regular" w:hAnsi="inter-regular"/>
          <w:color w:val="333333"/>
        </w:rPr>
        <w:t>The above code, converts a </w:t>
      </w:r>
      <w:r>
        <w:rPr>
          <w:rStyle w:val="Emphasis"/>
          <w:rFonts w:ascii="Segoe UI" w:hAnsi="Segoe UI" w:cs="Segoe UI"/>
          <w:b/>
          <w:bCs/>
          <w:color w:val="333333"/>
        </w:rPr>
        <w:t>char</w:t>
      </w:r>
      <w:r>
        <w:rPr>
          <w:rFonts w:ascii="inter-regular" w:hAnsi="inter-regular"/>
          <w:color w:val="333333"/>
        </w:rPr>
        <w:t> array into a </w:t>
      </w:r>
      <w:r>
        <w:rPr>
          <w:rStyle w:val="Strong"/>
          <w:rFonts w:ascii="Segoe UI" w:hAnsi="Segoe UI" w:cs="Segoe UI"/>
          <w:color w:val="333333"/>
        </w:rPr>
        <w:t>String</w:t>
      </w:r>
      <w:r>
        <w:rPr>
          <w:rFonts w:ascii="inter-regular" w:hAnsi="inter-regular"/>
          <w:color w:val="333333"/>
        </w:rPr>
        <w:t> object. And displays the String objects </w:t>
      </w:r>
      <w:r>
        <w:rPr>
          <w:rStyle w:val="Emphasis"/>
          <w:rFonts w:ascii="Segoe UI" w:hAnsi="Segoe UI" w:cs="Segoe UI"/>
          <w:b/>
          <w:bCs/>
          <w:color w:val="333333"/>
        </w:rPr>
        <w:t>s1, s2</w:t>
      </w:r>
      <w:r>
        <w:rPr>
          <w:rFonts w:ascii="inter-regular" w:hAnsi="inter-regular"/>
          <w:color w:val="333333"/>
        </w:rPr>
        <w:t>, and </w:t>
      </w:r>
      <w:r>
        <w:rPr>
          <w:rStyle w:val="Emphasis"/>
          <w:rFonts w:ascii="Segoe UI" w:hAnsi="Segoe UI" w:cs="Segoe UI"/>
          <w:b/>
          <w:bCs/>
          <w:color w:val="333333"/>
        </w:rPr>
        <w:t>s3</w:t>
      </w:r>
      <w:r>
        <w:rPr>
          <w:rFonts w:ascii="inter-regular" w:hAnsi="inter-regular"/>
          <w:color w:val="333333"/>
        </w:rPr>
        <w:t> on console using </w:t>
      </w:r>
      <w:r>
        <w:rPr>
          <w:rStyle w:val="Emphasis"/>
          <w:rFonts w:ascii="Segoe UI" w:hAnsi="Segoe UI" w:cs="Segoe UI"/>
          <w:b/>
          <w:bCs/>
          <w:color w:val="333333"/>
        </w:rPr>
        <w:t>println()</w:t>
      </w:r>
      <w:r>
        <w:rPr>
          <w:rFonts w:ascii="inter-regular" w:hAnsi="inter-regular"/>
          <w:color w:val="333333"/>
        </w:rPr>
        <w:t> method.</w:t>
      </w:r>
    </w:p>
    <w:p w14:paraId="1E253BB5" w14:textId="77777777" w:rsidR="0055689A" w:rsidRDefault="0055689A" w:rsidP="0027496C">
      <w:pPr>
        <w:rPr>
          <w:b/>
          <w:bCs/>
          <w:sz w:val="44"/>
          <w:szCs w:val="44"/>
          <w:u w:val="single"/>
        </w:rPr>
      </w:pPr>
      <w:r w:rsidRPr="0055689A">
        <w:rPr>
          <w:b/>
          <w:bCs/>
          <w:noProof/>
          <w:sz w:val="44"/>
          <w:szCs w:val="44"/>
          <w:u w:val="single"/>
        </w:rPr>
        <w:drawing>
          <wp:inline distT="0" distB="0" distL="0" distR="0" wp14:anchorId="6731F2F4" wp14:editId="02426964">
            <wp:extent cx="5731510" cy="4138295"/>
            <wp:effectExtent l="0" t="0" r="2540" b="0"/>
            <wp:docPr id="1283308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308778" name=""/>
                    <pic:cNvPicPr/>
                  </pic:nvPicPr>
                  <pic:blipFill>
                    <a:blip r:embed="rId158"/>
                    <a:stretch>
                      <a:fillRect/>
                    </a:stretch>
                  </pic:blipFill>
                  <pic:spPr>
                    <a:xfrm>
                      <a:off x="0" y="0"/>
                      <a:ext cx="5731510" cy="4138295"/>
                    </a:xfrm>
                    <a:prstGeom prst="rect">
                      <a:avLst/>
                    </a:prstGeom>
                  </pic:spPr>
                </pic:pic>
              </a:graphicData>
            </a:graphic>
          </wp:inline>
        </w:drawing>
      </w:r>
    </w:p>
    <w:p w14:paraId="157042E8" w14:textId="77777777" w:rsidR="0055689A" w:rsidRDefault="0055689A" w:rsidP="0027496C">
      <w:pPr>
        <w:rPr>
          <w:b/>
          <w:bCs/>
          <w:sz w:val="44"/>
          <w:szCs w:val="44"/>
          <w:u w:val="single"/>
        </w:rPr>
      </w:pPr>
    </w:p>
    <w:p w14:paraId="0EC381F2" w14:textId="77777777" w:rsidR="0055689A" w:rsidRDefault="0055689A" w:rsidP="0027496C">
      <w:pPr>
        <w:rPr>
          <w:b/>
          <w:bCs/>
          <w:sz w:val="44"/>
          <w:szCs w:val="44"/>
          <w:u w:val="single"/>
        </w:rPr>
      </w:pPr>
      <w:r w:rsidRPr="0055689A">
        <w:rPr>
          <w:b/>
          <w:bCs/>
          <w:noProof/>
          <w:sz w:val="44"/>
          <w:szCs w:val="44"/>
          <w:u w:val="single"/>
        </w:rPr>
        <w:drawing>
          <wp:inline distT="0" distB="0" distL="0" distR="0" wp14:anchorId="48D1C046" wp14:editId="31CA17F2">
            <wp:extent cx="5731510" cy="3333750"/>
            <wp:effectExtent l="0" t="0" r="2540" b="0"/>
            <wp:docPr id="2112454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454649" name=""/>
                    <pic:cNvPicPr/>
                  </pic:nvPicPr>
                  <pic:blipFill>
                    <a:blip r:embed="rId159"/>
                    <a:stretch>
                      <a:fillRect/>
                    </a:stretch>
                  </pic:blipFill>
                  <pic:spPr>
                    <a:xfrm>
                      <a:off x="0" y="0"/>
                      <a:ext cx="5731510" cy="3333750"/>
                    </a:xfrm>
                    <a:prstGeom prst="rect">
                      <a:avLst/>
                    </a:prstGeom>
                  </pic:spPr>
                </pic:pic>
              </a:graphicData>
            </a:graphic>
          </wp:inline>
        </w:drawing>
      </w:r>
    </w:p>
    <w:p w14:paraId="7D5CD536" w14:textId="77777777" w:rsidR="0054412B" w:rsidRDefault="0054412B" w:rsidP="0027496C">
      <w:pPr>
        <w:rPr>
          <w:b/>
          <w:bCs/>
          <w:sz w:val="44"/>
          <w:szCs w:val="44"/>
          <w:u w:val="single"/>
        </w:rPr>
      </w:pPr>
    </w:p>
    <w:p w14:paraId="6D6C7093" w14:textId="77777777" w:rsidR="0054412B" w:rsidRDefault="0054412B" w:rsidP="0027496C">
      <w:pPr>
        <w:rPr>
          <w:b/>
          <w:bCs/>
          <w:sz w:val="44"/>
          <w:szCs w:val="44"/>
          <w:u w:val="single"/>
        </w:rPr>
      </w:pPr>
      <w:r>
        <w:rPr>
          <w:b/>
          <w:bCs/>
          <w:sz w:val="44"/>
          <w:szCs w:val="44"/>
          <w:u w:val="single"/>
        </w:rPr>
        <w:t>String Buffer</w:t>
      </w:r>
    </w:p>
    <w:p w14:paraId="7427B042" w14:textId="77777777" w:rsidR="0054412B" w:rsidRDefault="0054412B" w:rsidP="0054412B">
      <w:pPr>
        <w:pStyle w:val="NormalWeb"/>
        <w:shd w:val="clear" w:color="auto" w:fill="FFFFFF"/>
        <w:jc w:val="both"/>
        <w:rPr>
          <w:rFonts w:ascii="inter-regular" w:hAnsi="inter-regular"/>
          <w:color w:val="333333"/>
        </w:rPr>
      </w:pPr>
      <w:r>
        <w:rPr>
          <w:rFonts w:ascii="inter-regular" w:hAnsi="inter-regular"/>
          <w:color w:val="333333"/>
        </w:rPr>
        <w:t>Java StringBuffer class is used to create mutable (modifiable) String objects. The StringBuffer class in Java is the same as String class except it is mutable i.e. it can be changed.</w:t>
      </w:r>
    </w:p>
    <w:p w14:paraId="31A1D3BB" w14:textId="77777777" w:rsidR="0054412B" w:rsidRDefault="0054412B" w:rsidP="0054412B">
      <w:pPr>
        <w:pStyle w:val="Heading4"/>
        <w:pBdr>
          <w:left w:val="single" w:sz="18" w:space="30" w:color="FFA500"/>
        </w:pBdr>
        <w:shd w:val="clear" w:color="auto" w:fill="FAEBD7"/>
        <w:jc w:val="both"/>
        <w:rPr>
          <w:rFonts w:ascii="Arial" w:hAnsi="Arial" w:cs="Arial"/>
          <w:b w:val="0"/>
          <w:bCs w:val="0"/>
          <w:color w:val="333333"/>
          <w:sz w:val="23"/>
          <w:szCs w:val="23"/>
        </w:rPr>
      </w:pPr>
      <w:r>
        <w:rPr>
          <w:rFonts w:ascii="Arial" w:hAnsi="Arial" w:cs="Arial"/>
          <w:b w:val="0"/>
          <w:bCs w:val="0"/>
          <w:color w:val="333333"/>
          <w:sz w:val="23"/>
          <w:szCs w:val="23"/>
        </w:rPr>
        <w:t>Note: Java StringBuffer class is thread-safe i.e. multiple threads cannot access it simultaneously. So it is safe and will result in an order.</w:t>
      </w:r>
    </w:p>
    <w:p w14:paraId="28447B3C" w14:textId="77777777" w:rsidR="0054412B" w:rsidRDefault="0054412B" w:rsidP="0054412B">
      <w:pPr>
        <w:pStyle w:val="Heading3"/>
        <w:shd w:val="clear" w:color="auto" w:fill="FFFFFF"/>
        <w:spacing w:line="312" w:lineRule="atLeast"/>
        <w:jc w:val="both"/>
        <w:rPr>
          <w:rFonts w:ascii="Helvetica" w:hAnsi="Helvetica" w:cs="Times New Roman"/>
          <w:b/>
          <w:bCs/>
          <w:color w:val="610B38"/>
          <w:sz w:val="38"/>
          <w:szCs w:val="38"/>
        </w:rPr>
      </w:pPr>
      <w:r>
        <w:rPr>
          <w:rFonts w:ascii="Helvetica" w:hAnsi="Helvetica"/>
          <w:b/>
          <w:bCs/>
          <w:color w:val="610B38"/>
          <w:sz w:val="38"/>
          <w:szCs w:val="38"/>
        </w:rPr>
        <w:t>Important Constructors of StringBuffer Class</w:t>
      </w:r>
    </w:p>
    <w:tbl>
      <w:tblPr>
        <w:tblW w:w="15888"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5006"/>
        <w:gridCol w:w="10882"/>
      </w:tblGrid>
      <w:tr w:rsidR="0054412B" w14:paraId="0A184E3F" w14:textId="77777777" w:rsidTr="0054412B">
        <w:tc>
          <w:tcPr>
            <w:tcW w:w="0" w:type="auto"/>
            <w:shd w:val="clear" w:color="auto" w:fill="C7CCBE"/>
            <w:tcMar>
              <w:top w:w="180" w:type="dxa"/>
              <w:left w:w="180" w:type="dxa"/>
              <w:bottom w:w="180" w:type="dxa"/>
              <w:right w:w="180" w:type="dxa"/>
            </w:tcMar>
            <w:hideMark/>
          </w:tcPr>
          <w:p w14:paraId="66387F84" w14:textId="77777777" w:rsidR="0054412B" w:rsidRDefault="0054412B">
            <w:pPr>
              <w:rPr>
                <w:rFonts w:ascii="Times New Roman" w:hAnsi="Times New Roman"/>
                <w:b/>
                <w:bCs/>
                <w:color w:val="000000"/>
                <w:sz w:val="26"/>
                <w:szCs w:val="26"/>
              </w:rPr>
            </w:pPr>
            <w:r>
              <w:rPr>
                <w:b/>
                <w:bCs/>
                <w:color w:val="000000"/>
                <w:sz w:val="26"/>
                <w:szCs w:val="26"/>
              </w:rPr>
              <w:t>Constructor</w:t>
            </w:r>
          </w:p>
        </w:tc>
        <w:tc>
          <w:tcPr>
            <w:tcW w:w="0" w:type="auto"/>
            <w:shd w:val="clear" w:color="auto" w:fill="C7CCBE"/>
            <w:tcMar>
              <w:top w:w="180" w:type="dxa"/>
              <w:left w:w="180" w:type="dxa"/>
              <w:bottom w:w="180" w:type="dxa"/>
              <w:right w:w="180" w:type="dxa"/>
            </w:tcMar>
            <w:hideMark/>
          </w:tcPr>
          <w:p w14:paraId="2080D92D" w14:textId="77777777" w:rsidR="0054412B" w:rsidRDefault="0054412B">
            <w:pPr>
              <w:rPr>
                <w:b/>
                <w:bCs/>
                <w:color w:val="000000"/>
                <w:sz w:val="26"/>
                <w:szCs w:val="26"/>
              </w:rPr>
            </w:pPr>
            <w:r>
              <w:rPr>
                <w:b/>
                <w:bCs/>
                <w:color w:val="000000"/>
                <w:sz w:val="26"/>
                <w:szCs w:val="26"/>
              </w:rPr>
              <w:t>Description</w:t>
            </w:r>
          </w:p>
        </w:tc>
      </w:tr>
      <w:tr w:rsidR="0054412B" w14:paraId="3EB84F7E" w14:textId="77777777" w:rsidTr="0054412B">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17E7185" w14:textId="77777777" w:rsidR="0054412B" w:rsidRDefault="0054412B">
            <w:pPr>
              <w:jc w:val="both"/>
              <w:rPr>
                <w:rFonts w:ascii="inter-regular" w:hAnsi="inter-regular"/>
                <w:color w:val="333333"/>
                <w:sz w:val="24"/>
                <w:szCs w:val="24"/>
              </w:rPr>
            </w:pPr>
            <w:r>
              <w:rPr>
                <w:rFonts w:ascii="inter-regular" w:hAnsi="inter-regular"/>
                <w:color w:val="333333"/>
              </w:rPr>
              <w:t>StringBuffer()</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AD5E2B8" w14:textId="77777777" w:rsidR="0054412B" w:rsidRDefault="0054412B">
            <w:pPr>
              <w:jc w:val="both"/>
              <w:rPr>
                <w:rFonts w:ascii="inter-regular" w:hAnsi="inter-regular"/>
                <w:color w:val="333333"/>
              </w:rPr>
            </w:pPr>
            <w:r>
              <w:rPr>
                <w:rFonts w:ascii="inter-regular" w:hAnsi="inter-regular"/>
                <w:color w:val="333333"/>
              </w:rPr>
              <w:t>It creates an empty String buffer with the initial capacity of</w:t>
            </w:r>
          </w:p>
          <w:p w14:paraId="0A6779CC" w14:textId="77777777" w:rsidR="0054412B" w:rsidRDefault="0054412B">
            <w:pPr>
              <w:jc w:val="both"/>
              <w:rPr>
                <w:rFonts w:ascii="inter-regular" w:hAnsi="inter-regular"/>
                <w:color w:val="333333"/>
              </w:rPr>
            </w:pPr>
            <w:r>
              <w:rPr>
                <w:rFonts w:ascii="inter-regular" w:hAnsi="inter-regular"/>
                <w:color w:val="333333"/>
              </w:rPr>
              <w:t xml:space="preserve"> 16.</w:t>
            </w:r>
          </w:p>
        </w:tc>
      </w:tr>
      <w:tr w:rsidR="0054412B" w14:paraId="6758F919" w14:textId="77777777" w:rsidTr="0054412B">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FCE5A15" w14:textId="77777777" w:rsidR="0054412B" w:rsidRDefault="0054412B">
            <w:pPr>
              <w:jc w:val="both"/>
              <w:rPr>
                <w:rFonts w:ascii="inter-regular" w:hAnsi="inter-regular"/>
                <w:color w:val="333333"/>
              </w:rPr>
            </w:pPr>
            <w:r>
              <w:rPr>
                <w:rFonts w:ascii="inter-regular" w:hAnsi="inter-regular"/>
                <w:color w:val="333333"/>
              </w:rPr>
              <w:t>StringBuffer(String str)</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6A62B224" w14:textId="77777777" w:rsidR="0054412B" w:rsidRDefault="0054412B">
            <w:pPr>
              <w:jc w:val="both"/>
              <w:rPr>
                <w:rFonts w:ascii="inter-regular" w:hAnsi="inter-regular"/>
                <w:color w:val="333333"/>
              </w:rPr>
            </w:pPr>
            <w:r>
              <w:rPr>
                <w:rFonts w:ascii="inter-regular" w:hAnsi="inter-regular"/>
                <w:color w:val="333333"/>
              </w:rPr>
              <w:t>It creates a String buffer with the specified string..</w:t>
            </w:r>
          </w:p>
        </w:tc>
      </w:tr>
      <w:tr w:rsidR="0054412B" w14:paraId="7836BB41" w14:textId="77777777" w:rsidTr="0054412B">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B59351B" w14:textId="77777777" w:rsidR="0054412B" w:rsidRDefault="0054412B">
            <w:pPr>
              <w:jc w:val="both"/>
              <w:rPr>
                <w:rFonts w:ascii="inter-regular" w:hAnsi="inter-regular"/>
                <w:color w:val="333333"/>
              </w:rPr>
            </w:pPr>
            <w:r>
              <w:rPr>
                <w:rFonts w:ascii="inter-regular" w:hAnsi="inter-regular"/>
                <w:color w:val="333333"/>
              </w:rPr>
              <w:t>StringBuffer(int capacity)</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85744C6" w14:textId="77777777" w:rsidR="0054412B" w:rsidRDefault="0054412B">
            <w:pPr>
              <w:jc w:val="both"/>
              <w:rPr>
                <w:rFonts w:ascii="inter-regular" w:hAnsi="inter-regular"/>
                <w:color w:val="333333"/>
              </w:rPr>
            </w:pPr>
            <w:r>
              <w:rPr>
                <w:rFonts w:ascii="inter-regular" w:hAnsi="inter-regular"/>
                <w:color w:val="333333"/>
              </w:rPr>
              <w:t xml:space="preserve">It creates an empty String buffer with the specified </w:t>
            </w:r>
          </w:p>
          <w:p w14:paraId="16F60BFE" w14:textId="77777777" w:rsidR="0054412B" w:rsidRDefault="0054412B">
            <w:pPr>
              <w:jc w:val="both"/>
              <w:rPr>
                <w:rFonts w:ascii="inter-regular" w:hAnsi="inter-regular"/>
                <w:color w:val="333333"/>
              </w:rPr>
            </w:pPr>
            <w:r>
              <w:rPr>
                <w:rFonts w:ascii="inter-regular" w:hAnsi="inter-regular"/>
                <w:color w:val="333333"/>
              </w:rPr>
              <w:lastRenderedPageBreak/>
              <w:t>capacity as length.</w:t>
            </w:r>
          </w:p>
        </w:tc>
      </w:tr>
    </w:tbl>
    <w:p w14:paraId="66BA9E5A" w14:textId="77777777" w:rsidR="0054412B" w:rsidRDefault="0054412B" w:rsidP="0027496C">
      <w:pPr>
        <w:rPr>
          <w:b/>
          <w:bCs/>
          <w:sz w:val="44"/>
          <w:szCs w:val="44"/>
          <w:u w:val="single"/>
        </w:rPr>
      </w:pPr>
    </w:p>
    <w:p w14:paraId="2059D8B6" w14:textId="77777777" w:rsidR="0054412B" w:rsidRDefault="0054412B" w:rsidP="0054412B">
      <w:pPr>
        <w:pStyle w:val="Heading3"/>
        <w:shd w:val="clear" w:color="auto" w:fill="FFFFFF"/>
        <w:spacing w:line="312" w:lineRule="atLeast"/>
        <w:jc w:val="both"/>
        <w:rPr>
          <w:rFonts w:ascii="Helvetica" w:hAnsi="Helvetica"/>
          <w:color w:val="610B4B"/>
          <w:sz w:val="32"/>
          <w:szCs w:val="32"/>
        </w:rPr>
      </w:pPr>
      <w:r>
        <w:rPr>
          <w:rFonts w:ascii="Helvetica" w:hAnsi="Helvetica"/>
          <w:b/>
          <w:bCs/>
          <w:color w:val="610B4B"/>
          <w:sz w:val="32"/>
          <w:szCs w:val="32"/>
        </w:rPr>
        <w:t>1) StringBuffer Class append() Method</w:t>
      </w:r>
    </w:p>
    <w:p w14:paraId="31DB74D1" w14:textId="77777777" w:rsidR="0054412B" w:rsidRDefault="0054412B" w:rsidP="0054412B">
      <w:pPr>
        <w:pStyle w:val="NormalWeb"/>
        <w:shd w:val="clear" w:color="auto" w:fill="FFFFFF"/>
        <w:jc w:val="both"/>
        <w:rPr>
          <w:rFonts w:ascii="inter-regular" w:hAnsi="inter-regular"/>
          <w:color w:val="333333"/>
        </w:rPr>
      </w:pPr>
      <w:r>
        <w:rPr>
          <w:rFonts w:ascii="inter-regular" w:hAnsi="inter-regular"/>
          <w:color w:val="333333"/>
        </w:rPr>
        <w:t>The append() method concatenates the given argument with this String.</w:t>
      </w:r>
    </w:p>
    <w:p w14:paraId="4B1D4054" w14:textId="77777777" w:rsidR="0054412B" w:rsidRDefault="0054412B" w:rsidP="0054412B">
      <w:pPr>
        <w:pStyle w:val="NormalWeb"/>
        <w:shd w:val="clear" w:color="auto" w:fill="FFFFFF"/>
        <w:jc w:val="both"/>
        <w:rPr>
          <w:rFonts w:ascii="inter-regular" w:hAnsi="inter-regular"/>
          <w:color w:val="333333"/>
        </w:rPr>
      </w:pPr>
      <w:r>
        <w:rPr>
          <w:rStyle w:val="Strong"/>
          <w:rFonts w:ascii="Segoe UI" w:hAnsi="Segoe UI" w:cs="Segoe UI"/>
          <w:color w:val="333333"/>
        </w:rPr>
        <w:t>StringBufferExample.java</w:t>
      </w:r>
    </w:p>
    <w:p w14:paraId="3C39BE84" w14:textId="77777777" w:rsidR="0054412B" w:rsidRDefault="0054412B" w:rsidP="0054412B">
      <w:pPr>
        <w:pStyle w:val="alt"/>
        <w:numPr>
          <w:ilvl w:val="0"/>
          <w:numId w:val="177"/>
        </w:numPr>
        <w:spacing w:before="0" w:beforeAutospacing="0" w:after="0" w:afterAutospacing="0" w:line="375" w:lineRule="atLeast"/>
        <w:jc w:val="both"/>
        <w:rPr>
          <w:rFonts w:ascii="inter-regular" w:hAnsi="inter-regular"/>
          <w:color w:val="000000"/>
        </w:rPr>
      </w:pPr>
      <w:r>
        <w:rPr>
          <w:rStyle w:val="keyword"/>
          <w:rFonts w:ascii="inter-regular" w:hAnsi="inter-regular"/>
          <w:b/>
          <w:bCs/>
          <w:color w:val="006699"/>
          <w:bdr w:val="none" w:sz="0" w:space="0" w:color="auto" w:frame="1"/>
        </w:rPr>
        <w:t>class</w:t>
      </w:r>
      <w:r>
        <w:rPr>
          <w:rFonts w:ascii="inter-regular" w:hAnsi="inter-regular"/>
          <w:color w:val="000000"/>
          <w:bdr w:val="none" w:sz="0" w:space="0" w:color="auto" w:frame="1"/>
        </w:rPr>
        <w:t> StringBufferExample{  </w:t>
      </w:r>
    </w:p>
    <w:p w14:paraId="0E4EAC4B" w14:textId="77777777" w:rsidR="0054412B" w:rsidRDefault="0054412B" w:rsidP="0054412B">
      <w:pPr>
        <w:numPr>
          <w:ilvl w:val="0"/>
          <w:numId w:val="177"/>
        </w:numPr>
        <w:spacing w:after="0" w:line="375" w:lineRule="atLeast"/>
        <w:jc w:val="both"/>
        <w:rPr>
          <w:rFonts w:ascii="inter-regular" w:hAnsi="inter-regular"/>
          <w:color w:val="000000"/>
        </w:rPr>
      </w:pPr>
      <w:r>
        <w:rPr>
          <w:rStyle w:val="keyword"/>
          <w:rFonts w:ascii="inter-regular" w:hAnsi="inter-regular"/>
          <w:b/>
          <w:bCs/>
          <w:color w:val="006699"/>
          <w:bdr w:val="none" w:sz="0" w:space="0" w:color="auto" w:frame="1"/>
        </w:rPr>
        <w:t>public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static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void</w:t>
      </w:r>
      <w:r>
        <w:rPr>
          <w:rFonts w:ascii="inter-regular" w:hAnsi="inter-regular"/>
          <w:color w:val="000000"/>
          <w:bdr w:val="none" w:sz="0" w:space="0" w:color="auto" w:frame="1"/>
        </w:rPr>
        <w:t> main(String args[]){  </w:t>
      </w:r>
    </w:p>
    <w:p w14:paraId="7B3460A8" w14:textId="77777777" w:rsidR="0054412B" w:rsidRDefault="0054412B" w:rsidP="0054412B">
      <w:pPr>
        <w:pStyle w:val="alt"/>
        <w:numPr>
          <w:ilvl w:val="0"/>
          <w:numId w:val="177"/>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StringBuffer sb=</w:t>
      </w:r>
      <w:r>
        <w:rPr>
          <w:rStyle w:val="keyword"/>
          <w:rFonts w:ascii="inter-regular" w:hAnsi="inter-regular"/>
          <w:b/>
          <w:bCs/>
          <w:color w:val="006699"/>
          <w:bdr w:val="none" w:sz="0" w:space="0" w:color="auto" w:frame="1"/>
        </w:rPr>
        <w:t>new</w:t>
      </w:r>
      <w:r>
        <w:rPr>
          <w:rFonts w:ascii="inter-regular" w:hAnsi="inter-regular"/>
          <w:color w:val="000000"/>
          <w:bdr w:val="none" w:sz="0" w:space="0" w:color="auto" w:frame="1"/>
        </w:rPr>
        <w:t> StringBuffer(</w:t>
      </w:r>
      <w:r>
        <w:rPr>
          <w:rStyle w:val="string"/>
          <w:rFonts w:ascii="inter-regular" w:hAnsi="inter-regular"/>
          <w:color w:val="0000FF"/>
          <w:bdr w:val="none" w:sz="0" w:space="0" w:color="auto" w:frame="1"/>
        </w:rPr>
        <w:t>"Hello "</w:t>
      </w:r>
      <w:r>
        <w:rPr>
          <w:rFonts w:ascii="inter-regular" w:hAnsi="inter-regular"/>
          <w:color w:val="000000"/>
          <w:bdr w:val="none" w:sz="0" w:space="0" w:color="auto" w:frame="1"/>
        </w:rPr>
        <w:t>);  </w:t>
      </w:r>
    </w:p>
    <w:p w14:paraId="236CFBB4" w14:textId="77777777" w:rsidR="0054412B" w:rsidRDefault="0054412B" w:rsidP="0054412B">
      <w:pPr>
        <w:numPr>
          <w:ilvl w:val="0"/>
          <w:numId w:val="177"/>
        </w:numPr>
        <w:spacing w:after="0" w:line="375" w:lineRule="atLeast"/>
        <w:jc w:val="both"/>
        <w:rPr>
          <w:rFonts w:ascii="inter-regular" w:hAnsi="inter-regular"/>
          <w:color w:val="000000"/>
        </w:rPr>
      </w:pPr>
      <w:r>
        <w:rPr>
          <w:rFonts w:ascii="inter-regular" w:hAnsi="inter-regular"/>
          <w:color w:val="000000"/>
          <w:bdr w:val="none" w:sz="0" w:space="0" w:color="auto" w:frame="1"/>
        </w:rPr>
        <w:t>sb.append(</w:t>
      </w:r>
      <w:r>
        <w:rPr>
          <w:rStyle w:val="string"/>
          <w:rFonts w:ascii="inter-regular" w:hAnsi="inter-regular"/>
          <w:color w:val="0000FF"/>
          <w:bdr w:val="none" w:sz="0" w:space="0" w:color="auto" w:frame="1"/>
        </w:rPr>
        <w:t>"Java"</w:t>
      </w:r>
      <w:r>
        <w:rPr>
          <w:rFonts w:ascii="inter-regular" w:hAnsi="inter-regular"/>
          <w:color w:val="000000"/>
          <w:bdr w:val="none" w:sz="0" w:space="0" w:color="auto" w:frame="1"/>
        </w:rPr>
        <w:t>);</w:t>
      </w:r>
      <w:r>
        <w:rPr>
          <w:rStyle w:val="comment"/>
          <w:rFonts w:ascii="inter-regular" w:hAnsi="inter-regular"/>
          <w:color w:val="008200"/>
          <w:bdr w:val="none" w:sz="0" w:space="0" w:color="auto" w:frame="1"/>
        </w:rPr>
        <w:t>//now original string is changed</w:t>
      </w:r>
      <w:r>
        <w:rPr>
          <w:rFonts w:ascii="inter-regular" w:hAnsi="inter-regular"/>
          <w:color w:val="000000"/>
          <w:bdr w:val="none" w:sz="0" w:space="0" w:color="auto" w:frame="1"/>
        </w:rPr>
        <w:t>  </w:t>
      </w:r>
    </w:p>
    <w:p w14:paraId="2700E6CF" w14:textId="77777777" w:rsidR="0054412B" w:rsidRDefault="0054412B" w:rsidP="0054412B">
      <w:pPr>
        <w:pStyle w:val="alt"/>
        <w:numPr>
          <w:ilvl w:val="0"/>
          <w:numId w:val="177"/>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System.out.println(sb);</w:t>
      </w:r>
      <w:r>
        <w:rPr>
          <w:rStyle w:val="comment"/>
          <w:rFonts w:ascii="inter-regular" w:hAnsi="inter-regular"/>
          <w:color w:val="008200"/>
          <w:bdr w:val="none" w:sz="0" w:space="0" w:color="auto" w:frame="1"/>
        </w:rPr>
        <w:t>//prints Hello Java</w:t>
      </w:r>
      <w:r>
        <w:rPr>
          <w:rFonts w:ascii="inter-regular" w:hAnsi="inter-regular"/>
          <w:color w:val="000000"/>
          <w:bdr w:val="none" w:sz="0" w:space="0" w:color="auto" w:frame="1"/>
        </w:rPr>
        <w:t>  </w:t>
      </w:r>
    </w:p>
    <w:p w14:paraId="68A35270" w14:textId="77777777" w:rsidR="0054412B" w:rsidRDefault="0054412B" w:rsidP="0054412B">
      <w:pPr>
        <w:numPr>
          <w:ilvl w:val="0"/>
          <w:numId w:val="177"/>
        </w:numPr>
        <w:spacing w:after="0" w:line="375" w:lineRule="atLeast"/>
        <w:jc w:val="both"/>
        <w:rPr>
          <w:rFonts w:ascii="inter-regular" w:hAnsi="inter-regular"/>
          <w:color w:val="000000"/>
        </w:rPr>
      </w:pPr>
      <w:r>
        <w:rPr>
          <w:rFonts w:ascii="inter-regular" w:hAnsi="inter-regular"/>
          <w:color w:val="000000"/>
          <w:bdr w:val="none" w:sz="0" w:space="0" w:color="auto" w:frame="1"/>
        </w:rPr>
        <w:t>}  </w:t>
      </w:r>
    </w:p>
    <w:p w14:paraId="5C9E7837" w14:textId="77777777" w:rsidR="0054412B" w:rsidRDefault="0054412B" w:rsidP="0054412B">
      <w:pPr>
        <w:pStyle w:val="alt"/>
        <w:numPr>
          <w:ilvl w:val="0"/>
          <w:numId w:val="177"/>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w:t>
      </w:r>
    </w:p>
    <w:p w14:paraId="4676B48A" w14:textId="77777777" w:rsidR="0054412B" w:rsidRDefault="0054412B" w:rsidP="0054412B">
      <w:pPr>
        <w:pStyle w:val="NormalWeb"/>
        <w:shd w:val="clear" w:color="auto" w:fill="FFFFFF"/>
        <w:jc w:val="both"/>
        <w:rPr>
          <w:rFonts w:ascii="inter-regular" w:hAnsi="inter-regular"/>
          <w:color w:val="333333"/>
        </w:rPr>
      </w:pPr>
      <w:r>
        <w:rPr>
          <w:rStyle w:val="Strong"/>
          <w:rFonts w:ascii="Segoe UI" w:hAnsi="Segoe UI" w:cs="Segoe UI"/>
          <w:color w:val="333333"/>
        </w:rPr>
        <w:t>Output:</w:t>
      </w:r>
    </w:p>
    <w:p w14:paraId="52F8F4D0" w14:textId="77777777" w:rsidR="0054412B" w:rsidRDefault="0054412B" w:rsidP="0054412B">
      <w:pPr>
        <w:pStyle w:val="HTMLPreformatted"/>
        <w:shd w:val="clear" w:color="auto" w:fill="EEEEEE"/>
        <w:jc w:val="both"/>
        <w:rPr>
          <w:color w:val="535559"/>
        </w:rPr>
      </w:pPr>
      <w:r>
        <w:rPr>
          <w:color w:val="535559"/>
        </w:rPr>
        <w:t>Hello Java</w:t>
      </w:r>
    </w:p>
    <w:p w14:paraId="33D4B1DF" w14:textId="77777777" w:rsidR="0054412B" w:rsidRDefault="0054412B" w:rsidP="0054412B">
      <w:pPr>
        <w:pStyle w:val="Heading3"/>
        <w:shd w:val="clear" w:color="auto" w:fill="FFFFFF"/>
        <w:spacing w:line="312" w:lineRule="atLeast"/>
        <w:jc w:val="both"/>
        <w:rPr>
          <w:rFonts w:ascii="Helvetica" w:hAnsi="Helvetica"/>
          <w:color w:val="610B4B"/>
          <w:sz w:val="32"/>
          <w:szCs w:val="32"/>
        </w:rPr>
      </w:pPr>
      <w:r>
        <w:rPr>
          <w:rFonts w:ascii="Helvetica" w:hAnsi="Helvetica"/>
          <w:b/>
          <w:bCs/>
          <w:color w:val="610B4B"/>
          <w:sz w:val="32"/>
          <w:szCs w:val="32"/>
        </w:rPr>
        <w:t>2) StringBuffer insert() Method</w:t>
      </w:r>
    </w:p>
    <w:p w14:paraId="01B8777B" w14:textId="77777777" w:rsidR="0054412B" w:rsidRDefault="0054412B" w:rsidP="0054412B">
      <w:pPr>
        <w:pStyle w:val="NormalWeb"/>
        <w:shd w:val="clear" w:color="auto" w:fill="FFFFFF"/>
        <w:jc w:val="both"/>
        <w:rPr>
          <w:rFonts w:ascii="inter-regular" w:hAnsi="inter-regular"/>
          <w:color w:val="333333"/>
        </w:rPr>
      </w:pPr>
      <w:r>
        <w:rPr>
          <w:rFonts w:ascii="inter-regular" w:hAnsi="inter-regular"/>
          <w:color w:val="333333"/>
        </w:rPr>
        <w:t>The insert() method inserts the given String with this string at the given position.</w:t>
      </w:r>
    </w:p>
    <w:p w14:paraId="1CCC5764" w14:textId="77777777" w:rsidR="0054412B" w:rsidRDefault="0054412B" w:rsidP="0054412B">
      <w:pPr>
        <w:pStyle w:val="NormalWeb"/>
        <w:shd w:val="clear" w:color="auto" w:fill="FFFFFF"/>
        <w:jc w:val="both"/>
        <w:rPr>
          <w:rFonts w:ascii="inter-regular" w:hAnsi="inter-regular"/>
          <w:color w:val="333333"/>
        </w:rPr>
      </w:pPr>
      <w:r>
        <w:rPr>
          <w:rStyle w:val="Strong"/>
          <w:rFonts w:ascii="Segoe UI" w:hAnsi="Segoe UI" w:cs="Segoe UI"/>
          <w:color w:val="333333"/>
        </w:rPr>
        <w:t>StringBufferExample2.java</w:t>
      </w:r>
    </w:p>
    <w:p w14:paraId="66416986" w14:textId="77777777" w:rsidR="0054412B" w:rsidRDefault="0054412B" w:rsidP="0054412B">
      <w:pPr>
        <w:pStyle w:val="alt"/>
        <w:numPr>
          <w:ilvl w:val="0"/>
          <w:numId w:val="178"/>
        </w:numPr>
        <w:spacing w:before="0" w:beforeAutospacing="0" w:after="0" w:afterAutospacing="0" w:line="375" w:lineRule="atLeast"/>
        <w:jc w:val="both"/>
        <w:rPr>
          <w:rFonts w:ascii="inter-regular" w:hAnsi="inter-regular"/>
          <w:color w:val="000000"/>
        </w:rPr>
      </w:pPr>
      <w:r>
        <w:rPr>
          <w:rStyle w:val="keyword"/>
          <w:rFonts w:ascii="inter-regular" w:hAnsi="inter-regular"/>
          <w:b/>
          <w:bCs/>
          <w:color w:val="006699"/>
          <w:bdr w:val="none" w:sz="0" w:space="0" w:color="auto" w:frame="1"/>
        </w:rPr>
        <w:t>class</w:t>
      </w:r>
      <w:r>
        <w:rPr>
          <w:rFonts w:ascii="inter-regular" w:hAnsi="inter-regular"/>
          <w:color w:val="000000"/>
          <w:bdr w:val="none" w:sz="0" w:space="0" w:color="auto" w:frame="1"/>
        </w:rPr>
        <w:t> StringBufferExample2{  </w:t>
      </w:r>
    </w:p>
    <w:p w14:paraId="767A347C" w14:textId="77777777" w:rsidR="0054412B" w:rsidRDefault="0054412B" w:rsidP="0054412B">
      <w:pPr>
        <w:numPr>
          <w:ilvl w:val="0"/>
          <w:numId w:val="178"/>
        </w:numPr>
        <w:spacing w:after="0" w:line="375" w:lineRule="atLeast"/>
        <w:jc w:val="both"/>
        <w:rPr>
          <w:rFonts w:ascii="inter-regular" w:hAnsi="inter-regular"/>
          <w:color w:val="000000"/>
        </w:rPr>
      </w:pPr>
      <w:r>
        <w:rPr>
          <w:rStyle w:val="keyword"/>
          <w:rFonts w:ascii="inter-regular" w:hAnsi="inter-regular"/>
          <w:b/>
          <w:bCs/>
          <w:color w:val="006699"/>
          <w:bdr w:val="none" w:sz="0" w:space="0" w:color="auto" w:frame="1"/>
        </w:rPr>
        <w:t>public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static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void</w:t>
      </w:r>
      <w:r>
        <w:rPr>
          <w:rFonts w:ascii="inter-regular" w:hAnsi="inter-regular"/>
          <w:color w:val="000000"/>
          <w:bdr w:val="none" w:sz="0" w:space="0" w:color="auto" w:frame="1"/>
        </w:rPr>
        <w:t> main(String args[]){  </w:t>
      </w:r>
    </w:p>
    <w:p w14:paraId="493C6E16" w14:textId="77777777" w:rsidR="0054412B" w:rsidRDefault="0054412B" w:rsidP="0054412B">
      <w:pPr>
        <w:pStyle w:val="alt"/>
        <w:numPr>
          <w:ilvl w:val="0"/>
          <w:numId w:val="178"/>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StringBuffer sb=</w:t>
      </w:r>
      <w:r>
        <w:rPr>
          <w:rStyle w:val="keyword"/>
          <w:rFonts w:ascii="inter-regular" w:hAnsi="inter-regular"/>
          <w:b/>
          <w:bCs/>
          <w:color w:val="006699"/>
          <w:bdr w:val="none" w:sz="0" w:space="0" w:color="auto" w:frame="1"/>
        </w:rPr>
        <w:t>new</w:t>
      </w:r>
      <w:r>
        <w:rPr>
          <w:rFonts w:ascii="inter-regular" w:hAnsi="inter-regular"/>
          <w:color w:val="000000"/>
          <w:bdr w:val="none" w:sz="0" w:space="0" w:color="auto" w:frame="1"/>
        </w:rPr>
        <w:t> StringBuffer(</w:t>
      </w:r>
      <w:r>
        <w:rPr>
          <w:rStyle w:val="string"/>
          <w:rFonts w:ascii="inter-regular" w:hAnsi="inter-regular"/>
          <w:color w:val="0000FF"/>
          <w:bdr w:val="none" w:sz="0" w:space="0" w:color="auto" w:frame="1"/>
        </w:rPr>
        <w:t>"Hello "</w:t>
      </w:r>
      <w:r>
        <w:rPr>
          <w:rFonts w:ascii="inter-regular" w:hAnsi="inter-regular"/>
          <w:color w:val="000000"/>
          <w:bdr w:val="none" w:sz="0" w:space="0" w:color="auto" w:frame="1"/>
        </w:rPr>
        <w:t>);  </w:t>
      </w:r>
    </w:p>
    <w:p w14:paraId="2E581158" w14:textId="77777777" w:rsidR="0054412B" w:rsidRDefault="0054412B" w:rsidP="0054412B">
      <w:pPr>
        <w:numPr>
          <w:ilvl w:val="0"/>
          <w:numId w:val="178"/>
        </w:numPr>
        <w:spacing w:after="0" w:line="375" w:lineRule="atLeast"/>
        <w:jc w:val="both"/>
        <w:rPr>
          <w:rFonts w:ascii="inter-regular" w:hAnsi="inter-regular"/>
          <w:color w:val="000000"/>
        </w:rPr>
      </w:pPr>
      <w:r>
        <w:rPr>
          <w:rFonts w:ascii="inter-regular" w:hAnsi="inter-regular"/>
          <w:color w:val="000000"/>
          <w:bdr w:val="none" w:sz="0" w:space="0" w:color="auto" w:frame="1"/>
        </w:rPr>
        <w:t>sb.insert(</w:t>
      </w:r>
      <w:r>
        <w:rPr>
          <w:rStyle w:val="number"/>
          <w:rFonts w:ascii="inter-regular" w:hAnsi="inter-regular"/>
          <w:color w:val="C00000"/>
          <w:bdr w:val="none" w:sz="0" w:space="0" w:color="auto" w:frame="1"/>
        </w:rPr>
        <w:t>1</w:t>
      </w:r>
      <w:r>
        <w:rPr>
          <w:rFonts w:ascii="inter-regular" w:hAnsi="inter-regular"/>
          <w:color w:val="000000"/>
          <w:bdr w:val="none" w:sz="0" w:space="0" w:color="auto" w:frame="1"/>
        </w:rPr>
        <w:t>,</w:t>
      </w:r>
      <w:r>
        <w:rPr>
          <w:rStyle w:val="string"/>
          <w:rFonts w:ascii="inter-regular" w:hAnsi="inter-regular"/>
          <w:color w:val="0000FF"/>
          <w:bdr w:val="none" w:sz="0" w:space="0" w:color="auto" w:frame="1"/>
        </w:rPr>
        <w:t>"Java"</w:t>
      </w:r>
      <w:r>
        <w:rPr>
          <w:rFonts w:ascii="inter-regular" w:hAnsi="inter-regular"/>
          <w:color w:val="000000"/>
          <w:bdr w:val="none" w:sz="0" w:space="0" w:color="auto" w:frame="1"/>
        </w:rPr>
        <w:t>);</w:t>
      </w:r>
      <w:r>
        <w:rPr>
          <w:rStyle w:val="comment"/>
          <w:rFonts w:ascii="inter-regular" w:hAnsi="inter-regular"/>
          <w:color w:val="008200"/>
          <w:bdr w:val="none" w:sz="0" w:space="0" w:color="auto" w:frame="1"/>
        </w:rPr>
        <w:t>//now original string is changed</w:t>
      </w:r>
      <w:r>
        <w:rPr>
          <w:rFonts w:ascii="inter-regular" w:hAnsi="inter-regular"/>
          <w:color w:val="000000"/>
          <w:bdr w:val="none" w:sz="0" w:space="0" w:color="auto" w:frame="1"/>
        </w:rPr>
        <w:t>  </w:t>
      </w:r>
    </w:p>
    <w:p w14:paraId="039E1E29" w14:textId="77777777" w:rsidR="0054412B" w:rsidRDefault="0054412B" w:rsidP="0054412B">
      <w:pPr>
        <w:pStyle w:val="alt"/>
        <w:numPr>
          <w:ilvl w:val="0"/>
          <w:numId w:val="178"/>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System.out.println(sb);</w:t>
      </w:r>
      <w:r>
        <w:rPr>
          <w:rStyle w:val="comment"/>
          <w:rFonts w:ascii="inter-regular" w:hAnsi="inter-regular"/>
          <w:color w:val="008200"/>
          <w:bdr w:val="none" w:sz="0" w:space="0" w:color="auto" w:frame="1"/>
        </w:rPr>
        <w:t>//prints HJavaello</w:t>
      </w:r>
      <w:r>
        <w:rPr>
          <w:rFonts w:ascii="inter-regular" w:hAnsi="inter-regular"/>
          <w:color w:val="000000"/>
          <w:bdr w:val="none" w:sz="0" w:space="0" w:color="auto" w:frame="1"/>
        </w:rPr>
        <w:t>  </w:t>
      </w:r>
    </w:p>
    <w:p w14:paraId="63F7BF6B" w14:textId="77777777" w:rsidR="0054412B" w:rsidRDefault="0054412B" w:rsidP="0054412B">
      <w:pPr>
        <w:numPr>
          <w:ilvl w:val="0"/>
          <w:numId w:val="178"/>
        </w:numPr>
        <w:spacing w:after="0" w:line="375" w:lineRule="atLeast"/>
        <w:jc w:val="both"/>
        <w:rPr>
          <w:rFonts w:ascii="inter-regular" w:hAnsi="inter-regular"/>
          <w:color w:val="000000"/>
        </w:rPr>
      </w:pPr>
      <w:r>
        <w:rPr>
          <w:rFonts w:ascii="inter-regular" w:hAnsi="inter-regular"/>
          <w:color w:val="000000"/>
          <w:bdr w:val="none" w:sz="0" w:space="0" w:color="auto" w:frame="1"/>
        </w:rPr>
        <w:t>}  </w:t>
      </w:r>
    </w:p>
    <w:p w14:paraId="32775260" w14:textId="77777777" w:rsidR="0054412B" w:rsidRDefault="0054412B" w:rsidP="0054412B">
      <w:pPr>
        <w:pStyle w:val="alt"/>
        <w:numPr>
          <w:ilvl w:val="0"/>
          <w:numId w:val="178"/>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w:t>
      </w:r>
    </w:p>
    <w:p w14:paraId="269FF2EF" w14:textId="77777777" w:rsidR="0054412B" w:rsidRDefault="0054412B" w:rsidP="0054412B">
      <w:pPr>
        <w:pStyle w:val="NormalWeb"/>
        <w:shd w:val="clear" w:color="auto" w:fill="FFFFFF"/>
        <w:jc w:val="both"/>
        <w:rPr>
          <w:rFonts w:ascii="inter-regular" w:hAnsi="inter-regular"/>
          <w:color w:val="333333"/>
        </w:rPr>
      </w:pPr>
      <w:r>
        <w:rPr>
          <w:rStyle w:val="Strong"/>
          <w:rFonts w:ascii="Segoe UI" w:hAnsi="Segoe UI" w:cs="Segoe UI"/>
          <w:color w:val="333333"/>
        </w:rPr>
        <w:t>Output:</w:t>
      </w:r>
    </w:p>
    <w:p w14:paraId="61378E4B" w14:textId="77777777" w:rsidR="0054412B" w:rsidRDefault="0054412B" w:rsidP="0054412B">
      <w:pPr>
        <w:pStyle w:val="HTMLPreformatted"/>
        <w:shd w:val="clear" w:color="auto" w:fill="EEEEEE"/>
        <w:jc w:val="both"/>
        <w:rPr>
          <w:color w:val="535559"/>
        </w:rPr>
      </w:pPr>
      <w:r>
        <w:rPr>
          <w:color w:val="535559"/>
        </w:rPr>
        <w:t>HJavaello</w:t>
      </w:r>
    </w:p>
    <w:p w14:paraId="2B5ABA6D" w14:textId="77777777" w:rsidR="0054412B" w:rsidRDefault="0054412B" w:rsidP="0054412B">
      <w:pPr>
        <w:pStyle w:val="Heading3"/>
        <w:shd w:val="clear" w:color="auto" w:fill="FFFFFF"/>
        <w:spacing w:line="312" w:lineRule="atLeast"/>
        <w:jc w:val="both"/>
        <w:rPr>
          <w:rFonts w:ascii="Helvetica" w:hAnsi="Helvetica"/>
          <w:color w:val="610B4B"/>
          <w:sz w:val="32"/>
          <w:szCs w:val="32"/>
        </w:rPr>
      </w:pPr>
      <w:r>
        <w:rPr>
          <w:rFonts w:ascii="Helvetica" w:hAnsi="Helvetica"/>
          <w:b/>
          <w:bCs/>
          <w:color w:val="610B4B"/>
          <w:sz w:val="32"/>
          <w:szCs w:val="32"/>
        </w:rPr>
        <w:t>3) StringBuffer replace() Method</w:t>
      </w:r>
    </w:p>
    <w:p w14:paraId="52AE9FA5" w14:textId="77777777" w:rsidR="0054412B" w:rsidRDefault="0054412B" w:rsidP="0054412B">
      <w:pPr>
        <w:pStyle w:val="NormalWeb"/>
        <w:shd w:val="clear" w:color="auto" w:fill="FFFFFF"/>
        <w:jc w:val="both"/>
        <w:rPr>
          <w:rFonts w:ascii="inter-regular" w:hAnsi="inter-regular"/>
          <w:color w:val="333333"/>
        </w:rPr>
      </w:pPr>
      <w:r>
        <w:rPr>
          <w:rFonts w:ascii="inter-regular" w:hAnsi="inter-regular"/>
          <w:color w:val="333333"/>
        </w:rPr>
        <w:t>The replace() method replaces the given String from the specified beginIndex and endIndex.</w:t>
      </w:r>
    </w:p>
    <w:p w14:paraId="102F51B0" w14:textId="77777777" w:rsidR="0054412B" w:rsidRDefault="0054412B" w:rsidP="0054412B">
      <w:pPr>
        <w:pStyle w:val="NormalWeb"/>
        <w:shd w:val="clear" w:color="auto" w:fill="FFFFFF"/>
        <w:jc w:val="both"/>
        <w:rPr>
          <w:rFonts w:ascii="inter-regular" w:hAnsi="inter-regular"/>
          <w:color w:val="333333"/>
        </w:rPr>
      </w:pPr>
      <w:r>
        <w:rPr>
          <w:rStyle w:val="Strong"/>
          <w:rFonts w:ascii="Segoe UI" w:hAnsi="Segoe UI" w:cs="Segoe UI"/>
          <w:color w:val="333333"/>
        </w:rPr>
        <w:lastRenderedPageBreak/>
        <w:t>StringBufferExample3.java</w:t>
      </w:r>
    </w:p>
    <w:p w14:paraId="025D9120" w14:textId="77777777" w:rsidR="0054412B" w:rsidRDefault="0054412B" w:rsidP="0054412B">
      <w:pPr>
        <w:pStyle w:val="alt"/>
        <w:numPr>
          <w:ilvl w:val="0"/>
          <w:numId w:val="179"/>
        </w:numPr>
        <w:spacing w:before="0" w:beforeAutospacing="0" w:after="0" w:afterAutospacing="0" w:line="375" w:lineRule="atLeast"/>
        <w:jc w:val="both"/>
        <w:rPr>
          <w:rFonts w:ascii="inter-regular" w:hAnsi="inter-regular"/>
          <w:color w:val="000000"/>
        </w:rPr>
      </w:pPr>
      <w:r>
        <w:rPr>
          <w:rStyle w:val="keyword"/>
          <w:rFonts w:ascii="inter-regular" w:hAnsi="inter-regular"/>
          <w:b/>
          <w:bCs/>
          <w:color w:val="006699"/>
          <w:bdr w:val="none" w:sz="0" w:space="0" w:color="auto" w:frame="1"/>
        </w:rPr>
        <w:t>class</w:t>
      </w:r>
      <w:r>
        <w:rPr>
          <w:rFonts w:ascii="inter-regular" w:hAnsi="inter-regular"/>
          <w:color w:val="000000"/>
          <w:bdr w:val="none" w:sz="0" w:space="0" w:color="auto" w:frame="1"/>
        </w:rPr>
        <w:t> StringBufferExample3{  </w:t>
      </w:r>
    </w:p>
    <w:p w14:paraId="5A953757" w14:textId="77777777" w:rsidR="0054412B" w:rsidRDefault="0054412B" w:rsidP="0054412B">
      <w:pPr>
        <w:numPr>
          <w:ilvl w:val="0"/>
          <w:numId w:val="179"/>
        </w:numPr>
        <w:spacing w:after="0" w:line="375" w:lineRule="atLeast"/>
        <w:jc w:val="both"/>
        <w:rPr>
          <w:rFonts w:ascii="inter-regular" w:hAnsi="inter-regular"/>
          <w:color w:val="000000"/>
        </w:rPr>
      </w:pPr>
      <w:r>
        <w:rPr>
          <w:rStyle w:val="keyword"/>
          <w:rFonts w:ascii="inter-regular" w:hAnsi="inter-regular"/>
          <w:b/>
          <w:bCs/>
          <w:color w:val="006699"/>
          <w:bdr w:val="none" w:sz="0" w:space="0" w:color="auto" w:frame="1"/>
        </w:rPr>
        <w:t>public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static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void</w:t>
      </w:r>
      <w:r>
        <w:rPr>
          <w:rFonts w:ascii="inter-regular" w:hAnsi="inter-regular"/>
          <w:color w:val="000000"/>
          <w:bdr w:val="none" w:sz="0" w:space="0" w:color="auto" w:frame="1"/>
        </w:rPr>
        <w:t> main(String args[]){  </w:t>
      </w:r>
    </w:p>
    <w:p w14:paraId="2978DFB9" w14:textId="77777777" w:rsidR="0054412B" w:rsidRDefault="0054412B" w:rsidP="0054412B">
      <w:pPr>
        <w:pStyle w:val="alt"/>
        <w:numPr>
          <w:ilvl w:val="0"/>
          <w:numId w:val="179"/>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StringBuffer sb=</w:t>
      </w:r>
      <w:r>
        <w:rPr>
          <w:rStyle w:val="keyword"/>
          <w:rFonts w:ascii="inter-regular" w:hAnsi="inter-regular"/>
          <w:b/>
          <w:bCs/>
          <w:color w:val="006699"/>
          <w:bdr w:val="none" w:sz="0" w:space="0" w:color="auto" w:frame="1"/>
        </w:rPr>
        <w:t>new</w:t>
      </w:r>
      <w:r>
        <w:rPr>
          <w:rFonts w:ascii="inter-regular" w:hAnsi="inter-regular"/>
          <w:color w:val="000000"/>
          <w:bdr w:val="none" w:sz="0" w:space="0" w:color="auto" w:frame="1"/>
        </w:rPr>
        <w:t> StringBuffer(</w:t>
      </w:r>
      <w:r>
        <w:rPr>
          <w:rStyle w:val="string"/>
          <w:rFonts w:ascii="inter-regular" w:hAnsi="inter-regular"/>
          <w:color w:val="0000FF"/>
          <w:bdr w:val="none" w:sz="0" w:space="0" w:color="auto" w:frame="1"/>
        </w:rPr>
        <w:t>"Hello"</w:t>
      </w:r>
      <w:r>
        <w:rPr>
          <w:rFonts w:ascii="inter-regular" w:hAnsi="inter-regular"/>
          <w:color w:val="000000"/>
          <w:bdr w:val="none" w:sz="0" w:space="0" w:color="auto" w:frame="1"/>
        </w:rPr>
        <w:t>);  </w:t>
      </w:r>
    </w:p>
    <w:p w14:paraId="1D2B81E5" w14:textId="77777777" w:rsidR="0054412B" w:rsidRDefault="0054412B" w:rsidP="0054412B">
      <w:pPr>
        <w:numPr>
          <w:ilvl w:val="0"/>
          <w:numId w:val="179"/>
        </w:numPr>
        <w:spacing w:after="0" w:line="375" w:lineRule="atLeast"/>
        <w:jc w:val="both"/>
        <w:rPr>
          <w:rFonts w:ascii="inter-regular" w:hAnsi="inter-regular"/>
          <w:color w:val="000000"/>
        </w:rPr>
      </w:pPr>
      <w:r>
        <w:rPr>
          <w:rFonts w:ascii="inter-regular" w:hAnsi="inter-regular"/>
          <w:color w:val="000000"/>
          <w:bdr w:val="none" w:sz="0" w:space="0" w:color="auto" w:frame="1"/>
        </w:rPr>
        <w:t>sb.replace(</w:t>
      </w:r>
      <w:r>
        <w:rPr>
          <w:rStyle w:val="number"/>
          <w:rFonts w:ascii="inter-regular" w:hAnsi="inter-regular"/>
          <w:color w:val="C00000"/>
          <w:bdr w:val="none" w:sz="0" w:space="0" w:color="auto" w:frame="1"/>
        </w:rPr>
        <w:t>1</w:t>
      </w:r>
      <w:r>
        <w:rPr>
          <w:rFonts w:ascii="inter-regular" w:hAnsi="inter-regular"/>
          <w:color w:val="000000"/>
          <w:bdr w:val="none" w:sz="0" w:space="0" w:color="auto" w:frame="1"/>
        </w:rPr>
        <w:t>,</w:t>
      </w:r>
      <w:r>
        <w:rPr>
          <w:rStyle w:val="number"/>
          <w:rFonts w:ascii="inter-regular" w:hAnsi="inter-regular"/>
          <w:color w:val="C00000"/>
          <w:bdr w:val="none" w:sz="0" w:space="0" w:color="auto" w:frame="1"/>
        </w:rPr>
        <w:t>3</w:t>
      </w:r>
      <w:r>
        <w:rPr>
          <w:rFonts w:ascii="inter-regular" w:hAnsi="inter-regular"/>
          <w:color w:val="000000"/>
          <w:bdr w:val="none" w:sz="0" w:space="0" w:color="auto" w:frame="1"/>
        </w:rPr>
        <w:t>,</w:t>
      </w:r>
      <w:r>
        <w:rPr>
          <w:rStyle w:val="string"/>
          <w:rFonts w:ascii="inter-regular" w:hAnsi="inter-regular"/>
          <w:color w:val="0000FF"/>
          <w:bdr w:val="none" w:sz="0" w:space="0" w:color="auto" w:frame="1"/>
        </w:rPr>
        <w:t>"Java"</w:t>
      </w:r>
      <w:r>
        <w:rPr>
          <w:rFonts w:ascii="inter-regular" w:hAnsi="inter-regular"/>
          <w:color w:val="000000"/>
          <w:bdr w:val="none" w:sz="0" w:space="0" w:color="auto" w:frame="1"/>
        </w:rPr>
        <w:t>);  </w:t>
      </w:r>
    </w:p>
    <w:p w14:paraId="2922DED2" w14:textId="77777777" w:rsidR="0054412B" w:rsidRDefault="0054412B" w:rsidP="0054412B">
      <w:pPr>
        <w:pStyle w:val="alt"/>
        <w:numPr>
          <w:ilvl w:val="0"/>
          <w:numId w:val="179"/>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System.out.println(sb);</w:t>
      </w:r>
      <w:r>
        <w:rPr>
          <w:rStyle w:val="comment"/>
          <w:rFonts w:ascii="inter-regular" w:hAnsi="inter-regular"/>
          <w:color w:val="008200"/>
          <w:bdr w:val="none" w:sz="0" w:space="0" w:color="auto" w:frame="1"/>
        </w:rPr>
        <w:t>//prints HJavalo</w:t>
      </w:r>
      <w:r>
        <w:rPr>
          <w:rFonts w:ascii="inter-regular" w:hAnsi="inter-regular"/>
          <w:color w:val="000000"/>
          <w:bdr w:val="none" w:sz="0" w:space="0" w:color="auto" w:frame="1"/>
        </w:rPr>
        <w:t>  </w:t>
      </w:r>
    </w:p>
    <w:p w14:paraId="39CAF3B5" w14:textId="77777777" w:rsidR="0054412B" w:rsidRDefault="0054412B" w:rsidP="0054412B">
      <w:pPr>
        <w:numPr>
          <w:ilvl w:val="0"/>
          <w:numId w:val="179"/>
        </w:numPr>
        <w:spacing w:after="0" w:line="375" w:lineRule="atLeast"/>
        <w:jc w:val="both"/>
        <w:rPr>
          <w:rFonts w:ascii="inter-regular" w:hAnsi="inter-regular"/>
          <w:color w:val="000000"/>
        </w:rPr>
      </w:pPr>
      <w:r>
        <w:rPr>
          <w:rFonts w:ascii="inter-regular" w:hAnsi="inter-regular"/>
          <w:color w:val="000000"/>
          <w:bdr w:val="none" w:sz="0" w:space="0" w:color="auto" w:frame="1"/>
        </w:rPr>
        <w:t>}  </w:t>
      </w:r>
    </w:p>
    <w:p w14:paraId="39F4434B" w14:textId="77777777" w:rsidR="0054412B" w:rsidRDefault="0054412B" w:rsidP="0054412B">
      <w:pPr>
        <w:pStyle w:val="alt"/>
        <w:numPr>
          <w:ilvl w:val="0"/>
          <w:numId w:val="179"/>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w:t>
      </w:r>
    </w:p>
    <w:p w14:paraId="6AC6543C" w14:textId="77777777" w:rsidR="0054412B" w:rsidRDefault="0054412B" w:rsidP="0054412B">
      <w:pPr>
        <w:pStyle w:val="NormalWeb"/>
        <w:shd w:val="clear" w:color="auto" w:fill="FFFFFF"/>
        <w:jc w:val="both"/>
        <w:rPr>
          <w:rFonts w:ascii="inter-regular" w:hAnsi="inter-regular"/>
          <w:color w:val="333333"/>
        </w:rPr>
      </w:pPr>
      <w:r>
        <w:rPr>
          <w:rStyle w:val="Strong"/>
          <w:rFonts w:ascii="Segoe UI" w:hAnsi="Segoe UI" w:cs="Segoe UI"/>
          <w:color w:val="333333"/>
        </w:rPr>
        <w:t>Output:</w:t>
      </w:r>
    </w:p>
    <w:p w14:paraId="559A6048" w14:textId="77777777" w:rsidR="0054412B" w:rsidRDefault="0054412B" w:rsidP="0054412B">
      <w:pPr>
        <w:pStyle w:val="HTMLPreformatted"/>
        <w:shd w:val="clear" w:color="auto" w:fill="EEEEEE"/>
        <w:jc w:val="both"/>
        <w:rPr>
          <w:color w:val="535559"/>
        </w:rPr>
      </w:pPr>
      <w:r>
        <w:rPr>
          <w:color w:val="535559"/>
        </w:rPr>
        <w:t xml:space="preserve">HJavalo </w:t>
      </w:r>
    </w:p>
    <w:p w14:paraId="1E6C85F2" w14:textId="77777777" w:rsidR="0054412B" w:rsidRDefault="0054412B" w:rsidP="0054412B">
      <w:pPr>
        <w:pStyle w:val="Heading3"/>
        <w:shd w:val="clear" w:color="auto" w:fill="FFFFFF"/>
        <w:spacing w:line="312" w:lineRule="atLeast"/>
        <w:jc w:val="both"/>
        <w:rPr>
          <w:rFonts w:ascii="Helvetica" w:hAnsi="Helvetica"/>
          <w:color w:val="610B4B"/>
          <w:sz w:val="32"/>
          <w:szCs w:val="32"/>
        </w:rPr>
      </w:pPr>
      <w:r>
        <w:rPr>
          <w:rFonts w:ascii="Helvetica" w:hAnsi="Helvetica"/>
          <w:b/>
          <w:bCs/>
          <w:color w:val="610B4B"/>
          <w:sz w:val="32"/>
          <w:szCs w:val="32"/>
        </w:rPr>
        <w:t>4) StringBuffer delete() Method</w:t>
      </w:r>
    </w:p>
    <w:p w14:paraId="445B5BF2" w14:textId="77777777" w:rsidR="0054412B" w:rsidRDefault="0054412B" w:rsidP="0054412B">
      <w:pPr>
        <w:pStyle w:val="NormalWeb"/>
        <w:shd w:val="clear" w:color="auto" w:fill="FFFFFF"/>
        <w:jc w:val="both"/>
        <w:rPr>
          <w:rFonts w:ascii="inter-regular" w:hAnsi="inter-regular"/>
          <w:color w:val="333333"/>
        </w:rPr>
      </w:pPr>
      <w:r>
        <w:rPr>
          <w:rFonts w:ascii="inter-regular" w:hAnsi="inter-regular"/>
          <w:color w:val="333333"/>
        </w:rPr>
        <w:t>The delete() method of the StringBuffer class deletes the String from the specified beginIndex to endIndex.</w:t>
      </w:r>
    </w:p>
    <w:p w14:paraId="7FE3343E" w14:textId="77777777" w:rsidR="0054412B" w:rsidRDefault="0054412B" w:rsidP="0054412B">
      <w:pPr>
        <w:pStyle w:val="NormalWeb"/>
        <w:shd w:val="clear" w:color="auto" w:fill="FFFFFF"/>
        <w:jc w:val="both"/>
        <w:rPr>
          <w:rFonts w:ascii="inter-regular" w:hAnsi="inter-regular"/>
          <w:color w:val="333333"/>
        </w:rPr>
      </w:pPr>
      <w:r>
        <w:rPr>
          <w:rStyle w:val="Strong"/>
          <w:rFonts w:ascii="Segoe UI" w:hAnsi="Segoe UI" w:cs="Segoe UI"/>
          <w:color w:val="333333"/>
        </w:rPr>
        <w:t>StringBufferExample4.java</w:t>
      </w:r>
    </w:p>
    <w:p w14:paraId="4A582CDA" w14:textId="77777777" w:rsidR="0054412B" w:rsidRDefault="0054412B" w:rsidP="0054412B">
      <w:pPr>
        <w:pStyle w:val="alt"/>
        <w:numPr>
          <w:ilvl w:val="0"/>
          <w:numId w:val="180"/>
        </w:numPr>
        <w:spacing w:before="0" w:beforeAutospacing="0" w:after="0" w:afterAutospacing="0" w:line="375" w:lineRule="atLeast"/>
        <w:jc w:val="both"/>
        <w:rPr>
          <w:rFonts w:ascii="inter-regular" w:hAnsi="inter-regular"/>
          <w:color w:val="000000"/>
        </w:rPr>
      </w:pPr>
      <w:r>
        <w:rPr>
          <w:rStyle w:val="keyword"/>
          <w:rFonts w:ascii="inter-regular" w:hAnsi="inter-regular"/>
          <w:b/>
          <w:bCs/>
          <w:color w:val="006699"/>
          <w:bdr w:val="none" w:sz="0" w:space="0" w:color="auto" w:frame="1"/>
        </w:rPr>
        <w:t>class</w:t>
      </w:r>
      <w:r>
        <w:rPr>
          <w:rFonts w:ascii="inter-regular" w:hAnsi="inter-regular"/>
          <w:color w:val="000000"/>
          <w:bdr w:val="none" w:sz="0" w:space="0" w:color="auto" w:frame="1"/>
        </w:rPr>
        <w:t> StringBufferExample4{  </w:t>
      </w:r>
    </w:p>
    <w:p w14:paraId="33BD8AA0" w14:textId="77777777" w:rsidR="0054412B" w:rsidRDefault="0054412B" w:rsidP="0054412B">
      <w:pPr>
        <w:numPr>
          <w:ilvl w:val="0"/>
          <w:numId w:val="180"/>
        </w:numPr>
        <w:spacing w:after="0" w:line="375" w:lineRule="atLeast"/>
        <w:jc w:val="both"/>
        <w:rPr>
          <w:rFonts w:ascii="inter-regular" w:hAnsi="inter-regular"/>
          <w:color w:val="000000"/>
        </w:rPr>
      </w:pPr>
      <w:r>
        <w:rPr>
          <w:rStyle w:val="keyword"/>
          <w:rFonts w:ascii="inter-regular" w:hAnsi="inter-regular"/>
          <w:b/>
          <w:bCs/>
          <w:color w:val="006699"/>
          <w:bdr w:val="none" w:sz="0" w:space="0" w:color="auto" w:frame="1"/>
        </w:rPr>
        <w:t>public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static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void</w:t>
      </w:r>
      <w:r>
        <w:rPr>
          <w:rFonts w:ascii="inter-regular" w:hAnsi="inter-regular"/>
          <w:color w:val="000000"/>
          <w:bdr w:val="none" w:sz="0" w:space="0" w:color="auto" w:frame="1"/>
        </w:rPr>
        <w:t> main(String args[]){  </w:t>
      </w:r>
    </w:p>
    <w:p w14:paraId="097BF764" w14:textId="77777777" w:rsidR="0054412B" w:rsidRDefault="0054412B" w:rsidP="0054412B">
      <w:pPr>
        <w:pStyle w:val="alt"/>
        <w:numPr>
          <w:ilvl w:val="0"/>
          <w:numId w:val="180"/>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StringBuffer sb=</w:t>
      </w:r>
      <w:r>
        <w:rPr>
          <w:rStyle w:val="keyword"/>
          <w:rFonts w:ascii="inter-regular" w:hAnsi="inter-regular"/>
          <w:b/>
          <w:bCs/>
          <w:color w:val="006699"/>
          <w:bdr w:val="none" w:sz="0" w:space="0" w:color="auto" w:frame="1"/>
        </w:rPr>
        <w:t>new</w:t>
      </w:r>
      <w:r>
        <w:rPr>
          <w:rFonts w:ascii="inter-regular" w:hAnsi="inter-regular"/>
          <w:color w:val="000000"/>
          <w:bdr w:val="none" w:sz="0" w:space="0" w:color="auto" w:frame="1"/>
        </w:rPr>
        <w:t> StringBuffer(</w:t>
      </w:r>
      <w:r>
        <w:rPr>
          <w:rStyle w:val="string"/>
          <w:rFonts w:ascii="inter-regular" w:hAnsi="inter-regular"/>
          <w:color w:val="0000FF"/>
          <w:bdr w:val="none" w:sz="0" w:space="0" w:color="auto" w:frame="1"/>
        </w:rPr>
        <w:t>"Hello"</w:t>
      </w:r>
      <w:r>
        <w:rPr>
          <w:rFonts w:ascii="inter-regular" w:hAnsi="inter-regular"/>
          <w:color w:val="000000"/>
          <w:bdr w:val="none" w:sz="0" w:space="0" w:color="auto" w:frame="1"/>
        </w:rPr>
        <w:t>);  </w:t>
      </w:r>
    </w:p>
    <w:p w14:paraId="73CE73F1" w14:textId="77777777" w:rsidR="0054412B" w:rsidRDefault="0054412B" w:rsidP="0054412B">
      <w:pPr>
        <w:numPr>
          <w:ilvl w:val="0"/>
          <w:numId w:val="180"/>
        </w:numPr>
        <w:spacing w:after="0" w:line="375" w:lineRule="atLeast"/>
        <w:jc w:val="both"/>
        <w:rPr>
          <w:rFonts w:ascii="inter-regular" w:hAnsi="inter-regular"/>
          <w:color w:val="000000"/>
        </w:rPr>
      </w:pPr>
      <w:r>
        <w:rPr>
          <w:rFonts w:ascii="inter-regular" w:hAnsi="inter-regular"/>
          <w:color w:val="000000"/>
          <w:bdr w:val="none" w:sz="0" w:space="0" w:color="auto" w:frame="1"/>
        </w:rPr>
        <w:t>sb.delete(</w:t>
      </w:r>
      <w:r>
        <w:rPr>
          <w:rStyle w:val="number"/>
          <w:rFonts w:ascii="inter-regular" w:hAnsi="inter-regular"/>
          <w:color w:val="C00000"/>
          <w:bdr w:val="none" w:sz="0" w:space="0" w:color="auto" w:frame="1"/>
        </w:rPr>
        <w:t>1</w:t>
      </w:r>
      <w:r>
        <w:rPr>
          <w:rFonts w:ascii="inter-regular" w:hAnsi="inter-regular"/>
          <w:color w:val="000000"/>
          <w:bdr w:val="none" w:sz="0" w:space="0" w:color="auto" w:frame="1"/>
        </w:rPr>
        <w:t>,</w:t>
      </w:r>
      <w:r>
        <w:rPr>
          <w:rStyle w:val="number"/>
          <w:rFonts w:ascii="inter-regular" w:hAnsi="inter-regular"/>
          <w:color w:val="C00000"/>
          <w:bdr w:val="none" w:sz="0" w:space="0" w:color="auto" w:frame="1"/>
        </w:rPr>
        <w:t>3</w:t>
      </w:r>
      <w:r>
        <w:rPr>
          <w:rFonts w:ascii="inter-regular" w:hAnsi="inter-regular"/>
          <w:color w:val="000000"/>
          <w:bdr w:val="none" w:sz="0" w:space="0" w:color="auto" w:frame="1"/>
        </w:rPr>
        <w:t>);  </w:t>
      </w:r>
    </w:p>
    <w:p w14:paraId="5242E2BB" w14:textId="77777777" w:rsidR="0054412B" w:rsidRDefault="0054412B" w:rsidP="0054412B">
      <w:pPr>
        <w:pStyle w:val="alt"/>
        <w:numPr>
          <w:ilvl w:val="0"/>
          <w:numId w:val="180"/>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System.out.println(sb);</w:t>
      </w:r>
      <w:r>
        <w:rPr>
          <w:rStyle w:val="comment"/>
          <w:rFonts w:ascii="inter-regular" w:hAnsi="inter-regular"/>
          <w:color w:val="008200"/>
          <w:bdr w:val="none" w:sz="0" w:space="0" w:color="auto" w:frame="1"/>
        </w:rPr>
        <w:t>//prints Hlo</w:t>
      </w:r>
      <w:r>
        <w:rPr>
          <w:rFonts w:ascii="inter-regular" w:hAnsi="inter-regular"/>
          <w:color w:val="000000"/>
          <w:bdr w:val="none" w:sz="0" w:space="0" w:color="auto" w:frame="1"/>
        </w:rPr>
        <w:t>  </w:t>
      </w:r>
    </w:p>
    <w:p w14:paraId="6B00F546" w14:textId="77777777" w:rsidR="0054412B" w:rsidRDefault="0054412B" w:rsidP="0054412B">
      <w:pPr>
        <w:numPr>
          <w:ilvl w:val="0"/>
          <w:numId w:val="180"/>
        </w:numPr>
        <w:spacing w:after="0" w:line="375" w:lineRule="atLeast"/>
        <w:jc w:val="both"/>
        <w:rPr>
          <w:rFonts w:ascii="inter-regular" w:hAnsi="inter-regular"/>
          <w:color w:val="000000"/>
        </w:rPr>
      </w:pPr>
      <w:r>
        <w:rPr>
          <w:rFonts w:ascii="inter-regular" w:hAnsi="inter-regular"/>
          <w:color w:val="000000"/>
          <w:bdr w:val="none" w:sz="0" w:space="0" w:color="auto" w:frame="1"/>
        </w:rPr>
        <w:t>}  </w:t>
      </w:r>
    </w:p>
    <w:p w14:paraId="1ECE7A5D" w14:textId="77777777" w:rsidR="0054412B" w:rsidRDefault="0054412B" w:rsidP="0054412B">
      <w:pPr>
        <w:pStyle w:val="alt"/>
        <w:numPr>
          <w:ilvl w:val="0"/>
          <w:numId w:val="180"/>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w:t>
      </w:r>
    </w:p>
    <w:p w14:paraId="7239060B" w14:textId="77777777" w:rsidR="0054412B" w:rsidRDefault="0054412B" w:rsidP="0054412B">
      <w:pPr>
        <w:pStyle w:val="NormalWeb"/>
        <w:shd w:val="clear" w:color="auto" w:fill="FFFFFF"/>
        <w:jc w:val="both"/>
        <w:rPr>
          <w:rFonts w:ascii="inter-regular" w:hAnsi="inter-regular"/>
          <w:color w:val="333333"/>
        </w:rPr>
      </w:pPr>
      <w:r>
        <w:rPr>
          <w:rStyle w:val="Strong"/>
          <w:rFonts w:ascii="Segoe UI" w:hAnsi="Segoe UI" w:cs="Segoe UI"/>
          <w:color w:val="333333"/>
        </w:rPr>
        <w:t>Output:</w:t>
      </w:r>
    </w:p>
    <w:p w14:paraId="10A9C00C" w14:textId="77777777" w:rsidR="0054412B" w:rsidRDefault="0054412B" w:rsidP="0054412B">
      <w:pPr>
        <w:pStyle w:val="HTMLPreformatted"/>
        <w:shd w:val="clear" w:color="auto" w:fill="EEEEEE"/>
        <w:jc w:val="both"/>
        <w:rPr>
          <w:color w:val="535559"/>
        </w:rPr>
      </w:pPr>
      <w:r>
        <w:rPr>
          <w:color w:val="535559"/>
        </w:rPr>
        <w:t xml:space="preserve">Hlo </w:t>
      </w:r>
    </w:p>
    <w:p w14:paraId="5B393D23" w14:textId="77777777" w:rsidR="0054412B" w:rsidRDefault="0054412B" w:rsidP="0054412B">
      <w:pPr>
        <w:pStyle w:val="Heading3"/>
        <w:shd w:val="clear" w:color="auto" w:fill="FFFFFF"/>
        <w:spacing w:line="312" w:lineRule="atLeast"/>
        <w:jc w:val="both"/>
        <w:rPr>
          <w:rFonts w:ascii="Helvetica" w:hAnsi="Helvetica"/>
          <w:color w:val="610B4B"/>
          <w:sz w:val="32"/>
          <w:szCs w:val="32"/>
        </w:rPr>
      </w:pPr>
      <w:r>
        <w:rPr>
          <w:rFonts w:ascii="Helvetica" w:hAnsi="Helvetica"/>
          <w:b/>
          <w:bCs/>
          <w:color w:val="610B4B"/>
          <w:sz w:val="32"/>
          <w:szCs w:val="32"/>
        </w:rPr>
        <w:t>5) StringBuffer reverse() Method</w:t>
      </w:r>
    </w:p>
    <w:p w14:paraId="3DEB4B12" w14:textId="77777777" w:rsidR="0054412B" w:rsidRDefault="0054412B" w:rsidP="0054412B">
      <w:pPr>
        <w:pStyle w:val="NormalWeb"/>
        <w:shd w:val="clear" w:color="auto" w:fill="FFFFFF"/>
        <w:jc w:val="both"/>
        <w:rPr>
          <w:rFonts w:ascii="inter-regular" w:hAnsi="inter-regular"/>
          <w:color w:val="333333"/>
        </w:rPr>
      </w:pPr>
      <w:r>
        <w:rPr>
          <w:rFonts w:ascii="inter-regular" w:hAnsi="inter-regular"/>
          <w:color w:val="333333"/>
        </w:rPr>
        <w:t>The reverse() method of the StringBuilder class reverses the current String.</w:t>
      </w:r>
    </w:p>
    <w:p w14:paraId="06ABC5D6" w14:textId="77777777" w:rsidR="0054412B" w:rsidRDefault="0054412B" w:rsidP="0054412B">
      <w:pPr>
        <w:pStyle w:val="NormalWeb"/>
        <w:shd w:val="clear" w:color="auto" w:fill="FFFFFF"/>
        <w:jc w:val="both"/>
        <w:rPr>
          <w:rFonts w:ascii="inter-regular" w:hAnsi="inter-regular"/>
          <w:color w:val="333333"/>
        </w:rPr>
      </w:pPr>
      <w:r>
        <w:rPr>
          <w:rStyle w:val="Strong"/>
          <w:rFonts w:ascii="Segoe UI" w:hAnsi="Segoe UI" w:cs="Segoe UI"/>
          <w:color w:val="333333"/>
        </w:rPr>
        <w:t>StringBufferExample5.java</w:t>
      </w:r>
    </w:p>
    <w:p w14:paraId="06D1637C" w14:textId="77777777" w:rsidR="0054412B" w:rsidRDefault="0054412B" w:rsidP="0054412B">
      <w:pPr>
        <w:pStyle w:val="alt"/>
        <w:numPr>
          <w:ilvl w:val="0"/>
          <w:numId w:val="181"/>
        </w:numPr>
        <w:spacing w:before="0" w:beforeAutospacing="0" w:after="0" w:afterAutospacing="0" w:line="375" w:lineRule="atLeast"/>
        <w:jc w:val="both"/>
        <w:rPr>
          <w:rFonts w:ascii="inter-regular" w:hAnsi="inter-regular"/>
          <w:color w:val="000000"/>
        </w:rPr>
      </w:pPr>
      <w:r>
        <w:rPr>
          <w:rStyle w:val="keyword"/>
          <w:rFonts w:ascii="inter-regular" w:hAnsi="inter-regular"/>
          <w:b/>
          <w:bCs/>
          <w:color w:val="006699"/>
          <w:bdr w:val="none" w:sz="0" w:space="0" w:color="auto" w:frame="1"/>
        </w:rPr>
        <w:t>class</w:t>
      </w:r>
      <w:r>
        <w:rPr>
          <w:rFonts w:ascii="inter-regular" w:hAnsi="inter-regular"/>
          <w:color w:val="000000"/>
          <w:bdr w:val="none" w:sz="0" w:space="0" w:color="auto" w:frame="1"/>
        </w:rPr>
        <w:t> StringBufferExample5{  </w:t>
      </w:r>
    </w:p>
    <w:p w14:paraId="29E23D20" w14:textId="77777777" w:rsidR="0054412B" w:rsidRDefault="0054412B" w:rsidP="0054412B">
      <w:pPr>
        <w:numPr>
          <w:ilvl w:val="0"/>
          <w:numId w:val="181"/>
        </w:numPr>
        <w:spacing w:after="0" w:line="375" w:lineRule="atLeast"/>
        <w:jc w:val="both"/>
        <w:rPr>
          <w:rFonts w:ascii="inter-regular" w:hAnsi="inter-regular"/>
          <w:color w:val="000000"/>
        </w:rPr>
      </w:pPr>
      <w:r>
        <w:rPr>
          <w:rStyle w:val="keyword"/>
          <w:rFonts w:ascii="inter-regular" w:hAnsi="inter-regular"/>
          <w:b/>
          <w:bCs/>
          <w:color w:val="006699"/>
          <w:bdr w:val="none" w:sz="0" w:space="0" w:color="auto" w:frame="1"/>
        </w:rPr>
        <w:t>public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static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void</w:t>
      </w:r>
      <w:r>
        <w:rPr>
          <w:rFonts w:ascii="inter-regular" w:hAnsi="inter-regular"/>
          <w:color w:val="000000"/>
          <w:bdr w:val="none" w:sz="0" w:space="0" w:color="auto" w:frame="1"/>
        </w:rPr>
        <w:t> main(String args[]){  </w:t>
      </w:r>
    </w:p>
    <w:p w14:paraId="674FCD7D" w14:textId="77777777" w:rsidR="0054412B" w:rsidRDefault="0054412B" w:rsidP="0054412B">
      <w:pPr>
        <w:pStyle w:val="alt"/>
        <w:numPr>
          <w:ilvl w:val="0"/>
          <w:numId w:val="181"/>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StringBuffer sb=</w:t>
      </w:r>
      <w:r>
        <w:rPr>
          <w:rStyle w:val="keyword"/>
          <w:rFonts w:ascii="inter-regular" w:hAnsi="inter-regular"/>
          <w:b/>
          <w:bCs/>
          <w:color w:val="006699"/>
          <w:bdr w:val="none" w:sz="0" w:space="0" w:color="auto" w:frame="1"/>
        </w:rPr>
        <w:t>new</w:t>
      </w:r>
      <w:r>
        <w:rPr>
          <w:rFonts w:ascii="inter-regular" w:hAnsi="inter-regular"/>
          <w:color w:val="000000"/>
          <w:bdr w:val="none" w:sz="0" w:space="0" w:color="auto" w:frame="1"/>
        </w:rPr>
        <w:t> StringBuffer(</w:t>
      </w:r>
      <w:r>
        <w:rPr>
          <w:rStyle w:val="string"/>
          <w:rFonts w:ascii="inter-regular" w:hAnsi="inter-regular"/>
          <w:color w:val="0000FF"/>
          <w:bdr w:val="none" w:sz="0" w:space="0" w:color="auto" w:frame="1"/>
        </w:rPr>
        <w:t>"Hello"</w:t>
      </w:r>
      <w:r>
        <w:rPr>
          <w:rFonts w:ascii="inter-regular" w:hAnsi="inter-regular"/>
          <w:color w:val="000000"/>
          <w:bdr w:val="none" w:sz="0" w:space="0" w:color="auto" w:frame="1"/>
        </w:rPr>
        <w:t>);  </w:t>
      </w:r>
    </w:p>
    <w:p w14:paraId="7B8B1E95" w14:textId="77777777" w:rsidR="0054412B" w:rsidRDefault="0054412B" w:rsidP="0054412B">
      <w:pPr>
        <w:numPr>
          <w:ilvl w:val="0"/>
          <w:numId w:val="181"/>
        </w:numPr>
        <w:spacing w:after="0" w:line="375" w:lineRule="atLeast"/>
        <w:jc w:val="both"/>
        <w:rPr>
          <w:rFonts w:ascii="inter-regular" w:hAnsi="inter-regular"/>
          <w:color w:val="000000"/>
        </w:rPr>
      </w:pPr>
      <w:r>
        <w:rPr>
          <w:rFonts w:ascii="inter-regular" w:hAnsi="inter-regular"/>
          <w:color w:val="000000"/>
          <w:bdr w:val="none" w:sz="0" w:space="0" w:color="auto" w:frame="1"/>
        </w:rPr>
        <w:t>sb.reverse();  </w:t>
      </w:r>
    </w:p>
    <w:p w14:paraId="232122BB" w14:textId="77777777" w:rsidR="0054412B" w:rsidRDefault="0054412B" w:rsidP="0054412B">
      <w:pPr>
        <w:pStyle w:val="alt"/>
        <w:numPr>
          <w:ilvl w:val="0"/>
          <w:numId w:val="181"/>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System.out.println(sb);</w:t>
      </w:r>
      <w:r>
        <w:rPr>
          <w:rStyle w:val="comment"/>
          <w:rFonts w:ascii="inter-regular" w:hAnsi="inter-regular"/>
          <w:color w:val="008200"/>
          <w:bdr w:val="none" w:sz="0" w:space="0" w:color="auto" w:frame="1"/>
        </w:rPr>
        <w:t>//prints olleH</w:t>
      </w:r>
      <w:r>
        <w:rPr>
          <w:rFonts w:ascii="inter-regular" w:hAnsi="inter-regular"/>
          <w:color w:val="000000"/>
          <w:bdr w:val="none" w:sz="0" w:space="0" w:color="auto" w:frame="1"/>
        </w:rPr>
        <w:t>  </w:t>
      </w:r>
    </w:p>
    <w:p w14:paraId="493E294A" w14:textId="77777777" w:rsidR="0054412B" w:rsidRDefault="0054412B" w:rsidP="0054412B">
      <w:pPr>
        <w:numPr>
          <w:ilvl w:val="0"/>
          <w:numId w:val="181"/>
        </w:numPr>
        <w:spacing w:after="0" w:line="375" w:lineRule="atLeast"/>
        <w:jc w:val="both"/>
        <w:rPr>
          <w:rFonts w:ascii="inter-regular" w:hAnsi="inter-regular"/>
          <w:color w:val="000000"/>
        </w:rPr>
      </w:pPr>
      <w:r>
        <w:rPr>
          <w:rFonts w:ascii="inter-regular" w:hAnsi="inter-regular"/>
          <w:color w:val="000000"/>
          <w:bdr w:val="none" w:sz="0" w:space="0" w:color="auto" w:frame="1"/>
        </w:rPr>
        <w:lastRenderedPageBreak/>
        <w:t>}  </w:t>
      </w:r>
    </w:p>
    <w:p w14:paraId="70C2CF0D" w14:textId="77777777" w:rsidR="0054412B" w:rsidRDefault="0054412B" w:rsidP="0054412B">
      <w:pPr>
        <w:pStyle w:val="alt"/>
        <w:numPr>
          <w:ilvl w:val="0"/>
          <w:numId w:val="181"/>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w:t>
      </w:r>
    </w:p>
    <w:p w14:paraId="7C8E1763" w14:textId="77777777" w:rsidR="0054412B" w:rsidRDefault="0054412B" w:rsidP="0054412B">
      <w:pPr>
        <w:pStyle w:val="NormalWeb"/>
        <w:shd w:val="clear" w:color="auto" w:fill="FFFFFF"/>
        <w:jc w:val="both"/>
        <w:rPr>
          <w:rFonts w:ascii="inter-regular" w:hAnsi="inter-regular"/>
          <w:color w:val="333333"/>
        </w:rPr>
      </w:pPr>
      <w:r>
        <w:rPr>
          <w:rStyle w:val="Strong"/>
          <w:rFonts w:ascii="Segoe UI" w:hAnsi="Segoe UI" w:cs="Segoe UI"/>
          <w:color w:val="333333"/>
        </w:rPr>
        <w:t>Output:</w:t>
      </w:r>
    </w:p>
    <w:p w14:paraId="72241FEE" w14:textId="77777777" w:rsidR="0054412B" w:rsidRDefault="0054412B" w:rsidP="0054412B">
      <w:pPr>
        <w:pStyle w:val="HTMLPreformatted"/>
        <w:shd w:val="clear" w:color="auto" w:fill="EEEEEE"/>
        <w:jc w:val="both"/>
        <w:rPr>
          <w:color w:val="535559"/>
        </w:rPr>
      </w:pPr>
      <w:r>
        <w:rPr>
          <w:color w:val="535559"/>
        </w:rPr>
        <w:t xml:space="preserve">olleH  </w:t>
      </w:r>
    </w:p>
    <w:p w14:paraId="6EE9EE1C" w14:textId="77777777" w:rsidR="0054412B" w:rsidRDefault="0054412B" w:rsidP="0054412B">
      <w:pPr>
        <w:pStyle w:val="Heading3"/>
        <w:shd w:val="clear" w:color="auto" w:fill="FFFFFF"/>
        <w:spacing w:line="312" w:lineRule="atLeast"/>
        <w:jc w:val="both"/>
        <w:rPr>
          <w:rFonts w:ascii="Helvetica" w:hAnsi="Helvetica"/>
          <w:color w:val="610B4B"/>
          <w:sz w:val="32"/>
          <w:szCs w:val="32"/>
        </w:rPr>
      </w:pPr>
      <w:r>
        <w:rPr>
          <w:rFonts w:ascii="Helvetica" w:hAnsi="Helvetica"/>
          <w:b/>
          <w:bCs/>
          <w:color w:val="610B4B"/>
          <w:sz w:val="32"/>
          <w:szCs w:val="32"/>
        </w:rPr>
        <w:t>6) StringBuffer capacity() Method</w:t>
      </w:r>
    </w:p>
    <w:p w14:paraId="1F60A3BB" w14:textId="77777777" w:rsidR="0054412B" w:rsidRDefault="0054412B" w:rsidP="0054412B">
      <w:pPr>
        <w:pStyle w:val="NormalWeb"/>
        <w:shd w:val="clear" w:color="auto" w:fill="FFFFFF"/>
        <w:jc w:val="both"/>
        <w:rPr>
          <w:rFonts w:ascii="inter-regular" w:hAnsi="inter-regular"/>
          <w:color w:val="333333"/>
        </w:rPr>
      </w:pPr>
      <w:r>
        <w:rPr>
          <w:rFonts w:ascii="inter-regular" w:hAnsi="inter-regular"/>
          <w:color w:val="333333"/>
        </w:rPr>
        <w:t>The capacity() method of the StringBuffer class returns the current capacity of the buffer. The default capacity of the buffer is 16. If the number of character increases from its current capacity, it increases the capacity by (oldcapacity*2)+2. For example if your current capacity is 16, it will be (16*2)+2=34.</w:t>
      </w:r>
    </w:p>
    <w:p w14:paraId="597604A4" w14:textId="77777777" w:rsidR="0054412B" w:rsidRDefault="0054412B" w:rsidP="0054412B">
      <w:pPr>
        <w:pStyle w:val="NormalWeb"/>
        <w:shd w:val="clear" w:color="auto" w:fill="FFFFFF"/>
        <w:jc w:val="both"/>
        <w:rPr>
          <w:rFonts w:ascii="inter-regular" w:hAnsi="inter-regular"/>
          <w:color w:val="333333"/>
        </w:rPr>
      </w:pPr>
      <w:r>
        <w:rPr>
          <w:rStyle w:val="Strong"/>
          <w:rFonts w:ascii="Segoe UI" w:hAnsi="Segoe UI" w:cs="Segoe UI"/>
          <w:color w:val="333333"/>
        </w:rPr>
        <w:t>StringBufferExample6.java</w:t>
      </w:r>
    </w:p>
    <w:p w14:paraId="1F9CDAE7" w14:textId="77777777" w:rsidR="0054412B" w:rsidRDefault="0054412B" w:rsidP="0054412B">
      <w:pPr>
        <w:pStyle w:val="alt"/>
        <w:numPr>
          <w:ilvl w:val="0"/>
          <w:numId w:val="182"/>
        </w:numPr>
        <w:spacing w:before="0" w:beforeAutospacing="0" w:after="0" w:afterAutospacing="0" w:line="375" w:lineRule="atLeast"/>
        <w:jc w:val="both"/>
        <w:rPr>
          <w:rFonts w:ascii="inter-regular" w:hAnsi="inter-regular"/>
          <w:color w:val="000000"/>
        </w:rPr>
      </w:pPr>
      <w:r>
        <w:rPr>
          <w:rStyle w:val="keyword"/>
          <w:rFonts w:ascii="inter-regular" w:hAnsi="inter-regular"/>
          <w:b/>
          <w:bCs/>
          <w:color w:val="006699"/>
          <w:bdr w:val="none" w:sz="0" w:space="0" w:color="auto" w:frame="1"/>
        </w:rPr>
        <w:t>class</w:t>
      </w:r>
      <w:r>
        <w:rPr>
          <w:rFonts w:ascii="inter-regular" w:hAnsi="inter-regular"/>
          <w:color w:val="000000"/>
          <w:bdr w:val="none" w:sz="0" w:space="0" w:color="auto" w:frame="1"/>
        </w:rPr>
        <w:t> StringBufferExample6{  </w:t>
      </w:r>
    </w:p>
    <w:p w14:paraId="5F8682CB" w14:textId="77777777" w:rsidR="0054412B" w:rsidRDefault="0054412B" w:rsidP="0054412B">
      <w:pPr>
        <w:numPr>
          <w:ilvl w:val="0"/>
          <w:numId w:val="182"/>
        </w:numPr>
        <w:spacing w:after="0" w:line="375" w:lineRule="atLeast"/>
        <w:jc w:val="both"/>
        <w:rPr>
          <w:rFonts w:ascii="inter-regular" w:hAnsi="inter-regular"/>
          <w:color w:val="000000"/>
        </w:rPr>
      </w:pPr>
      <w:r>
        <w:rPr>
          <w:rStyle w:val="keyword"/>
          <w:rFonts w:ascii="inter-regular" w:hAnsi="inter-regular"/>
          <w:b/>
          <w:bCs/>
          <w:color w:val="006699"/>
          <w:bdr w:val="none" w:sz="0" w:space="0" w:color="auto" w:frame="1"/>
        </w:rPr>
        <w:t>public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static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void</w:t>
      </w:r>
      <w:r>
        <w:rPr>
          <w:rFonts w:ascii="inter-regular" w:hAnsi="inter-regular"/>
          <w:color w:val="000000"/>
          <w:bdr w:val="none" w:sz="0" w:space="0" w:color="auto" w:frame="1"/>
        </w:rPr>
        <w:t> main(String args[]){  </w:t>
      </w:r>
    </w:p>
    <w:p w14:paraId="46548C66" w14:textId="77777777" w:rsidR="0054412B" w:rsidRDefault="0054412B" w:rsidP="0054412B">
      <w:pPr>
        <w:pStyle w:val="alt"/>
        <w:numPr>
          <w:ilvl w:val="0"/>
          <w:numId w:val="182"/>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StringBuffer sb=</w:t>
      </w:r>
      <w:r>
        <w:rPr>
          <w:rStyle w:val="keyword"/>
          <w:rFonts w:ascii="inter-regular" w:hAnsi="inter-regular"/>
          <w:b/>
          <w:bCs/>
          <w:color w:val="006699"/>
          <w:bdr w:val="none" w:sz="0" w:space="0" w:color="auto" w:frame="1"/>
        </w:rPr>
        <w:t>new</w:t>
      </w:r>
      <w:r>
        <w:rPr>
          <w:rFonts w:ascii="inter-regular" w:hAnsi="inter-regular"/>
          <w:color w:val="000000"/>
          <w:bdr w:val="none" w:sz="0" w:space="0" w:color="auto" w:frame="1"/>
        </w:rPr>
        <w:t> StringBuffer();  </w:t>
      </w:r>
    </w:p>
    <w:p w14:paraId="349AF90D" w14:textId="77777777" w:rsidR="0054412B" w:rsidRDefault="0054412B" w:rsidP="0054412B">
      <w:pPr>
        <w:numPr>
          <w:ilvl w:val="0"/>
          <w:numId w:val="182"/>
        </w:numPr>
        <w:spacing w:after="0" w:line="375" w:lineRule="atLeast"/>
        <w:jc w:val="both"/>
        <w:rPr>
          <w:rFonts w:ascii="inter-regular" w:hAnsi="inter-regular"/>
          <w:color w:val="000000"/>
        </w:rPr>
      </w:pPr>
      <w:r>
        <w:rPr>
          <w:rFonts w:ascii="inter-regular" w:hAnsi="inter-regular"/>
          <w:color w:val="000000"/>
          <w:bdr w:val="none" w:sz="0" w:space="0" w:color="auto" w:frame="1"/>
        </w:rPr>
        <w:t>System.out.println(sb.capacity());</w:t>
      </w:r>
      <w:r>
        <w:rPr>
          <w:rStyle w:val="comment"/>
          <w:rFonts w:ascii="inter-regular" w:hAnsi="inter-regular"/>
          <w:color w:val="008200"/>
          <w:bdr w:val="none" w:sz="0" w:space="0" w:color="auto" w:frame="1"/>
        </w:rPr>
        <w:t>//default 16</w:t>
      </w:r>
      <w:r>
        <w:rPr>
          <w:rFonts w:ascii="inter-regular" w:hAnsi="inter-regular"/>
          <w:color w:val="000000"/>
          <w:bdr w:val="none" w:sz="0" w:space="0" w:color="auto" w:frame="1"/>
        </w:rPr>
        <w:t>  </w:t>
      </w:r>
    </w:p>
    <w:p w14:paraId="385132F4" w14:textId="77777777" w:rsidR="0054412B" w:rsidRDefault="0054412B" w:rsidP="0054412B">
      <w:pPr>
        <w:pStyle w:val="alt"/>
        <w:numPr>
          <w:ilvl w:val="0"/>
          <w:numId w:val="182"/>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sb.append(</w:t>
      </w:r>
      <w:r>
        <w:rPr>
          <w:rStyle w:val="string"/>
          <w:rFonts w:ascii="inter-regular" w:hAnsi="inter-regular"/>
          <w:color w:val="0000FF"/>
          <w:bdr w:val="none" w:sz="0" w:space="0" w:color="auto" w:frame="1"/>
        </w:rPr>
        <w:t>"Hello"</w:t>
      </w:r>
      <w:r>
        <w:rPr>
          <w:rFonts w:ascii="inter-regular" w:hAnsi="inter-regular"/>
          <w:color w:val="000000"/>
          <w:bdr w:val="none" w:sz="0" w:space="0" w:color="auto" w:frame="1"/>
        </w:rPr>
        <w:t>);  </w:t>
      </w:r>
    </w:p>
    <w:p w14:paraId="1E1C7C35" w14:textId="77777777" w:rsidR="0054412B" w:rsidRDefault="0054412B" w:rsidP="0054412B">
      <w:pPr>
        <w:numPr>
          <w:ilvl w:val="0"/>
          <w:numId w:val="182"/>
        </w:numPr>
        <w:spacing w:after="0" w:line="375" w:lineRule="atLeast"/>
        <w:jc w:val="both"/>
        <w:rPr>
          <w:rFonts w:ascii="inter-regular" w:hAnsi="inter-regular"/>
          <w:color w:val="000000"/>
        </w:rPr>
      </w:pPr>
      <w:r>
        <w:rPr>
          <w:rFonts w:ascii="inter-regular" w:hAnsi="inter-regular"/>
          <w:color w:val="000000"/>
          <w:bdr w:val="none" w:sz="0" w:space="0" w:color="auto" w:frame="1"/>
        </w:rPr>
        <w:t>System.out.println(sb.capacity());</w:t>
      </w:r>
      <w:r>
        <w:rPr>
          <w:rStyle w:val="comment"/>
          <w:rFonts w:ascii="inter-regular" w:hAnsi="inter-regular"/>
          <w:color w:val="008200"/>
          <w:bdr w:val="none" w:sz="0" w:space="0" w:color="auto" w:frame="1"/>
        </w:rPr>
        <w:t>//now 16</w:t>
      </w:r>
      <w:r>
        <w:rPr>
          <w:rFonts w:ascii="inter-regular" w:hAnsi="inter-regular"/>
          <w:color w:val="000000"/>
          <w:bdr w:val="none" w:sz="0" w:space="0" w:color="auto" w:frame="1"/>
        </w:rPr>
        <w:t>  </w:t>
      </w:r>
    </w:p>
    <w:p w14:paraId="45D5AE42" w14:textId="77777777" w:rsidR="0054412B" w:rsidRDefault="0054412B" w:rsidP="0054412B">
      <w:pPr>
        <w:pStyle w:val="alt"/>
        <w:numPr>
          <w:ilvl w:val="0"/>
          <w:numId w:val="182"/>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sb.append(</w:t>
      </w:r>
      <w:r>
        <w:rPr>
          <w:rStyle w:val="string"/>
          <w:rFonts w:ascii="inter-regular" w:hAnsi="inter-regular"/>
          <w:color w:val="0000FF"/>
          <w:bdr w:val="none" w:sz="0" w:space="0" w:color="auto" w:frame="1"/>
        </w:rPr>
        <w:t>"java is my favourite language"</w:t>
      </w:r>
      <w:r>
        <w:rPr>
          <w:rFonts w:ascii="inter-regular" w:hAnsi="inter-regular"/>
          <w:color w:val="000000"/>
          <w:bdr w:val="none" w:sz="0" w:space="0" w:color="auto" w:frame="1"/>
        </w:rPr>
        <w:t>);  </w:t>
      </w:r>
    </w:p>
    <w:p w14:paraId="318AEBE0" w14:textId="77777777" w:rsidR="0054412B" w:rsidRDefault="0054412B" w:rsidP="0054412B">
      <w:pPr>
        <w:numPr>
          <w:ilvl w:val="0"/>
          <w:numId w:val="182"/>
        </w:numPr>
        <w:spacing w:after="0" w:line="375" w:lineRule="atLeast"/>
        <w:jc w:val="both"/>
        <w:rPr>
          <w:rFonts w:ascii="inter-regular" w:hAnsi="inter-regular"/>
          <w:color w:val="000000"/>
        </w:rPr>
      </w:pPr>
      <w:r>
        <w:rPr>
          <w:rFonts w:ascii="inter-regular" w:hAnsi="inter-regular"/>
          <w:color w:val="000000"/>
          <w:bdr w:val="none" w:sz="0" w:space="0" w:color="auto" w:frame="1"/>
        </w:rPr>
        <w:t>System.out.println(sb.capacity());</w:t>
      </w:r>
      <w:r>
        <w:rPr>
          <w:rStyle w:val="comment"/>
          <w:rFonts w:ascii="inter-regular" w:hAnsi="inter-regular"/>
          <w:color w:val="008200"/>
          <w:bdr w:val="none" w:sz="0" w:space="0" w:color="auto" w:frame="1"/>
        </w:rPr>
        <w:t>//now (16*2)+2=34 i.e (oldcapacity*2)+2</w:t>
      </w:r>
      <w:r>
        <w:rPr>
          <w:rFonts w:ascii="inter-regular" w:hAnsi="inter-regular"/>
          <w:color w:val="000000"/>
          <w:bdr w:val="none" w:sz="0" w:space="0" w:color="auto" w:frame="1"/>
        </w:rPr>
        <w:t>  </w:t>
      </w:r>
    </w:p>
    <w:p w14:paraId="3987B84F" w14:textId="77777777" w:rsidR="0054412B" w:rsidRDefault="0054412B" w:rsidP="0054412B">
      <w:pPr>
        <w:pStyle w:val="alt"/>
        <w:numPr>
          <w:ilvl w:val="0"/>
          <w:numId w:val="182"/>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w:t>
      </w:r>
    </w:p>
    <w:p w14:paraId="26B67090" w14:textId="77777777" w:rsidR="0054412B" w:rsidRDefault="0054412B" w:rsidP="0054412B">
      <w:pPr>
        <w:numPr>
          <w:ilvl w:val="0"/>
          <w:numId w:val="182"/>
        </w:numPr>
        <w:spacing w:after="0" w:line="375" w:lineRule="atLeast"/>
        <w:jc w:val="both"/>
        <w:rPr>
          <w:rFonts w:ascii="inter-regular" w:hAnsi="inter-regular"/>
          <w:color w:val="000000"/>
        </w:rPr>
      </w:pPr>
      <w:r>
        <w:rPr>
          <w:rFonts w:ascii="inter-regular" w:hAnsi="inter-regular"/>
          <w:color w:val="000000"/>
          <w:bdr w:val="none" w:sz="0" w:space="0" w:color="auto" w:frame="1"/>
        </w:rPr>
        <w:t>}  </w:t>
      </w:r>
    </w:p>
    <w:p w14:paraId="40091130" w14:textId="77777777" w:rsidR="0054412B" w:rsidRDefault="0054412B" w:rsidP="0054412B">
      <w:pPr>
        <w:pStyle w:val="NormalWeb"/>
        <w:shd w:val="clear" w:color="auto" w:fill="FFFFFF"/>
        <w:jc w:val="both"/>
        <w:rPr>
          <w:rFonts w:ascii="inter-regular" w:hAnsi="inter-regular"/>
          <w:color w:val="333333"/>
        </w:rPr>
      </w:pPr>
      <w:r>
        <w:rPr>
          <w:rStyle w:val="Strong"/>
          <w:rFonts w:ascii="Segoe UI" w:hAnsi="Segoe UI" w:cs="Segoe UI"/>
          <w:color w:val="333333"/>
        </w:rPr>
        <w:t>Output:</w:t>
      </w:r>
    </w:p>
    <w:p w14:paraId="36E54637" w14:textId="77777777" w:rsidR="0054412B" w:rsidRDefault="0054412B" w:rsidP="0054412B">
      <w:pPr>
        <w:pStyle w:val="HTMLPreformatted"/>
        <w:shd w:val="clear" w:color="auto" w:fill="EEEEEE"/>
        <w:jc w:val="both"/>
        <w:rPr>
          <w:color w:val="535559"/>
        </w:rPr>
      </w:pPr>
      <w:r>
        <w:rPr>
          <w:color w:val="535559"/>
        </w:rPr>
        <w:t>16</w:t>
      </w:r>
    </w:p>
    <w:p w14:paraId="14C3756A" w14:textId="77777777" w:rsidR="0054412B" w:rsidRDefault="0054412B" w:rsidP="0054412B">
      <w:pPr>
        <w:pStyle w:val="HTMLPreformatted"/>
        <w:shd w:val="clear" w:color="auto" w:fill="EEEEEE"/>
        <w:jc w:val="both"/>
        <w:rPr>
          <w:color w:val="535559"/>
        </w:rPr>
      </w:pPr>
      <w:r>
        <w:rPr>
          <w:color w:val="535559"/>
        </w:rPr>
        <w:t>16</w:t>
      </w:r>
    </w:p>
    <w:p w14:paraId="297C1749" w14:textId="77777777" w:rsidR="0054412B" w:rsidRDefault="0054412B" w:rsidP="0054412B">
      <w:pPr>
        <w:pStyle w:val="HTMLPreformatted"/>
        <w:shd w:val="clear" w:color="auto" w:fill="EEEEEE"/>
        <w:jc w:val="both"/>
        <w:rPr>
          <w:color w:val="535559"/>
        </w:rPr>
      </w:pPr>
      <w:r>
        <w:rPr>
          <w:color w:val="535559"/>
        </w:rPr>
        <w:t>34</w:t>
      </w:r>
    </w:p>
    <w:p w14:paraId="189612B4" w14:textId="77777777" w:rsidR="0054412B" w:rsidRDefault="0054412B" w:rsidP="0054412B">
      <w:pPr>
        <w:pStyle w:val="Heading3"/>
        <w:shd w:val="clear" w:color="auto" w:fill="FFFFFF"/>
        <w:spacing w:line="312" w:lineRule="atLeast"/>
        <w:jc w:val="both"/>
        <w:rPr>
          <w:rFonts w:ascii="Helvetica" w:hAnsi="Helvetica"/>
          <w:color w:val="610B4B"/>
          <w:sz w:val="32"/>
          <w:szCs w:val="32"/>
        </w:rPr>
      </w:pPr>
      <w:r>
        <w:rPr>
          <w:rFonts w:ascii="Helvetica" w:hAnsi="Helvetica"/>
          <w:b/>
          <w:bCs/>
          <w:color w:val="610B4B"/>
          <w:sz w:val="32"/>
          <w:szCs w:val="32"/>
        </w:rPr>
        <w:t>7) StringBuffer ensureCapacity() method</w:t>
      </w:r>
    </w:p>
    <w:p w14:paraId="50584C4C" w14:textId="77777777" w:rsidR="0054412B" w:rsidRDefault="0054412B" w:rsidP="0054412B">
      <w:pPr>
        <w:pStyle w:val="NormalWeb"/>
        <w:shd w:val="clear" w:color="auto" w:fill="FFFFFF"/>
        <w:jc w:val="both"/>
        <w:rPr>
          <w:rFonts w:ascii="inter-regular" w:hAnsi="inter-regular"/>
          <w:color w:val="333333"/>
        </w:rPr>
      </w:pPr>
      <w:r>
        <w:rPr>
          <w:rFonts w:ascii="inter-regular" w:hAnsi="inter-regular"/>
          <w:color w:val="333333"/>
        </w:rPr>
        <w:t>The ensureCapacity() method of the StringBuffer class ensures that the given capacity is the minimum to the current capacity. If it is greater than the current capacity, it increases the capacity by (oldcapacity*2)+2. For example if your current capacity is 16, it will be (16*2)+2=34.</w:t>
      </w:r>
    </w:p>
    <w:p w14:paraId="6673CF55" w14:textId="77777777" w:rsidR="0054412B" w:rsidRDefault="0054412B" w:rsidP="0054412B">
      <w:pPr>
        <w:pStyle w:val="NormalWeb"/>
        <w:shd w:val="clear" w:color="auto" w:fill="FFFFFF"/>
        <w:jc w:val="both"/>
        <w:rPr>
          <w:rFonts w:ascii="inter-regular" w:hAnsi="inter-regular"/>
          <w:color w:val="333333"/>
        </w:rPr>
      </w:pPr>
      <w:r>
        <w:rPr>
          <w:rStyle w:val="Strong"/>
          <w:rFonts w:ascii="Segoe UI" w:hAnsi="Segoe UI" w:cs="Segoe UI"/>
          <w:color w:val="333333"/>
        </w:rPr>
        <w:t>StringBufferExample7.java</w:t>
      </w:r>
    </w:p>
    <w:p w14:paraId="03E5D3EA" w14:textId="77777777" w:rsidR="0054412B" w:rsidRDefault="0054412B" w:rsidP="0054412B">
      <w:pPr>
        <w:pStyle w:val="alt"/>
        <w:numPr>
          <w:ilvl w:val="0"/>
          <w:numId w:val="183"/>
        </w:numPr>
        <w:spacing w:before="0" w:beforeAutospacing="0" w:after="0" w:afterAutospacing="0" w:line="375" w:lineRule="atLeast"/>
        <w:jc w:val="both"/>
        <w:rPr>
          <w:rFonts w:ascii="inter-regular" w:hAnsi="inter-regular"/>
          <w:color w:val="000000"/>
        </w:rPr>
      </w:pPr>
      <w:r>
        <w:rPr>
          <w:rStyle w:val="keyword"/>
          <w:rFonts w:ascii="inter-regular" w:hAnsi="inter-regular"/>
          <w:b/>
          <w:bCs/>
          <w:color w:val="006699"/>
          <w:bdr w:val="none" w:sz="0" w:space="0" w:color="auto" w:frame="1"/>
        </w:rPr>
        <w:t>class</w:t>
      </w:r>
      <w:r>
        <w:rPr>
          <w:rFonts w:ascii="inter-regular" w:hAnsi="inter-regular"/>
          <w:color w:val="000000"/>
          <w:bdr w:val="none" w:sz="0" w:space="0" w:color="auto" w:frame="1"/>
        </w:rPr>
        <w:t> StringBufferExample7{  </w:t>
      </w:r>
    </w:p>
    <w:p w14:paraId="22FF57EE" w14:textId="77777777" w:rsidR="0054412B" w:rsidRDefault="0054412B" w:rsidP="0054412B">
      <w:pPr>
        <w:numPr>
          <w:ilvl w:val="0"/>
          <w:numId w:val="183"/>
        </w:numPr>
        <w:spacing w:after="0" w:line="375" w:lineRule="atLeast"/>
        <w:jc w:val="both"/>
        <w:rPr>
          <w:rFonts w:ascii="inter-regular" w:hAnsi="inter-regular"/>
          <w:color w:val="000000"/>
        </w:rPr>
      </w:pPr>
      <w:r>
        <w:rPr>
          <w:rStyle w:val="keyword"/>
          <w:rFonts w:ascii="inter-regular" w:hAnsi="inter-regular"/>
          <w:b/>
          <w:bCs/>
          <w:color w:val="006699"/>
          <w:bdr w:val="none" w:sz="0" w:space="0" w:color="auto" w:frame="1"/>
        </w:rPr>
        <w:t>public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static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void</w:t>
      </w:r>
      <w:r>
        <w:rPr>
          <w:rFonts w:ascii="inter-regular" w:hAnsi="inter-regular"/>
          <w:color w:val="000000"/>
          <w:bdr w:val="none" w:sz="0" w:space="0" w:color="auto" w:frame="1"/>
        </w:rPr>
        <w:t> main(String args[]){  </w:t>
      </w:r>
    </w:p>
    <w:p w14:paraId="38DD0779" w14:textId="77777777" w:rsidR="0054412B" w:rsidRDefault="0054412B" w:rsidP="0054412B">
      <w:pPr>
        <w:pStyle w:val="alt"/>
        <w:numPr>
          <w:ilvl w:val="0"/>
          <w:numId w:val="183"/>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StringBuffer sb=</w:t>
      </w:r>
      <w:r>
        <w:rPr>
          <w:rStyle w:val="keyword"/>
          <w:rFonts w:ascii="inter-regular" w:hAnsi="inter-regular"/>
          <w:b/>
          <w:bCs/>
          <w:color w:val="006699"/>
          <w:bdr w:val="none" w:sz="0" w:space="0" w:color="auto" w:frame="1"/>
        </w:rPr>
        <w:t>new</w:t>
      </w:r>
      <w:r>
        <w:rPr>
          <w:rFonts w:ascii="inter-regular" w:hAnsi="inter-regular"/>
          <w:color w:val="000000"/>
          <w:bdr w:val="none" w:sz="0" w:space="0" w:color="auto" w:frame="1"/>
        </w:rPr>
        <w:t> StringBuffer();  </w:t>
      </w:r>
    </w:p>
    <w:p w14:paraId="127487C6" w14:textId="77777777" w:rsidR="0054412B" w:rsidRDefault="0054412B" w:rsidP="0054412B">
      <w:pPr>
        <w:numPr>
          <w:ilvl w:val="0"/>
          <w:numId w:val="183"/>
        </w:numPr>
        <w:spacing w:after="0" w:line="375" w:lineRule="atLeast"/>
        <w:jc w:val="both"/>
        <w:rPr>
          <w:rFonts w:ascii="inter-regular" w:hAnsi="inter-regular"/>
          <w:color w:val="000000"/>
        </w:rPr>
      </w:pPr>
      <w:r>
        <w:rPr>
          <w:rFonts w:ascii="inter-regular" w:hAnsi="inter-regular"/>
          <w:color w:val="000000"/>
          <w:bdr w:val="none" w:sz="0" w:space="0" w:color="auto" w:frame="1"/>
        </w:rPr>
        <w:lastRenderedPageBreak/>
        <w:t>System.out.println(sb.capacity());</w:t>
      </w:r>
      <w:r>
        <w:rPr>
          <w:rStyle w:val="comment"/>
          <w:rFonts w:ascii="inter-regular" w:hAnsi="inter-regular"/>
          <w:color w:val="008200"/>
          <w:bdr w:val="none" w:sz="0" w:space="0" w:color="auto" w:frame="1"/>
        </w:rPr>
        <w:t>//default 16</w:t>
      </w:r>
      <w:r>
        <w:rPr>
          <w:rFonts w:ascii="inter-regular" w:hAnsi="inter-regular"/>
          <w:color w:val="000000"/>
          <w:bdr w:val="none" w:sz="0" w:space="0" w:color="auto" w:frame="1"/>
        </w:rPr>
        <w:t>  </w:t>
      </w:r>
    </w:p>
    <w:p w14:paraId="1B89701A" w14:textId="77777777" w:rsidR="0054412B" w:rsidRDefault="0054412B" w:rsidP="0054412B">
      <w:pPr>
        <w:pStyle w:val="alt"/>
        <w:numPr>
          <w:ilvl w:val="0"/>
          <w:numId w:val="183"/>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sb.append(</w:t>
      </w:r>
      <w:r>
        <w:rPr>
          <w:rStyle w:val="string"/>
          <w:rFonts w:ascii="inter-regular" w:hAnsi="inter-regular"/>
          <w:color w:val="0000FF"/>
          <w:bdr w:val="none" w:sz="0" w:space="0" w:color="auto" w:frame="1"/>
        </w:rPr>
        <w:t>"Hello"</w:t>
      </w:r>
      <w:r>
        <w:rPr>
          <w:rFonts w:ascii="inter-regular" w:hAnsi="inter-regular"/>
          <w:color w:val="000000"/>
          <w:bdr w:val="none" w:sz="0" w:space="0" w:color="auto" w:frame="1"/>
        </w:rPr>
        <w:t>);  </w:t>
      </w:r>
    </w:p>
    <w:p w14:paraId="029E5FA1" w14:textId="77777777" w:rsidR="0054412B" w:rsidRDefault="0054412B" w:rsidP="0054412B">
      <w:pPr>
        <w:numPr>
          <w:ilvl w:val="0"/>
          <w:numId w:val="183"/>
        </w:numPr>
        <w:spacing w:after="0" w:line="375" w:lineRule="atLeast"/>
        <w:jc w:val="both"/>
        <w:rPr>
          <w:rFonts w:ascii="inter-regular" w:hAnsi="inter-regular"/>
          <w:color w:val="000000"/>
        </w:rPr>
      </w:pPr>
      <w:r>
        <w:rPr>
          <w:rFonts w:ascii="inter-regular" w:hAnsi="inter-regular"/>
          <w:color w:val="000000"/>
          <w:bdr w:val="none" w:sz="0" w:space="0" w:color="auto" w:frame="1"/>
        </w:rPr>
        <w:t>System.out.println(sb.capacity());</w:t>
      </w:r>
      <w:r>
        <w:rPr>
          <w:rStyle w:val="comment"/>
          <w:rFonts w:ascii="inter-regular" w:hAnsi="inter-regular"/>
          <w:color w:val="008200"/>
          <w:bdr w:val="none" w:sz="0" w:space="0" w:color="auto" w:frame="1"/>
        </w:rPr>
        <w:t>//now 16</w:t>
      </w:r>
      <w:r>
        <w:rPr>
          <w:rFonts w:ascii="inter-regular" w:hAnsi="inter-regular"/>
          <w:color w:val="000000"/>
          <w:bdr w:val="none" w:sz="0" w:space="0" w:color="auto" w:frame="1"/>
        </w:rPr>
        <w:t>  </w:t>
      </w:r>
    </w:p>
    <w:p w14:paraId="10C75039" w14:textId="77777777" w:rsidR="0054412B" w:rsidRDefault="0054412B" w:rsidP="0054412B">
      <w:pPr>
        <w:pStyle w:val="alt"/>
        <w:numPr>
          <w:ilvl w:val="0"/>
          <w:numId w:val="183"/>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sb.append(</w:t>
      </w:r>
      <w:r>
        <w:rPr>
          <w:rStyle w:val="string"/>
          <w:rFonts w:ascii="inter-regular" w:hAnsi="inter-regular"/>
          <w:color w:val="0000FF"/>
          <w:bdr w:val="none" w:sz="0" w:space="0" w:color="auto" w:frame="1"/>
        </w:rPr>
        <w:t>"java is my favourite language"</w:t>
      </w:r>
      <w:r>
        <w:rPr>
          <w:rFonts w:ascii="inter-regular" w:hAnsi="inter-regular"/>
          <w:color w:val="000000"/>
          <w:bdr w:val="none" w:sz="0" w:space="0" w:color="auto" w:frame="1"/>
        </w:rPr>
        <w:t>);  </w:t>
      </w:r>
    </w:p>
    <w:p w14:paraId="495D5F0B" w14:textId="77777777" w:rsidR="0054412B" w:rsidRDefault="0054412B" w:rsidP="0054412B">
      <w:pPr>
        <w:numPr>
          <w:ilvl w:val="0"/>
          <w:numId w:val="183"/>
        </w:numPr>
        <w:spacing w:after="0" w:line="375" w:lineRule="atLeast"/>
        <w:jc w:val="both"/>
        <w:rPr>
          <w:rFonts w:ascii="inter-regular" w:hAnsi="inter-regular"/>
          <w:color w:val="000000"/>
        </w:rPr>
      </w:pPr>
      <w:r>
        <w:rPr>
          <w:rFonts w:ascii="inter-regular" w:hAnsi="inter-regular"/>
          <w:color w:val="000000"/>
          <w:bdr w:val="none" w:sz="0" w:space="0" w:color="auto" w:frame="1"/>
        </w:rPr>
        <w:t>System.out.println(sb.capacity());</w:t>
      </w:r>
      <w:r>
        <w:rPr>
          <w:rStyle w:val="comment"/>
          <w:rFonts w:ascii="inter-regular" w:hAnsi="inter-regular"/>
          <w:color w:val="008200"/>
          <w:bdr w:val="none" w:sz="0" w:space="0" w:color="auto" w:frame="1"/>
        </w:rPr>
        <w:t>//now (16*2)+2=34 i.e (oldcapacity*2)+2</w:t>
      </w:r>
      <w:r>
        <w:rPr>
          <w:rFonts w:ascii="inter-regular" w:hAnsi="inter-regular"/>
          <w:color w:val="000000"/>
          <w:bdr w:val="none" w:sz="0" w:space="0" w:color="auto" w:frame="1"/>
        </w:rPr>
        <w:t>  </w:t>
      </w:r>
    </w:p>
    <w:p w14:paraId="1E140CA7" w14:textId="77777777" w:rsidR="0054412B" w:rsidRDefault="0054412B" w:rsidP="0054412B">
      <w:pPr>
        <w:pStyle w:val="alt"/>
        <w:numPr>
          <w:ilvl w:val="0"/>
          <w:numId w:val="183"/>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sb.ensureCapacity(</w:t>
      </w:r>
      <w:r>
        <w:rPr>
          <w:rStyle w:val="number"/>
          <w:rFonts w:ascii="inter-regular" w:hAnsi="inter-regular"/>
          <w:color w:val="C00000"/>
          <w:bdr w:val="none" w:sz="0" w:space="0" w:color="auto" w:frame="1"/>
        </w:rPr>
        <w:t>10</w:t>
      </w:r>
      <w:r>
        <w:rPr>
          <w:rFonts w:ascii="inter-regular" w:hAnsi="inter-regular"/>
          <w:color w:val="000000"/>
          <w:bdr w:val="none" w:sz="0" w:space="0" w:color="auto" w:frame="1"/>
        </w:rPr>
        <w:t>);</w:t>
      </w:r>
      <w:r>
        <w:rPr>
          <w:rStyle w:val="comment"/>
          <w:rFonts w:ascii="inter-regular" w:hAnsi="inter-regular"/>
          <w:color w:val="008200"/>
          <w:bdr w:val="none" w:sz="0" w:space="0" w:color="auto" w:frame="1"/>
        </w:rPr>
        <w:t>//now no change</w:t>
      </w:r>
      <w:r>
        <w:rPr>
          <w:rFonts w:ascii="inter-regular" w:hAnsi="inter-regular"/>
          <w:color w:val="000000"/>
          <w:bdr w:val="none" w:sz="0" w:space="0" w:color="auto" w:frame="1"/>
        </w:rPr>
        <w:t>  </w:t>
      </w:r>
    </w:p>
    <w:p w14:paraId="02362C7A" w14:textId="77777777" w:rsidR="0054412B" w:rsidRDefault="0054412B" w:rsidP="0054412B">
      <w:pPr>
        <w:numPr>
          <w:ilvl w:val="0"/>
          <w:numId w:val="183"/>
        </w:numPr>
        <w:spacing w:after="0" w:line="375" w:lineRule="atLeast"/>
        <w:jc w:val="both"/>
        <w:rPr>
          <w:rFonts w:ascii="inter-regular" w:hAnsi="inter-regular"/>
          <w:color w:val="000000"/>
        </w:rPr>
      </w:pPr>
      <w:r>
        <w:rPr>
          <w:rFonts w:ascii="inter-regular" w:hAnsi="inter-regular"/>
          <w:color w:val="000000"/>
          <w:bdr w:val="none" w:sz="0" w:space="0" w:color="auto" w:frame="1"/>
        </w:rPr>
        <w:t>System.out.println(sb.capacity());</w:t>
      </w:r>
      <w:r>
        <w:rPr>
          <w:rStyle w:val="comment"/>
          <w:rFonts w:ascii="inter-regular" w:hAnsi="inter-regular"/>
          <w:color w:val="008200"/>
          <w:bdr w:val="none" w:sz="0" w:space="0" w:color="auto" w:frame="1"/>
        </w:rPr>
        <w:t>//now 34</w:t>
      </w:r>
      <w:r>
        <w:rPr>
          <w:rFonts w:ascii="inter-regular" w:hAnsi="inter-regular"/>
          <w:color w:val="000000"/>
          <w:bdr w:val="none" w:sz="0" w:space="0" w:color="auto" w:frame="1"/>
        </w:rPr>
        <w:t>  </w:t>
      </w:r>
    </w:p>
    <w:p w14:paraId="7354F492" w14:textId="77777777" w:rsidR="0054412B" w:rsidRDefault="0054412B" w:rsidP="0054412B">
      <w:pPr>
        <w:pStyle w:val="alt"/>
        <w:numPr>
          <w:ilvl w:val="0"/>
          <w:numId w:val="183"/>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sb.ensureCapacity(</w:t>
      </w:r>
      <w:r>
        <w:rPr>
          <w:rStyle w:val="number"/>
          <w:rFonts w:ascii="inter-regular" w:hAnsi="inter-regular"/>
          <w:color w:val="C00000"/>
          <w:bdr w:val="none" w:sz="0" w:space="0" w:color="auto" w:frame="1"/>
        </w:rPr>
        <w:t>50</w:t>
      </w:r>
      <w:r>
        <w:rPr>
          <w:rFonts w:ascii="inter-regular" w:hAnsi="inter-regular"/>
          <w:color w:val="000000"/>
          <w:bdr w:val="none" w:sz="0" w:space="0" w:color="auto" w:frame="1"/>
        </w:rPr>
        <w:t>);</w:t>
      </w:r>
      <w:r>
        <w:rPr>
          <w:rStyle w:val="comment"/>
          <w:rFonts w:ascii="inter-regular" w:hAnsi="inter-regular"/>
          <w:color w:val="008200"/>
          <w:bdr w:val="none" w:sz="0" w:space="0" w:color="auto" w:frame="1"/>
        </w:rPr>
        <w:t>//now (34*2)+2</w:t>
      </w:r>
      <w:r>
        <w:rPr>
          <w:rFonts w:ascii="inter-regular" w:hAnsi="inter-regular"/>
          <w:color w:val="000000"/>
          <w:bdr w:val="none" w:sz="0" w:space="0" w:color="auto" w:frame="1"/>
        </w:rPr>
        <w:t>  </w:t>
      </w:r>
    </w:p>
    <w:p w14:paraId="1D378459" w14:textId="77777777" w:rsidR="0054412B" w:rsidRDefault="0054412B" w:rsidP="0054412B">
      <w:pPr>
        <w:numPr>
          <w:ilvl w:val="0"/>
          <w:numId w:val="183"/>
        </w:numPr>
        <w:spacing w:after="0" w:line="375" w:lineRule="atLeast"/>
        <w:jc w:val="both"/>
        <w:rPr>
          <w:rFonts w:ascii="inter-regular" w:hAnsi="inter-regular"/>
          <w:color w:val="000000"/>
        </w:rPr>
      </w:pPr>
      <w:r>
        <w:rPr>
          <w:rFonts w:ascii="inter-regular" w:hAnsi="inter-regular"/>
          <w:color w:val="000000"/>
          <w:bdr w:val="none" w:sz="0" w:space="0" w:color="auto" w:frame="1"/>
        </w:rPr>
        <w:t>System.out.println(sb.capacity());</w:t>
      </w:r>
      <w:r>
        <w:rPr>
          <w:rStyle w:val="comment"/>
          <w:rFonts w:ascii="inter-regular" w:hAnsi="inter-regular"/>
          <w:color w:val="008200"/>
          <w:bdr w:val="none" w:sz="0" w:space="0" w:color="auto" w:frame="1"/>
        </w:rPr>
        <w:t>//now 70</w:t>
      </w:r>
      <w:r>
        <w:rPr>
          <w:rFonts w:ascii="inter-regular" w:hAnsi="inter-regular"/>
          <w:color w:val="000000"/>
          <w:bdr w:val="none" w:sz="0" w:space="0" w:color="auto" w:frame="1"/>
        </w:rPr>
        <w:t>  </w:t>
      </w:r>
    </w:p>
    <w:p w14:paraId="75DD05BF" w14:textId="77777777" w:rsidR="0054412B" w:rsidRDefault="0054412B" w:rsidP="0054412B">
      <w:pPr>
        <w:pStyle w:val="alt"/>
        <w:numPr>
          <w:ilvl w:val="0"/>
          <w:numId w:val="183"/>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w:t>
      </w:r>
    </w:p>
    <w:p w14:paraId="3B32722A" w14:textId="77777777" w:rsidR="0054412B" w:rsidRDefault="0054412B" w:rsidP="0054412B">
      <w:pPr>
        <w:numPr>
          <w:ilvl w:val="0"/>
          <w:numId w:val="183"/>
        </w:numPr>
        <w:spacing w:after="0" w:line="375" w:lineRule="atLeast"/>
        <w:jc w:val="both"/>
        <w:rPr>
          <w:rFonts w:ascii="inter-regular" w:hAnsi="inter-regular"/>
          <w:color w:val="000000"/>
        </w:rPr>
      </w:pPr>
      <w:r>
        <w:rPr>
          <w:rFonts w:ascii="inter-regular" w:hAnsi="inter-regular"/>
          <w:color w:val="000000"/>
          <w:bdr w:val="none" w:sz="0" w:space="0" w:color="auto" w:frame="1"/>
        </w:rPr>
        <w:t>}  </w:t>
      </w:r>
    </w:p>
    <w:p w14:paraId="19527FD0" w14:textId="77777777" w:rsidR="0054412B" w:rsidRDefault="0054412B" w:rsidP="0054412B">
      <w:pPr>
        <w:pStyle w:val="NormalWeb"/>
        <w:shd w:val="clear" w:color="auto" w:fill="FFFFFF"/>
        <w:jc w:val="both"/>
        <w:rPr>
          <w:rFonts w:ascii="inter-regular" w:hAnsi="inter-regular"/>
          <w:color w:val="333333"/>
        </w:rPr>
      </w:pPr>
      <w:r>
        <w:rPr>
          <w:rStyle w:val="Strong"/>
          <w:rFonts w:ascii="Segoe UI" w:hAnsi="Segoe UI" w:cs="Segoe UI"/>
          <w:color w:val="333333"/>
        </w:rPr>
        <w:t>Output:</w:t>
      </w:r>
    </w:p>
    <w:p w14:paraId="0CFE1E24" w14:textId="77777777" w:rsidR="0054412B" w:rsidRDefault="0054412B" w:rsidP="0054412B">
      <w:pPr>
        <w:pStyle w:val="HTMLPreformatted"/>
        <w:shd w:val="clear" w:color="auto" w:fill="EEEEEE"/>
        <w:jc w:val="both"/>
        <w:rPr>
          <w:color w:val="535559"/>
        </w:rPr>
      </w:pPr>
      <w:r>
        <w:rPr>
          <w:color w:val="535559"/>
        </w:rPr>
        <w:t>16</w:t>
      </w:r>
    </w:p>
    <w:p w14:paraId="0BD6FAD0" w14:textId="77777777" w:rsidR="0054412B" w:rsidRDefault="0054412B" w:rsidP="0054412B">
      <w:pPr>
        <w:pStyle w:val="HTMLPreformatted"/>
        <w:shd w:val="clear" w:color="auto" w:fill="EEEEEE"/>
        <w:jc w:val="both"/>
        <w:rPr>
          <w:color w:val="535559"/>
        </w:rPr>
      </w:pPr>
      <w:r>
        <w:rPr>
          <w:color w:val="535559"/>
        </w:rPr>
        <w:t>16</w:t>
      </w:r>
    </w:p>
    <w:p w14:paraId="5160A5B9" w14:textId="77777777" w:rsidR="0054412B" w:rsidRDefault="0054412B" w:rsidP="0054412B">
      <w:pPr>
        <w:pStyle w:val="HTMLPreformatted"/>
        <w:shd w:val="clear" w:color="auto" w:fill="EEEEEE"/>
        <w:jc w:val="both"/>
        <w:rPr>
          <w:color w:val="535559"/>
        </w:rPr>
      </w:pPr>
      <w:r>
        <w:rPr>
          <w:color w:val="535559"/>
        </w:rPr>
        <w:t>34</w:t>
      </w:r>
    </w:p>
    <w:p w14:paraId="03C291D6" w14:textId="77777777" w:rsidR="0054412B" w:rsidRDefault="0054412B" w:rsidP="0054412B">
      <w:pPr>
        <w:pStyle w:val="HTMLPreformatted"/>
        <w:shd w:val="clear" w:color="auto" w:fill="EEEEEE"/>
        <w:jc w:val="both"/>
        <w:rPr>
          <w:color w:val="535559"/>
        </w:rPr>
      </w:pPr>
      <w:r>
        <w:rPr>
          <w:color w:val="535559"/>
        </w:rPr>
        <w:t>34</w:t>
      </w:r>
    </w:p>
    <w:p w14:paraId="5A617A3C" w14:textId="77777777" w:rsidR="0054412B" w:rsidRDefault="0054412B" w:rsidP="0054412B">
      <w:pPr>
        <w:pStyle w:val="HTMLPreformatted"/>
        <w:shd w:val="clear" w:color="auto" w:fill="EEEEEE"/>
        <w:jc w:val="both"/>
        <w:rPr>
          <w:color w:val="535559"/>
        </w:rPr>
      </w:pPr>
      <w:r>
        <w:rPr>
          <w:color w:val="535559"/>
        </w:rPr>
        <w:t>70</w:t>
      </w:r>
    </w:p>
    <w:p w14:paraId="689B322D" w14:textId="77777777" w:rsidR="0054412B" w:rsidRDefault="0054412B" w:rsidP="0027496C">
      <w:pPr>
        <w:rPr>
          <w:b/>
          <w:bCs/>
          <w:sz w:val="44"/>
          <w:szCs w:val="44"/>
          <w:u w:val="single"/>
        </w:rPr>
      </w:pPr>
    </w:p>
    <w:p w14:paraId="24E0D525" w14:textId="77777777" w:rsidR="000C6C5D" w:rsidRDefault="000C6C5D" w:rsidP="000C6C5D">
      <w:pPr>
        <w:pStyle w:val="NormalWeb"/>
        <w:shd w:val="clear" w:color="auto" w:fill="FFFFFF"/>
        <w:jc w:val="both"/>
        <w:rPr>
          <w:rFonts w:ascii="inter-regular" w:hAnsi="inter-regular"/>
          <w:color w:val="333333"/>
        </w:rPr>
      </w:pPr>
      <w:r>
        <w:rPr>
          <w:rFonts w:ascii="inter-regular" w:hAnsi="inter-regular"/>
          <w:color w:val="333333"/>
        </w:rPr>
        <w:t>Java StringBuilder class is used to create mutable (modifiable) String. The Java StringBuilder class is same as StringBuffer class except that it is non-synchronized. It is available since JDK 1.5.</w:t>
      </w:r>
    </w:p>
    <w:p w14:paraId="605DBC63" w14:textId="77777777" w:rsidR="000C6C5D" w:rsidRDefault="000C6C5D" w:rsidP="000C6C5D">
      <w:pPr>
        <w:pStyle w:val="Heading2"/>
        <w:shd w:val="clear" w:color="auto" w:fill="FFFFFF"/>
        <w:spacing w:line="312" w:lineRule="atLeast"/>
        <w:jc w:val="both"/>
        <w:rPr>
          <w:rFonts w:ascii="Helvetica" w:hAnsi="Helvetica"/>
          <w:b w:val="0"/>
          <w:bCs w:val="0"/>
          <w:color w:val="610B38"/>
          <w:sz w:val="38"/>
          <w:szCs w:val="38"/>
        </w:rPr>
      </w:pPr>
      <w:r>
        <w:rPr>
          <w:rFonts w:ascii="Helvetica" w:hAnsi="Helvetica"/>
          <w:b w:val="0"/>
          <w:bCs w:val="0"/>
          <w:color w:val="610B38"/>
          <w:sz w:val="38"/>
          <w:szCs w:val="38"/>
        </w:rPr>
        <w:t>Important Constructors of StringBuilder class</w:t>
      </w:r>
    </w:p>
    <w:tbl>
      <w:tblPr>
        <w:tblW w:w="15888"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4328"/>
        <w:gridCol w:w="11560"/>
      </w:tblGrid>
      <w:tr w:rsidR="000C6C5D" w14:paraId="14E9003F" w14:textId="77777777" w:rsidTr="000C6C5D">
        <w:tc>
          <w:tcPr>
            <w:tcW w:w="0" w:type="auto"/>
            <w:shd w:val="clear" w:color="auto" w:fill="C7CCBE"/>
            <w:tcMar>
              <w:top w:w="180" w:type="dxa"/>
              <w:left w:w="180" w:type="dxa"/>
              <w:bottom w:w="180" w:type="dxa"/>
              <w:right w:w="180" w:type="dxa"/>
            </w:tcMar>
            <w:hideMark/>
          </w:tcPr>
          <w:p w14:paraId="07111AE7" w14:textId="77777777" w:rsidR="000C6C5D" w:rsidRDefault="000C6C5D">
            <w:pPr>
              <w:rPr>
                <w:rFonts w:ascii="Times New Roman" w:hAnsi="Times New Roman"/>
                <w:b/>
                <w:bCs/>
                <w:color w:val="000000"/>
                <w:sz w:val="26"/>
                <w:szCs w:val="26"/>
              </w:rPr>
            </w:pPr>
            <w:r>
              <w:rPr>
                <w:b/>
                <w:bCs/>
                <w:color w:val="000000"/>
                <w:sz w:val="26"/>
                <w:szCs w:val="26"/>
              </w:rPr>
              <w:t>Constructor</w:t>
            </w:r>
          </w:p>
        </w:tc>
        <w:tc>
          <w:tcPr>
            <w:tcW w:w="0" w:type="auto"/>
            <w:shd w:val="clear" w:color="auto" w:fill="C7CCBE"/>
            <w:tcMar>
              <w:top w:w="180" w:type="dxa"/>
              <w:left w:w="180" w:type="dxa"/>
              <w:bottom w:w="180" w:type="dxa"/>
              <w:right w:w="180" w:type="dxa"/>
            </w:tcMar>
            <w:hideMark/>
          </w:tcPr>
          <w:p w14:paraId="3641C9D7" w14:textId="77777777" w:rsidR="000C6C5D" w:rsidRDefault="000C6C5D">
            <w:pPr>
              <w:rPr>
                <w:b/>
                <w:bCs/>
                <w:color w:val="000000"/>
                <w:sz w:val="26"/>
                <w:szCs w:val="26"/>
              </w:rPr>
            </w:pPr>
            <w:r>
              <w:rPr>
                <w:b/>
                <w:bCs/>
                <w:color w:val="000000"/>
                <w:sz w:val="26"/>
                <w:szCs w:val="26"/>
              </w:rPr>
              <w:t>Description</w:t>
            </w:r>
          </w:p>
        </w:tc>
      </w:tr>
      <w:tr w:rsidR="000C6C5D" w14:paraId="32CAD0E4" w14:textId="77777777" w:rsidTr="000C6C5D">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9BB1AC5" w14:textId="77777777" w:rsidR="000C6C5D" w:rsidRDefault="000C6C5D">
            <w:pPr>
              <w:jc w:val="both"/>
              <w:rPr>
                <w:rFonts w:ascii="inter-regular" w:hAnsi="inter-regular"/>
                <w:color w:val="333333"/>
                <w:sz w:val="24"/>
                <w:szCs w:val="24"/>
              </w:rPr>
            </w:pPr>
            <w:r>
              <w:rPr>
                <w:rFonts w:ascii="inter-regular" w:hAnsi="inter-regular"/>
                <w:color w:val="333333"/>
              </w:rPr>
              <w:t>StringBuilder()</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9FEE603" w14:textId="77777777" w:rsidR="000C6C5D" w:rsidRDefault="000C6C5D">
            <w:pPr>
              <w:jc w:val="both"/>
              <w:rPr>
                <w:rFonts w:ascii="inter-regular" w:hAnsi="inter-regular"/>
                <w:color w:val="333333"/>
              </w:rPr>
            </w:pPr>
            <w:r>
              <w:rPr>
                <w:rFonts w:ascii="inter-regular" w:hAnsi="inter-regular"/>
                <w:color w:val="333333"/>
              </w:rPr>
              <w:t>It creates an empty String Builder with the initial capacity of 16.</w:t>
            </w:r>
          </w:p>
        </w:tc>
      </w:tr>
      <w:tr w:rsidR="000C6C5D" w14:paraId="2F657714" w14:textId="77777777" w:rsidTr="000C6C5D">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9BC7F77" w14:textId="77777777" w:rsidR="000C6C5D" w:rsidRDefault="000C6C5D">
            <w:pPr>
              <w:jc w:val="both"/>
              <w:rPr>
                <w:rFonts w:ascii="inter-regular" w:hAnsi="inter-regular"/>
                <w:color w:val="333333"/>
              </w:rPr>
            </w:pPr>
            <w:r>
              <w:rPr>
                <w:rFonts w:ascii="inter-regular" w:hAnsi="inter-regular"/>
                <w:color w:val="333333"/>
              </w:rPr>
              <w:t>StringBuilder(String str)</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F72BA64" w14:textId="77777777" w:rsidR="000C6C5D" w:rsidRDefault="000C6C5D">
            <w:pPr>
              <w:jc w:val="both"/>
              <w:rPr>
                <w:rFonts w:ascii="inter-regular" w:hAnsi="inter-regular"/>
                <w:color w:val="333333"/>
              </w:rPr>
            </w:pPr>
            <w:r>
              <w:rPr>
                <w:rFonts w:ascii="inter-regular" w:hAnsi="inter-regular"/>
                <w:color w:val="333333"/>
              </w:rPr>
              <w:t>It creates a String Builder with the specified string.</w:t>
            </w:r>
          </w:p>
        </w:tc>
      </w:tr>
      <w:tr w:rsidR="000C6C5D" w14:paraId="6C4D34CA" w14:textId="77777777" w:rsidTr="000C6C5D">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296118E" w14:textId="77777777" w:rsidR="000C6C5D" w:rsidRDefault="000C6C5D">
            <w:pPr>
              <w:jc w:val="both"/>
              <w:rPr>
                <w:rFonts w:ascii="inter-regular" w:hAnsi="inter-regular"/>
                <w:color w:val="333333"/>
              </w:rPr>
            </w:pPr>
            <w:r>
              <w:rPr>
                <w:rFonts w:ascii="inter-regular" w:hAnsi="inter-regular"/>
                <w:color w:val="333333"/>
              </w:rPr>
              <w:t>StringBuilder(int length)</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22C65E1" w14:textId="77777777" w:rsidR="000C6C5D" w:rsidRDefault="000C6C5D">
            <w:pPr>
              <w:jc w:val="both"/>
              <w:rPr>
                <w:rFonts w:ascii="inter-regular" w:hAnsi="inter-regular"/>
                <w:color w:val="333333"/>
              </w:rPr>
            </w:pPr>
            <w:r>
              <w:rPr>
                <w:rFonts w:ascii="inter-regular" w:hAnsi="inter-regular"/>
                <w:color w:val="333333"/>
              </w:rPr>
              <w:t>It creates an empty String Builder with the specified capacity as length.</w:t>
            </w:r>
          </w:p>
        </w:tc>
      </w:tr>
    </w:tbl>
    <w:p w14:paraId="68EF113B" w14:textId="77777777" w:rsidR="000C6C5D" w:rsidRPr="00DD7B35" w:rsidRDefault="000C6C5D" w:rsidP="00DD7B35">
      <w:pPr>
        <w:pStyle w:val="Heading2"/>
        <w:shd w:val="clear" w:color="auto" w:fill="FFFFFF"/>
        <w:spacing w:line="312" w:lineRule="atLeast"/>
        <w:jc w:val="both"/>
        <w:rPr>
          <w:rFonts w:ascii="Helvetica" w:hAnsi="Helvetica"/>
          <w:b w:val="0"/>
          <w:bCs w:val="0"/>
          <w:color w:val="610B38"/>
          <w:sz w:val="38"/>
          <w:szCs w:val="38"/>
        </w:rPr>
      </w:pPr>
      <w:r>
        <w:rPr>
          <w:rFonts w:ascii="Helvetica" w:hAnsi="Helvetica"/>
          <w:b w:val="0"/>
          <w:bCs w:val="0"/>
          <w:color w:val="610B38"/>
          <w:sz w:val="38"/>
          <w:szCs w:val="38"/>
        </w:rPr>
        <w:t>Important methods of StringBuilder class</w:t>
      </w:r>
    </w:p>
    <w:p w14:paraId="3674FB58" w14:textId="77777777" w:rsidR="000C6C5D" w:rsidRDefault="000C6C5D" w:rsidP="000C6C5D">
      <w:pPr>
        <w:pStyle w:val="Heading2"/>
        <w:shd w:val="clear" w:color="auto" w:fill="000000"/>
        <w:jc w:val="center"/>
        <w:textAlignment w:val="top"/>
        <w:rPr>
          <w:rFonts w:ascii="Roboto" w:hAnsi="Roboto"/>
          <w:b w:val="0"/>
          <w:bCs w:val="0"/>
          <w:color w:val="FFFFFF"/>
          <w:sz w:val="21"/>
          <w:szCs w:val="21"/>
          <w:lang w:val="en"/>
        </w:rPr>
      </w:pPr>
    </w:p>
    <w:tbl>
      <w:tblPr>
        <w:tblW w:w="15888"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4444"/>
        <w:gridCol w:w="11444"/>
      </w:tblGrid>
      <w:tr w:rsidR="000C6C5D" w14:paraId="2F77D1A4" w14:textId="77777777" w:rsidTr="000C6C5D">
        <w:tc>
          <w:tcPr>
            <w:tcW w:w="0" w:type="auto"/>
            <w:shd w:val="clear" w:color="auto" w:fill="C7CCBE"/>
            <w:tcMar>
              <w:top w:w="180" w:type="dxa"/>
              <w:left w:w="180" w:type="dxa"/>
              <w:bottom w:w="180" w:type="dxa"/>
              <w:right w:w="180" w:type="dxa"/>
            </w:tcMar>
            <w:hideMark/>
          </w:tcPr>
          <w:p w14:paraId="40DB42EC" w14:textId="77777777" w:rsidR="000C6C5D" w:rsidRDefault="000C6C5D">
            <w:pPr>
              <w:rPr>
                <w:rFonts w:ascii="Times New Roman" w:hAnsi="Times New Roman"/>
                <w:b/>
                <w:bCs/>
                <w:color w:val="000000"/>
                <w:sz w:val="26"/>
                <w:szCs w:val="26"/>
              </w:rPr>
            </w:pPr>
            <w:r>
              <w:rPr>
                <w:b/>
                <w:bCs/>
                <w:color w:val="000000"/>
                <w:sz w:val="26"/>
                <w:szCs w:val="26"/>
              </w:rPr>
              <w:lastRenderedPageBreak/>
              <w:t>Method</w:t>
            </w:r>
          </w:p>
        </w:tc>
        <w:tc>
          <w:tcPr>
            <w:tcW w:w="0" w:type="auto"/>
            <w:shd w:val="clear" w:color="auto" w:fill="C7CCBE"/>
            <w:tcMar>
              <w:top w:w="180" w:type="dxa"/>
              <w:left w:w="180" w:type="dxa"/>
              <w:bottom w:w="180" w:type="dxa"/>
              <w:right w:w="180" w:type="dxa"/>
            </w:tcMar>
            <w:hideMark/>
          </w:tcPr>
          <w:p w14:paraId="36A33D6A" w14:textId="77777777" w:rsidR="000C6C5D" w:rsidRDefault="000C6C5D">
            <w:pPr>
              <w:rPr>
                <w:b/>
                <w:bCs/>
                <w:color w:val="000000"/>
                <w:sz w:val="26"/>
                <w:szCs w:val="26"/>
              </w:rPr>
            </w:pPr>
            <w:r>
              <w:rPr>
                <w:b/>
                <w:bCs/>
                <w:color w:val="000000"/>
                <w:sz w:val="26"/>
                <w:szCs w:val="26"/>
              </w:rPr>
              <w:t>Description</w:t>
            </w:r>
          </w:p>
        </w:tc>
      </w:tr>
      <w:tr w:rsidR="000C6C5D" w14:paraId="3FA6D903" w14:textId="77777777" w:rsidTr="000C6C5D">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2B25B05" w14:textId="77777777" w:rsidR="000C6C5D" w:rsidRDefault="000C6C5D">
            <w:pPr>
              <w:jc w:val="both"/>
              <w:rPr>
                <w:rFonts w:ascii="inter-regular" w:hAnsi="inter-regular"/>
                <w:color w:val="333333"/>
                <w:sz w:val="24"/>
                <w:szCs w:val="24"/>
              </w:rPr>
            </w:pPr>
            <w:r>
              <w:rPr>
                <w:rFonts w:ascii="inter-regular" w:hAnsi="inter-regular"/>
                <w:color w:val="333333"/>
              </w:rPr>
              <w:t>public StringBuilder append(String 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F5A8B82" w14:textId="77777777" w:rsidR="000C6C5D" w:rsidRDefault="000C6C5D">
            <w:pPr>
              <w:jc w:val="both"/>
              <w:rPr>
                <w:rFonts w:ascii="inter-regular" w:hAnsi="inter-regular"/>
                <w:color w:val="333333"/>
              </w:rPr>
            </w:pPr>
            <w:r>
              <w:rPr>
                <w:rFonts w:ascii="inter-regular" w:hAnsi="inter-regular"/>
                <w:color w:val="333333"/>
              </w:rPr>
              <w:t>It is used to append the specified string with this string. The append() method is overloaded like append(char), append(boolean), append(int), append(float), append(double) etc.</w:t>
            </w:r>
          </w:p>
        </w:tc>
      </w:tr>
      <w:tr w:rsidR="000C6C5D" w14:paraId="59CC5563" w14:textId="77777777" w:rsidTr="000C6C5D">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EE0194F" w14:textId="77777777" w:rsidR="000C6C5D" w:rsidRDefault="000C6C5D">
            <w:pPr>
              <w:jc w:val="both"/>
              <w:rPr>
                <w:rFonts w:ascii="inter-regular" w:hAnsi="inter-regular"/>
                <w:color w:val="333333"/>
              </w:rPr>
            </w:pPr>
            <w:r>
              <w:rPr>
                <w:rFonts w:ascii="inter-regular" w:hAnsi="inter-regular"/>
                <w:color w:val="333333"/>
              </w:rPr>
              <w:t>public StringBuilder insert(int offset, String s)</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637E801" w14:textId="77777777" w:rsidR="000C6C5D" w:rsidRDefault="000C6C5D">
            <w:pPr>
              <w:jc w:val="both"/>
              <w:rPr>
                <w:rFonts w:ascii="inter-regular" w:hAnsi="inter-regular"/>
                <w:color w:val="333333"/>
              </w:rPr>
            </w:pPr>
            <w:r>
              <w:rPr>
                <w:rFonts w:ascii="inter-regular" w:hAnsi="inter-regular"/>
                <w:color w:val="333333"/>
              </w:rPr>
              <w:t>It is used to insert the specified string with this string at the specified position. The insert() method is overloaded like insert(int, char), insert(int, boolean), insert(int, int), insert(int, float), insert(int, double) etc.</w:t>
            </w:r>
          </w:p>
        </w:tc>
      </w:tr>
      <w:tr w:rsidR="000C6C5D" w14:paraId="552CD231" w14:textId="77777777" w:rsidTr="000C6C5D">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EF4ADE1" w14:textId="77777777" w:rsidR="000C6C5D" w:rsidRDefault="000C6C5D">
            <w:pPr>
              <w:jc w:val="both"/>
              <w:rPr>
                <w:rFonts w:ascii="inter-regular" w:hAnsi="inter-regular"/>
                <w:color w:val="333333"/>
              </w:rPr>
            </w:pPr>
            <w:r>
              <w:rPr>
                <w:rFonts w:ascii="inter-regular" w:hAnsi="inter-regular"/>
                <w:color w:val="333333"/>
              </w:rPr>
              <w:t>public StringBuilder replace(int startIndex, int endIndex, String str)</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BBF4E54" w14:textId="77777777" w:rsidR="000C6C5D" w:rsidRDefault="000C6C5D">
            <w:pPr>
              <w:jc w:val="both"/>
              <w:rPr>
                <w:rFonts w:ascii="inter-regular" w:hAnsi="inter-regular"/>
                <w:color w:val="333333"/>
              </w:rPr>
            </w:pPr>
            <w:r>
              <w:rPr>
                <w:rFonts w:ascii="inter-regular" w:hAnsi="inter-regular"/>
                <w:color w:val="333333"/>
              </w:rPr>
              <w:t>It is used to replace the string from specified startIndex and endIndex.</w:t>
            </w:r>
          </w:p>
        </w:tc>
      </w:tr>
      <w:tr w:rsidR="000C6C5D" w14:paraId="451EB36A" w14:textId="77777777" w:rsidTr="000C6C5D">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3888E4C" w14:textId="77777777" w:rsidR="000C6C5D" w:rsidRDefault="000C6C5D">
            <w:pPr>
              <w:jc w:val="both"/>
              <w:rPr>
                <w:rFonts w:ascii="inter-regular" w:hAnsi="inter-regular"/>
                <w:color w:val="333333"/>
              </w:rPr>
            </w:pPr>
            <w:r>
              <w:rPr>
                <w:rFonts w:ascii="inter-regular" w:hAnsi="inter-regular"/>
                <w:color w:val="333333"/>
              </w:rPr>
              <w:t>public StringBuilder delete(int startIndex, int endIndex)</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18C7D40D" w14:textId="77777777" w:rsidR="000C6C5D" w:rsidRDefault="000C6C5D">
            <w:pPr>
              <w:jc w:val="both"/>
              <w:rPr>
                <w:rFonts w:ascii="inter-regular" w:hAnsi="inter-regular"/>
                <w:color w:val="333333"/>
              </w:rPr>
            </w:pPr>
            <w:r>
              <w:rPr>
                <w:rFonts w:ascii="inter-regular" w:hAnsi="inter-regular"/>
                <w:color w:val="333333"/>
              </w:rPr>
              <w:t>It is used to delete the string from specified startIndex and endIndex.</w:t>
            </w:r>
          </w:p>
        </w:tc>
      </w:tr>
      <w:tr w:rsidR="000C6C5D" w14:paraId="6671EF89" w14:textId="77777777" w:rsidTr="000C6C5D">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5D5C84B" w14:textId="77777777" w:rsidR="000C6C5D" w:rsidRDefault="000C6C5D">
            <w:pPr>
              <w:jc w:val="both"/>
              <w:rPr>
                <w:rFonts w:ascii="inter-regular" w:hAnsi="inter-regular"/>
                <w:color w:val="333333"/>
              </w:rPr>
            </w:pPr>
            <w:r>
              <w:rPr>
                <w:rFonts w:ascii="inter-regular" w:hAnsi="inter-regular"/>
                <w:color w:val="333333"/>
              </w:rPr>
              <w:t>public StringBuilder reverse()</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571B678" w14:textId="77777777" w:rsidR="000C6C5D" w:rsidRDefault="000C6C5D">
            <w:pPr>
              <w:jc w:val="both"/>
              <w:rPr>
                <w:rFonts w:ascii="inter-regular" w:hAnsi="inter-regular"/>
                <w:color w:val="333333"/>
              </w:rPr>
            </w:pPr>
            <w:r>
              <w:rPr>
                <w:rFonts w:ascii="inter-regular" w:hAnsi="inter-regular"/>
                <w:color w:val="333333"/>
              </w:rPr>
              <w:t>It is used to reverse the string.</w:t>
            </w:r>
          </w:p>
        </w:tc>
      </w:tr>
      <w:tr w:rsidR="000C6C5D" w14:paraId="09926A3A" w14:textId="77777777" w:rsidTr="000C6C5D">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BFF41B9" w14:textId="77777777" w:rsidR="000C6C5D" w:rsidRDefault="000C6C5D">
            <w:pPr>
              <w:jc w:val="both"/>
              <w:rPr>
                <w:rFonts w:ascii="inter-regular" w:hAnsi="inter-regular"/>
                <w:color w:val="333333"/>
              </w:rPr>
            </w:pPr>
            <w:r>
              <w:rPr>
                <w:rFonts w:ascii="inter-regular" w:hAnsi="inter-regular"/>
                <w:color w:val="333333"/>
              </w:rPr>
              <w:t>public int capacity()</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A891FB6" w14:textId="77777777" w:rsidR="000C6C5D" w:rsidRDefault="000C6C5D">
            <w:pPr>
              <w:jc w:val="both"/>
              <w:rPr>
                <w:rFonts w:ascii="inter-regular" w:hAnsi="inter-regular"/>
                <w:color w:val="333333"/>
              </w:rPr>
            </w:pPr>
            <w:r>
              <w:rPr>
                <w:rFonts w:ascii="inter-regular" w:hAnsi="inter-regular"/>
                <w:color w:val="333333"/>
              </w:rPr>
              <w:t>It is used to return the current capacity.</w:t>
            </w:r>
          </w:p>
        </w:tc>
      </w:tr>
      <w:tr w:rsidR="000C6C5D" w14:paraId="2F31F60E" w14:textId="77777777" w:rsidTr="000C6C5D">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101F621" w14:textId="77777777" w:rsidR="000C6C5D" w:rsidRDefault="000C6C5D">
            <w:pPr>
              <w:jc w:val="both"/>
              <w:rPr>
                <w:rFonts w:ascii="inter-regular" w:hAnsi="inter-regular"/>
                <w:color w:val="333333"/>
              </w:rPr>
            </w:pPr>
            <w:r>
              <w:rPr>
                <w:rFonts w:ascii="inter-regular" w:hAnsi="inter-regular"/>
                <w:color w:val="333333"/>
              </w:rPr>
              <w:t>public void ensureCapacity(int minimumCapacity)</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34C3FA1" w14:textId="77777777" w:rsidR="000C6C5D" w:rsidRDefault="000C6C5D">
            <w:pPr>
              <w:jc w:val="both"/>
              <w:rPr>
                <w:rFonts w:ascii="inter-regular" w:hAnsi="inter-regular"/>
                <w:color w:val="333333"/>
              </w:rPr>
            </w:pPr>
            <w:r>
              <w:rPr>
                <w:rFonts w:ascii="inter-regular" w:hAnsi="inter-regular"/>
                <w:color w:val="333333"/>
              </w:rPr>
              <w:t>It is used to ensure the capacity at least equal to the given minimum.</w:t>
            </w:r>
          </w:p>
        </w:tc>
      </w:tr>
      <w:tr w:rsidR="000C6C5D" w14:paraId="53AB9127" w14:textId="77777777" w:rsidTr="000C6C5D">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AB94683" w14:textId="77777777" w:rsidR="000C6C5D" w:rsidRDefault="000C6C5D">
            <w:pPr>
              <w:jc w:val="both"/>
              <w:rPr>
                <w:rFonts w:ascii="inter-regular" w:hAnsi="inter-regular"/>
                <w:color w:val="333333"/>
              </w:rPr>
            </w:pPr>
            <w:r>
              <w:rPr>
                <w:rFonts w:ascii="inter-regular" w:hAnsi="inter-regular"/>
                <w:color w:val="333333"/>
              </w:rPr>
              <w:t>public char charAt(int index)</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0D2D7BF" w14:textId="77777777" w:rsidR="000C6C5D" w:rsidRDefault="000C6C5D">
            <w:pPr>
              <w:jc w:val="both"/>
              <w:rPr>
                <w:rFonts w:ascii="inter-regular" w:hAnsi="inter-regular"/>
                <w:color w:val="333333"/>
              </w:rPr>
            </w:pPr>
            <w:r>
              <w:rPr>
                <w:rFonts w:ascii="inter-regular" w:hAnsi="inter-regular"/>
                <w:color w:val="333333"/>
              </w:rPr>
              <w:t>It is used to return the character at the specified position.</w:t>
            </w:r>
          </w:p>
        </w:tc>
      </w:tr>
      <w:tr w:rsidR="000C6C5D" w14:paraId="60E9986B" w14:textId="77777777" w:rsidTr="000C6C5D">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7EC6C0B" w14:textId="77777777" w:rsidR="000C6C5D" w:rsidRDefault="000C6C5D">
            <w:pPr>
              <w:jc w:val="both"/>
              <w:rPr>
                <w:rFonts w:ascii="inter-regular" w:hAnsi="inter-regular"/>
                <w:color w:val="333333"/>
              </w:rPr>
            </w:pPr>
            <w:r>
              <w:rPr>
                <w:rFonts w:ascii="inter-regular" w:hAnsi="inter-regular"/>
                <w:color w:val="333333"/>
              </w:rPr>
              <w:t>public int length()</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3F9CAE5" w14:textId="77777777" w:rsidR="000C6C5D" w:rsidRDefault="000C6C5D">
            <w:pPr>
              <w:jc w:val="both"/>
              <w:rPr>
                <w:rFonts w:ascii="inter-regular" w:hAnsi="inter-regular"/>
                <w:color w:val="333333"/>
              </w:rPr>
            </w:pPr>
            <w:r>
              <w:rPr>
                <w:rFonts w:ascii="inter-regular" w:hAnsi="inter-regular"/>
                <w:color w:val="333333"/>
              </w:rPr>
              <w:t>It is used to return the length of the string i.e. total number of characters.</w:t>
            </w:r>
          </w:p>
        </w:tc>
      </w:tr>
      <w:tr w:rsidR="000C6C5D" w14:paraId="43D2DBA7" w14:textId="77777777" w:rsidTr="000C6C5D">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C8929EB" w14:textId="77777777" w:rsidR="000C6C5D" w:rsidRDefault="000C6C5D">
            <w:pPr>
              <w:jc w:val="both"/>
              <w:rPr>
                <w:rFonts w:ascii="inter-regular" w:hAnsi="inter-regular"/>
                <w:color w:val="333333"/>
              </w:rPr>
            </w:pPr>
            <w:r>
              <w:rPr>
                <w:rFonts w:ascii="inter-regular" w:hAnsi="inter-regular"/>
                <w:color w:val="333333"/>
              </w:rPr>
              <w:t>public String substring(int beginIndex)</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51A0F89" w14:textId="77777777" w:rsidR="000C6C5D" w:rsidRDefault="000C6C5D">
            <w:pPr>
              <w:jc w:val="both"/>
              <w:rPr>
                <w:rFonts w:ascii="inter-regular" w:hAnsi="inter-regular"/>
                <w:color w:val="333333"/>
              </w:rPr>
            </w:pPr>
            <w:r>
              <w:rPr>
                <w:rFonts w:ascii="inter-regular" w:hAnsi="inter-regular"/>
                <w:color w:val="333333"/>
              </w:rPr>
              <w:t>It is used to return the substring from the specified beginIndex.</w:t>
            </w:r>
          </w:p>
        </w:tc>
      </w:tr>
      <w:tr w:rsidR="000C6C5D" w14:paraId="21FEB5B6" w14:textId="77777777" w:rsidTr="000C6C5D">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B416A31" w14:textId="77777777" w:rsidR="000C6C5D" w:rsidRDefault="000C6C5D">
            <w:pPr>
              <w:jc w:val="both"/>
              <w:rPr>
                <w:rFonts w:ascii="inter-regular" w:hAnsi="inter-regular"/>
                <w:color w:val="333333"/>
              </w:rPr>
            </w:pPr>
            <w:r>
              <w:rPr>
                <w:rFonts w:ascii="inter-regular" w:hAnsi="inter-regular"/>
                <w:color w:val="333333"/>
              </w:rPr>
              <w:t>public String substring(int beginIndex, int endIndex)</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7938914" w14:textId="77777777" w:rsidR="000C6C5D" w:rsidRDefault="000C6C5D">
            <w:pPr>
              <w:jc w:val="both"/>
              <w:rPr>
                <w:rFonts w:ascii="inter-regular" w:hAnsi="inter-regular"/>
                <w:color w:val="333333"/>
              </w:rPr>
            </w:pPr>
            <w:r>
              <w:rPr>
                <w:rFonts w:ascii="inter-regular" w:hAnsi="inter-regular"/>
                <w:color w:val="333333"/>
              </w:rPr>
              <w:t>It is used to return the substring from the specified beginIndex and endIndex.</w:t>
            </w:r>
          </w:p>
        </w:tc>
      </w:tr>
    </w:tbl>
    <w:p w14:paraId="438DBABE" w14:textId="77777777" w:rsidR="000C6C5D" w:rsidRDefault="000C6C5D" w:rsidP="000C6C5D">
      <w:pPr>
        <w:pStyle w:val="Heading2"/>
        <w:shd w:val="clear" w:color="auto" w:fill="FFFFFF"/>
        <w:spacing w:line="312" w:lineRule="atLeast"/>
        <w:jc w:val="both"/>
        <w:rPr>
          <w:rFonts w:ascii="Helvetica" w:hAnsi="Helvetica"/>
          <w:b w:val="0"/>
          <w:bCs w:val="0"/>
          <w:color w:val="610B38"/>
          <w:sz w:val="38"/>
          <w:szCs w:val="38"/>
        </w:rPr>
      </w:pPr>
      <w:r>
        <w:rPr>
          <w:rFonts w:ascii="Helvetica" w:hAnsi="Helvetica"/>
          <w:b w:val="0"/>
          <w:bCs w:val="0"/>
          <w:color w:val="610B38"/>
          <w:sz w:val="38"/>
          <w:szCs w:val="38"/>
        </w:rPr>
        <w:t>Java StringBuilder Examples</w:t>
      </w:r>
    </w:p>
    <w:p w14:paraId="2F41EAA2" w14:textId="77777777" w:rsidR="000C6C5D" w:rsidRDefault="000C6C5D" w:rsidP="000C6C5D">
      <w:pPr>
        <w:pStyle w:val="NormalWeb"/>
        <w:shd w:val="clear" w:color="auto" w:fill="FFFFFF"/>
        <w:jc w:val="both"/>
        <w:rPr>
          <w:rFonts w:ascii="inter-regular" w:hAnsi="inter-regular"/>
          <w:color w:val="333333"/>
        </w:rPr>
      </w:pPr>
      <w:r>
        <w:rPr>
          <w:rFonts w:ascii="inter-regular" w:hAnsi="inter-regular"/>
          <w:color w:val="333333"/>
        </w:rPr>
        <w:t>Let's see the examples of different methods of StringBuilder class.</w:t>
      </w:r>
    </w:p>
    <w:p w14:paraId="0ED31A01" w14:textId="77777777" w:rsidR="000C6C5D" w:rsidRDefault="000C6C5D" w:rsidP="000C6C5D">
      <w:pPr>
        <w:pStyle w:val="Heading3"/>
        <w:shd w:val="clear" w:color="auto" w:fill="FFFFFF"/>
        <w:spacing w:line="312" w:lineRule="atLeast"/>
        <w:jc w:val="both"/>
        <w:rPr>
          <w:rFonts w:ascii="Helvetica" w:hAnsi="Helvetica"/>
          <w:color w:val="610B4B"/>
          <w:sz w:val="32"/>
          <w:szCs w:val="32"/>
        </w:rPr>
      </w:pPr>
      <w:r>
        <w:rPr>
          <w:rFonts w:ascii="Helvetica" w:hAnsi="Helvetica"/>
          <w:b/>
          <w:bCs/>
          <w:color w:val="610B4B"/>
          <w:sz w:val="32"/>
          <w:szCs w:val="32"/>
        </w:rPr>
        <w:t>1) StringBuilder append() method</w:t>
      </w:r>
    </w:p>
    <w:p w14:paraId="539940F9" w14:textId="77777777" w:rsidR="000C6C5D" w:rsidRDefault="000C6C5D" w:rsidP="000C6C5D">
      <w:pPr>
        <w:pStyle w:val="NormalWeb"/>
        <w:shd w:val="clear" w:color="auto" w:fill="FFFFFF"/>
        <w:jc w:val="both"/>
        <w:rPr>
          <w:rFonts w:ascii="inter-regular" w:hAnsi="inter-regular"/>
          <w:color w:val="333333"/>
        </w:rPr>
      </w:pPr>
      <w:r>
        <w:rPr>
          <w:rFonts w:ascii="inter-regular" w:hAnsi="inter-regular"/>
          <w:color w:val="333333"/>
        </w:rPr>
        <w:t>The StringBuilder append() method concatenates the given argument with this String.</w:t>
      </w:r>
    </w:p>
    <w:p w14:paraId="395E7B88" w14:textId="77777777" w:rsidR="000C6C5D" w:rsidRDefault="000C6C5D" w:rsidP="000C6C5D">
      <w:pPr>
        <w:pStyle w:val="NormalWeb"/>
        <w:shd w:val="clear" w:color="auto" w:fill="FFFFFF"/>
        <w:jc w:val="both"/>
        <w:rPr>
          <w:rFonts w:ascii="inter-regular" w:hAnsi="inter-regular"/>
          <w:color w:val="333333"/>
        </w:rPr>
      </w:pPr>
      <w:r>
        <w:rPr>
          <w:rStyle w:val="Strong"/>
          <w:rFonts w:ascii="Segoe UI" w:hAnsi="Segoe UI" w:cs="Segoe UI"/>
          <w:color w:val="333333"/>
        </w:rPr>
        <w:t>StringBuilderExample.java</w:t>
      </w:r>
    </w:p>
    <w:p w14:paraId="78B5D988" w14:textId="77777777" w:rsidR="000C6C5D" w:rsidRDefault="000C6C5D" w:rsidP="000C6C5D">
      <w:pPr>
        <w:pStyle w:val="alt"/>
        <w:numPr>
          <w:ilvl w:val="0"/>
          <w:numId w:val="184"/>
        </w:numPr>
        <w:spacing w:before="0" w:beforeAutospacing="0" w:after="0" w:afterAutospacing="0" w:line="375" w:lineRule="atLeast"/>
        <w:jc w:val="both"/>
        <w:rPr>
          <w:rFonts w:ascii="inter-regular" w:hAnsi="inter-regular"/>
          <w:color w:val="000000"/>
        </w:rPr>
      </w:pPr>
      <w:r>
        <w:rPr>
          <w:rStyle w:val="keyword"/>
          <w:rFonts w:ascii="inter-regular" w:hAnsi="inter-regular"/>
          <w:b/>
          <w:bCs/>
          <w:color w:val="006699"/>
          <w:bdr w:val="none" w:sz="0" w:space="0" w:color="auto" w:frame="1"/>
        </w:rPr>
        <w:t>class</w:t>
      </w:r>
      <w:r>
        <w:rPr>
          <w:rFonts w:ascii="inter-regular" w:hAnsi="inter-regular"/>
          <w:color w:val="000000"/>
          <w:bdr w:val="none" w:sz="0" w:space="0" w:color="auto" w:frame="1"/>
        </w:rPr>
        <w:t> StringBuilderExample{  </w:t>
      </w:r>
    </w:p>
    <w:p w14:paraId="73674165" w14:textId="77777777" w:rsidR="000C6C5D" w:rsidRDefault="000C6C5D" w:rsidP="000C6C5D">
      <w:pPr>
        <w:numPr>
          <w:ilvl w:val="0"/>
          <w:numId w:val="184"/>
        </w:numPr>
        <w:spacing w:after="0" w:line="375" w:lineRule="atLeast"/>
        <w:jc w:val="both"/>
        <w:rPr>
          <w:rFonts w:ascii="inter-regular" w:hAnsi="inter-regular"/>
          <w:color w:val="000000"/>
        </w:rPr>
      </w:pPr>
      <w:r>
        <w:rPr>
          <w:rStyle w:val="keyword"/>
          <w:rFonts w:ascii="inter-regular" w:hAnsi="inter-regular"/>
          <w:b/>
          <w:bCs/>
          <w:color w:val="006699"/>
          <w:bdr w:val="none" w:sz="0" w:space="0" w:color="auto" w:frame="1"/>
        </w:rPr>
        <w:lastRenderedPageBreak/>
        <w:t>public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static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void</w:t>
      </w:r>
      <w:r>
        <w:rPr>
          <w:rFonts w:ascii="inter-regular" w:hAnsi="inter-regular"/>
          <w:color w:val="000000"/>
          <w:bdr w:val="none" w:sz="0" w:space="0" w:color="auto" w:frame="1"/>
        </w:rPr>
        <w:t> main(String args[]){  </w:t>
      </w:r>
    </w:p>
    <w:p w14:paraId="5B44BDCB" w14:textId="77777777" w:rsidR="000C6C5D" w:rsidRDefault="000C6C5D" w:rsidP="000C6C5D">
      <w:pPr>
        <w:pStyle w:val="alt"/>
        <w:numPr>
          <w:ilvl w:val="0"/>
          <w:numId w:val="184"/>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StringBuilder sb=</w:t>
      </w:r>
      <w:r>
        <w:rPr>
          <w:rStyle w:val="keyword"/>
          <w:rFonts w:ascii="inter-regular" w:hAnsi="inter-regular"/>
          <w:b/>
          <w:bCs/>
          <w:color w:val="006699"/>
          <w:bdr w:val="none" w:sz="0" w:space="0" w:color="auto" w:frame="1"/>
        </w:rPr>
        <w:t>new</w:t>
      </w:r>
      <w:r>
        <w:rPr>
          <w:rFonts w:ascii="inter-regular" w:hAnsi="inter-regular"/>
          <w:color w:val="000000"/>
          <w:bdr w:val="none" w:sz="0" w:space="0" w:color="auto" w:frame="1"/>
        </w:rPr>
        <w:t> StringBuilder(</w:t>
      </w:r>
      <w:r>
        <w:rPr>
          <w:rStyle w:val="string"/>
          <w:rFonts w:ascii="inter-regular" w:hAnsi="inter-regular"/>
          <w:color w:val="0000FF"/>
          <w:bdr w:val="none" w:sz="0" w:space="0" w:color="auto" w:frame="1"/>
        </w:rPr>
        <w:t>"Hello "</w:t>
      </w:r>
      <w:r>
        <w:rPr>
          <w:rFonts w:ascii="inter-regular" w:hAnsi="inter-regular"/>
          <w:color w:val="000000"/>
          <w:bdr w:val="none" w:sz="0" w:space="0" w:color="auto" w:frame="1"/>
        </w:rPr>
        <w:t>);  </w:t>
      </w:r>
    </w:p>
    <w:p w14:paraId="7732098E" w14:textId="77777777" w:rsidR="000C6C5D" w:rsidRDefault="000C6C5D" w:rsidP="000C6C5D">
      <w:pPr>
        <w:numPr>
          <w:ilvl w:val="0"/>
          <w:numId w:val="184"/>
        </w:numPr>
        <w:spacing w:after="0" w:line="375" w:lineRule="atLeast"/>
        <w:jc w:val="both"/>
        <w:rPr>
          <w:rFonts w:ascii="inter-regular" w:hAnsi="inter-regular"/>
          <w:color w:val="000000"/>
        </w:rPr>
      </w:pPr>
      <w:r>
        <w:rPr>
          <w:rFonts w:ascii="inter-regular" w:hAnsi="inter-regular"/>
          <w:color w:val="000000"/>
          <w:bdr w:val="none" w:sz="0" w:space="0" w:color="auto" w:frame="1"/>
        </w:rPr>
        <w:t>sb.append(</w:t>
      </w:r>
      <w:r>
        <w:rPr>
          <w:rStyle w:val="string"/>
          <w:rFonts w:ascii="inter-regular" w:hAnsi="inter-regular"/>
          <w:color w:val="0000FF"/>
          <w:bdr w:val="none" w:sz="0" w:space="0" w:color="auto" w:frame="1"/>
        </w:rPr>
        <w:t>"Java"</w:t>
      </w:r>
      <w:r>
        <w:rPr>
          <w:rFonts w:ascii="inter-regular" w:hAnsi="inter-regular"/>
          <w:color w:val="000000"/>
          <w:bdr w:val="none" w:sz="0" w:space="0" w:color="auto" w:frame="1"/>
        </w:rPr>
        <w:t>);</w:t>
      </w:r>
      <w:r>
        <w:rPr>
          <w:rStyle w:val="comment"/>
          <w:rFonts w:ascii="inter-regular" w:hAnsi="inter-regular"/>
          <w:color w:val="008200"/>
          <w:bdr w:val="none" w:sz="0" w:space="0" w:color="auto" w:frame="1"/>
        </w:rPr>
        <w:t>//now original string is changed</w:t>
      </w:r>
      <w:r>
        <w:rPr>
          <w:rFonts w:ascii="inter-regular" w:hAnsi="inter-regular"/>
          <w:color w:val="000000"/>
          <w:bdr w:val="none" w:sz="0" w:space="0" w:color="auto" w:frame="1"/>
        </w:rPr>
        <w:t>  </w:t>
      </w:r>
    </w:p>
    <w:p w14:paraId="55A5939B" w14:textId="77777777" w:rsidR="000C6C5D" w:rsidRDefault="000C6C5D" w:rsidP="000C6C5D">
      <w:pPr>
        <w:pStyle w:val="alt"/>
        <w:numPr>
          <w:ilvl w:val="0"/>
          <w:numId w:val="184"/>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System.out.println(sb);</w:t>
      </w:r>
      <w:r>
        <w:rPr>
          <w:rStyle w:val="comment"/>
          <w:rFonts w:ascii="inter-regular" w:hAnsi="inter-regular"/>
          <w:color w:val="008200"/>
          <w:bdr w:val="none" w:sz="0" w:space="0" w:color="auto" w:frame="1"/>
        </w:rPr>
        <w:t>//prints Hello Java</w:t>
      </w:r>
      <w:r>
        <w:rPr>
          <w:rFonts w:ascii="inter-regular" w:hAnsi="inter-regular"/>
          <w:color w:val="000000"/>
          <w:bdr w:val="none" w:sz="0" w:space="0" w:color="auto" w:frame="1"/>
        </w:rPr>
        <w:t>  </w:t>
      </w:r>
    </w:p>
    <w:p w14:paraId="4C1C876F" w14:textId="77777777" w:rsidR="000C6C5D" w:rsidRDefault="000C6C5D" w:rsidP="000C6C5D">
      <w:pPr>
        <w:numPr>
          <w:ilvl w:val="0"/>
          <w:numId w:val="184"/>
        </w:numPr>
        <w:spacing w:after="0" w:line="375" w:lineRule="atLeast"/>
        <w:jc w:val="both"/>
        <w:rPr>
          <w:rFonts w:ascii="inter-regular" w:hAnsi="inter-regular"/>
          <w:color w:val="000000"/>
        </w:rPr>
      </w:pPr>
      <w:r>
        <w:rPr>
          <w:rFonts w:ascii="inter-regular" w:hAnsi="inter-regular"/>
          <w:color w:val="000000"/>
          <w:bdr w:val="none" w:sz="0" w:space="0" w:color="auto" w:frame="1"/>
        </w:rPr>
        <w:t>}  </w:t>
      </w:r>
    </w:p>
    <w:p w14:paraId="7D849D43" w14:textId="77777777" w:rsidR="000C6C5D" w:rsidRDefault="000C6C5D" w:rsidP="000C6C5D">
      <w:pPr>
        <w:pStyle w:val="alt"/>
        <w:numPr>
          <w:ilvl w:val="0"/>
          <w:numId w:val="184"/>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w:t>
      </w:r>
    </w:p>
    <w:p w14:paraId="639221C7" w14:textId="77777777" w:rsidR="000C6C5D" w:rsidRDefault="000C6C5D" w:rsidP="000C6C5D">
      <w:pPr>
        <w:pStyle w:val="NormalWeb"/>
        <w:shd w:val="clear" w:color="auto" w:fill="FFFFFF"/>
        <w:jc w:val="both"/>
        <w:rPr>
          <w:rFonts w:ascii="inter-regular" w:hAnsi="inter-regular"/>
          <w:color w:val="333333"/>
        </w:rPr>
      </w:pPr>
      <w:r>
        <w:rPr>
          <w:rStyle w:val="Strong"/>
          <w:rFonts w:ascii="Segoe UI" w:hAnsi="Segoe UI" w:cs="Segoe UI"/>
          <w:color w:val="333333"/>
        </w:rPr>
        <w:t>Output:</w:t>
      </w:r>
    </w:p>
    <w:p w14:paraId="7826B4AB" w14:textId="77777777" w:rsidR="000C6C5D" w:rsidRDefault="000C6C5D" w:rsidP="000C6C5D">
      <w:pPr>
        <w:pStyle w:val="HTMLPreformatted"/>
        <w:shd w:val="clear" w:color="auto" w:fill="EEEEEE"/>
        <w:jc w:val="both"/>
        <w:rPr>
          <w:color w:val="535559"/>
        </w:rPr>
      </w:pPr>
      <w:r>
        <w:rPr>
          <w:color w:val="535559"/>
        </w:rPr>
        <w:t>Hello Java</w:t>
      </w:r>
    </w:p>
    <w:p w14:paraId="7FEDFB1B" w14:textId="77777777" w:rsidR="000C6C5D" w:rsidRDefault="000C6C5D" w:rsidP="000C6C5D">
      <w:pPr>
        <w:pStyle w:val="Heading3"/>
        <w:shd w:val="clear" w:color="auto" w:fill="FFFFFF"/>
        <w:spacing w:line="312" w:lineRule="atLeast"/>
        <w:jc w:val="both"/>
        <w:rPr>
          <w:rFonts w:ascii="Helvetica" w:hAnsi="Helvetica"/>
          <w:color w:val="610B4B"/>
          <w:sz w:val="32"/>
          <w:szCs w:val="32"/>
        </w:rPr>
      </w:pPr>
      <w:r>
        <w:rPr>
          <w:rFonts w:ascii="Helvetica" w:hAnsi="Helvetica"/>
          <w:b/>
          <w:bCs/>
          <w:color w:val="610B4B"/>
          <w:sz w:val="32"/>
          <w:szCs w:val="32"/>
        </w:rPr>
        <w:t>2) StringBuilder insert() method</w:t>
      </w:r>
    </w:p>
    <w:p w14:paraId="67C725BB" w14:textId="77777777" w:rsidR="000C6C5D" w:rsidRDefault="000C6C5D" w:rsidP="000C6C5D">
      <w:pPr>
        <w:pStyle w:val="NormalWeb"/>
        <w:shd w:val="clear" w:color="auto" w:fill="FFFFFF"/>
        <w:jc w:val="both"/>
        <w:rPr>
          <w:rFonts w:ascii="inter-regular" w:hAnsi="inter-regular"/>
          <w:color w:val="333333"/>
        </w:rPr>
      </w:pPr>
      <w:r>
        <w:rPr>
          <w:rFonts w:ascii="inter-regular" w:hAnsi="inter-regular"/>
          <w:color w:val="333333"/>
        </w:rPr>
        <w:t>The StringBuilder insert() method inserts the given string with this string at the given position.</w:t>
      </w:r>
    </w:p>
    <w:p w14:paraId="5DFF5890" w14:textId="77777777" w:rsidR="000C6C5D" w:rsidRDefault="000C6C5D" w:rsidP="000C6C5D">
      <w:pPr>
        <w:pStyle w:val="NormalWeb"/>
        <w:shd w:val="clear" w:color="auto" w:fill="FFFFFF"/>
        <w:jc w:val="both"/>
        <w:rPr>
          <w:rFonts w:ascii="inter-regular" w:hAnsi="inter-regular"/>
          <w:color w:val="333333"/>
        </w:rPr>
      </w:pPr>
      <w:r>
        <w:rPr>
          <w:rStyle w:val="Strong"/>
          <w:rFonts w:ascii="Segoe UI" w:hAnsi="Segoe UI" w:cs="Segoe UI"/>
          <w:color w:val="333333"/>
        </w:rPr>
        <w:t>StringBuilderExample2.java</w:t>
      </w:r>
    </w:p>
    <w:p w14:paraId="27F58027" w14:textId="77777777" w:rsidR="000C6C5D" w:rsidRDefault="000C6C5D" w:rsidP="000C6C5D">
      <w:pPr>
        <w:pStyle w:val="alt"/>
        <w:numPr>
          <w:ilvl w:val="0"/>
          <w:numId w:val="185"/>
        </w:numPr>
        <w:spacing w:before="0" w:beforeAutospacing="0" w:after="0" w:afterAutospacing="0" w:line="375" w:lineRule="atLeast"/>
        <w:jc w:val="both"/>
        <w:rPr>
          <w:rFonts w:ascii="inter-regular" w:hAnsi="inter-regular"/>
          <w:color w:val="000000"/>
        </w:rPr>
      </w:pPr>
      <w:r>
        <w:rPr>
          <w:rStyle w:val="keyword"/>
          <w:rFonts w:ascii="inter-regular" w:hAnsi="inter-regular"/>
          <w:b/>
          <w:bCs/>
          <w:color w:val="006699"/>
          <w:bdr w:val="none" w:sz="0" w:space="0" w:color="auto" w:frame="1"/>
        </w:rPr>
        <w:t>class</w:t>
      </w:r>
      <w:r>
        <w:rPr>
          <w:rFonts w:ascii="inter-regular" w:hAnsi="inter-regular"/>
          <w:color w:val="000000"/>
          <w:bdr w:val="none" w:sz="0" w:space="0" w:color="auto" w:frame="1"/>
        </w:rPr>
        <w:t> StringBuilderExample2{  </w:t>
      </w:r>
    </w:p>
    <w:p w14:paraId="10422AF8" w14:textId="77777777" w:rsidR="000C6C5D" w:rsidRDefault="000C6C5D" w:rsidP="000C6C5D">
      <w:pPr>
        <w:numPr>
          <w:ilvl w:val="0"/>
          <w:numId w:val="185"/>
        </w:numPr>
        <w:spacing w:after="0" w:line="375" w:lineRule="atLeast"/>
        <w:jc w:val="both"/>
        <w:rPr>
          <w:rFonts w:ascii="inter-regular" w:hAnsi="inter-regular"/>
          <w:color w:val="000000"/>
        </w:rPr>
      </w:pPr>
      <w:r>
        <w:rPr>
          <w:rStyle w:val="keyword"/>
          <w:rFonts w:ascii="inter-regular" w:hAnsi="inter-regular"/>
          <w:b/>
          <w:bCs/>
          <w:color w:val="006699"/>
          <w:bdr w:val="none" w:sz="0" w:space="0" w:color="auto" w:frame="1"/>
        </w:rPr>
        <w:t>public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static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void</w:t>
      </w:r>
      <w:r>
        <w:rPr>
          <w:rFonts w:ascii="inter-regular" w:hAnsi="inter-regular"/>
          <w:color w:val="000000"/>
          <w:bdr w:val="none" w:sz="0" w:space="0" w:color="auto" w:frame="1"/>
        </w:rPr>
        <w:t> main(String args[]){  </w:t>
      </w:r>
    </w:p>
    <w:p w14:paraId="5577148E" w14:textId="77777777" w:rsidR="000C6C5D" w:rsidRDefault="000C6C5D" w:rsidP="000C6C5D">
      <w:pPr>
        <w:pStyle w:val="alt"/>
        <w:numPr>
          <w:ilvl w:val="0"/>
          <w:numId w:val="185"/>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StringBuilder sb=</w:t>
      </w:r>
      <w:r>
        <w:rPr>
          <w:rStyle w:val="keyword"/>
          <w:rFonts w:ascii="inter-regular" w:hAnsi="inter-regular"/>
          <w:b/>
          <w:bCs/>
          <w:color w:val="006699"/>
          <w:bdr w:val="none" w:sz="0" w:space="0" w:color="auto" w:frame="1"/>
        </w:rPr>
        <w:t>new</w:t>
      </w:r>
      <w:r>
        <w:rPr>
          <w:rFonts w:ascii="inter-regular" w:hAnsi="inter-regular"/>
          <w:color w:val="000000"/>
          <w:bdr w:val="none" w:sz="0" w:space="0" w:color="auto" w:frame="1"/>
        </w:rPr>
        <w:t> StringBuilder(</w:t>
      </w:r>
      <w:r>
        <w:rPr>
          <w:rStyle w:val="string"/>
          <w:rFonts w:ascii="inter-regular" w:hAnsi="inter-regular"/>
          <w:color w:val="0000FF"/>
          <w:bdr w:val="none" w:sz="0" w:space="0" w:color="auto" w:frame="1"/>
        </w:rPr>
        <w:t>"Hello "</w:t>
      </w:r>
      <w:r>
        <w:rPr>
          <w:rFonts w:ascii="inter-regular" w:hAnsi="inter-regular"/>
          <w:color w:val="000000"/>
          <w:bdr w:val="none" w:sz="0" w:space="0" w:color="auto" w:frame="1"/>
        </w:rPr>
        <w:t>);  </w:t>
      </w:r>
    </w:p>
    <w:p w14:paraId="545C68B9" w14:textId="77777777" w:rsidR="000C6C5D" w:rsidRDefault="000C6C5D" w:rsidP="000C6C5D">
      <w:pPr>
        <w:numPr>
          <w:ilvl w:val="0"/>
          <w:numId w:val="185"/>
        </w:numPr>
        <w:spacing w:after="0" w:line="375" w:lineRule="atLeast"/>
        <w:jc w:val="both"/>
        <w:rPr>
          <w:rFonts w:ascii="inter-regular" w:hAnsi="inter-regular"/>
          <w:color w:val="000000"/>
        </w:rPr>
      </w:pPr>
      <w:r>
        <w:rPr>
          <w:rFonts w:ascii="inter-regular" w:hAnsi="inter-regular"/>
          <w:color w:val="000000"/>
          <w:bdr w:val="none" w:sz="0" w:space="0" w:color="auto" w:frame="1"/>
        </w:rPr>
        <w:t>sb.insert(</w:t>
      </w:r>
      <w:r>
        <w:rPr>
          <w:rStyle w:val="number"/>
          <w:rFonts w:ascii="inter-regular" w:hAnsi="inter-regular"/>
          <w:color w:val="C00000"/>
          <w:bdr w:val="none" w:sz="0" w:space="0" w:color="auto" w:frame="1"/>
        </w:rPr>
        <w:t>1</w:t>
      </w:r>
      <w:r>
        <w:rPr>
          <w:rFonts w:ascii="inter-regular" w:hAnsi="inter-regular"/>
          <w:color w:val="000000"/>
          <w:bdr w:val="none" w:sz="0" w:space="0" w:color="auto" w:frame="1"/>
        </w:rPr>
        <w:t>,</w:t>
      </w:r>
      <w:r>
        <w:rPr>
          <w:rStyle w:val="string"/>
          <w:rFonts w:ascii="inter-regular" w:hAnsi="inter-regular"/>
          <w:color w:val="0000FF"/>
          <w:bdr w:val="none" w:sz="0" w:space="0" w:color="auto" w:frame="1"/>
        </w:rPr>
        <w:t>"Java"</w:t>
      </w:r>
      <w:r>
        <w:rPr>
          <w:rFonts w:ascii="inter-regular" w:hAnsi="inter-regular"/>
          <w:color w:val="000000"/>
          <w:bdr w:val="none" w:sz="0" w:space="0" w:color="auto" w:frame="1"/>
        </w:rPr>
        <w:t>);</w:t>
      </w:r>
      <w:r>
        <w:rPr>
          <w:rStyle w:val="comment"/>
          <w:rFonts w:ascii="inter-regular" w:hAnsi="inter-regular"/>
          <w:color w:val="008200"/>
          <w:bdr w:val="none" w:sz="0" w:space="0" w:color="auto" w:frame="1"/>
        </w:rPr>
        <w:t>//now original string is changed</w:t>
      </w:r>
      <w:r>
        <w:rPr>
          <w:rFonts w:ascii="inter-regular" w:hAnsi="inter-regular"/>
          <w:color w:val="000000"/>
          <w:bdr w:val="none" w:sz="0" w:space="0" w:color="auto" w:frame="1"/>
        </w:rPr>
        <w:t>  </w:t>
      </w:r>
    </w:p>
    <w:p w14:paraId="782A5293" w14:textId="77777777" w:rsidR="000C6C5D" w:rsidRDefault="000C6C5D" w:rsidP="000C6C5D">
      <w:pPr>
        <w:pStyle w:val="alt"/>
        <w:numPr>
          <w:ilvl w:val="0"/>
          <w:numId w:val="185"/>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System.out.println(sb);</w:t>
      </w:r>
      <w:r>
        <w:rPr>
          <w:rStyle w:val="comment"/>
          <w:rFonts w:ascii="inter-regular" w:hAnsi="inter-regular"/>
          <w:color w:val="008200"/>
          <w:bdr w:val="none" w:sz="0" w:space="0" w:color="auto" w:frame="1"/>
        </w:rPr>
        <w:t>//prints HJavaello</w:t>
      </w:r>
      <w:r>
        <w:rPr>
          <w:rFonts w:ascii="inter-regular" w:hAnsi="inter-regular"/>
          <w:color w:val="000000"/>
          <w:bdr w:val="none" w:sz="0" w:space="0" w:color="auto" w:frame="1"/>
        </w:rPr>
        <w:t>  </w:t>
      </w:r>
    </w:p>
    <w:p w14:paraId="0AAEDBA6" w14:textId="77777777" w:rsidR="000C6C5D" w:rsidRDefault="000C6C5D" w:rsidP="000C6C5D">
      <w:pPr>
        <w:numPr>
          <w:ilvl w:val="0"/>
          <w:numId w:val="185"/>
        </w:numPr>
        <w:spacing w:after="0" w:line="375" w:lineRule="atLeast"/>
        <w:jc w:val="both"/>
        <w:rPr>
          <w:rFonts w:ascii="inter-regular" w:hAnsi="inter-regular"/>
          <w:color w:val="000000"/>
        </w:rPr>
      </w:pPr>
      <w:r>
        <w:rPr>
          <w:rFonts w:ascii="inter-regular" w:hAnsi="inter-regular"/>
          <w:color w:val="000000"/>
          <w:bdr w:val="none" w:sz="0" w:space="0" w:color="auto" w:frame="1"/>
        </w:rPr>
        <w:t>}  </w:t>
      </w:r>
    </w:p>
    <w:p w14:paraId="712D27B9" w14:textId="77777777" w:rsidR="000C6C5D" w:rsidRDefault="000C6C5D" w:rsidP="000C6C5D">
      <w:pPr>
        <w:pStyle w:val="alt"/>
        <w:numPr>
          <w:ilvl w:val="0"/>
          <w:numId w:val="185"/>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w:t>
      </w:r>
    </w:p>
    <w:p w14:paraId="6C59DBCA" w14:textId="77777777" w:rsidR="000C6C5D" w:rsidRDefault="000C6C5D" w:rsidP="000C6C5D">
      <w:pPr>
        <w:pStyle w:val="NormalWeb"/>
        <w:shd w:val="clear" w:color="auto" w:fill="FFFFFF"/>
        <w:jc w:val="both"/>
        <w:rPr>
          <w:rFonts w:ascii="inter-regular" w:hAnsi="inter-regular"/>
          <w:color w:val="333333"/>
        </w:rPr>
      </w:pPr>
      <w:r>
        <w:rPr>
          <w:rStyle w:val="Strong"/>
          <w:rFonts w:ascii="Segoe UI" w:hAnsi="Segoe UI" w:cs="Segoe UI"/>
          <w:color w:val="333333"/>
        </w:rPr>
        <w:t>Output:</w:t>
      </w:r>
    </w:p>
    <w:p w14:paraId="4E51D0B0" w14:textId="77777777" w:rsidR="000C6C5D" w:rsidRDefault="000C6C5D" w:rsidP="000C6C5D">
      <w:pPr>
        <w:pStyle w:val="HTMLPreformatted"/>
        <w:shd w:val="clear" w:color="auto" w:fill="EEEEEE"/>
        <w:jc w:val="both"/>
        <w:rPr>
          <w:color w:val="535559"/>
        </w:rPr>
      </w:pPr>
      <w:r>
        <w:rPr>
          <w:color w:val="535559"/>
        </w:rPr>
        <w:t>HJavaello</w:t>
      </w:r>
    </w:p>
    <w:p w14:paraId="33BFD6F7" w14:textId="77777777" w:rsidR="000C6C5D" w:rsidRDefault="000C6C5D" w:rsidP="000C6C5D">
      <w:pPr>
        <w:pStyle w:val="Heading3"/>
        <w:shd w:val="clear" w:color="auto" w:fill="FFFFFF"/>
        <w:spacing w:line="312" w:lineRule="atLeast"/>
        <w:jc w:val="both"/>
        <w:rPr>
          <w:rFonts w:ascii="Helvetica" w:hAnsi="Helvetica"/>
          <w:color w:val="610B4B"/>
          <w:sz w:val="32"/>
          <w:szCs w:val="32"/>
        </w:rPr>
      </w:pPr>
      <w:r>
        <w:rPr>
          <w:rFonts w:ascii="Helvetica" w:hAnsi="Helvetica"/>
          <w:b/>
          <w:bCs/>
          <w:color w:val="610B4B"/>
          <w:sz w:val="32"/>
          <w:szCs w:val="32"/>
        </w:rPr>
        <w:t>3) StringBuilder replace() method</w:t>
      </w:r>
    </w:p>
    <w:p w14:paraId="61A69234" w14:textId="77777777" w:rsidR="000C6C5D" w:rsidRDefault="000C6C5D" w:rsidP="000C6C5D">
      <w:pPr>
        <w:pStyle w:val="NormalWeb"/>
        <w:shd w:val="clear" w:color="auto" w:fill="FFFFFF"/>
        <w:jc w:val="both"/>
        <w:rPr>
          <w:rFonts w:ascii="inter-regular" w:hAnsi="inter-regular"/>
          <w:color w:val="333333"/>
        </w:rPr>
      </w:pPr>
      <w:r>
        <w:rPr>
          <w:rFonts w:ascii="inter-regular" w:hAnsi="inter-regular"/>
          <w:color w:val="333333"/>
        </w:rPr>
        <w:t>The StringBuilder replace() method replaces the given string from the specified beginIndex and endIndex.</w:t>
      </w:r>
    </w:p>
    <w:p w14:paraId="4E43B1E0" w14:textId="77777777" w:rsidR="000C6C5D" w:rsidRDefault="000C6C5D" w:rsidP="000C6C5D">
      <w:pPr>
        <w:pStyle w:val="NormalWeb"/>
        <w:shd w:val="clear" w:color="auto" w:fill="FFFFFF"/>
        <w:jc w:val="both"/>
        <w:rPr>
          <w:rFonts w:ascii="inter-regular" w:hAnsi="inter-regular"/>
          <w:color w:val="333333"/>
        </w:rPr>
      </w:pPr>
      <w:r>
        <w:rPr>
          <w:rStyle w:val="Strong"/>
          <w:rFonts w:ascii="Segoe UI" w:hAnsi="Segoe UI" w:cs="Segoe UI"/>
          <w:color w:val="333333"/>
        </w:rPr>
        <w:t>StringBuilderExample3.java</w:t>
      </w:r>
    </w:p>
    <w:p w14:paraId="160BC82D" w14:textId="77777777" w:rsidR="000C6C5D" w:rsidRDefault="000C6C5D" w:rsidP="000C6C5D">
      <w:pPr>
        <w:pStyle w:val="alt"/>
        <w:numPr>
          <w:ilvl w:val="0"/>
          <w:numId w:val="186"/>
        </w:numPr>
        <w:spacing w:before="0" w:beforeAutospacing="0" w:after="0" w:afterAutospacing="0" w:line="375" w:lineRule="atLeast"/>
        <w:jc w:val="both"/>
        <w:rPr>
          <w:rFonts w:ascii="inter-regular" w:hAnsi="inter-regular"/>
          <w:color w:val="000000"/>
        </w:rPr>
      </w:pPr>
      <w:r>
        <w:rPr>
          <w:rStyle w:val="keyword"/>
          <w:rFonts w:ascii="inter-regular" w:hAnsi="inter-regular"/>
          <w:b/>
          <w:bCs/>
          <w:color w:val="006699"/>
          <w:bdr w:val="none" w:sz="0" w:space="0" w:color="auto" w:frame="1"/>
        </w:rPr>
        <w:t>class</w:t>
      </w:r>
      <w:r>
        <w:rPr>
          <w:rFonts w:ascii="inter-regular" w:hAnsi="inter-regular"/>
          <w:color w:val="000000"/>
          <w:bdr w:val="none" w:sz="0" w:space="0" w:color="auto" w:frame="1"/>
        </w:rPr>
        <w:t> StringBuilderExample3{  </w:t>
      </w:r>
    </w:p>
    <w:p w14:paraId="5D0B2C1B" w14:textId="77777777" w:rsidR="000C6C5D" w:rsidRDefault="000C6C5D" w:rsidP="000C6C5D">
      <w:pPr>
        <w:numPr>
          <w:ilvl w:val="0"/>
          <w:numId w:val="186"/>
        </w:numPr>
        <w:spacing w:after="0" w:line="375" w:lineRule="atLeast"/>
        <w:jc w:val="both"/>
        <w:rPr>
          <w:rFonts w:ascii="inter-regular" w:hAnsi="inter-regular"/>
          <w:color w:val="000000"/>
        </w:rPr>
      </w:pPr>
      <w:r>
        <w:rPr>
          <w:rStyle w:val="keyword"/>
          <w:rFonts w:ascii="inter-regular" w:hAnsi="inter-regular"/>
          <w:b/>
          <w:bCs/>
          <w:color w:val="006699"/>
          <w:bdr w:val="none" w:sz="0" w:space="0" w:color="auto" w:frame="1"/>
        </w:rPr>
        <w:t>public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static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void</w:t>
      </w:r>
      <w:r>
        <w:rPr>
          <w:rFonts w:ascii="inter-regular" w:hAnsi="inter-regular"/>
          <w:color w:val="000000"/>
          <w:bdr w:val="none" w:sz="0" w:space="0" w:color="auto" w:frame="1"/>
        </w:rPr>
        <w:t> main(String args[]){  </w:t>
      </w:r>
    </w:p>
    <w:p w14:paraId="10A7E5C6" w14:textId="77777777" w:rsidR="000C6C5D" w:rsidRDefault="000C6C5D" w:rsidP="000C6C5D">
      <w:pPr>
        <w:pStyle w:val="alt"/>
        <w:numPr>
          <w:ilvl w:val="0"/>
          <w:numId w:val="186"/>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StringBuilder sb=</w:t>
      </w:r>
      <w:r>
        <w:rPr>
          <w:rStyle w:val="keyword"/>
          <w:rFonts w:ascii="inter-regular" w:hAnsi="inter-regular"/>
          <w:b/>
          <w:bCs/>
          <w:color w:val="006699"/>
          <w:bdr w:val="none" w:sz="0" w:space="0" w:color="auto" w:frame="1"/>
        </w:rPr>
        <w:t>new</w:t>
      </w:r>
      <w:r>
        <w:rPr>
          <w:rFonts w:ascii="inter-regular" w:hAnsi="inter-regular"/>
          <w:color w:val="000000"/>
          <w:bdr w:val="none" w:sz="0" w:space="0" w:color="auto" w:frame="1"/>
        </w:rPr>
        <w:t> StringBuilder(</w:t>
      </w:r>
      <w:r>
        <w:rPr>
          <w:rStyle w:val="string"/>
          <w:rFonts w:ascii="inter-regular" w:hAnsi="inter-regular"/>
          <w:color w:val="0000FF"/>
          <w:bdr w:val="none" w:sz="0" w:space="0" w:color="auto" w:frame="1"/>
        </w:rPr>
        <w:t>"Hello"</w:t>
      </w:r>
      <w:r>
        <w:rPr>
          <w:rFonts w:ascii="inter-regular" w:hAnsi="inter-regular"/>
          <w:color w:val="000000"/>
          <w:bdr w:val="none" w:sz="0" w:space="0" w:color="auto" w:frame="1"/>
        </w:rPr>
        <w:t>);  </w:t>
      </w:r>
    </w:p>
    <w:p w14:paraId="142687DE" w14:textId="77777777" w:rsidR="000C6C5D" w:rsidRDefault="000C6C5D" w:rsidP="000C6C5D">
      <w:pPr>
        <w:numPr>
          <w:ilvl w:val="0"/>
          <w:numId w:val="186"/>
        </w:numPr>
        <w:spacing w:after="0" w:line="375" w:lineRule="atLeast"/>
        <w:jc w:val="both"/>
        <w:rPr>
          <w:rFonts w:ascii="inter-regular" w:hAnsi="inter-regular"/>
          <w:color w:val="000000"/>
        </w:rPr>
      </w:pPr>
      <w:r>
        <w:rPr>
          <w:rFonts w:ascii="inter-regular" w:hAnsi="inter-regular"/>
          <w:color w:val="000000"/>
          <w:bdr w:val="none" w:sz="0" w:space="0" w:color="auto" w:frame="1"/>
        </w:rPr>
        <w:t>sb.replace(</w:t>
      </w:r>
      <w:r>
        <w:rPr>
          <w:rStyle w:val="number"/>
          <w:rFonts w:ascii="inter-regular" w:hAnsi="inter-regular"/>
          <w:color w:val="C00000"/>
          <w:bdr w:val="none" w:sz="0" w:space="0" w:color="auto" w:frame="1"/>
        </w:rPr>
        <w:t>1</w:t>
      </w:r>
      <w:r>
        <w:rPr>
          <w:rFonts w:ascii="inter-regular" w:hAnsi="inter-regular"/>
          <w:color w:val="000000"/>
          <w:bdr w:val="none" w:sz="0" w:space="0" w:color="auto" w:frame="1"/>
        </w:rPr>
        <w:t>,</w:t>
      </w:r>
      <w:r>
        <w:rPr>
          <w:rStyle w:val="number"/>
          <w:rFonts w:ascii="inter-regular" w:hAnsi="inter-regular"/>
          <w:color w:val="C00000"/>
          <w:bdr w:val="none" w:sz="0" w:space="0" w:color="auto" w:frame="1"/>
        </w:rPr>
        <w:t>3</w:t>
      </w:r>
      <w:r>
        <w:rPr>
          <w:rFonts w:ascii="inter-regular" w:hAnsi="inter-regular"/>
          <w:color w:val="000000"/>
          <w:bdr w:val="none" w:sz="0" w:space="0" w:color="auto" w:frame="1"/>
        </w:rPr>
        <w:t>,</w:t>
      </w:r>
      <w:r>
        <w:rPr>
          <w:rStyle w:val="string"/>
          <w:rFonts w:ascii="inter-regular" w:hAnsi="inter-regular"/>
          <w:color w:val="0000FF"/>
          <w:bdr w:val="none" w:sz="0" w:space="0" w:color="auto" w:frame="1"/>
        </w:rPr>
        <w:t>"Java"</w:t>
      </w:r>
      <w:r>
        <w:rPr>
          <w:rFonts w:ascii="inter-regular" w:hAnsi="inter-regular"/>
          <w:color w:val="000000"/>
          <w:bdr w:val="none" w:sz="0" w:space="0" w:color="auto" w:frame="1"/>
        </w:rPr>
        <w:t>);  </w:t>
      </w:r>
    </w:p>
    <w:p w14:paraId="25370633" w14:textId="77777777" w:rsidR="000C6C5D" w:rsidRDefault="000C6C5D" w:rsidP="000C6C5D">
      <w:pPr>
        <w:pStyle w:val="alt"/>
        <w:numPr>
          <w:ilvl w:val="0"/>
          <w:numId w:val="186"/>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System.out.println(sb);</w:t>
      </w:r>
      <w:r>
        <w:rPr>
          <w:rStyle w:val="comment"/>
          <w:rFonts w:ascii="inter-regular" w:hAnsi="inter-regular"/>
          <w:color w:val="008200"/>
          <w:bdr w:val="none" w:sz="0" w:space="0" w:color="auto" w:frame="1"/>
        </w:rPr>
        <w:t>//prints HJavalo</w:t>
      </w:r>
      <w:r>
        <w:rPr>
          <w:rFonts w:ascii="inter-regular" w:hAnsi="inter-regular"/>
          <w:color w:val="000000"/>
          <w:bdr w:val="none" w:sz="0" w:space="0" w:color="auto" w:frame="1"/>
        </w:rPr>
        <w:t>  </w:t>
      </w:r>
    </w:p>
    <w:p w14:paraId="4AF58EFE" w14:textId="77777777" w:rsidR="000C6C5D" w:rsidRDefault="000C6C5D" w:rsidP="000C6C5D">
      <w:pPr>
        <w:numPr>
          <w:ilvl w:val="0"/>
          <w:numId w:val="186"/>
        </w:numPr>
        <w:spacing w:after="0" w:line="375" w:lineRule="atLeast"/>
        <w:jc w:val="both"/>
        <w:rPr>
          <w:rFonts w:ascii="inter-regular" w:hAnsi="inter-regular"/>
          <w:color w:val="000000"/>
        </w:rPr>
      </w:pPr>
      <w:r>
        <w:rPr>
          <w:rFonts w:ascii="inter-regular" w:hAnsi="inter-regular"/>
          <w:color w:val="000000"/>
          <w:bdr w:val="none" w:sz="0" w:space="0" w:color="auto" w:frame="1"/>
        </w:rPr>
        <w:t>}  </w:t>
      </w:r>
    </w:p>
    <w:p w14:paraId="497B9684" w14:textId="77777777" w:rsidR="000C6C5D" w:rsidRDefault="000C6C5D" w:rsidP="000C6C5D">
      <w:pPr>
        <w:pStyle w:val="alt"/>
        <w:numPr>
          <w:ilvl w:val="0"/>
          <w:numId w:val="186"/>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lastRenderedPageBreak/>
        <w:t>}  </w:t>
      </w:r>
    </w:p>
    <w:p w14:paraId="254A238A" w14:textId="77777777" w:rsidR="000C6C5D" w:rsidRDefault="000C6C5D" w:rsidP="000C6C5D">
      <w:pPr>
        <w:pStyle w:val="NormalWeb"/>
        <w:shd w:val="clear" w:color="auto" w:fill="FFFFFF"/>
        <w:jc w:val="both"/>
        <w:rPr>
          <w:rFonts w:ascii="inter-regular" w:hAnsi="inter-regular"/>
          <w:color w:val="333333"/>
        </w:rPr>
      </w:pPr>
      <w:r>
        <w:rPr>
          <w:rStyle w:val="Strong"/>
          <w:rFonts w:ascii="Segoe UI" w:hAnsi="Segoe UI" w:cs="Segoe UI"/>
          <w:color w:val="333333"/>
        </w:rPr>
        <w:t>Output:</w:t>
      </w:r>
    </w:p>
    <w:p w14:paraId="284239F4" w14:textId="77777777" w:rsidR="000C6C5D" w:rsidRDefault="000C6C5D" w:rsidP="000C6C5D">
      <w:pPr>
        <w:pStyle w:val="HTMLPreformatted"/>
        <w:shd w:val="clear" w:color="auto" w:fill="EEEEEE"/>
        <w:jc w:val="both"/>
        <w:rPr>
          <w:color w:val="535559"/>
        </w:rPr>
      </w:pPr>
      <w:r>
        <w:rPr>
          <w:color w:val="535559"/>
        </w:rPr>
        <w:t>HJavalo</w:t>
      </w:r>
    </w:p>
    <w:p w14:paraId="0FB610CC" w14:textId="77777777" w:rsidR="000C6C5D" w:rsidRDefault="000C6C5D" w:rsidP="000C6C5D">
      <w:pPr>
        <w:pStyle w:val="Heading3"/>
        <w:shd w:val="clear" w:color="auto" w:fill="FFFFFF"/>
        <w:spacing w:line="312" w:lineRule="atLeast"/>
        <w:jc w:val="both"/>
        <w:rPr>
          <w:rFonts w:ascii="Helvetica" w:hAnsi="Helvetica"/>
          <w:color w:val="610B4B"/>
          <w:sz w:val="32"/>
          <w:szCs w:val="32"/>
        </w:rPr>
      </w:pPr>
      <w:r>
        <w:rPr>
          <w:rFonts w:ascii="Helvetica" w:hAnsi="Helvetica"/>
          <w:b/>
          <w:bCs/>
          <w:color w:val="610B4B"/>
          <w:sz w:val="32"/>
          <w:szCs w:val="32"/>
        </w:rPr>
        <w:t>4) StringBuilder delete() method</w:t>
      </w:r>
    </w:p>
    <w:p w14:paraId="56AF1CB4" w14:textId="77777777" w:rsidR="000C6C5D" w:rsidRDefault="000C6C5D" w:rsidP="000C6C5D">
      <w:pPr>
        <w:pStyle w:val="NormalWeb"/>
        <w:shd w:val="clear" w:color="auto" w:fill="FFFFFF"/>
        <w:jc w:val="both"/>
        <w:rPr>
          <w:rFonts w:ascii="inter-regular" w:hAnsi="inter-regular"/>
          <w:color w:val="333333"/>
        </w:rPr>
      </w:pPr>
      <w:r>
        <w:rPr>
          <w:rFonts w:ascii="inter-regular" w:hAnsi="inter-regular"/>
          <w:color w:val="333333"/>
        </w:rPr>
        <w:t>The delete() method of StringBuilder class deletes the string from the specified beginIndex to endIndex.</w:t>
      </w:r>
    </w:p>
    <w:p w14:paraId="16ED00E2" w14:textId="77777777" w:rsidR="000C6C5D" w:rsidRDefault="000C6C5D" w:rsidP="000C6C5D">
      <w:pPr>
        <w:pStyle w:val="NormalWeb"/>
        <w:shd w:val="clear" w:color="auto" w:fill="FFFFFF"/>
        <w:jc w:val="both"/>
        <w:rPr>
          <w:rFonts w:ascii="inter-regular" w:hAnsi="inter-regular"/>
          <w:color w:val="333333"/>
        </w:rPr>
      </w:pPr>
      <w:r>
        <w:rPr>
          <w:rStyle w:val="Strong"/>
          <w:rFonts w:ascii="Segoe UI" w:hAnsi="Segoe UI" w:cs="Segoe UI"/>
          <w:color w:val="333333"/>
        </w:rPr>
        <w:t>StringBuilderExample4.java</w:t>
      </w:r>
    </w:p>
    <w:p w14:paraId="1D478943" w14:textId="77777777" w:rsidR="000C6C5D" w:rsidRDefault="000C6C5D" w:rsidP="000C6C5D">
      <w:pPr>
        <w:pStyle w:val="alt"/>
        <w:numPr>
          <w:ilvl w:val="0"/>
          <w:numId w:val="187"/>
        </w:numPr>
        <w:spacing w:before="0" w:beforeAutospacing="0" w:after="0" w:afterAutospacing="0" w:line="375" w:lineRule="atLeast"/>
        <w:jc w:val="both"/>
        <w:rPr>
          <w:rFonts w:ascii="inter-regular" w:hAnsi="inter-regular"/>
          <w:color w:val="000000"/>
        </w:rPr>
      </w:pPr>
      <w:r>
        <w:rPr>
          <w:rStyle w:val="keyword"/>
          <w:rFonts w:ascii="inter-regular" w:hAnsi="inter-regular"/>
          <w:b/>
          <w:bCs/>
          <w:color w:val="006699"/>
          <w:bdr w:val="none" w:sz="0" w:space="0" w:color="auto" w:frame="1"/>
        </w:rPr>
        <w:t>class</w:t>
      </w:r>
      <w:r>
        <w:rPr>
          <w:rFonts w:ascii="inter-regular" w:hAnsi="inter-regular"/>
          <w:color w:val="000000"/>
          <w:bdr w:val="none" w:sz="0" w:space="0" w:color="auto" w:frame="1"/>
        </w:rPr>
        <w:t> StringBuilderExample4{  </w:t>
      </w:r>
    </w:p>
    <w:p w14:paraId="5C699ACB" w14:textId="77777777" w:rsidR="000C6C5D" w:rsidRDefault="000C6C5D" w:rsidP="000C6C5D">
      <w:pPr>
        <w:numPr>
          <w:ilvl w:val="0"/>
          <w:numId w:val="187"/>
        </w:numPr>
        <w:spacing w:after="0" w:line="375" w:lineRule="atLeast"/>
        <w:jc w:val="both"/>
        <w:rPr>
          <w:rFonts w:ascii="inter-regular" w:hAnsi="inter-regular"/>
          <w:color w:val="000000"/>
        </w:rPr>
      </w:pPr>
      <w:r>
        <w:rPr>
          <w:rStyle w:val="keyword"/>
          <w:rFonts w:ascii="inter-regular" w:hAnsi="inter-regular"/>
          <w:b/>
          <w:bCs/>
          <w:color w:val="006699"/>
          <w:bdr w:val="none" w:sz="0" w:space="0" w:color="auto" w:frame="1"/>
        </w:rPr>
        <w:t>public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static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void</w:t>
      </w:r>
      <w:r>
        <w:rPr>
          <w:rFonts w:ascii="inter-regular" w:hAnsi="inter-regular"/>
          <w:color w:val="000000"/>
          <w:bdr w:val="none" w:sz="0" w:space="0" w:color="auto" w:frame="1"/>
        </w:rPr>
        <w:t> main(String args[]){  </w:t>
      </w:r>
    </w:p>
    <w:p w14:paraId="5A643436" w14:textId="77777777" w:rsidR="000C6C5D" w:rsidRDefault="000C6C5D" w:rsidP="000C6C5D">
      <w:pPr>
        <w:pStyle w:val="alt"/>
        <w:numPr>
          <w:ilvl w:val="0"/>
          <w:numId w:val="187"/>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StringBuilder sb=</w:t>
      </w:r>
      <w:r>
        <w:rPr>
          <w:rStyle w:val="keyword"/>
          <w:rFonts w:ascii="inter-regular" w:hAnsi="inter-regular"/>
          <w:b/>
          <w:bCs/>
          <w:color w:val="006699"/>
          <w:bdr w:val="none" w:sz="0" w:space="0" w:color="auto" w:frame="1"/>
        </w:rPr>
        <w:t>new</w:t>
      </w:r>
      <w:r>
        <w:rPr>
          <w:rFonts w:ascii="inter-regular" w:hAnsi="inter-regular"/>
          <w:color w:val="000000"/>
          <w:bdr w:val="none" w:sz="0" w:space="0" w:color="auto" w:frame="1"/>
        </w:rPr>
        <w:t> StringBuilder(</w:t>
      </w:r>
      <w:r>
        <w:rPr>
          <w:rStyle w:val="string"/>
          <w:rFonts w:ascii="inter-regular" w:hAnsi="inter-regular"/>
          <w:color w:val="0000FF"/>
          <w:bdr w:val="none" w:sz="0" w:space="0" w:color="auto" w:frame="1"/>
        </w:rPr>
        <w:t>"Hello"</w:t>
      </w:r>
      <w:r>
        <w:rPr>
          <w:rFonts w:ascii="inter-regular" w:hAnsi="inter-regular"/>
          <w:color w:val="000000"/>
          <w:bdr w:val="none" w:sz="0" w:space="0" w:color="auto" w:frame="1"/>
        </w:rPr>
        <w:t>);  </w:t>
      </w:r>
    </w:p>
    <w:p w14:paraId="5133ECFC" w14:textId="77777777" w:rsidR="000C6C5D" w:rsidRDefault="000C6C5D" w:rsidP="000C6C5D">
      <w:pPr>
        <w:numPr>
          <w:ilvl w:val="0"/>
          <w:numId w:val="187"/>
        </w:numPr>
        <w:spacing w:after="0" w:line="375" w:lineRule="atLeast"/>
        <w:jc w:val="both"/>
        <w:rPr>
          <w:rFonts w:ascii="inter-regular" w:hAnsi="inter-regular"/>
          <w:color w:val="000000"/>
        </w:rPr>
      </w:pPr>
      <w:r>
        <w:rPr>
          <w:rFonts w:ascii="inter-regular" w:hAnsi="inter-regular"/>
          <w:color w:val="000000"/>
          <w:bdr w:val="none" w:sz="0" w:space="0" w:color="auto" w:frame="1"/>
        </w:rPr>
        <w:t>sb.delete(</w:t>
      </w:r>
      <w:r>
        <w:rPr>
          <w:rStyle w:val="number"/>
          <w:rFonts w:ascii="inter-regular" w:hAnsi="inter-regular"/>
          <w:color w:val="C00000"/>
          <w:bdr w:val="none" w:sz="0" w:space="0" w:color="auto" w:frame="1"/>
        </w:rPr>
        <w:t>1</w:t>
      </w:r>
      <w:r>
        <w:rPr>
          <w:rFonts w:ascii="inter-regular" w:hAnsi="inter-regular"/>
          <w:color w:val="000000"/>
          <w:bdr w:val="none" w:sz="0" w:space="0" w:color="auto" w:frame="1"/>
        </w:rPr>
        <w:t>,</w:t>
      </w:r>
      <w:r>
        <w:rPr>
          <w:rStyle w:val="number"/>
          <w:rFonts w:ascii="inter-regular" w:hAnsi="inter-regular"/>
          <w:color w:val="C00000"/>
          <w:bdr w:val="none" w:sz="0" w:space="0" w:color="auto" w:frame="1"/>
        </w:rPr>
        <w:t>3</w:t>
      </w:r>
      <w:r>
        <w:rPr>
          <w:rFonts w:ascii="inter-regular" w:hAnsi="inter-regular"/>
          <w:color w:val="000000"/>
          <w:bdr w:val="none" w:sz="0" w:space="0" w:color="auto" w:frame="1"/>
        </w:rPr>
        <w:t>);  </w:t>
      </w:r>
    </w:p>
    <w:p w14:paraId="50175291" w14:textId="77777777" w:rsidR="000C6C5D" w:rsidRDefault="000C6C5D" w:rsidP="000C6C5D">
      <w:pPr>
        <w:pStyle w:val="alt"/>
        <w:numPr>
          <w:ilvl w:val="0"/>
          <w:numId w:val="187"/>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System.out.println(sb);</w:t>
      </w:r>
      <w:r>
        <w:rPr>
          <w:rStyle w:val="comment"/>
          <w:rFonts w:ascii="inter-regular" w:hAnsi="inter-regular"/>
          <w:color w:val="008200"/>
          <w:bdr w:val="none" w:sz="0" w:space="0" w:color="auto" w:frame="1"/>
        </w:rPr>
        <w:t>//prints Hlo</w:t>
      </w:r>
      <w:r>
        <w:rPr>
          <w:rFonts w:ascii="inter-regular" w:hAnsi="inter-regular"/>
          <w:color w:val="000000"/>
          <w:bdr w:val="none" w:sz="0" w:space="0" w:color="auto" w:frame="1"/>
        </w:rPr>
        <w:t>  </w:t>
      </w:r>
    </w:p>
    <w:p w14:paraId="29C76868" w14:textId="77777777" w:rsidR="000C6C5D" w:rsidRDefault="000C6C5D" w:rsidP="000C6C5D">
      <w:pPr>
        <w:numPr>
          <w:ilvl w:val="0"/>
          <w:numId w:val="187"/>
        </w:numPr>
        <w:spacing w:after="0" w:line="375" w:lineRule="atLeast"/>
        <w:jc w:val="both"/>
        <w:rPr>
          <w:rFonts w:ascii="inter-regular" w:hAnsi="inter-regular"/>
          <w:color w:val="000000"/>
        </w:rPr>
      </w:pPr>
      <w:r>
        <w:rPr>
          <w:rFonts w:ascii="inter-regular" w:hAnsi="inter-regular"/>
          <w:color w:val="000000"/>
          <w:bdr w:val="none" w:sz="0" w:space="0" w:color="auto" w:frame="1"/>
        </w:rPr>
        <w:t>}  </w:t>
      </w:r>
    </w:p>
    <w:p w14:paraId="61FD2E8D" w14:textId="77777777" w:rsidR="000C6C5D" w:rsidRDefault="000C6C5D" w:rsidP="000C6C5D">
      <w:pPr>
        <w:pStyle w:val="alt"/>
        <w:numPr>
          <w:ilvl w:val="0"/>
          <w:numId w:val="187"/>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w:t>
      </w:r>
    </w:p>
    <w:p w14:paraId="48EFD015" w14:textId="77777777" w:rsidR="000C6C5D" w:rsidRDefault="000C6C5D" w:rsidP="000C6C5D">
      <w:pPr>
        <w:pStyle w:val="NormalWeb"/>
        <w:shd w:val="clear" w:color="auto" w:fill="FFFFFF"/>
        <w:jc w:val="both"/>
        <w:rPr>
          <w:rFonts w:ascii="inter-regular" w:hAnsi="inter-regular"/>
          <w:color w:val="333333"/>
        </w:rPr>
      </w:pPr>
      <w:r>
        <w:rPr>
          <w:rStyle w:val="Strong"/>
          <w:rFonts w:ascii="Segoe UI" w:hAnsi="Segoe UI" w:cs="Segoe UI"/>
          <w:color w:val="333333"/>
        </w:rPr>
        <w:t>Output:</w:t>
      </w:r>
    </w:p>
    <w:p w14:paraId="330E8EF2" w14:textId="77777777" w:rsidR="000C6C5D" w:rsidRDefault="000C6C5D" w:rsidP="000C6C5D">
      <w:pPr>
        <w:pStyle w:val="HTMLPreformatted"/>
        <w:shd w:val="clear" w:color="auto" w:fill="EEEEEE"/>
        <w:jc w:val="both"/>
        <w:rPr>
          <w:color w:val="535559"/>
        </w:rPr>
      </w:pPr>
      <w:r>
        <w:rPr>
          <w:color w:val="535559"/>
        </w:rPr>
        <w:t>Hlo</w:t>
      </w:r>
    </w:p>
    <w:p w14:paraId="508EA12C" w14:textId="77777777" w:rsidR="000C6C5D" w:rsidRDefault="000C6C5D" w:rsidP="000C6C5D">
      <w:pPr>
        <w:pStyle w:val="Heading3"/>
        <w:shd w:val="clear" w:color="auto" w:fill="FFFFFF"/>
        <w:spacing w:line="312" w:lineRule="atLeast"/>
        <w:jc w:val="both"/>
        <w:rPr>
          <w:rFonts w:ascii="Helvetica" w:hAnsi="Helvetica"/>
          <w:color w:val="610B4B"/>
          <w:sz w:val="32"/>
          <w:szCs w:val="32"/>
        </w:rPr>
      </w:pPr>
      <w:r>
        <w:rPr>
          <w:rFonts w:ascii="Helvetica" w:hAnsi="Helvetica"/>
          <w:b/>
          <w:bCs/>
          <w:color w:val="610B4B"/>
          <w:sz w:val="32"/>
          <w:szCs w:val="32"/>
        </w:rPr>
        <w:t>5) StringBuilder reverse() method</w:t>
      </w:r>
    </w:p>
    <w:p w14:paraId="0AC9E4DD" w14:textId="77777777" w:rsidR="000C6C5D" w:rsidRDefault="000C6C5D" w:rsidP="000C6C5D">
      <w:pPr>
        <w:pStyle w:val="NormalWeb"/>
        <w:shd w:val="clear" w:color="auto" w:fill="FFFFFF"/>
        <w:jc w:val="both"/>
        <w:rPr>
          <w:rFonts w:ascii="inter-regular" w:hAnsi="inter-regular"/>
          <w:color w:val="333333"/>
        </w:rPr>
      </w:pPr>
      <w:r>
        <w:rPr>
          <w:rFonts w:ascii="inter-regular" w:hAnsi="inter-regular"/>
          <w:color w:val="333333"/>
        </w:rPr>
        <w:t>The reverse() method of StringBuilder class reverses the current string.</w:t>
      </w:r>
    </w:p>
    <w:p w14:paraId="7E5D9785" w14:textId="77777777" w:rsidR="000C6C5D" w:rsidRDefault="000C6C5D" w:rsidP="000C6C5D">
      <w:pPr>
        <w:pStyle w:val="NormalWeb"/>
        <w:shd w:val="clear" w:color="auto" w:fill="FFFFFF"/>
        <w:jc w:val="both"/>
        <w:rPr>
          <w:rFonts w:ascii="inter-regular" w:hAnsi="inter-regular"/>
          <w:color w:val="333333"/>
        </w:rPr>
      </w:pPr>
      <w:r>
        <w:rPr>
          <w:rStyle w:val="Strong"/>
          <w:rFonts w:ascii="Segoe UI" w:hAnsi="Segoe UI" w:cs="Segoe UI"/>
          <w:color w:val="333333"/>
        </w:rPr>
        <w:t>StringBuilderExample5.java</w:t>
      </w:r>
    </w:p>
    <w:p w14:paraId="678AD415" w14:textId="77777777" w:rsidR="000C6C5D" w:rsidRDefault="000C6C5D" w:rsidP="000C6C5D">
      <w:pPr>
        <w:pStyle w:val="alt"/>
        <w:numPr>
          <w:ilvl w:val="0"/>
          <w:numId w:val="188"/>
        </w:numPr>
        <w:spacing w:before="0" w:beforeAutospacing="0" w:after="0" w:afterAutospacing="0" w:line="375" w:lineRule="atLeast"/>
        <w:jc w:val="both"/>
        <w:rPr>
          <w:rFonts w:ascii="inter-regular" w:hAnsi="inter-regular"/>
          <w:color w:val="000000"/>
        </w:rPr>
      </w:pPr>
      <w:r>
        <w:rPr>
          <w:rStyle w:val="keyword"/>
          <w:rFonts w:ascii="inter-regular" w:hAnsi="inter-regular"/>
          <w:b/>
          <w:bCs/>
          <w:color w:val="006699"/>
          <w:bdr w:val="none" w:sz="0" w:space="0" w:color="auto" w:frame="1"/>
        </w:rPr>
        <w:t>class</w:t>
      </w:r>
      <w:r>
        <w:rPr>
          <w:rFonts w:ascii="inter-regular" w:hAnsi="inter-regular"/>
          <w:color w:val="000000"/>
          <w:bdr w:val="none" w:sz="0" w:space="0" w:color="auto" w:frame="1"/>
        </w:rPr>
        <w:t> StringBuilderExample5{  </w:t>
      </w:r>
    </w:p>
    <w:p w14:paraId="53F712C1" w14:textId="77777777" w:rsidR="000C6C5D" w:rsidRDefault="000C6C5D" w:rsidP="000C6C5D">
      <w:pPr>
        <w:numPr>
          <w:ilvl w:val="0"/>
          <w:numId w:val="188"/>
        </w:numPr>
        <w:spacing w:after="0" w:line="375" w:lineRule="atLeast"/>
        <w:jc w:val="both"/>
        <w:rPr>
          <w:rFonts w:ascii="inter-regular" w:hAnsi="inter-regular"/>
          <w:color w:val="000000"/>
        </w:rPr>
      </w:pPr>
      <w:r>
        <w:rPr>
          <w:rStyle w:val="keyword"/>
          <w:rFonts w:ascii="inter-regular" w:hAnsi="inter-regular"/>
          <w:b/>
          <w:bCs/>
          <w:color w:val="006699"/>
          <w:bdr w:val="none" w:sz="0" w:space="0" w:color="auto" w:frame="1"/>
        </w:rPr>
        <w:t>public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static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void</w:t>
      </w:r>
      <w:r>
        <w:rPr>
          <w:rFonts w:ascii="inter-regular" w:hAnsi="inter-regular"/>
          <w:color w:val="000000"/>
          <w:bdr w:val="none" w:sz="0" w:space="0" w:color="auto" w:frame="1"/>
        </w:rPr>
        <w:t> main(String args[]){  </w:t>
      </w:r>
    </w:p>
    <w:p w14:paraId="489749E2" w14:textId="77777777" w:rsidR="000C6C5D" w:rsidRDefault="000C6C5D" w:rsidP="000C6C5D">
      <w:pPr>
        <w:pStyle w:val="alt"/>
        <w:numPr>
          <w:ilvl w:val="0"/>
          <w:numId w:val="188"/>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StringBuilder sb=</w:t>
      </w:r>
      <w:r>
        <w:rPr>
          <w:rStyle w:val="keyword"/>
          <w:rFonts w:ascii="inter-regular" w:hAnsi="inter-regular"/>
          <w:b/>
          <w:bCs/>
          <w:color w:val="006699"/>
          <w:bdr w:val="none" w:sz="0" w:space="0" w:color="auto" w:frame="1"/>
        </w:rPr>
        <w:t>new</w:t>
      </w:r>
      <w:r>
        <w:rPr>
          <w:rFonts w:ascii="inter-regular" w:hAnsi="inter-regular"/>
          <w:color w:val="000000"/>
          <w:bdr w:val="none" w:sz="0" w:space="0" w:color="auto" w:frame="1"/>
        </w:rPr>
        <w:t> StringBuilder(</w:t>
      </w:r>
      <w:r>
        <w:rPr>
          <w:rStyle w:val="string"/>
          <w:rFonts w:ascii="inter-regular" w:hAnsi="inter-regular"/>
          <w:color w:val="0000FF"/>
          <w:bdr w:val="none" w:sz="0" w:space="0" w:color="auto" w:frame="1"/>
        </w:rPr>
        <w:t>"Hello"</w:t>
      </w:r>
      <w:r>
        <w:rPr>
          <w:rFonts w:ascii="inter-regular" w:hAnsi="inter-regular"/>
          <w:color w:val="000000"/>
          <w:bdr w:val="none" w:sz="0" w:space="0" w:color="auto" w:frame="1"/>
        </w:rPr>
        <w:t>);  </w:t>
      </w:r>
    </w:p>
    <w:p w14:paraId="6EFA3FC9" w14:textId="77777777" w:rsidR="000C6C5D" w:rsidRDefault="000C6C5D" w:rsidP="000C6C5D">
      <w:pPr>
        <w:numPr>
          <w:ilvl w:val="0"/>
          <w:numId w:val="188"/>
        </w:numPr>
        <w:spacing w:after="0" w:line="375" w:lineRule="atLeast"/>
        <w:jc w:val="both"/>
        <w:rPr>
          <w:rFonts w:ascii="inter-regular" w:hAnsi="inter-regular"/>
          <w:color w:val="000000"/>
        </w:rPr>
      </w:pPr>
      <w:r>
        <w:rPr>
          <w:rFonts w:ascii="inter-regular" w:hAnsi="inter-regular"/>
          <w:color w:val="000000"/>
          <w:bdr w:val="none" w:sz="0" w:space="0" w:color="auto" w:frame="1"/>
        </w:rPr>
        <w:t>sb.reverse();  </w:t>
      </w:r>
    </w:p>
    <w:p w14:paraId="116DF650" w14:textId="77777777" w:rsidR="000C6C5D" w:rsidRDefault="000C6C5D" w:rsidP="000C6C5D">
      <w:pPr>
        <w:pStyle w:val="alt"/>
        <w:numPr>
          <w:ilvl w:val="0"/>
          <w:numId w:val="188"/>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System.out.println(sb);</w:t>
      </w:r>
      <w:r>
        <w:rPr>
          <w:rStyle w:val="comment"/>
          <w:rFonts w:ascii="inter-regular" w:hAnsi="inter-regular"/>
          <w:color w:val="008200"/>
          <w:bdr w:val="none" w:sz="0" w:space="0" w:color="auto" w:frame="1"/>
        </w:rPr>
        <w:t>//prints olleH</w:t>
      </w:r>
      <w:r>
        <w:rPr>
          <w:rFonts w:ascii="inter-regular" w:hAnsi="inter-regular"/>
          <w:color w:val="000000"/>
          <w:bdr w:val="none" w:sz="0" w:space="0" w:color="auto" w:frame="1"/>
        </w:rPr>
        <w:t>  </w:t>
      </w:r>
    </w:p>
    <w:p w14:paraId="428F0AF1" w14:textId="77777777" w:rsidR="000C6C5D" w:rsidRDefault="000C6C5D" w:rsidP="000C6C5D">
      <w:pPr>
        <w:numPr>
          <w:ilvl w:val="0"/>
          <w:numId w:val="188"/>
        </w:numPr>
        <w:spacing w:after="0" w:line="375" w:lineRule="atLeast"/>
        <w:jc w:val="both"/>
        <w:rPr>
          <w:rFonts w:ascii="inter-regular" w:hAnsi="inter-regular"/>
          <w:color w:val="000000"/>
        </w:rPr>
      </w:pPr>
      <w:r>
        <w:rPr>
          <w:rFonts w:ascii="inter-regular" w:hAnsi="inter-regular"/>
          <w:color w:val="000000"/>
          <w:bdr w:val="none" w:sz="0" w:space="0" w:color="auto" w:frame="1"/>
        </w:rPr>
        <w:t>}  </w:t>
      </w:r>
    </w:p>
    <w:p w14:paraId="04A39C04" w14:textId="77777777" w:rsidR="000C6C5D" w:rsidRDefault="000C6C5D" w:rsidP="000C6C5D">
      <w:pPr>
        <w:pStyle w:val="alt"/>
        <w:numPr>
          <w:ilvl w:val="0"/>
          <w:numId w:val="188"/>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w:t>
      </w:r>
    </w:p>
    <w:p w14:paraId="13A4FE7A" w14:textId="77777777" w:rsidR="000C6C5D" w:rsidRDefault="000C6C5D" w:rsidP="000C6C5D">
      <w:pPr>
        <w:pStyle w:val="NormalWeb"/>
        <w:shd w:val="clear" w:color="auto" w:fill="FFFFFF"/>
        <w:jc w:val="both"/>
        <w:rPr>
          <w:rFonts w:ascii="inter-regular" w:hAnsi="inter-regular"/>
          <w:color w:val="333333"/>
        </w:rPr>
      </w:pPr>
      <w:r>
        <w:rPr>
          <w:rStyle w:val="Strong"/>
          <w:rFonts w:ascii="Segoe UI" w:hAnsi="Segoe UI" w:cs="Segoe UI"/>
          <w:color w:val="333333"/>
        </w:rPr>
        <w:t>Output:</w:t>
      </w:r>
    </w:p>
    <w:p w14:paraId="3BC34A90" w14:textId="77777777" w:rsidR="000C6C5D" w:rsidRDefault="000C6C5D" w:rsidP="000C6C5D">
      <w:pPr>
        <w:pStyle w:val="HTMLPreformatted"/>
        <w:shd w:val="clear" w:color="auto" w:fill="EEEEEE"/>
        <w:jc w:val="both"/>
        <w:rPr>
          <w:color w:val="535559"/>
        </w:rPr>
      </w:pPr>
      <w:r>
        <w:rPr>
          <w:color w:val="535559"/>
        </w:rPr>
        <w:t>olleH</w:t>
      </w:r>
    </w:p>
    <w:p w14:paraId="4E1051A6" w14:textId="77777777" w:rsidR="000C6C5D" w:rsidRDefault="000C6C5D" w:rsidP="000C6C5D">
      <w:pPr>
        <w:pStyle w:val="Heading3"/>
        <w:shd w:val="clear" w:color="auto" w:fill="FFFFFF"/>
        <w:spacing w:line="312" w:lineRule="atLeast"/>
        <w:jc w:val="both"/>
        <w:rPr>
          <w:rFonts w:ascii="Helvetica" w:hAnsi="Helvetica"/>
          <w:color w:val="610B4B"/>
          <w:sz w:val="32"/>
          <w:szCs w:val="32"/>
        </w:rPr>
      </w:pPr>
      <w:r>
        <w:rPr>
          <w:rFonts w:ascii="Helvetica" w:hAnsi="Helvetica"/>
          <w:b/>
          <w:bCs/>
          <w:color w:val="610B4B"/>
          <w:sz w:val="32"/>
          <w:szCs w:val="32"/>
        </w:rPr>
        <w:lastRenderedPageBreak/>
        <w:t>6) StringBuilder capacity() method</w:t>
      </w:r>
    </w:p>
    <w:p w14:paraId="63193740" w14:textId="77777777" w:rsidR="000C6C5D" w:rsidRDefault="000C6C5D" w:rsidP="000C6C5D">
      <w:pPr>
        <w:pStyle w:val="NormalWeb"/>
        <w:shd w:val="clear" w:color="auto" w:fill="FFFFFF"/>
        <w:jc w:val="both"/>
        <w:rPr>
          <w:rFonts w:ascii="inter-regular" w:hAnsi="inter-regular"/>
          <w:color w:val="333333"/>
        </w:rPr>
      </w:pPr>
      <w:r>
        <w:rPr>
          <w:rFonts w:ascii="inter-regular" w:hAnsi="inter-regular"/>
          <w:color w:val="333333"/>
        </w:rPr>
        <w:t>The capacity() method of StringBuilder class returns the current capacity of the Builder. The default capacity of the Builder is 16. If the number of character increases from its current capacity, it increases the capacity by (oldcapacity*2)+2. For example if your current capacity is 16, it will be (16*2)+2=34.</w:t>
      </w:r>
    </w:p>
    <w:p w14:paraId="59698C4F" w14:textId="77777777" w:rsidR="000C6C5D" w:rsidRDefault="000C6C5D" w:rsidP="000C6C5D">
      <w:pPr>
        <w:pStyle w:val="NormalWeb"/>
        <w:shd w:val="clear" w:color="auto" w:fill="FFFFFF"/>
        <w:jc w:val="both"/>
        <w:rPr>
          <w:rFonts w:ascii="inter-regular" w:hAnsi="inter-regular"/>
          <w:color w:val="333333"/>
        </w:rPr>
      </w:pPr>
      <w:r>
        <w:rPr>
          <w:rStyle w:val="Strong"/>
          <w:rFonts w:ascii="Segoe UI" w:hAnsi="Segoe UI" w:cs="Segoe UI"/>
          <w:color w:val="333333"/>
        </w:rPr>
        <w:t>StringBuilderExample6.java</w:t>
      </w:r>
    </w:p>
    <w:p w14:paraId="4138886B" w14:textId="77777777" w:rsidR="000C6C5D" w:rsidRDefault="000C6C5D" w:rsidP="000C6C5D">
      <w:pPr>
        <w:pStyle w:val="alt"/>
        <w:numPr>
          <w:ilvl w:val="0"/>
          <w:numId w:val="189"/>
        </w:numPr>
        <w:spacing w:before="0" w:beforeAutospacing="0" w:after="0" w:afterAutospacing="0" w:line="375" w:lineRule="atLeast"/>
        <w:jc w:val="both"/>
        <w:rPr>
          <w:rFonts w:ascii="inter-regular" w:hAnsi="inter-regular"/>
          <w:color w:val="000000"/>
        </w:rPr>
      </w:pPr>
      <w:r>
        <w:rPr>
          <w:rStyle w:val="keyword"/>
          <w:rFonts w:ascii="inter-regular" w:hAnsi="inter-regular"/>
          <w:b/>
          <w:bCs/>
          <w:color w:val="006699"/>
          <w:bdr w:val="none" w:sz="0" w:space="0" w:color="auto" w:frame="1"/>
        </w:rPr>
        <w:t>class</w:t>
      </w:r>
      <w:r>
        <w:rPr>
          <w:rFonts w:ascii="inter-regular" w:hAnsi="inter-regular"/>
          <w:color w:val="000000"/>
          <w:bdr w:val="none" w:sz="0" w:space="0" w:color="auto" w:frame="1"/>
        </w:rPr>
        <w:t> StringBuilderExample6{    </w:t>
      </w:r>
    </w:p>
    <w:p w14:paraId="30D642EB" w14:textId="77777777" w:rsidR="000C6C5D" w:rsidRDefault="000C6C5D" w:rsidP="000C6C5D">
      <w:pPr>
        <w:numPr>
          <w:ilvl w:val="0"/>
          <w:numId w:val="189"/>
        </w:numPr>
        <w:spacing w:after="0" w:line="375" w:lineRule="atLeast"/>
        <w:jc w:val="both"/>
        <w:rPr>
          <w:rFonts w:ascii="inter-regular" w:hAnsi="inter-regular"/>
          <w:color w:val="000000"/>
        </w:rPr>
      </w:pPr>
      <w:r>
        <w:rPr>
          <w:rStyle w:val="keyword"/>
          <w:rFonts w:ascii="inter-regular" w:hAnsi="inter-regular"/>
          <w:b/>
          <w:bCs/>
          <w:color w:val="006699"/>
          <w:bdr w:val="none" w:sz="0" w:space="0" w:color="auto" w:frame="1"/>
        </w:rPr>
        <w:t>public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static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void</w:t>
      </w:r>
      <w:r>
        <w:rPr>
          <w:rFonts w:ascii="inter-regular" w:hAnsi="inter-regular"/>
          <w:color w:val="000000"/>
          <w:bdr w:val="none" w:sz="0" w:space="0" w:color="auto" w:frame="1"/>
        </w:rPr>
        <w:t> main(String args[]){    </w:t>
      </w:r>
    </w:p>
    <w:p w14:paraId="26D2073E" w14:textId="77777777" w:rsidR="000C6C5D" w:rsidRDefault="000C6C5D" w:rsidP="000C6C5D">
      <w:pPr>
        <w:pStyle w:val="alt"/>
        <w:numPr>
          <w:ilvl w:val="0"/>
          <w:numId w:val="189"/>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StringBuilder sb=</w:t>
      </w:r>
      <w:r>
        <w:rPr>
          <w:rStyle w:val="keyword"/>
          <w:rFonts w:ascii="inter-regular" w:hAnsi="inter-regular"/>
          <w:b/>
          <w:bCs/>
          <w:color w:val="006699"/>
          <w:bdr w:val="none" w:sz="0" w:space="0" w:color="auto" w:frame="1"/>
        </w:rPr>
        <w:t>new</w:t>
      </w:r>
      <w:r>
        <w:rPr>
          <w:rFonts w:ascii="inter-regular" w:hAnsi="inter-regular"/>
          <w:color w:val="000000"/>
          <w:bdr w:val="none" w:sz="0" w:space="0" w:color="auto" w:frame="1"/>
        </w:rPr>
        <w:t> StringBuilder();    </w:t>
      </w:r>
    </w:p>
    <w:p w14:paraId="626C8F24" w14:textId="77777777" w:rsidR="000C6C5D" w:rsidRDefault="000C6C5D" w:rsidP="000C6C5D">
      <w:pPr>
        <w:numPr>
          <w:ilvl w:val="0"/>
          <w:numId w:val="189"/>
        </w:numPr>
        <w:spacing w:after="0" w:line="375" w:lineRule="atLeast"/>
        <w:jc w:val="both"/>
        <w:rPr>
          <w:rFonts w:ascii="inter-regular" w:hAnsi="inter-regular"/>
          <w:color w:val="000000"/>
        </w:rPr>
      </w:pPr>
      <w:r>
        <w:rPr>
          <w:rFonts w:ascii="inter-regular" w:hAnsi="inter-regular"/>
          <w:color w:val="000000"/>
          <w:bdr w:val="none" w:sz="0" w:space="0" w:color="auto" w:frame="1"/>
        </w:rPr>
        <w:t>System.out.println(sb.capacity());</w:t>
      </w:r>
      <w:r>
        <w:rPr>
          <w:rStyle w:val="comment"/>
          <w:rFonts w:ascii="inter-regular" w:hAnsi="inter-regular"/>
          <w:color w:val="008200"/>
          <w:bdr w:val="none" w:sz="0" w:space="0" w:color="auto" w:frame="1"/>
        </w:rPr>
        <w:t>//default 16  </w:t>
      </w:r>
      <w:r>
        <w:rPr>
          <w:rFonts w:ascii="inter-regular" w:hAnsi="inter-regular"/>
          <w:color w:val="000000"/>
          <w:bdr w:val="none" w:sz="0" w:space="0" w:color="auto" w:frame="1"/>
        </w:rPr>
        <w:t>  </w:t>
      </w:r>
    </w:p>
    <w:p w14:paraId="79BC4C10" w14:textId="77777777" w:rsidR="000C6C5D" w:rsidRDefault="000C6C5D" w:rsidP="000C6C5D">
      <w:pPr>
        <w:pStyle w:val="alt"/>
        <w:numPr>
          <w:ilvl w:val="0"/>
          <w:numId w:val="189"/>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sb.append(</w:t>
      </w:r>
      <w:r>
        <w:rPr>
          <w:rStyle w:val="string"/>
          <w:rFonts w:ascii="inter-regular" w:hAnsi="inter-regular"/>
          <w:color w:val="0000FF"/>
          <w:bdr w:val="none" w:sz="0" w:space="0" w:color="auto" w:frame="1"/>
        </w:rPr>
        <w:t>"Hello"</w:t>
      </w:r>
      <w:r>
        <w:rPr>
          <w:rFonts w:ascii="inter-regular" w:hAnsi="inter-regular"/>
          <w:color w:val="000000"/>
          <w:bdr w:val="none" w:sz="0" w:space="0" w:color="auto" w:frame="1"/>
        </w:rPr>
        <w:t>);    </w:t>
      </w:r>
    </w:p>
    <w:p w14:paraId="47BF08E8" w14:textId="77777777" w:rsidR="000C6C5D" w:rsidRDefault="000C6C5D" w:rsidP="000C6C5D">
      <w:pPr>
        <w:numPr>
          <w:ilvl w:val="0"/>
          <w:numId w:val="189"/>
        </w:numPr>
        <w:spacing w:after="0" w:line="375" w:lineRule="atLeast"/>
        <w:jc w:val="both"/>
        <w:rPr>
          <w:rFonts w:ascii="inter-regular" w:hAnsi="inter-regular"/>
          <w:color w:val="000000"/>
        </w:rPr>
      </w:pPr>
      <w:r>
        <w:rPr>
          <w:rFonts w:ascii="inter-regular" w:hAnsi="inter-regular"/>
          <w:color w:val="000000"/>
          <w:bdr w:val="none" w:sz="0" w:space="0" w:color="auto" w:frame="1"/>
        </w:rPr>
        <w:t>System.out.println(sb.capacity());</w:t>
      </w:r>
      <w:r>
        <w:rPr>
          <w:rStyle w:val="comment"/>
          <w:rFonts w:ascii="inter-regular" w:hAnsi="inter-regular"/>
          <w:color w:val="008200"/>
          <w:bdr w:val="none" w:sz="0" w:space="0" w:color="auto" w:frame="1"/>
        </w:rPr>
        <w:t>//now 16  </w:t>
      </w:r>
      <w:r>
        <w:rPr>
          <w:rFonts w:ascii="inter-regular" w:hAnsi="inter-regular"/>
          <w:color w:val="000000"/>
          <w:bdr w:val="none" w:sz="0" w:space="0" w:color="auto" w:frame="1"/>
        </w:rPr>
        <w:t>  </w:t>
      </w:r>
    </w:p>
    <w:p w14:paraId="06C5994E" w14:textId="77777777" w:rsidR="000C6C5D" w:rsidRDefault="000C6C5D" w:rsidP="000C6C5D">
      <w:pPr>
        <w:pStyle w:val="alt"/>
        <w:numPr>
          <w:ilvl w:val="0"/>
          <w:numId w:val="189"/>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sb.append(</w:t>
      </w:r>
      <w:r>
        <w:rPr>
          <w:rStyle w:val="string"/>
          <w:rFonts w:ascii="inter-regular" w:hAnsi="inter-regular"/>
          <w:color w:val="0000FF"/>
          <w:bdr w:val="none" w:sz="0" w:space="0" w:color="auto" w:frame="1"/>
        </w:rPr>
        <w:t>"Java is my favourite language"</w:t>
      </w:r>
      <w:r>
        <w:rPr>
          <w:rFonts w:ascii="inter-regular" w:hAnsi="inter-regular"/>
          <w:color w:val="000000"/>
          <w:bdr w:val="none" w:sz="0" w:space="0" w:color="auto" w:frame="1"/>
        </w:rPr>
        <w:t>);    </w:t>
      </w:r>
    </w:p>
    <w:p w14:paraId="659703D3" w14:textId="77777777" w:rsidR="000C6C5D" w:rsidRDefault="000C6C5D" w:rsidP="000C6C5D">
      <w:pPr>
        <w:numPr>
          <w:ilvl w:val="0"/>
          <w:numId w:val="189"/>
        </w:numPr>
        <w:spacing w:after="0" w:line="375" w:lineRule="atLeast"/>
        <w:jc w:val="both"/>
        <w:rPr>
          <w:rFonts w:ascii="inter-regular" w:hAnsi="inter-regular"/>
          <w:color w:val="000000"/>
        </w:rPr>
      </w:pPr>
      <w:r>
        <w:rPr>
          <w:rFonts w:ascii="inter-regular" w:hAnsi="inter-regular"/>
          <w:color w:val="000000"/>
          <w:bdr w:val="none" w:sz="0" w:space="0" w:color="auto" w:frame="1"/>
        </w:rPr>
        <w:t>System.out.println(sb.capacity());</w:t>
      </w:r>
      <w:r>
        <w:rPr>
          <w:rStyle w:val="comment"/>
          <w:rFonts w:ascii="inter-regular" w:hAnsi="inter-regular"/>
          <w:color w:val="008200"/>
          <w:bdr w:val="none" w:sz="0" w:space="0" w:color="auto" w:frame="1"/>
        </w:rPr>
        <w:t>//now (16*2)+2=34 i.e (oldcapacity*2)+2  </w:t>
      </w:r>
      <w:r>
        <w:rPr>
          <w:rFonts w:ascii="inter-regular" w:hAnsi="inter-regular"/>
          <w:color w:val="000000"/>
          <w:bdr w:val="none" w:sz="0" w:space="0" w:color="auto" w:frame="1"/>
        </w:rPr>
        <w:t>  </w:t>
      </w:r>
    </w:p>
    <w:p w14:paraId="6D7AA239" w14:textId="77777777" w:rsidR="000C6C5D" w:rsidRDefault="000C6C5D" w:rsidP="000C6C5D">
      <w:pPr>
        <w:pStyle w:val="alt"/>
        <w:numPr>
          <w:ilvl w:val="0"/>
          <w:numId w:val="189"/>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w:t>
      </w:r>
    </w:p>
    <w:p w14:paraId="14AE461E" w14:textId="77777777" w:rsidR="000C6C5D" w:rsidRDefault="000C6C5D" w:rsidP="000C6C5D">
      <w:pPr>
        <w:numPr>
          <w:ilvl w:val="0"/>
          <w:numId w:val="189"/>
        </w:numPr>
        <w:spacing w:after="0" w:line="375" w:lineRule="atLeast"/>
        <w:jc w:val="both"/>
        <w:rPr>
          <w:rFonts w:ascii="inter-regular" w:hAnsi="inter-regular"/>
          <w:color w:val="000000"/>
        </w:rPr>
      </w:pPr>
      <w:r>
        <w:rPr>
          <w:rFonts w:ascii="inter-regular" w:hAnsi="inter-regular"/>
          <w:color w:val="000000"/>
          <w:bdr w:val="none" w:sz="0" w:space="0" w:color="auto" w:frame="1"/>
        </w:rPr>
        <w:t>}    </w:t>
      </w:r>
    </w:p>
    <w:p w14:paraId="7CC4A577" w14:textId="77777777" w:rsidR="000C6C5D" w:rsidRDefault="000C6C5D" w:rsidP="000C6C5D">
      <w:pPr>
        <w:pStyle w:val="NormalWeb"/>
        <w:shd w:val="clear" w:color="auto" w:fill="FFFFFF"/>
        <w:jc w:val="both"/>
        <w:rPr>
          <w:rFonts w:ascii="inter-regular" w:hAnsi="inter-regular"/>
          <w:color w:val="333333"/>
        </w:rPr>
      </w:pPr>
      <w:r>
        <w:rPr>
          <w:rStyle w:val="Strong"/>
          <w:rFonts w:ascii="Segoe UI" w:hAnsi="Segoe UI" w:cs="Segoe UI"/>
          <w:color w:val="333333"/>
        </w:rPr>
        <w:t>Output:</w:t>
      </w:r>
    </w:p>
    <w:p w14:paraId="1F0CCBC1" w14:textId="77777777" w:rsidR="000C6C5D" w:rsidRDefault="000C6C5D" w:rsidP="000C6C5D">
      <w:pPr>
        <w:pStyle w:val="HTMLPreformatted"/>
        <w:shd w:val="clear" w:color="auto" w:fill="EEEEEE"/>
        <w:jc w:val="both"/>
        <w:rPr>
          <w:color w:val="535559"/>
        </w:rPr>
      </w:pPr>
      <w:r>
        <w:rPr>
          <w:color w:val="535559"/>
        </w:rPr>
        <w:t>16</w:t>
      </w:r>
    </w:p>
    <w:p w14:paraId="48F178F7" w14:textId="77777777" w:rsidR="000C6C5D" w:rsidRDefault="000C6C5D" w:rsidP="000C6C5D">
      <w:pPr>
        <w:pStyle w:val="HTMLPreformatted"/>
        <w:shd w:val="clear" w:color="auto" w:fill="EEEEEE"/>
        <w:jc w:val="both"/>
        <w:rPr>
          <w:color w:val="535559"/>
        </w:rPr>
      </w:pPr>
      <w:r>
        <w:rPr>
          <w:color w:val="535559"/>
        </w:rPr>
        <w:t>16</w:t>
      </w:r>
    </w:p>
    <w:p w14:paraId="72BA6B00" w14:textId="77777777" w:rsidR="000C6C5D" w:rsidRDefault="000C6C5D" w:rsidP="000C6C5D">
      <w:pPr>
        <w:pStyle w:val="HTMLPreformatted"/>
        <w:shd w:val="clear" w:color="auto" w:fill="EEEEEE"/>
        <w:jc w:val="both"/>
        <w:rPr>
          <w:color w:val="535559"/>
        </w:rPr>
      </w:pPr>
      <w:r>
        <w:rPr>
          <w:color w:val="535559"/>
        </w:rPr>
        <w:t>34</w:t>
      </w:r>
    </w:p>
    <w:p w14:paraId="74A7E5F1" w14:textId="77777777" w:rsidR="000C6C5D" w:rsidRDefault="000C6C5D" w:rsidP="000C6C5D">
      <w:pPr>
        <w:pStyle w:val="Heading3"/>
        <w:shd w:val="clear" w:color="auto" w:fill="FFFFFF"/>
        <w:spacing w:line="312" w:lineRule="atLeast"/>
        <w:jc w:val="both"/>
        <w:rPr>
          <w:rFonts w:ascii="Helvetica" w:hAnsi="Helvetica"/>
          <w:color w:val="610B4B"/>
          <w:sz w:val="32"/>
          <w:szCs w:val="32"/>
        </w:rPr>
      </w:pPr>
      <w:r>
        <w:rPr>
          <w:rFonts w:ascii="Helvetica" w:hAnsi="Helvetica"/>
          <w:b/>
          <w:bCs/>
          <w:color w:val="610B4B"/>
          <w:sz w:val="32"/>
          <w:szCs w:val="32"/>
        </w:rPr>
        <w:t>7) StringBuilder ensureCapacity() method</w:t>
      </w:r>
    </w:p>
    <w:p w14:paraId="682D53FF" w14:textId="77777777" w:rsidR="000C6C5D" w:rsidRDefault="000C6C5D" w:rsidP="000C6C5D">
      <w:pPr>
        <w:pStyle w:val="NormalWeb"/>
        <w:shd w:val="clear" w:color="auto" w:fill="FFFFFF"/>
        <w:jc w:val="both"/>
        <w:rPr>
          <w:rFonts w:ascii="inter-regular" w:hAnsi="inter-regular"/>
          <w:color w:val="333333"/>
        </w:rPr>
      </w:pPr>
      <w:r>
        <w:rPr>
          <w:rFonts w:ascii="inter-regular" w:hAnsi="inter-regular"/>
          <w:color w:val="333333"/>
        </w:rPr>
        <w:t>The ensureCapacity() method of StringBuilder class ensures that the given capacity is the minimum to the current capacity. If it is greater than the current capacity, it increases the capacity by (oldcapacity*2)+2. For example if your current capacity is 16, it will be (16*2)+2=34.</w:t>
      </w:r>
    </w:p>
    <w:p w14:paraId="2DFC4ACF" w14:textId="77777777" w:rsidR="000C6C5D" w:rsidRDefault="000C6C5D" w:rsidP="000C6C5D">
      <w:pPr>
        <w:pStyle w:val="NormalWeb"/>
        <w:shd w:val="clear" w:color="auto" w:fill="FFFFFF"/>
        <w:jc w:val="both"/>
        <w:rPr>
          <w:rFonts w:ascii="inter-regular" w:hAnsi="inter-regular"/>
          <w:color w:val="333333"/>
        </w:rPr>
      </w:pPr>
      <w:r>
        <w:rPr>
          <w:rStyle w:val="Strong"/>
          <w:rFonts w:ascii="Segoe UI" w:hAnsi="Segoe UI" w:cs="Segoe UI"/>
          <w:color w:val="333333"/>
        </w:rPr>
        <w:t>StringBuilderExample7.java</w:t>
      </w:r>
    </w:p>
    <w:p w14:paraId="42CEB3A0" w14:textId="77777777" w:rsidR="000C6C5D" w:rsidRDefault="000C6C5D" w:rsidP="000C6C5D">
      <w:pPr>
        <w:pStyle w:val="alt"/>
        <w:numPr>
          <w:ilvl w:val="0"/>
          <w:numId w:val="190"/>
        </w:numPr>
        <w:spacing w:before="0" w:beforeAutospacing="0" w:after="0" w:afterAutospacing="0" w:line="375" w:lineRule="atLeast"/>
        <w:jc w:val="both"/>
        <w:rPr>
          <w:rFonts w:ascii="inter-regular" w:hAnsi="inter-regular"/>
          <w:color w:val="000000"/>
        </w:rPr>
      </w:pPr>
      <w:r>
        <w:rPr>
          <w:rStyle w:val="keyword"/>
          <w:rFonts w:ascii="inter-regular" w:hAnsi="inter-regular"/>
          <w:b/>
          <w:bCs/>
          <w:color w:val="006699"/>
          <w:bdr w:val="none" w:sz="0" w:space="0" w:color="auto" w:frame="1"/>
        </w:rPr>
        <w:t>class</w:t>
      </w:r>
      <w:r>
        <w:rPr>
          <w:rFonts w:ascii="inter-regular" w:hAnsi="inter-regular"/>
          <w:color w:val="000000"/>
          <w:bdr w:val="none" w:sz="0" w:space="0" w:color="auto" w:frame="1"/>
        </w:rPr>
        <w:t> StringBuilderExample7{    </w:t>
      </w:r>
    </w:p>
    <w:p w14:paraId="0ECDE575" w14:textId="77777777" w:rsidR="000C6C5D" w:rsidRDefault="000C6C5D" w:rsidP="000C6C5D">
      <w:pPr>
        <w:numPr>
          <w:ilvl w:val="0"/>
          <w:numId w:val="190"/>
        </w:numPr>
        <w:spacing w:after="0" w:line="375" w:lineRule="atLeast"/>
        <w:jc w:val="both"/>
        <w:rPr>
          <w:rFonts w:ascii="inter-regular" w:hAnsi="inter-regular"/>
          <w:color w:val="000000"/>
        </w:rPr>
      </w:pPr>
      <w:r>
        <w:rPr>
          <w:rStyle w:val="keyword"/>
          <w:rFonts w:ascii="inter-regular" w:hAnsi="inter-regular"/>
          <w:b/>
          <w:bCs/>
          <w:color w:val="006699"/>
          <w:bdr w:val="none" w:sz="0" w:space="0" w:color="auto" w:frame="1"/>
        </w:rPr>
        <w:t>public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static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void</w:t>
      </w:r>
      <w:r>
        <w:rPr>
          <w:rFonts w:ascii="inter-regular" w:hAnsi="inter-regular"/>
          <w:color w:val="000000"/>
          <w:bdr w:val="none" w:sz="0" w:space="0" w:color="auto" w:frame="1"/>
        </w:rPr>
        <w:t> main(String args[]){    </w:t>
      </w:r>
    </w:p>
    <w:p w14:paraId="0BE8754D" w14:textId="77777777" w:rsidR="000C6C5D" w:rsidRDefault="000C6C5D" w:rsidP="000C6C5D">
      <w:pPr>
        <w:pStyle w:val="alt"/>
        <w:numPr>
          <w:ilvl w:val="0"/>
          <w:numId w:val="190"/>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StringBuilder sb=</w:t>
      </w:r>
      <w:r>
        <w:rPr>
          <w:rStyle w:val="keyword"/>
          <w:rFonts w:ascii="inter-regular" w:hAnsi="inter-regular"/>
          <w:b/>
          <w:bCs/>
          <w:color w:val="006699"/>
          <w:bdr w:val="none" w:sz="0" w:space="0" w:color="auto" w:frame="1"/>
        </w:rPr>
        <w:t>new</w:t>
      </w:r>
      <w:r>
        <w:rPr>
          <w:rFonts w:ascii="inter-regular" w:hAnsi="inter-regular"/>
          <w:color w:val="000000"/>
          <w:bdr w:val="none" w:sz="0" w:space="0" w:color="auto" w:frame="1"/>
        </w:rPr>
        <w:t> StringBuilder();    </w:t>
      </w:r>
    </w:p>
    <w:p w14:paraId="6FE8BC7F" w14:textId="77777777" w:rsidR="000C6C5D" w:rsidRDefault="000C6C5D" w:rsidP="000C6C5D">
      <w:pPr>
        <w:numPr>
          <w:ilvl w:val="0"/>
          <w:numId w:val="190"/>
        </w:numPr>
        <w:spacing w:after="0" w:line="375" w:lineRule="atLeast"/>
        <w:jc w:val="both"/>
        <w:rPr>
          <w:rFonts w:ascii="inter-regular" w:hAnsi="inter-regular"/>
          <w:color w:val="000000"/>
        </w:rPr>
      </w:pPr>
      <w:r>
        <w:rPr>
          <w:rFonts w:ascii="inter-regular" w:hAnsi="inter-regular"/>
          <w:color w:val="000000"/>
          <w:bdr w:val="none" w:sz="0" w:space="0" w:color="auto" w:frame="1"/>
        </w:rPr>
        <w:t>System.out.println(sb.capacity());</w:t>
      </w:r>
      <w:r>
        <w:rPr>
          <w:rStyle w:val="comment"/>
          <w:rFonts w:ascii="inter-regular" w:hAnsi="inter-regular"/>
          <w:color w:val="008200"/>
          <w:bdr w:val="none" w:sz="0" w:space="0" w:color="auto" w:frame="1"/>
        </w:rPr>
        <w:t>//default 16  </w:t>
      </w:r>
      <w:r>
        <w:rPr>
          <w:rFonts w:ascii="inter-regular" w:hAnsi="inter-regular"/>
          <w:color w:val="000000"/>
          <w:bdr w:val="none" w:sz="0" w:space="0" w:color="auto" w:frame="1"/>
        </w:rPr>
        <w:t>  </w:t>
      </w:r>
    </w:p>
    <w:p w14:paraId="4E9456D0" w14:textId="77777777" w:rsidR="000C6C5D" w:rsidRDefault="000C6C5D" w:rsidP="000C6C5D">
      <w:pPr>
        <w:pStyle w:val="alt"/>
        <w:numPr>
          <w:ilvl w:val="0"/>
          <w:numId w:val="190"/>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sb.append(</w:t>
      </w:r>
      <w:r>
        <w:rPr>
          <w:rStyle w:val="string"/>
          <w:rFonts w:ascii="inter-regular" w:hAnsi="inter-regular"/>
          <w:color w:val="0000FF"/>
          <w:bdr w:val="none" w:sz="0" w:space="0" w:color="auto" w:frame="1"/>
        </w:rPr>
        <w:t>"Hello"</w:t>
      </w:r>
      <w:r>
        <w:rPr>
          <w:rFonts w:ascii="inter-regular" w:hAnsi="inter-regular"/>
          <w:color w:val="000000"/>
          <w:bdr w:val="none" w:sz="0" w:space="0" w:color="auto" w:frame="1"/>
        </w:rPr>
        <w:t>);    </w:t>
      </w:r>
    </w:p>
    <w:p w14:paraId="2BD33B03" w14:textId="77777777" w:rsidR="000C6C5D" w:rsidRDefault="000C6C5D" w:rsidP="000C6C5D">
      <w:pPr>
        <w:numPr>
          <w:ilvl w:val="0"/>
          <w:numId w:val="190"/>
        </w:numPr>
        <w:spacing w:after="0" w:line="375" w:lineRule="atLeast"/>
        <w:jc w:val="both"/>
        <w:rPr>
          <w:rFonts w:ascii="inter-regular" w:hAnsi="inter-regular"/>
          <w:color w:val="000000"/>
        </w:rPr>
      </w:pPr>
      <w:r>
        <w:rPr>
          <w:rFonts w:ascii="inter-regular" w:hAnsi="inter-regular"/>
          <w:color w:val="000000"/>
          <w:bdr w:val="none" w:sz="0" w:space="0" w:color="auto" w:frame="1"/>
        </w:rPr>
        <w:t>System.out.println(sb.capacity());</w:t>
      </w:r>
      <w:r>
        <w:rPr>
          <w:rStyle w:val="comment"/>
          <w:rFonts w:ascii="inter-regular" w:hAnsi="inter-regular"/>
          <w:color w:val="008200"/>
          <w:bdr w:val="none" w:sz="0" w:space="0" w:color="auto" w:frame="1"/>
        </w:rPr>
        <w:t>//now 16  </w:t>
      </w:r>
      <w:r>
        <w:rPr>
          <w:rFonts w:ascii="inter-regular" w:hAnsi="inter-regular"/>
          <w:color w:val="000000"/>
          <w:bdr w:val="none" w:sz="0" w:space="0" w:color="auto" w:frame="1"/>
        </w:rPr>
        <w:t>  </w:t>
      </w:r>
    </w:p>
    <w:p w14:paraId="618BA693" w14:textId="77777777" w:rsidR="000C6C5D" w:rsidRDefault="000C6C5D" w:rsidP="000C6C5D">
      <w:pPr>
        <w:pStyle w:val="alt"/>
        <w:numPr>
          <w:ilvl w:val="0"/>
          <w:numId w:val="190"/>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sb.append(</w:t>
      </w:r>
      <w:r>
        <w:rPr>
          <w:rStyle w:val="string"/>
          <w:rFonts w:ascii="inter-regular" w:hAnsi="inter-regular"/>
          <w:color w:val="0000FF"/>
          <w:bdr w:val="none" w:sz="0" w:space="0" w:color="auto" w:frame="1"/>
        </w:rPr>
        <w:t>"Java is my favourite language"</w:t>
      </w:r>
      <w:r>
        <w:rPr>
          <w:rFonts w:ascii="inter-regular" w:hAnsi="inter-regular"/>
          <w:color w:val="000000"/>
          <w:bdr w:val="none" w:sz="0" w:space="0" w:color="auto" w:frame="1"/>
        </w:rPr>
        <w:t>);    </w:t>
      </w:r>
    </w:p>
    <w:p w14:paraId="45822FFE" w14:textId="77777777" w:rsidR="000C6C5D" w:rsidRDefault="000C6C5D" w:rsidP="000C6C5D">
      <w:pPr>
        <w:numPr>
          <w:ilvl w:val="0"/>
          <w:numId w:val="190"/>
        </w:numPr>
        <w:spacing w:after="0" w:line="375" w:lineRule="atLeast"/>
        <w:jc w:val="both"/>
        <w:rPr>
          <w:rFonts w:ascii="inter-regular" w:hAnsi="inter-regular"/>
          <w:color w:val="000000"/>
        </w:rPr>
      </w:pPr>
      <w:r>
        <w:rPr>
          <w:rFonts w:ascii="inter-regular" w:hAnsi="inter-regular"/>
          <w:color w:val="000000"/>
          <w:bdr w:val="none" w:sz="0" w:space="0" w:color="auto" w:frame="1"/>
        </w:rPr>
        <w:t>System.out.println(sb.capacity());</w:t>
      </w:r>
      <w:r>
        <w:rPr>
          <w:rStyle w:val="comment"/>
          <w:rFonts w:ascii="inter-regular" w:hAnsi="inter-regular"/>
          <w:color w:val="008200"/>
          <w:bdr w:val="none" w:sz="0" w:space="0" w:color="auto" w:frame="1"/>
        </w:rPr>
        <w:t>//now (16*2)+2=34 i.e (oldcapacity*2)+2  </w:t>
      </w:r>
      <w:r>
        <w:rPr>
          <w:rFonts w:ascii="inter-regular" w:hAnsi="inter-regular"/>
          <w:color w:val="000000"/>
          <w:bdr w:val="none" w:sz="0" w:space="0" w:color="auto" w:frame="1"/>
        </w:rPr>
        <w:t>  </w:t>
      </w:r>
    </w:p>
    <w:p w14:paraId="2E77EDE7" w14:textId="77777777" w:rsidR="000C6C5D" w:rsidRDefault="000C6C5D" w:rsidP="000C6C5D">
      <w:pPr>
        <w:pStyle w:val="alt"/>
        <w:numPr>
          <w:ilvl w:val="0"/>
          <w:numId w:val="190"/>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lastRenderedPageBreak/>
        <w:t>sb.ensureCapacity(</w:t>
      </w:r>
      <w:r>
        <w:rPr>
          <w:rStyle w:val="number"/>
          <w:rFonts w:ascii="inter-regular" w:hAnsi="inter-regular"/>
          <w:color w:val="C00000"/>
          <w:bdr w:val="none" w:sz="0" w:space="0" w:color="auto" w:frame="1"/>
        </w:rPr>
        <w:t>10</w:t>
      </w:r>
      <w:r>
        <w:rPr>
          <w:rFonts w:ascii="inter-regular" w:hAnsi="inter-regular"/>
          <w:color w:val="000000"/>
          <w:bdr w:val="none" w:sz="0" w:space="0" w:color="auto" w:frame="1"/>
        </w:rPr>
        <w:t>);</w:t>
      </w:r>
      <w:r>
        <w:rPr>
          <w:rStyle w:val="comment"/>
          <w:rFonts w:ascii="inter-regular" w:hAnsi="inter-regular"/>
          <w:color w:val="008200"/>
          <w:bdr w:val="none" w:sz="0" w:space="0" w:color="auto" w:frame="1"/>
        </w:rPr>
        <w:t>//now no change  </w:t>
      </w:r>
      <w:r>
        <w:rPr>
          <w:rFonts w:ascii="inter-regular" w:hAnsi="inter-regular"/>
          <w:color w:val="000000"/>
          <w:bdr w:val="none" w:sz="0" w:space="0" w:color="auto" w:frame="1"/>
        </w:rPr>
        <w:t>  </w:t>
      </w:r>
    </w:p>
    <w:p w14:paraId="49EE8D76" w14:textId="77777777" w:rsidR="000C6C5D" w:rsidRDefault="000C6C5D" w:rsidP="000C6C5D">
      <w:pPr>
        <w:numPr>
          <w:ilvl w:val="0"/>
          <w:numId w:val="190"/>
        </w:numPr>
        <w:spacing w:after="0" w:line="375" w:lineRule="atLeast"/>
        <w:jc w:val="both"/>
        <w:rPr>
          <w:rFonts w:ascii="inter-regular" w:hAnsi="inter-regular"/>
          <w:color w:val="000000"/>
        </w:rPr>
      </w:pPr>
      <w:r>
        <w:rPr>
          <w:rFonts w:ascii="inter-regular" w:hAnsi="inter-regular"/>
          <w:color w:val="000000"/>
          <w:bdr w:val="none" w:sz="0" w:space="0" w:color="auto" w:frame="1"/>
        </w:rPr>
        <w:t>System.out.println(sb.capacity());</w:t>
      </w:r>
      <w:r>
        <w:rPr>
          <w:rStyle w:val="comment"/>
          <w:rFonts w:ascii="inter-regular" w:hAnsi="inter-regular"/>
          <w:color w:val="008200"/>
          <w:bdr w:val="none" w:sz="0" w:space="0" w:color="auto" w:frame="1"/>
        </w:rPr>
        <w:t>//now 34  </w:t>
      </w:r>
      <w:r>
        <w:rPr>
          <w:rFonts w:ascii="inter-regular" w:hAnsi="inter-regular"/>
          <w:color w:val="000000"/>
          <w:bdr w:val="none" w:sz="0" w:space="0" w:color="auto" w:frame="1"/>
        </w:rPr>
        <w:t>  </w:t>
      </w:r>
    </w:p>
    <w:p w14:paraId="5FB5B9D6" w14:textId="77777777" w:rsidR="000C6C5D" w:rsidRDefault="000C6C5D" w:rsidP="000C6C5D">
      <w:pPr>
        <w:pStyle w:val="alt"/>
        <w:numPr>
          <w:ilvl w:val="0"/>
          <w:numId w:val="190"/>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sb.ensureCapacity(</w:t>
      </w:r>
      <w:r>
        <w:rPr>
          <w:rStyle w:val="number"/>
          <w:rFonts w:ascii="inter-regular" w:hAnsi="inter-regular"/>
          <w:color w:val="C00000"/>
          <w:bdr w:val="none" w:sz="0" w:space="0" w:color="auto" w:frame="1"/>
        </w:rPr>
        <w:t>50</w:t>
      </w:r>
      <w:r>
        <w:rPr>
          <w:rFonts w:ascii="inter-regular" w:hAnsi="inter-regular"/>
          <w:color w:val="000000"/>
          <w:bdr w:val="none" w:sz="0" w:space="0" w:color="auto" w:frame="1"/>
        </w:rPr>
        <w:t>);</w:t>
      </w:r>
      <w:r>
        <w:rPr>
          <w:rStyle w:val="comment"/>
          <w:rFonts w:ascii="inter-regular" w:hAnsi="inter-regular"/>
          <w:color w:val="008200"/>
          <w:bdr w:val="none" w:sz="0" w:space="0" w:color="auto" w:frame="1"/>
        </w:rPr>
        <w:t>//now (34*2)+2  </w:t>
      </w:r>
      <w:r>
        <w:rPr>
          <w:rFonts w:ascii="inter-regular" w:hAnsi="inter-regular"/>
          <w:color w:val="000000"/>
          <w:bdr w:val="none" w:sz="0" w:space="0" w:color="auto" w:frame="1"/>
        </w:rPr>
        <w:t>  </w:t>
      </w:r>
    </w:p>
    <w:p w14:paraId="59A73C01" w14:textId="77777777" w:rsidR="000C6C5D" w:rsidRDefault="000C6C5D" w:rsidP="000C6C5D">
      <w:pPr>
        <w:numPr>
          <w:ilvl w:val="0"/>
          <w:numId w:val="190"/>
        </w:numPr>
        <w:spacing w:after="0" w:line="375" w:lineRule="atLeast"/>
        <w:jc w:val="both"/>
        <w:rPr>
          <w:rFonts w:ascii="inter-regular" w:hAnsi="inter-regular"/>
          <w:color w:val="000000"/>
        </w:rPr>
      </w:pPr>
      <w:r>
        <w:rPr>
          <w:rFonts w:ascii="inter-regular" w:hAnsi="inter-regular"/>
          <w:color w:val="000000"/>
          <w:bdr w:val="none" w:sz="0" w:space="0" w:color="auto" w:frame="1"/>
        </w:rPr>
        <w:t>System.out.println(sb.capacity());</w:t>
      </w:r>
      <w:r>
        <w:rPr>
          <w:rStyle w:val="comment"/>
          <w:rFonts w:ascii="inter-regular" w:hAnsi="inter-regular"/>
          <w:color w:val="008200"/>
          <w:bdr w:val="none" w:sz="0" w:space="0" w:color="auto" w:frame="1"/>
        </w:rPr>
        <w:t>//now 70  </w:t>
      </w:r>
      <w:r>
        <w:rPr>
          <w:rFonts w:ascii="inter-regular" w:hAnsi="inter-regular"/>
          <w:color w:val="000000"/>
          <w:bdr w:val="none" w:sz="0" w:space="0" w:color="auto" w:frame="1"/>
        </w:rPr>
        <w:t>  </w:t>
      </w:r>
    </w:p>
    <w:p w14:paraId="7FB5D677" w14:textId="77777777" w:rsidR="000C6C5D" w:rsidRDefault="000C6C5D" w:rsidP="000C6C5D">
      <w:pPr>
        <w:pStyle w:val="alt"/>
        <w:numPr>
          <w:ilvl w:val="0"/>
          <w:numId w:val="190"/>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w:t>
      </w:r>
    </w:p>
    <w:p w14:paraId="7DF186D7" w14:textId="77777777" w:rsidR="000C6C5D" w:rsidRDefault="000C6C5D" w:rsidP="000C6C5D">
      <w:pPr>
        <w:numPr>
          <w:ilvl w:val="0"/>
          <w:numId w:val="190"/>
        </w:numPr>
        <w:spacing w:after="0" w:line="375" w:lineRule="atLeast"/>
        <w:jc w:val="both"/>
        <w:rPr>
          <w:rFonts w:ascii="inter-regular" w:hAnsi="inter-regular"/>
          <w:color w:val="000000"/>
        </w:rPr>
      </w:pPr>
      <w:r>
        <w:rPr>
          <w:rFonts w:ascii="inter-regular" w:hAnsi="inter-regular"/>
          <w:color w:val="000000"/>
          <w:bdr w:val="none" w:sz="0" w:space="0" w:color="auto" w:frame="1"/>
        </w:rPr>
        <w:t>}    </w:t>
      </w:r>
    </w:p>
    <w:p w14:paraId="35CEF0CC" w14:textId="77777777" w:rsidR="000C6C5D" w:rsidRDefault="000C6C5D" w:rsidP="000C6C5D">
      <w:pPr>
        <w:pStyle w:val="NormalWeb"/>
        <w:shd w:val="clear" w:color="auto" w:fill="FFFFFF"/>
        <w:jc w:val="both"/>
        <w:rPr>
          <w:rFonts w:ascii="inter-regular" w:hAnsi="inter-regular"/>
          <w:color w:val="333333"/>
        </w:rPr>
      </w:pPr>
      <w:r>
        <w:rPr>
          <w:rStyle w:val="Strong"/>
          <w:rFonts w:ascii="Segoe UI" w:hAnsi="Segoe UI" w:cs="Segoe UI"/>
          <w:color w:val="333333"/>
        </w:rPr>
        <w:t>Output:</w:t>
      </w:r>
    </w:p>
    <w:p w14:paraId="5EF8A457" w14:textId="77777777" w:rsidR="000C6C5D" w:rsidRDefault="000C6C5D" w:rsidP="000C6C5D">
      <w:pPr>
        <w:pStyle w:val="HTMLPreformatted"/>
        <w:shd w:val="clear" w:color="auto" w:fill="EEEEEE"/>
        <w:jc w:val="both"/>
        <w:rPr>
          <w:color w:val="535559"/>
        </w:rPr>
      </w:pPr>
      <w:r>
        <w:rPr>
          <w:color w:val="535559"/>
        </w:rPr>
        <w:t>16</w:t>
      </w:r>
    </w:p>
    <w:p w14:paraId="03C57C78" w14:textId="77777777" w:rsidR="000C6C5D" w:rsidRDefault="000C6C5D" w:rsidP="000C6C5D">
      <w:pPr>
        <w:pStyle w:val="HTMLPreformatted"/>
        <w:shd w:val="clear" w:color="auto" w:fill="EEEEEE"/>
        <w:jc w:val="both"/>
        <w:rPr>
          <w:color w:val="535559"/>
        </w:rPr>
      </w:pPr>
      <w:r>
        <w:rPr>
          <w:color w:val="535559"/>
        </w:rPr>
        <w:t>16</w:t>
      </w:r>
    </w:p>
    <w:p w14:paraId="4A44B96C" w14:textId="77777777" w:rsidR="000C6C5D" w:rsidRDefault="000C6C5D" w:rsidP="000C6C5D">
      <w:pPr>
        <w:pStyle w:val="HTMLPreformatted"/>
        <w:shd w:val="clear" w:color="auto" w:fill="EEEEEE"/>
        <w:jc w:val="both"/>
        <w:rPr>
          <w:color w:val="535559"/>
        </w:rPr>
      </w:pPr>
      <w:r>
        <w:rPr>
          <w:color w:val="535559"/>
        </w:rPr>
        <w:t>34</w:t>
      </w:r>
    </w:p>
    <w:p w14:paraId="498A360E" w14:textId="77777777" w:rsidR="000C6C5D" w:rsidRDefault="000C6C5D" w:rsidP="000C6C5D">
      <w:pPr>
        <w:pStyle w:val="HTMLPreformatted"/>
        <w:shd w:val="clear" w:color="auto" w:fill="EEEEEE"/>
        <w:jc w:val="both"/>
        <w:rPr>
          <w:color w:val="535559"/>
        </w:rPr>
      </w:pPr>
      <w:r>
        <w:rPr>
          <w:color w:val="535559"/>
        </w:rPr>
        <w:t>34</w:t>
      </w:r>
    </w:p>
    <w:p w14:paraId="56489E69" w14:textId="77777777" w:rsidR="000C6C5D" w:rsidRDefault="000C6C5D" w:rsidP="000C6C5D">
      <w:pPr>
        <w:pStyle w:val="HTMLPreformatted"/>
        <w:shd w:val="clear" w:color="auto" w:fill="EEEEEE"/>
        <w:jc w:val="both"/>
        <w:rPr>
          <w:color w:val="535559"/>
        </w:rPr>
      </w:pPr>
      <w:r>
        <w:rPr>
          <w:color w:val="535559"/>
        </w:rPr>
        <w:t>70</w:t>
      </w:r>
    </w:p>
    <w:p w14:paraId="3AF20E7E" w14:textId="77777777" w:rsidR="000C6C5D" w:rsidRDefault="000C6C5D" w:rsidP="0027496C">
      <w:pPr>
        <w:rPr>
          <w:b/>
          <w:bCs/>
          <w:sz w:val="44"/>
          <w:szCs w:val="44"/>
          <w:u w:val="single"/>
        </w:rPr>
      </w:pPr>
    </w:p>
    <w:p w14:paraId="7322C446" w14:textId="77777777" w:rsidR="00B956B3" w:rsidRDefault="00B956B3" w:rsidP="0027496C">
      <w:pPr>
        <w:rPr>
          <w:b/>
          <w:bCs/>
          <w:sz w:val="44"/>
          <w:szCs w:val="44"/>
          <w:u w:val="single"/>
        </w:rPr>
      </w:pPr>
    </w:p>
    <w:p w14:paraId="17D09CBB" w14:textId="77777777" w:rsidR="00B956B3" w:rsidRDefault="00DD7A94" w:rsidP="0027496C">
      <w:pPr>
        <w:rPr>
          <w:b/>
          <w:bCs/>
          <w:sz w:val="44"/>
          <w:szCs w:val="44"/>
          <w:u w:val="single"/>
        </w:rPr>
      </w:pPr>
      <w:r>
        <w:rPr>
          <w:b/>
          <w:bCs/>
          <w:sz w:val="44"/>
          <w:szCs w:val="44"/>
          <w:u w:val="single"/>
        </w:rPr>
        <w:t>Exception Handling in Java</w:t>
      </w:r>
    </w:p>
    <w:p w14:paraId="3919699B" w14:textId="77777777" w:rsidR="00DD7A94" w:rsidRDefault="00DD7A94" w:rsidP="00DD7A94">
      <w:pPr>
        <w:pStyle w:val="NormalWeb"/>
        <w:shd w:val="clear" w:color="auto" w:fill="FFFFFF"/>
        <w:jc w:val="both"/>
        <w:rPr>
          <w:rFonts w:ascii="inter-regular" w:hAnsi="inter-regular"/>
          <w:color w:val="333333"/>
        </w:rPr>
      </w:pPr>
      <w:r>
        <w:rPr>
          <w:rFonts w:ascii="inter-regular" w:hAnsi="inter-regular"/>
          <w:color w:val="333333"/>
        </w:rPr>
        <w:t>The </w:t>
      </w:r>
      <w:r>
        <w:rPr>
          <w:rStyle w:val="Strong"/>
          <w:rFonts w:ascii="Segoe UI" w:hAnsi="Segoe UI" w:cs="Segoe UI"/>
          <w:color w:val="333333"/>
        </w:rPr>
        <w:t>Exception Handling in Java</w:t>
      </w:r>
      <w:r>
        <w:rPr>
          <w:rFonts w:ascii="inter-regular" w:hAnsi="inter-regular"/>
          <w:color w:val="333333"/>
        </w:rPr>
        <w:t> is one of the powerful </w:t>
      </w:r>
      <w:r>
        <w:rPr>
          <w:rStyle w:val="Emphasis"/>
          <w:rFonts w:ascii="inter-regular" w:hAnsi="inter-regular"/>
          <w:color w:val="333333"/>
        </w:rPr>
        <w:t>mechanism to handle the runtime errors</w:t>
      </w:r>
      <w:r>
        <w:rPr>
          <w:rFonts w:ascii="inter-regular" w:hAnsi="inter-regular"/>
          <w:color w:val="333333"/>
        </w:rPr>
        <w:t> so that the normal flow of the application can be maintained.</w:t>
      </w:r>
    </w:p>
    <w:p w14:paraId="1EF53794" w14:textId="77777777" w:rsidR="00DD7A94" w:rsidRDefault="00DD7A94" w:rsidP="00DD7A94">
      <w:pPr>
        <w:pStyle w:val="NormalWeb"/>
        <w:shd w:val="clear" w:color="auto" w:fill="FFFFFF"/>
        <w:jc w:val="both"/>
        <w:rPr>
          <w:rFonts w:ascii="inter-regular" w:hAnsi="inter-regular"/>
          <w:color w:val="333333"/>
        </w:rPr>
      </w:pPr>
      <w:r>
        <w:rPr>
          <w:rFonts w:ascii="inter-regular" w:hAnsi="inter-regular"/>
          <w:color w:val="333333"/>
        </w:rPr>
        <w:t>In this tutorial, we will learn about Java exceptions, it's types, and the difference between checked and unchecked exceptions.</w:t>
      </w:r>
    </w:p>
    <w:p w14:paraId="4061DB31" w14:textId="77777777" w:rsidR="00DD7A94" w:rsidRDefault="00DD7A94" w:rsidP="00DD7A94">
      <w:pPr>
        <w:pStyle w:val="Heading2"/>
        <w:shd w:val="clear" w:color="auto" w:fill="FFFFFF"/>
        <w:spacing w:line="312" w:lineRule="atLeast"/>
        <w:jc w:val="both"/>
        <w:rPr>
          <w:rFonts w:ascii="Helvetica" w:hAnsi="Helvetica"/>
          <w:b w:val="0"/>
          <w:bCs w:val="0"/>
          <w:color w:val="610B38"/>
          <w:sz w:val="38"/>
          <w:szCs w:val="38"/>
        </w:rPr>
      </w:pPr>
      <w:r>
        <w:rPr>
          <w:rFonts w:ascii="Helvetica" w:hAnsi="Helvetica"/>
          <w:b w:val="0"/>
          <w:bCs w:val="0"/>
          <w:color w:val="610B38"/>
          <w:sz w:val="38"/>
          <w:szCs w:val="38"/>
        </w:rPr>
        <w:t>What is Exception in Java?</w:t>
      </w:r>
    </w:p>
    <w:p w14:paraId="0522CA02" w14:textId="77777777" w:rsidR="00DD7A94" w:rsidRDefault="00DD7A94" w:rsidP="00DD7A94">
      <w:pPr>
        <w:pStyle w:val="NormalWeb"/>
        <w:shd w:val="clear" w:color="auto" w:fill="FFFFFF"/>
        <w:jc w:val="both"/>
        <w:rPr>
          <w:rFonts w:ascii="inter-regular" w:hAnsi="inter-regular"/>
          <w:color w:val="333333"/>
        </w:rPr>
      </w:pPr>
      <w:r>
        <w:rPr>
          <w:rStyle w:val="Strong"/>
          <w:rFonts w:ascii="Segoe UI" w:hAnsi="Segoe UI" w:cs="Segoe UI"/>
          <w:color w:val="333333"/>
        </w:rPr>
        <w:t>Dictionary Meaning:</w:t>
      </w:r>
      <w:r>
        <w:rPr>
          <w:rFonts w:ascii="inter-regular" w:hAnsi="inter-regular"/>
          <w:color w:val="333333"/>
        </w:rPr>
        <w:t> Exception is an abnormal condition.</w:t>
      </w:r>
    </w:p>
    <w:p w14:paraId="22AC7516" w14:textId="77777777" w:rsidR="00DD7A94" w:rsidRDefault="00DD7A94" w:rsidP="00DD7A94">
      <w:pPr>
        <w:pStyle w:val="NormalWeb"/>
        <w:shd w:val="clear" w:color="auto" w:fill="FFFFFF"/>
        <w:jc w:val="both"/>
        <w:rPr>
          <w:rFonts w:ascii="inter-regular" w:hAnsi="inter-regular"/>
          <w:color w:val="333333"/>
        </w:rPr>
      </w:pPr>
      <w:r>
        <w:rPr>
          <w:rFonts w:ascii="inter-regular" w:hAnsi="inter-regular"/>
          <w:color w:val="333333"/>
        </w:rPr>
        <w:t>In Java, an exception is an event that disrupts the normal flow of the program. It is an object which is thrown at runtime.</w:t>
      </w:r>
    </w:p>
    <w:p w14:paraId="4D1495F9" w14:textId="77777777" w:rsidR="00DD7A94" w:rsidRDefault="00DD7A94" w:rsidP="00DD7A94">
      <w:pPr>
        <w:pStyle w:val="Heading2"/>
        <w:shd w:val="clear" w:color="auto" w:fill="FFFFFF"/>
        <w:spacing w:line="312" w:lineRule="atLeast"/>
        <w:jc w:val="both"/>
        <w:rPr>
          <w:rFonts w:ascii="Helvetica" w:hAnsi="Helvetica"/>
          <w:b w:val="0"/>
          <w:bCs w:val="0"/>
          <w:color w:val="610B38"/>
          <w:sz w:val="38"/>
          <w:szCs w:val="38"/>
        </w:rPr>
      </w:pPr>
      <w:r>
        <w:rPr>
          <w:rFonts w:ascii="Helvetica" w:hAnsi="Helvetica"/>
          <w:b w:val="0"/>
          <w:bCs w:val="0"/>
          <w:color w:val="610B38"/>
          <w:sz w:val="38"/>
          <w:szCs w:val="38"/>
        </w:rPr>
        <w:t>What is Exception Handling?</w:t>
      </w:r>
    </w:p>
    <w:p w14:paraId="29CA4827" w14:textId="77777777" w:rsidR="00DD7A94" w:rsidRDefault="00DD7A94" w:rsidP="00DD7A94">
      <w:pPr>
        <w:pStyle w:val="NormalWeb"/>
        <w:shd w:val="clear" w:color="auto" w:fill="FFFFFF"/>
        <w:jc w:val="both"/>
        <w:rPr>
          <w:rFonts w:ascii="inter-regular" w:hAnsi="inter-regular"/>
          <w:color w:val="333333"/>
        </w:rPr>
      </w:pPr>
      <w:r>
        <w:rPr>
          <w:rFonts w:ascii="inter-regular" w:hAnsi="inter-regular"/>
          <w:color w:val="333333"/>
        </w:rPr>
        <w:t>Exception Handling is a mechanism to handle runtime errors such as ClassNotFoundException, IOException, SQLException, RemoteException, etc.</w:t>
      </w:r>
    </w:p>
    <w:p w14:paraId="503EB9B6" w14:textId="77777777" w:rsidR="00DD7A94" w:rsidRDefault="00DD7A94" w:rsidP="00DD7A94">
      <w:pPr>
        <w:pStyle w:val="Heading3"/>
        <w:shd w:val="clear" w:color="auto" w:fill="FFFFFF"/>
        <w:spacing w:line="312" w:lineRule="atLeast"/>
        <w:jc w:val="both"/>
        <w:rPr>
          <w:rFonts w:ascii="Helvetica" w:hAnsi="Helvetica"/>
          <w:color w:val="610B4B"/>
          <w:sz w:val="26"/>
          <w:szCs w:val="26"/>
        </w:rPr>
      </w:pPr>
      <w:r>
        <w:rPr>
          <w:rFonts w:ascii="Helvetica" w:hAnsi="Helvetica"/>
          <w:b/>
          <w:bCs/>
          <w:color w:val="610B4B"/>
          <w:sz w:val="26"/>
          <w:szCs w:val="26"/>
        </w:rPr>
        <w:t>Advantage of Exception Handling</w:t>
      </w:r>
    </w:p>
    <w:p w14:paraId="11676824" w14:textId="77777777" w:rsidR="00DD7A94" w:rsidRDefault="00DD7A94" w:rsidP="00DD7A94">
      <w:pPr>
        <w:pStyle w:val="NormalWeb"/>
        <w:shd w:val="clear" w:color="auto" w:fill="FFFFFF"/>
        <w:jc w:val="both"/>
        <w:rPr>
          <w:rFonts w:ascii="inter-regular" w:hAnsi="inter-regular"/>
          <w:color w:val="333333"/>
        </w:rPr>
      </w:pPr>
      <w:r>
        <w:rPr>
          <w:rFonts w:ascii="inter-regular" w:hAnsi="inter-regular"/>
          <w:color w:val="333333"/>
        </w:rPr>
        <w:t>The core advantage of exception handling is </w:t>
      </w:r>
      <w:r>
        <w:rPr>
          <w:rStyle w:val="Strong"/>
          <w:rFonts w:ascii="Segoe UI" w:hAnsi="Segoe UI" w:cs="Segoe UI"/>
          <w:color w:val="333333"/>
        </w:rPr>
        <w:t>to maintain the normal flow of the application</w:t>
      </w:r>
      <w:r>
        <w:rPr>
          <w:rFonts w:ascii="inter-regular" w:hAnsi="inter-regular"/>
          <w:color w:val="333333"/>
        </w:rPr>
        <w:t>. An exception normally disrupts the normal flow of the application; that is why we need to handle exceptions. Let's consider a scenario:</w:t>
      </w:r>
    </w:p>
    <w:p w14:paraId="4712EB91" w14:textId="77777777" w:rsidR="00DD7A94" w:rsidRDefault="00DD7A94" w:rsidP="00DD7A94">
      <w:pPr>
        <w:pStyle w:val="alt"/>
        <w:numPr>
          <w:ilvl w:val="0"/>
          <w:numId w:val="191"/>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lastRenderedPageBreak/>
        <w:t>statement </w:t>
      </w:r>
      <w:r>
        <w:rPr>
          <w:rStyle w:val="number"/>
          <w:rFonts w:ascii="inter-regular" w:hAnsi="inter-regular"/>
          <w:color w:val="C00000"/>
          <w:bdr w:val="none" w:sz="0" w:space="0" w:color="auto" w:frame="1"/>
        </w:rPr>
        <w:t>1</w:t>
      </w:r>
      <w:r>
        <w:rPr>
          <w:rFonts w:ascii="inter-regular" w:hAnsi="inter-regular"/>
          <w:color w:val="000000"/>
          <w:bdr w:val="none" w:sz="0" w:space="0" w:color="auto" w:frame="1"/>
        </w:rPr>
        <w:t>;  </w:t>
      </w:r>
    </w:p>
    <w:p w14:paraId="3BE4063F" w14:textId="77777777" w:rsidR="00DD7A94" w:rsidRDefault="00DD7A94" w:rsidP="00DD7A94">
      <w:pPr>
        <w:numPr>
          <w:ilvl w:val="0"/>
          <w:numId w:val="191"/>
        </w:numPr>
        <w:spacing w:after="0" w:line="375" w:lineRule="atLeast"/>
        <w:jc w:val="both"/>
        <w:rPr>
          <w:rFonts w:ascii="inter-regular" w:hAnsi="inter-regular"/>
          <w:color w:val="000000"/>
        </w:rPr>
      </w:pPr>
      <w:r>
        <w:rPr>
          <w:rFonts w:ascii="inter-regular" w:hAnsi="inter-regular"/>
          <w:color w:val="000000"/>
          <w:bdr w:val="none" w:sz="0" w:space="0" w:color="auto" w:frame="1"/>
        </w:rPr>
        <w:t>statement </w:t>
      </w:r>
      <w:r>
        <w:rPr>
          <w:rStyle w:val="number"/>
          <w:rFonts w:ascii="inter-regular" w:hAnsi="inter-regular"/>
          <w:color w:val="C00000"/>
          <w:bdr w:val="none" w:sz="0" w:space="0" w:color="auto" w:frame="1"/>
        </w:rPr>
        <w:t>2</w:t>
      </w:r>
      <w:r>
        <w:rPr>
          <w:rFonts w:ascii="inter-regular" w:hAnsi="inter-regular"/>
          <w:color w:val="000000"/>
          <w:bdr w:val="none" w:sz="0" w:space="0" w:color="auto" w:frame="1"/>
        </w:rPr>
        <w:t>;  </w:t>
      </w:r>
    </w:p>
    <w:p w14:paraId="35D0804B" w14:textId="77777777" w:rsidR="00DD7A94" w:rsidRDefault="00DD7A94" w:rsidP="00DD7A94">
      <w:pPr>
        <w:pStyle w:val="alt"/>
        <w:numPr>
          <w:ilvl w:val="0"/>
          <w:numId w:val="191"/>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statement </w:t>
      </w:r>
      <w:r>
        <w:rPr>
          <w:rStyle w:val="number"/>
          <w:rFonts w:ascii="inter-regular" w:hAnsi="inter-regular"/>
          <w:color w:val="C00000"/>
          <w:bdr w:val="none" w:sz="0" w:space="0" w:color="auto" w:frame="1"/>
        </w:rPr>
        <w:t>3</w:t>
      </w:r>
      <w:r>
        <w:rPr>
          <w:rFonts w:ascii="inter-regular" w:hAnsi="inter-regular"/>
          <w:color w:val="000000"/>
          <w:bdr w:val="none" w:sz="0" w:space="0" w:color="auto" w:frame="1"/>
        </w:rPr>
        <w:t>;  </w:t>
      </w:r>
    </w:p>
    <w:p w14:paraId="1AD69C2F" w14:textId="77777777" w:rsidR="00DD7A94" w:rsidRDefault="00DD7A94" w:rsidP="00DD7A94">
      <w:pPr>
        <w:numPr>
          <w:ilvl w:val="0"/>
          <w:numId w:val="191"/>
        </w:numPr>
        <w:spacing w:after="0" w:line="375" w:lineRule="atLeast"/>
        <w:jc w:val="both"/>
        <w:rPr>
          <w:rFonts w:ascii="inter-regular" w:hAnsi="inter-regular"/>
          <w:color w:val="000000"/>
        </w:rPr>
      </w:pPr>
      <w:r>
        <w:rPr>
          <w:rFonts w:ascii="inter-regular" w:hAnsi="inter-regular"/>
          <w:color w:val="000000"/>
          <w:bdr w:val="none" w:sz="0" w:space="0" w:color="auto" w:frame="1"/>
        </w:rPr>
        <w:t>statement </w:t>
      </w:r>
      <w:r>
        <w:rPr>
          <w:rStyle w:val="number"/>
          <w:rFonts w:ascii="inter-regular" w:hAnsi="inter-regular"/>
          <w:color w:val="C00000"/>
          <w:bdr w:val="none" w:sz="0" w:space="0" w:color="auto" w:frame="1"/>
        </w:rPr>
        <w:t>4</w:t>
      </w:r>
      <w:r>
        <w:rPr>
          <w:rFonts w:ascii="inter-regular" w:hAnsi="inter-regular"/>
          <w:color w:val="000000"/>
          <w:bdr w:val="none" w:sz="0" w:space="0" w:color="auto" w:frame="1"/>
        </w:rPr>
        <w:t>;  </w:t>
      </w:r>
    </w:p>
    <w:p w14:paraId="36326FDF" w14:textId="77777777" w:rsidR="00DD7A94" w:rsidRDefault="00DD7A94" w:rsidP="00DD7A94">
      <w:pPr>
        <w:pStyle w:val="alt"/>
        <w:numPr>
          <w:ilvl w:val="0"/>
          <w:numId w:val="191"/>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statement </w:t>
      </w:r>
      <w:r>
        <w:rPr>
          <w:rStyle w:val="number"/>
          <w:rFonts w:ascii="inter-regular" w:hAnsi="inter-regular"/>
          <w:color w:val="C00000"/>
          <w:bdr w:val="none" w:sz="0" w:space="0" w:color="auto" w:frame="1"/>
        </w:rPr>
        <w:t>5</w:t>
      </w:r>
      <w:r>
        <w:rPr>
          <w:rFonts w:ascii="inter-regular" w:hAnsi="inter-regular"/>
          <w:color w:val="000000"/>
          <w:bdr w:val="none" w:sz="0" w:space="0" w:color="auto" w:frame="1"/>
        </w:rPr>
        <w:t>;</w:t>
      </w:r>
      <w:r>
        <w:rPr>
          <w:rStyle w:val="comment"/>
          <w:rFonts w:ascii="inter-regular" w:hAnsi="inter-regular"/>
          <w:color w:val="008200"/>
          <w:bdr w:val="none" w:sz="0" w:space="0" w:color="auto" w:frame="1"/>
        </w:rPr>
        <w:t>//exception occurs</w:t>
      </w:r>
      <w:r>
        <w:rPr>
          <w:rFonts w:ascii="inter-regular" w:hAnsi="inter-regular"/>
          <w:color w:val="000000"/>
          <w:bdr w:val="none" w:sz="0" w:space="0" w:color="auto" w:frame="1"/>
        </w:rPr>
        <w:t>  </w:t>
      </w:r>
    </w:p>
    <w:p w14:paraId="47FA8BB6" w14:textId="77777777" w:rsidR="00DD7A94" w:rsidRDefault="00DD7A94" w:rsidP="00DD7A94">
      <w:pPr>
        <w:numPr>
          <w:ilvl w:val="0"/>
          <w:numId w:val="191"/>
        </w:numPr>
        <w:spacing w:after="0" w:line="375" w:lineRule="atLeast"/>
        <w:jc w:val="both"/>
        <w:rPr>
          <w:rFonts w:ascii="inter-regular" w:hAnsi="inter-regular"/>
          <w:color w:val="000000"/>
        </w:rPr>
      </w:pPr>
      <w:r>
        <w:rPr>
          <w:rFonts w:ascii="inter-regular" w:hAnsi="inter-regular"/>
          <w:color w:val="000000"/>
          <w:bdr w:val="none" w:sz="0" w:space="0" w:color="auto" w:frame="1"/>
        </w:rPr>
        <w:t>statement </w:t>
      </w:r>
      <w:r>
        <w:rPr>
          <w:rStyle w:val="number"/>
          <w:rFonts w:ascii="inter-regular" w:hAnsi="inter-regular"/>
          <w:color w:val="C00000"/>
          <w:bdr w:val="none" w:sz="0" w:space="0" w:color="auto" w:frame="1"/>
        </w:rPr>
        <w:t>6</w:t>
      </w:r>
      <w:r>
        <w:rPr>
          <w:rFonts w:ascii="inter-regular" w:hAnsi="inter-regular"/>
          <w:color w:val="000000"/>
          <w:bdr w:val="none" w:sz="0" w:space="0" w:color="auto" w:frame="1"/>
        </w:rPr>
        <w:t>;  </w:t>
      </w:r>
    </w:p>
    <w:p w14:paraId="71CEACD1" w14:textId="77777777" w:rsidR="00DD7A94" w:rsidRDefault="00DD7A94" w:rsidP="00DD7A94">
      <w:pPr>
        <w:pStyle w:val="alt"/>
        <w:numPr>
          <w:ilvl w:val="0"/>
          <w:numId w:val="191"/>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statement </w:t>
      </w:r>
      <w:r>
        <w:rPr>
          <w:rStyle w:val="number"/>
          <w:rFonts w:ascii="inter-regular" w:hAnsi="inter-regular"/>
          <w:color w:val="C00000"/>
          <w:bdr w:val="none" w:sz="0" w:space="0" w:color="auto" w:frame="1"/>
        </w:rPr>
        <w:t>7</w:t>
      </w:r>
      <w:r>
        <w:rPr>
          <w:rFonts w:ascii="inter-regular" w:hAnsi="inter-regular"/>
          <w:color w:val="000000"/>
          <w:bdr w:val="none" w:sz="0" w:space="0" w:color="auto" w:frame="1"/>
        </w:rPr>
        <w:t>;  </w:t>
      </w:r>
    </w:p>
    <w:p w14:paraId="20C8B6C1" w14:textId="77777777" w:rsidR="00DD7A94" w:rsidRDefault="00DD7A94" w:rsidP="00DD7A94">
      <w:pPr>
        <w:numPr>
          <w:ilvl w:val="0"/>
          <w:numId w:val="191"/>
        </w:numPr>
        <w:spacing w:after="0" w:line="375" w:lineRule="atLeast"/>
        <w:jc w:val="both"/>
        <w:rPr>
          <w:rFonts w:ascii="inter-regular" w:hAnsi="inter-regular"/>
          <w:color w:val="000000"/>
        </w:rPr>
      </w:pPr>
      <w:r>
        <w:rPr>
          <w:rFonts w:ascii="inter-regular" w:hAnsi="inter-regular"/>
          <w:color w:val="000000"/>
          <w:bdr w:val="none" w:sz="0" w:space="0" w:color="auto" w:frame="1"/>
        </w:rPr>
        <w:t>statement </w:t>
      </w:r>
      <w:r>
        <w:rPr>
          <w:rStyle w:val="number"/>
          <w:rFonts w:ascii="inter-regular" w:hAnsi="inter-regular"/>
          <w:color w:val="C00000"/>
          <w:bdr w:val="none" w:sz="0" w:space="0" w:color="auto" w:frame="1"/>
        </w:rPr>
        <w:t>8</w:t>
      </w:r>
      <w:r>
        <w:rPr>
          <w:rFonts w:ascii="inter-regular" w:hAnsi="inter-regular"/>
          <w:color w:val="000000"/>
          <w:bdr w:val="none" w:sz="0" w:space="0" w:color="auto" w:frame="1"/>
        </w:rPr>
        <w:t>;  </w:t>
      </w:r>
    </w:p>
    <w:p w14:paraId="4F17C216" w14:textId="77777777" w:rsidR="00DD7A94" w:rsidRDefault="00DD7A94" w:rsidP="00DD7A94">
      <w:pPr>
        <w:pStyle w:val="alt"/>
        <w:numPr>
          <w:ilvl w:val="0"/>
          <w:numId w:val="191"/>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statement </w:t>
      </w:r>
      <w:r>
        <w:rPr>
          <w:rStyle w:val="number"/>
          <w:rFonts w:ascii="inter-regular" w:hAnsi="inter-regular"/>
          <w:color w:val="C00000"/>
          <w:bdr w:val="none" w:sz="0" w:space="0" w:color="auto" w:frame="1"/>
        </w:rPr>
        <w:t>9</w:t>
      </w:r>
      <w:r>
        <w:rPr>
          <w:rFonts w:ascii="inter-regular" w:hAnsi="inter-regular"/>
          <w:color w:val="000000"/>
          <w:bdr w:val="none" w:sz="0" w:space="0" w:color="auto" w:frame="1"/>
        </w:rPr>
        <w:t>;  </w:t>
      </w:r>
    </w:p>
    <w:p w14:paraId="5D7D93C4" w14:textId="77777777" w:rsidR="00DD7A94" w:rsidRDefault="00DD7A94" w:rsidP="00DD7A94">
      <w:pPr>
        <w:numPr>
          <w:ilvl w:val="0"/>
          <w:numId w:val="191"/>
        </w:numPr>
        <w:spacing w:after="0" w:line="375" w:lineRule="atLeast"/>
        <w:jc w:val="both"/>
        <w:rPr>
          <w:rFonts w:ascii="inter-regular" w:hAnsi="inter-regular"/>
          <w:color w:val="000000"/>
        </w:rPr>
      </w:pPr>
      <w:r>
        <w:rPr>
          <w:rFonts w:ascii="inter-regular" w:hAnsi="inter-regular"/>
          <w:color w:val="000000"/>
          <w:bdr w:val="none" w:sz="0" w:space="0" w:color="auto" w:frame="1"/>
        </w:rPr>
        <w:t>statement </w:t>
      </w:r>
      <w:r>
        <w:rPr>
          <w:rStyle w:val="number"/>
          <w:rFonts w:ascii="inter-regular" w:hAnsi="inter-regular"/>
          <w:color w:val="C00000"/>
          <w:bdr w:val="none" w:sz="0" w:space="0" w:color="auto" w:frame="1"/>
        </w:rPr>
        <w:t>10</w:t>
      </w:r>
      <w:r>
        <w:rPr>
          <w:rFonts w:ascii="inter-regular" w:hAnsi="inter-regular"/>
          <w:color w:val="000000"/>
          <w:bdr w:val="none" w:sz="0" w:space="0" w:color="auto" w:frame="1"/>
        </w:rPr>
        <w:t>;  </w:t>
      </w:r>
    </w:p>
    <w:p w14:paraId="359AB4E0" w14:textId="77777777" w:rsidR="00DD7A94" w:rsidRDefault="00DD7A94" w:rsidP="00DD7A94">
      <w:pPr>
        <w:pStyle w:val="NormalWeb"/>
        <w:shd w:val="clear" w:color="auto" w:fill="FFFFFF"/>
        <w:jc w:val="both"/>
        <w:rPr>
          <w:rFonts w:ascii="inter-regular" w:hAnsi="inter-regular"/>
          <w:color w:val="333333"/>
        </w:rPr>
      </w:pPr>
      <w:r>
        <w:rPr>
          <w:rFonts w:ascii="inter-regular" w:hAnsi="inter-regular"/>
          <w:color w:val="333333"/>
        </w:rPr>
        <w:t>Suppose there are 10 statements in a Java program and an exception occurs at statement 5; the rest of the code will not be executed, i.e., statements 6 to 10 will not be executed. However, when we perform exception handling, the rest of the statements will be executed. That is why we use exception handling in </w:t>
      </w:r>
      <w:hyperlink r:id="rId160" w:history="1">
        <w:r>
          <w:rPr>
            <w:rStyle w:val="Hyperlink"/>
            <w:rFonts w:ascii="inter-regular" w:hAnsi="inter-regular"/>
            <w:color w:val="008000"/>
          </w:rPr>
          <w:t>Java</w:t>
        </w:r>
      </w:hyperlink>
      <w:r>
        <w:rPr>
          <w:rFonts w:ascii="inter-regular" w:hAnsi="inter-regular"/>
          <w:color w:val="333333"/>
        </w:rPr>
        <w:t>.</w:t>
      </w:r>
    </w:p>
    <w:p w14:paraId="0B19B3B8" w14:textId="77777777" w:rsidR="00DD7A94" w:rsidRDefault="00DD7A94" w:rsidP="00DD7A94">
      <w:pPr>
        <w:pStyle w:val="Heading2"/>
        <w:shd w:val="clear" w:color="auto" w:fill="FFFFFF"/>
        <w:spacing w:line="312" w:lineRule="atLeast"/>
        <w:jc w:val="both"/>
        <w:rPr>
          <w:rFonts w:ascii="Helvetica" w:hAnsi="Helvetica"/>
          <w:b w:val="0"/>
          <w:bCs w:val="0"/>
          <w:color w:val="610B38"/>
          <w:sz w:val="38"/>
          <w:szCs w:val="38"/>
        </w:rPr>
      </w:pPr>
      <w:r>
        <w:rPr>
          <w:rFonts w:ascii="Helvetica" w:hAnsi="Helvetica"/>
          <w:b w:val="0"/>
          <w:bCs w:val="0"/>
          <w:color w:val="610B38"/>
          <w:sz w:val="38"/>
          <w:szCs w:val="38"/>
        </w:rPr>
        <w:t>Hierarchy of Java Exception classes</w:t>
      </w:r>
    </w:p>
    <w:p w14:paraId="7410521D" w14:textId="77777777" w:rsidR="00DD7A94" w:rsidRDefault="00DD7A94" w:rsidP="00DD7A94">
      <w:pPr>
        <w:pStyle w:val="NormalWeb"/>
        <w:shd w:val="clear" w:color="auto" w:fill="FFFFFF"/>
        <w:jc w:val="both"/>
        <w:rPr>
          <w:rFonts w:ascii="inter-regular" w:hAnsi="inter-regular"/>
          <w:color w:val="333333"/>
        </w:rPr>
      </w:pPr>
      <w:r>
        <w:rPr>
          <w:rFonts w:ascii="inter-regular" w:hAnsi="inter-regular"/>
          <w:color w:val="333333"/>
        </w:rPr>
        <w:t>The java.lang.Throwable class is the root class of Java Exception hierarchy inherited by two subclasses: Exception and Error. The hierarchy of Java Exception classes is given below:</w:t>
      </w:r>
    </w:p>
    <w:p w14:paraId="312B0C2F" w14:textId="77777777" w:rsidR="00DD7A94" w:rsidRDefault="00DD7A94" w:rsidP="00DD7A94">
      <w:pPr>
        <w:rPr>
          <w:rFonts w:ascii="Times New Roman" w:hAnsi="Times New Roman"/>
        </w:rPr>
      </w:pPr>
      <w:r>
        <w:rPr>
          <w:noProof/>
        </w:rPr>
        <w:lastRenderedPageBreak/>
        <w:drawing>
          <wp:inline distT="0" distB="0" distL="0" distR="0" wp14:anchorId="31057994" wp14:editId="3A15F45D">
            <wp:extent cx="4592955" cy="5240020"/>
            <wp:effectExtent l="0" t="0" r="0" b="0"/>
            <wp:docPr id="87406276" name="Picture 13" descr="hierarchy of exception handl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descr="hierarchy of exception handling"/>
                    <pic:cNvPicPr>
                      <a:picLocks noChangeAspect="1" noChangeArrowheads="1"/>
                    </pic:cNvPicPr>
                  </pic:nvPicPr>
                  <pic:blipFill>
                    <a:blip r:embed="rId161">
                      <a:extLst>
                        <a:ext uri="{28A0092B-C50C-407E-A947-70E740481C1C}">
                          <a14:useLocalDpi xmlns:a14="http://schemas.microsoft.com/office/drawing/2010/main" val="0"/>
                        </a:ext>
                      </a:extLst>
                    </a:blip>
                    <a:srcRect/>
                    <a:stretch>
                      <a:fillRect/>
                    </a:stretch>
                  </pic:blipFill>
                  <pic:spPr bwMode="auto">
                    <a:xfrm>
                      <a:off x="0" y="0"/>
                      <a:ext cx="4592955" cy="5240020"/>
                    </a:xfrm>
                    <a:prstGeom prst="rect">
                      <a:avLst/>
                    </a:prstGeom>
                    <a:noFill/>
                    <a:ln>
                      <a:noFill/>
                    </a:ln>
                  </pic:spPr>
                </pic:pic>
              </a:graphicData>
            </a:graphic>
          </wp:inline>
        </w:drawing>
      </w:r>
    </w:p>
    <w:p w14:paraId="5B7F4568" w14:textId="77777777" w:rsidR="00DD7A94" w:rsidRDefault="00DD7A94" w:rsidP="00DD7A94">
      <w:pPr>
        <w:pStyle w:val="Heading3"/>
        <w:shd w:val="clear" w:color="auto" w:fill="FFFFFF"/>
        <w:spacing w:line="312" w:lineRule="atLeast"/>
        <w:jc w:val="both"/>
        <w:rPr>
          <w:rFonts w:ascii="Helvetica" w:hAnsi="Helvetica"/>
          <w:color w:val="610B38"/>
          <w:sz w:val="38"/>
          <w:szCs w:val="38"/>
        </w:rPr>
      </w:pPr>
      <w:r>
        <w:rPr>
          <w:rFonts w:ascii="Helvetica" w:hAnsi="Helvetica"/>
          <w:b/>
          <w:bCs/>
          <w:color w:val="610B38"/>
          <w:sz w:val="38"/>
          <w:szCs w:val="38"/>
        </w:rPr>
        <w:t>Types of Java Exceptions</w:t>
      </w:r>
    </w:p>
    <w:p w14:paraId="3C969AEC" w14:textId="77777777" w:rsidR="00DD7A94" w:rsidRDefault="00DD7A94" w:rsidP="00DD7A94">
      <w:pPr>
        <w:pStyle w:val="NormalWeb"/>
        <w:shd w:val="clear" w:color="auto" w:fill="FFFFFF"/>
        <w:jc w:val="both"/>
        <w:rPr>
          <w:rFonts w:ascii="inter-regular" w:hAnsi="inter-regular"/>
          <w:color w:val="333333"/>
        </w:rPr>
      </w:pPr>
      <w:r>
        <w:rPr>
          <w:rFonts w:ascii="inter-regular" w:hAnsi="inter-regular"/>
          <w:color w:val="333333"/>
        </w:rPr>
        <w:t>There are mainly two types of exceptions: checked and unchecked. An error is considered as the unchecked exception. However, according to Oracle, there are three types of exceptions namely:</w:t>
      </w:r>
    </w:p>
    <w:p w14:paraId="78C21809" w14:textId="77777777" w:rsidR="00DD7A94" w:rsidRDefault="00DD7A94" w:rsidP="00DD7A94">
      <w:pPr>
        <w:numPr>
          <w:ilvl w:val="0"/>
          <w:numId w:val="193"/>
        </w:numPr>
        <w:shd w:val="clear" w:color="auto" w:fill="FFFFFF"/>
        <w:spacing w:before="60" w:after="100" w:afterAutospacing="1" w:line="375" w:lineRule="atLeast"/>
        <w:jc w:val="both"/>
        <w:rPr>
          <w:rFonts w:ascii="inter-regular" w:hAnsi="inter-regular"/>
          <w:color w:val="000000"/>
        </w:rPr>
      </w:pPr>
      <w:r>
        <w:rPr>
          <w:rFonts w:ascii="inter-regular" w:hAnsi="inter-regular"/>
          <w:color w:val="000000"/>
        </w:rPr>
        <w:t>Checked Exception</w:t>
      </w:r>
    </w:p>
    <w:p w14:paraId="49211C56" w14:textId="77777777" w:rsidR="00DD7A94" w:rsidRDefault="00DD7A94" w:rsidP="00DD7A94">
      <w:pPr>
        <w:numPr>
          <w:ilvl w:val="0"/>
          <w:numId w:val="193"/>
        </w:numPr>
        <w:shd w:val="clear" w:color="auto" w:fill="FFFFFF"/>
        <w:spacing w:before="60" w:after="100" w:afterAutospacing="1" w:line="375" w:lineRule="atLeast"/>
        <w:jc w:val="both"/>
        <w:rPr>
          <w:rFonts w:ascii="inter-regular" w:hAnsi="inter-regular"/>
          <w:color w:val="000000"/>
        </w:rPr>
      </w:pPr>
      <w:r>
        <w:rPr>
          <w:rFonts w:ascii="inter-regular" w:hAnsi="inter-regular"/>
          <w:color w:val="000000"/>
        </w:rPr>
        <w:t>Unchecked Exception</w:t>
      </w:r>
    </w:p>
    <w:p w14:paraId="1648EDE1" w14:textId="77777777" w:rsidR="00DD7A94" w:rsidRDefault="00DD7A94" w:rsidP="00DD7A94">
      <w:pPr>
        <w:numPr>
          <w:ilvl w:val="0"/>
          <w:numId w:val="193"/>
        </w:numPr>
        <w:shd w:val="clear" w:color="auto" w:fill="FFFFFF"/>
        <w:spacing w:before="60" w:after="100" w:afterAutospacing="1" w:line="375" w:lineRule="atLeast"/>
        <w:jc w:val="both"/>
        <w:rPr>
          <w:rFonts w:ascii="inter-regular" w:hAnsi="inter-regular"/>
          <w:color w:val="000000"/>
        </w:rPr>
      </w:pPr>
      <w:r>
        <w:rPr>
          <w:rFonts w:ascii="inter-regular" w:hAnsi="inter-regular"/>
          <w:color w:val="000000"/>
        </w:rPr>
        <w:t>Error</w:t>
      </w:r>
    </w:p>
    <w:p w14:paraId="06DA9407" w14:textId="77777777" w:rsidR="00DD7A94" w:rsidRDefault="00DD7A94" w:rsidP="00DD7A94">
      <w:pPr>
        <w:spacing w:after="0" w:line="240" w:lineRule="auto"/>
        <w:rPr>
          <w:rFonts w:ascii="Times New Roman" w:hAnsi="Times New Roman"/>
        </w:rPr>
      </w:pPr>
      <w:r>
        <w:rPr>
          <w:noProof/>
        </w:rPr>
        <w:lastRenderedPageBreak/>
        <w:drawing>
          <wp:inline distT="0" distB="0" distL="0" distR="0" wp14:anchorId="774C6634" wp14:editId="48F9D19A">
            <wp:extent cx="4290695" cy="3826510"/>
            <wp:effectExtent l="0" t="0" r="0" b="0"/>
            <wp:docPr id="1314906280" name="Picture 12" descr="hierarchy of exception handl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descr="hierarchy of exception handling"/>
                    <pic:cNvPicPr>
                      <a:picLocks noChangeAspect="1" noChangeArrowheads="1"/>
                    </pic:cNvPicPr>
                  </pic:nvPicPr>
                  <pic:blipFill>
                    <a:blip r:embed="rId162">
                      <a:extLst>
                        <a:ext uri="{28A0092B-C50C-407E-A947-70E740481C1C}">
                          <a14:useLocalDpi xmlns:a14="http://schemas.microsoft.com/office/drawing/2010/main" val="0"/>
                        </a:ext>
                      </a:extLst>
                    </a:blip>
                    <a:srcRect/>
                    <a:stretch>
                      <a:fillRect/>
                    </a:stretch>
                  </pic:blipFill>
                  <pic:spPr bwMode="auto">
                    <a:xfrm>
                      <a:off x="0" y="0"/>
                      <a:ext cx="4290695" cy="3826510"/>
                    </a:xfrm>
                    <a:prstGeom prst="rect">
                      <a:avLst/>
                    </a:prstGeom>
                    <a:noFill/>
                    <a:ln>
                      <a:noFill/>
                    </a:ln>
                  </pic:spPr>
                </pic:pic>
              </a:graphicData>
            </a:graphic>
          </wp:inline>
        </w:drawing>
      </w:r>
    </w:p>
    <w:p w14:paraId="0A6D885E" w14:textId="77777777" w:rsidR="00DD7A94" w:rsidRDefault="00DD7A94" w:rsidP="00DD7A94">
      <w:pPr>
        <w:pStyle w:val="Heading2"/>
        <w:shd w:val="clear" w:color="auto" w:fill="FFFFFF"/>
        <w:spacing w:line="312" w:lineRule="atLeast"/>
        <w:jc w:val="both"/>
        <w:rPr>
          <w:rFonts w:ascii="Helvetica" w:hAnsi="Helvetica"/>
          <w:b w:val="0"/>
          <w:bCs w:val="0"/>
          <w:color w:val="610B38"/>
          <w:sz w:val="38"/>
          <w:szCs w:val="38"/>
        </w:rPr>
      </w:pPr>
      <w:r>
        <w:rPr>
          <w:rFonts w:ascii="Helvetica" w:hAnsi="Helvetica"/>
          <w:b w:val="0"/>
          <w:bCs w:val="0"/>
          <w:color w:val="610B38"/>
          <w:sz w:val="38"/>
          <w:szCs w:val="38"/>
        </w:rPr>
        <w:t>Difference between Checked and Unchecked Exceptions</w:t>
      </w:r>
    </w:p>
    <w:p w14:paraId="27153DFD" w14:textId="77777777" w:rsidR="00DD7A94" w:rsidRDefault="00DD7A94" w:rsidP="00DD7A94">
      <w:pPr>
        <w:pStyle w:val="Heading3"/>
        <w:shd w:val="clear" w:color="auto" w:fill="FFFFFF"/>
        <w:spacing w:line="312" w:lineRule="atLeast"/>
        <w:jc w:val="both"/>
        <w:rPr>
          <w:rFonts w:ascii="Helvetica" w:hAnsi="Helvetica"/>
          <w:b/>
          <w:bCs/>
          <w:color w:val="610B4B"/>
          <w:sz w:val="26"/>
          <w:szCs w:val="26"/>
        </w:rPr>
      </w:pPr>
      <w:r>
        <w:rPr>
          <w:rFonts w:ascii="Helvetica" w:hAnsi="Helvetica"/>
          <w:b/>
          <w:bCs/>
          <w:color w:val="610B4B"/>
          <w:sz w:val="26"/>
          <w:szCs w:val="26"/>
        </w:rPr>
        <w:t>1) Checked Exception</w:t>
      </w:r>
    </w:p>
    <w:p w14:paraId="74F7E375" w14:textId="77777777" w:rsidR="00DD7A94" w:rsidRDefault="00DD7A94" w:rsidP="00DD7A94">
      <w:pPr>
        <w:pStyle w:val="NormalWeb"/>
        <w:shd w:val="clear" w:color="auto" w:fill="FFFFFF"/>
        <w:jc w:val="both"/>
        <w:rPr>
          <w:rFonts w:ascii="inter-regular" w:hAnsi="inter-regular"/>
          <w:color w:val="333333"/>
        </w:rPr>
      </w:pPr>
      <w:r>
        <w:rPr>
          <w:rFonts w:ascii="inter-regular" w:hAnsi="inter-regular"/>
          <w:color w:val="333333"/>
        </w:rPr>
        <w:t>The classes that directly inherit the Throwable class except RuntimeException and Error are known as checked exceptions. For example, IOException, SQLException, etc. Checked exceptions are checked at compile-time.</w:t>
      </w:r>
    </w:p>
    <w:p w14:paraId="64DDE375" w14:textId="77777777" w:rsidR="00DD7A94" w:rsidRDefault="00DD7A94" w:rsidP="00DD7A94">
      <w:pPr>
        <w:pStyle w:val="Heading3"/>
        <w:shd w:val="clear" w:color="auto" w:fill="FFFFFF"/>
        <w:spacing w:line="312" w:lineRule="atLeast"/>
        <w:jc w:val="both"/>
        <w:rPr>
          <w:rFonts w:ascii="Helvetica" w:hAnsi="Helvetica"/>
          <w:color w:val="610B4B"/>
          <w:sz w:val="26"/>
          <w:szCs w:val="26"/>
        </w:rPr>
      </w:pPr>
      <w:r>
        <w:rPr>
          <w:rFonts w:ascii="Helvetica" w:hAnsi="Helvetica"/>
          <w:b/>
          <w:bCs/>
          <w:color w:val="610B4B"/>
          <w:sz w:val="26"/>
          <w:szCs w:val="26"/>
        </w:rPr>
        <w:t>2) Unchecked Exception</w:t>
      </w:r>
    </w:p>
    <w:p w14:paraId="2F6BE555" w14:textId="77777777" w:rsidR="00DD7A94" w:rsidRDefault="00DD7A94" w:rsidP="00DD7A94">
      <w:pPr>
        <w:pStyle w:val="NormalWeb"/>
        <w:shd w:val="clear" w:color="auto" w:fill="FFFFFF"/>
        <w:jc w:val="both"/>
        <w:rPr>
          <w:rFonts w:ascii="inter-regular" w:hAnsi="inter-regular"/>
          <w:color w:val="333333"/>
        </w:rPr>
      </w:pPr>
      <w:r>
        <w:rPr>
          <w:rFonts w:ascii="inter-regular" w:hAnsi="inter-regular"/>
          <w:color w:val="333333"/>
        </w:rPr>
        <w:t>The classes that inherit the RuntimeException are known as unchecked exceptions. For example, ArithmeticException, NullPointerException, ArrayIndexOutOfBoundsException, etc. Unchecked exceptions are not checked at compile-time, but they are checked at runtime.</w:t>
      </w:r>
    </w:p>
    <w:p w14:paraId="5949C1F2" w14:textId="77777777" w:rsidR="00DD7A94" w:rsidRDefault="00DD7A94" w:rsidP="00DD7A94">
      <w:pPr>
        <w:pStyle w:val="Heading3"/>
        <w:shd w:val="clear" w:color="auto" w:fill="FFFFFF"/>
        <w:spacing w:line="312" w:lineRule="atLeast"/>
        <w:jc w:val="both"/>
        <w:rPr>
          <w:rFonts w:ascii="Helvetica" w:hAnsi="Helvetica"/>
          <w:color w:val="610B4B"/>
          <w:sz w:val="26"/>
          <w:szCs w:val="26"/>
        </w:rPr>
      </w:pPr>
      <w:r>
        <w:rPr>
          <w:rFonts w:ascii="Helvetica" w:hAnsi="Helvetica"/>
          <w:b/>
          <w:bCs/>
          <w:color w:val="610B4B"/>
          <w:sz w:val="26"/>
          <w:szCs w:val="26"/>
        </w:rPr>
        <w:t>3) Error</w:t>
      </w:r>
    </w:p>
    <w:p w14:paraId="7DA25978" w14:textId="77777777" w:rsidR="00DD7A94" w:rsidRDefault="00DD7A94" w:rsidP="00DD7A94">
      <w:pPr>
        <w:pStyle w:val="NormalWeb"/>
        <w:shd w:val="clear" w:color="auto" w:fill="FFFFFF"/>
        <w:jc w:val="both"/>
        <w:rPr>
          <w:rFonts w:ascii="inter-regular" w:hAnsi="inter-regular"/>
          <w:color w:val="333333"/>
        </w:rPr>
      </w:pPr>
      <w:r>
        <w:rPr>
          <w:rFonts w:ascii="inter-regular" w:hAnsi="inter-regular"/>
          <w:color w:val="333333"/>
        </w:rPr>
        <w:t>Error is irrecoverable. Some example of errors are OutOfMemoryError, VirtualMachineError, AssertionError etc.</w:t>
      </w:r>
    </w:p>
    <w:p w14:paraId="584F5AC3" w14:textId="77777777" w:rsidR="00DD7A94" w:rsidRDefault="00DD7A94" w:rsidP="00DD7A94">
      <w:pPr>
        <w:pStyle w:val="Heading2"/>
        <w:shd w:val="clear" w:color="auto" w:fill="FFFFFF"/>
        <w:spacing w:line="312" w:lineRule="atLeast"/>
        <w:jc w:val="both"/>
        <w:rPr>
          <w:rFonts w:ascii="Helvetica" w:hAnsi="Helvetica"/>
          <w:b w:val="0"/>
          <w:bCs w:val="0"/>
          <w:color w:val="610B38"/>
          <w:sz w:val="38"/>
          <w:szCs w:val="38"/>
        </w:rPr>
      </w:pPr>
      <w:r>
        <w:rPr>
          <w:rFonts w:ascii="Helvetica" w:hAnsi="Helvetica"/>
          <w:b w:val="0"/>
          <w:bCs w:val="0"/>
          <w:color w:val="610B38"/>
          <w:sz w:val="38"/>
          <w:szCs w:val="38"/>
        </w:rPr>
        <w:t>Java Exception Keywords</w:t>
      </w:r>
    </w:p>
    <w:p w14:paraId="7759C294" w14:textId="77777777" w:rsidR="00DD7A94" w:rsidRDefault="00DD7A94" w:rsidP="00DD7A94">
      <w:pPr>
        <w:pStyle w:val="NormalWeb"/>
        <w:shd w:val="clear" w:color="auto" w:fill="FFFFFF"/>
        <w:jc w:val="both"/>
        <w:rPr>
          <w:rFonts w:ascii="inter-regular" w:hAnsi="inter-regular"/>
          <w:color w:val="333333"/>
        </w:rPr>
      </w:pPr>
      <w:r>
        <w:rPr>
          <w:rFonts w:ascii="inter-regular" w:hAnsi="inter-regular"/>
          <w:color w:val="333333"/>
        </w:rPr>
        <w:t>Java provides five keywords that are used to handle the exception. The following table describes each.</w:t>
      </w:r>
    </w:p>
    <w:tbl>
      <w:tblPr>
        <w:tblW w:w="14119"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1311"/>
        <w:gridCol w:w="12808"/>
      </w:tblGrid>
      <w:tr w:rsidR="00DD7A94" w14:paraId="33ACFD10" w14:textId="77777777" w:rsidTr="00DD7A94">
        <w:tc>
          <w:tcPr>
            <w:tcW w:w="0" w:type="auto"/>
            <w:shd w:val="clear" w:color="auto" w:fill="C7CCBE"/>
            <w:tcMar>
              <w:top w:w="180" w:type="dxa"/>
              <w:left w:w="180" w:type="dxa"/>
              <w:bottom w:w="180" w:type="dxa"/>
              <w:right w:w="180" w:type="dxa"/>
            </w:tcMar>
            <w:hideMark/>
          </w:tcPr>
          <w:p w14:paraId="498A9C81" w14:textId="77777777" w:rsidR="00DD7A94" w:rsidRDefault="00DD7A94">
            <w:pPr>
              <w:rPr>
                <w:rFonts w:ascii="Times New Roman" w:hAnsi="Times New Roman"/>
                <w:b/>
                <w:bCs/>
                <w:color w:val="000000"/>
                <w:sz w:val="26"/>
                <w:szCs w:val="26"/>
              </w:rPr>
            </w:pPr>
            <w:r>
              <w:rPr>
                <w:b/>
                <w:bCs/>
                <w:color w:val="000000"/>
                <w:sz w:val="26"/>
                <w:szCs w:val="26"/>
              </w:rPr>
              <w:lastRenderedPageBreak/>
              <w:t>Keyword</w:t>
            </w:r>
          </w:p>
        </w:tc>
        <w:tc>
          <w:tcPr>
            <w:tcW w:w="0" w:type="auto"/>
            <w:shd w:val="clear" w:color="auto" w:fill="C7CCBE"/>
            <w:tcMar>
              <w:top w:w="180" w:type="dxa"/>
              <w:left w:w="180" w:type="dxa"/>
              <w:bottom w:w="180" w:type="dxa"/>
              <w:right w:w="180" w:type="dxa"/>
            </w:tcMar>
            <w:hideMark/>
          </w:tcPr>
          <w:p w14:paraId="65A2DAB3" w14:textId="77777777" w:rsidR="00DD7A94" w:rsidRDefault="00DD7A94">
            <w:pPr>
              <w:rPr>
                <w:b/>
                <w:bCs/>
                <w:color w:val="000000"/>
                <w:sz w:val="26"/>
                <w:szCs w:val="26"/>
              </w:rPr>
            </w:pPr>
            <w:r>
              <w:rPr>
                <w:b/>
                <w:bCs/>
                <w:color w:val="000000"/>
                <w:sz w:val="26"/>
                <w:szCs w:val="26"/>
              </w:rPr>
              <w:t>Description</w:t>
            </w:r>
          </w:p>
        </w:tc>
      </w:tr>
      <w:tr w:rsidR="00DD7A94" w14:paraId="30C747A7" w14:textId="77777777" w:rsidTr="00DD7A94">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E752835" w14:textId="77777777" w:rsidR="00DD7A94" w:rsidRDefault="00DD7A94">
            <w:pPr>
              <w:jc w:val="both"/>
              <w:rPr>
                <w:rFonts w:ascii="inter-regular" w:hAnsi="inter-regular"/>
                <w:color w:val="333333"/>
                <w:sz w:val="24"/>
                <w:szCs w:val="24"/>
              </w:rPr>
            </w:pPr>
            <w:r>
              <w:rPr>
                <w:rFonts w:ascii="inter-regular" w:hAnsi="inter-regular"/>
                <w:color w:val="333333"/>
              </w:rPr>
              <w:t>try</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F94211E" w14:textId="77777777" w:rsidR="00DD7A94" w:rsidRDefault="00DD7A94">
            <w:pPr>
              <w:jc w:val="both"/>
              <w:rPr>
                <w:rFonts w:ascii="inter-regular" w:hAnsi="inter-regular"/>
                <w:color w:val="333333"/>
              </w:rPr>
            </w:pPr>
            <w:r>
              <w:rPr>
                <w:rFonts w:ascii="inter-regular" w:hAnsi="inter-regular"/>
                <w:color w:val="333333"/>
              </w:rPr>
              <w:t>The "try" keyword is used to specify a block where we should place an exception code. It means we can't use try block alone. The try block must be followed by either catch or finally.</w:t>
            </w:r>
          </w:p>
        </w:tc>
      </w:tr>
      <w:tr w:rsidR="00DD7A94" w14:paraId="1FC9AA2C" w14:textId="77777777" w:rsidTr="00DD7A94">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68149DA5" w14:textId="77777777" w:rsidR="00DD7A94" w:rsidRDefault="00DD7A94">
            <w:pPr>
              <w:jc w:val="both"/>
              <w:rPr>
                <w:rFonts w:ascii="inter-regular" w:hAnsi="inter-regular"/>
                <w:color w:val="333333"/>
              </w:rPr>
            </w:pPr>
            <w:r>
              <w:rPr>
                <w:rFonts w:ascii="inter-regular" w:hAnsi="inter-regular"/>
                <w:color w:val="333333"/>
              </w:rPr>
              <w:t>catch</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9F0A3D2" w14:textId="77777777" w:rsidR="00DD7A94" w:rsidRDefault="00DD7A94">
            <w:pPr>
              <w:jc w:val="both"/>
              <w:rPr>
                <w:rFonts w:ascii="inter-regular" w:hAnsi="inter-regular"/>
                <w:color w:val="333333"/>
              </w:rPr>
            </w:pPr>
            <w:r>
              <w:rPr>
                <w:rFonts w:ascii="inter-regular" w:hAnsi="inter-regular"/>
                <w:color w:val="333333"/>
              </w:rPr>
              <w:t>The "catch" block is used to handle the exception. It must be preceded by try block which means we can't use catch block alone. It can be followed by finally block later.</w:t>
            </w:r>
          </w:p>
        </w:tc>
      </w:tr>
      <w:tr w:rsidR="00DD7A94" w14:paraId="28E7DAAB" w14:textId="77777777" w:rsidTr="00DD7A94">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6922FA1" w14:textId="77777777" w:rsidR="00DD7A94" w:rsidRDefault="00DD7A94">
            <w:pPr>
              <w:jc w:val="both"/>
              <w:rPr>
                <w:rFonts w:ascii="inter-regular" w:hAnsi="inter-regular"/>
                <w:color w:val="333333"/>
              </w:rPr>
            </w:pPr>
            <w:r>
              <w:rPr>
                <w:rFonts w:ascii="inter-regular" w:hAnsi="inter-regular"/>
                <w:color w:val="333333"/>
              </w:rPr>
              <w:t>finally</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139FE92" w14:textId="77777777" w:rsidR="00DD7A94" w:rsidRDefault="00DD7A94">
            <w:pPr>
              <w:jc w:val="both"/>
              <w:rPr>
                <w:rFonts w:ascii="inter-regular" w:hAnsi="inter-regular"/>
                <w:color w:val="333333"/>
              </w:rPr>
            </w:pPr>
            <w:r>
              <w:rPr>
                <w:rFonts w:ascii="inter-regular" w:hAnsi="inter-regular"/>
                <w:color w:val="333333"/>
              </w:rPr>
              <w:t>The "finally" block is used to execute the necessary code of the program. It is executed whether an exception is handled or not.</w:t>
            </w:r>
          </w:p>
        </w:tc>
      </w:tr>
      <w:tr w:rsidR="00DD7A94" w14:paraId="18897CC6" w14:textId="77777777" w:rsidTr="00DD7A94">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61BC8B5E" w14:textId="77777777" w:rsidR="00DD7A94" w:rsidRDefault="00DD7A94">
            <w:pPr>
              <w:jc w:val="both"/>
              <w:rPr>
                <w:rFonts w:ascii="inter-regular" w:hAnsi="inter-regular"/>
                <w:color w:val="333333"/>
              </w:rPr>
            </w:pPr>
            <w:r>
              <w:rPr>
                <w:rFonts w:ascii="inter-regular" w:hAnsi="inter-regular"/>
                <w:color w:val="333333"/>
              </w:rPr>
              <w:t>throw</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193B71CD" w14:textId="77777777" w:rsidR="00DD7A94" w:rsidRDefault="00DD7A94">
            <w:pPr>
              <w:jc w:val="both"/>
              <w:rPr>
                <w:rFonts w:ascii="inter-regular" w:hAnsi="inter-regular"/>
                <w:color w:val="333333"/>
              </w:rPr>
            </w:pPr>
            <w:r>
              <w:rPr>
                <w:rFonts w:ascii="inter-regular" w:hAnsi="inter-regular"/>
                <w:color w:val="333333"/>
              </w:rPr>
              <w:t>The "throw" keyword is used to throw an exception.</w:t>
            </w:r>
          </w:p>
        </w:tc>
      </w:tr>
      <w:tr w:rsidR="00DD7A94" w14:paraId="73D76AAF" w14:textId="77777777" w:rsidTr="00DD7A94">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D846D5A" w14:textId="77777777" w:rsidR="00DD7A94" w:rsidRDefault="00DD7A94">
            <w:pPr>
              <w:jc w:val="both"/>
              <w:rPr>
                <w:rFonts w:ascii="inter-regular" w:hAnsi="inter-regular"/>
                <w:color w:val="333333"/>
              </w:rPr>
            </w:pPr>
            <w:r>
              <w:rPr>
                <w:rFonts w:ascii="inter-regular" w:hAnsi="inter-regular"/>
                <w:color w:val="333333"/>
              </w:rPr>
              <w:t>throws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C640318" w14:textId="77777777" w:rsidR="00DD7A94" w:rsidRDefault="00DD7A94">
            <w:pPr>
              <w:jc w:val="both"/>
              <w:rPr>
                <w:rFonts w:ascii="inter-regular" w:hAnsi="inter-regular"/>
                <w:color w:val="333333"/>
              </w:rPr>
            </w:pPr>
            <w:r>
              <w:rPr>
                <w:rFonts w:ascii="inter-regular" w:hAnsi="inter-regular"/>
                <w:color w:val="333333"/>
              </w:rPr>
              <w:t>The "throws" keyword is used to declare exceptions. It specifies that there may occur an exception in the method. It doesn't throw an exception. It is always used with method signature.</w:t>
            </w:r>
          </w:p>
        </w:tc>
      </w:tr>
    </w:tbl>
    <w:p w14:paraId="2A24B9E8" w14:textId="77777777" w:rsidR="00DD7A94" w:rsidRDefault="00DD7A94" w:rsidP="00DD7A94">
      <w:pPr>
        <w:pStyle w:val="Heading2"/>
        <w:shd w:val="clear" w:color="auto" w:fill="FFFFFF"/>
        <w:spacing w:line="312" w:lineRule="atLeast"/>
        <w:jc w:val="both"/>
        <w:rPr>
          <w:rFonts w:ascii="Helvetica" w:hAnsi="Helvetica"/>
          <w:b w:val="0"/>
          <w:bCs w:val="0"/>
          <w:color w:val="610B38"/>
          <w:sz w:val="38"/>
          <w:szCs w:val="38"/>
        </w:rPr>
      </w:pPr>
      <w:r>
        <w:rPr>
          <w:rFonts w:ascii="Helvetica" w:hAnsi="Helvetica"/>
          <w:b w:val="0"/>
          <w:bCs w:val="0"/>
          <w:color w:val="610B38"/>
          <w:sz w:val="38"/>
          <w:szCs w:val="38"/>
        </w:rPr>
        <w:t>Java Exception Handling Example</w:t>
      </w:r>
    </w:p>
    <w:p w14:paraId="5DFCB659" w14:textId="77777777" w:rsidR="00DD7A94" w:rsidRDefault="00DD7A94" w:rsidP="00DD7A94">
      <w:pPr>
        <w:pStyle w:val="NormalWeb"/>
        <w:shd w:val="clear" w:color="auto" w:fill="FFFFFF"/>
        <w:jc w:val="both"/>
        <w:rPr>
          <w:rFonts w:ascii="inter-regular" w:hAnsi="inter-regular"/>
          <w:color w:val="333333"/>
        </w:rPr>
      </w:pPr>
      <w:r>
        <w:rPr>
          <w:rFonts w:ascii="inter-regular" w:hAnsi="inter-regular"/>
          <w:color w:val="333333"/>
        </w:rPr>
        <w:t>Let's see an example of Java Exception Handling in which we are using a try-catch statement to handle the exception.</w:t>
      </w:r>
    </w:p>
    <w:p w14:paraId="42EC4F98" w14:textId="77777777" w:rsidR="00DD7A94" w:rsidRDefault="00DD7A94" w:rsidP="00DD7A94">
      <w:pPr>
        <w:pStyle w:val="NormalWeb"/>
        <w:shd w:val="clear" w:color="auto" w:fill="FFFFFF"/>
        <w:jc w:val="both"/>
        <w:rPr>
          <w:rFonts w:ascii="inter-regular" w:hAnsi="inter-regular"/>
          <w:color w:val="333333"/>
        </w:rPr>
      </w:pPr>
      <w:r>
        <w:rPr>
          <w:rStyle w:val="Strong"/>
          <w:rFonts w:ascii="Segoe UI" w:hAnsi="Segoe UI" w:cs="Segoe UI"/>
          <w:color w:val="333333"/>
        </w:rPr>
        <w:t>JavaExceptionExample.java</w:t>
      </w:r>
    </w:p>
    <w:p w14:paraId="7EB65D32" w14:textId="77777777" w:rsidR="00DD7A94" w:rsidRDefault="00DD7A94" w:rsidP="00DD7A94">
      <w:pPr>
        <w:pStyle w:val="alt"/>
        <w:numPr>
          <w:ilvl w:val="0"/>
          <w:numId w:val="194"/>
        </w:numPr>
        <w:spacing w:before="0" w:beforeAutospacing="0" w:after="0" w:afterAutospacing="0" w:line="375" w:lineRule="atLeast"/>
        <w:jc w:val="both"/>
        <w:rPr>
          <w:rFonts w:ascii="inter-regular" w:hAnsi="inter-regular"/>
          <w:color w:val="000000"/>
        </w:rPr>
      </w:pPr>
      <w:r>
        <w:rPr>
          <w:rStyle w:val="keyword"/>
          <w:rFonts w:ascii="inter-regular" w:hAnsi="inter-regular"/>
          <w:b/>
          <w:bCs/>
          <w:color w:val="006699"/>
          <w:bdr w:val="none" w:sz="0" w:space="0" w:color="auto" w:frame="1"/>
        </w:rPr>
        <w:t>public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class</w:t>
      </w:r>
      <w:r>
        <w:rPr>
          <w:rFonts w:ascii="inter-regular" w:hAnsi="inter-regular"/>
          <w:color w:val="000000"/>
          <w:bdr w:val="none" w:sz="0" w:space="0" w:color="auto" w:frame="1"/>
        </w:rPr>
        <w:t> JavaExceptionExample{  </w:t>
      </w:r>
    </w:p>
    <w:p w14:paraId="35224558" w14:textId="77777777" w:rsidR="00DD7A94" w:rsidRDefault="00DD7A94" w:rsidP="00DD7A94">
      <w:pPr>
        <w:numPr>
          <w:ilvl w:val="0"/>
          <w:numId w:val="194"/>
        </w:numPr>
        <w:spacing w:after="0" w:line="375" w:lineRule="atLeast"/>
        <w:jc w:val="both"/>
        <w:rPr>
          <w:rFonts w:ascii="inter-regular" w:hAnsi="inter-regular"/>
          <w:color w:val="000000"/>
        </w:rPr>
      </w:pP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public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static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void</w:t>
      </w:r>
      <w:r>
        <w:rPr>
          <w:rFonts w:ascii="inter-regular" w:hAnsi="inter-regular"/>
          <w:color w:val="000000"/>
          <w:bdr w:val="none" w:sz="0" w:space="0" w:color="auto" w:frame="1"/>
        </w:rPr>
        <w:t> main(String args[]){  </w:t>
      </w:r>
    </w:p>
    <w:p w14:paraId="7ECB164F" w14:textId="77777777" w:rsidR="00DD7A94" w:rsidRDefault="00DD7A94" w:rsidP="00DD7A94">
      <w:pPr>
        <w:pStyle w:val="alt"/>
        <w:numPr>
          <w:ilvl w:val="0"/>
          <w:numId w:val="194"/>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try</w:t>
      </w:r>
      <w:r>
        <w:rPr>
          <w:rFonts w:ascii="inter-regular" w:hAnsi="inter-regular"/>
          <w:color w:val="000000"/>
          <w:bdr w:val="none" w:sz="0" w:space="0" w:color="auto" w:frame="1"/>
        </w:rPr>
        <w:t>{  </w:t>
      </w:r>
    </w:p>
    <w:p w14:paraId="5023D0A1" w14:textId="77777777" w:rsidR="00DD7A94" w:rsidRDefault="00DD7A94" w:rsidP="00DD7A94">
      <w:pPr>
        <w:numPr>
          <w:ilvl w:val="0"/>
          <w:numId w:val="194"/>
        </w:numPr>
        <w:spacing w:after="0" w:line="375" w:lineRule="atLeast"/>
        <w:jc w:val="both"/>
        <w:rPr>
          <w:rFonts w:ascii="inter-regular" w:hAnsi="inter-regular"/>
          <w:color w:val="000000"/>
        </w:rPr>
      </w:pPr>
      <w:r>
        <w:rPr>
          <w:rFonts w:ascii="inter-regular" w:hAnsi="inter-regular"/>
          <w:color w:val="000000"/>
          <w:bdr w:val="none" w:sz="0" w:space="0" w:color="auto" w:frame="1"/>
        </w:rPr>
        <w:t>      </w:t>
      </w:r>
      <w:r>
        <w:rPr>
          <w:rStyle w:val="comment"/>
          <w:rFonts w:ascii="inter-regular" w:hAnsi="inter-regular"/>
          <w:color w:val="008200"/>
          <w:bdr w:val="none" w:sz="0" w:space="0" w:color="auto" w:frame="1"/>
        </w:rPr>
        <w:t>//code that may raise exception</w:t>
      </w:r>
      <w:r>
        <w:rPr>
          <w:rFonts w:ascii="inter-regular" w:hAnsi="inter-regular"/>
          <w:color w:val="000000"/>
          <w:bdr w:val="none" w:sz="0" w:space="0" w:color="auto" w:frame="1"/>
        </w:rPr>
        <w:t>  </w:t>
      </w:r>
    </w:p>
    <w:p w14:paraId="09079B1D" w14:textId="77777777" w:rsidR="00DD7A94" w:rsidRDefault="00DD7A94" w:rsidP="00DD7A94">
      <w:pPr>
        <w:pStyle w:val="alt"/>
        <w:numPr>
          <w:ilvl w:val="0"/>
          <w:numId w:val="194"/>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int</w:t>
      </w:r>
      <w:r>
        <w:rPr>
          <w:rFonts w:ascii="inter-regular" w:hAnsi="inter-regular"/>
          <w:color w:val="000000"/>
          <w:bdr w:val="none" w:sz="0" w:space="0" w:color="auto" w:frame="1"/>
        </w:rPr>
        <w:t> data=</w:t>
      </w:r>
      <w:r>
        <w:rPr>
          <w:rStyle w:val="number"/>
          <w:rFonts w:ascii="inter-regular" w:hAnsi="inter-regular"/>
          <w:color w:val="C00000"/>
          <w:bdr w:val="none" w:sz="0" w:space="0" w:color="auto" w:frame="1"/>
        </w:rPr>
        <w:t>100</w:t>
      </w:r>
      <w:r>
        <w:rPr>
          <w:rFonts w:ascii="inter-regular" w:hAnsi="inter-regular"/>
          <w:color w:val="000000"/>
          <w:bdr w:val="none" w:sz="0" w:space="0" w:color="auto" w:frame="1"/>
        </w:rPr>
        <w:t>/</w:t>
      </w:r>
      <w:r>
        <w:rPr>
          <w:rStyle w:val="number"/>
          <w:rFonts w:ascii="inter-regular" w:hAnsi="inter-regular"/>
          <w:color w:val="C00000"/>
          <w:bdr w:val="none" w:sz="0" w:space="0" w:color="auto" w:frame="1"/>
        </w:rPr>
        <w:t>0</w:t>
      </w:r>
      <w:r>
        <w:rPr>
          <w:rFonts w:ascii="inter-regular" w:hAnsi="inter-regular"/>
          <w:color w:val="000000"/>
          <w:bdr w:val="none" w:sz="0" w:space="0" w:color="auto" w:frame="1"/>
        </w:rPr>
        <w:t>;  </w:t>
      </w:r>
    </w:p>
    <w:p w14:paraId="03D66D39" w14:textId="77777777" w:rsidR="00DD7A94" w:rsidRDefault="00DD7A94" w:rsidP="00DD7A94">
      <w:pPr>
        <w:numPr>
          <w:ilvl w:val="0"/>
          <w:numId w:val="194"/>
        </w:numPr>
        <w:spacing w:after="0" w:line="375" w:lineRule="atLeast"/>
        <w:jc w:val="both"/>
        <w:rPr>
          <w:rFonts w:ascii="inter-regular" w:hAnsi="inter-regular"/>
          <w:color w:val="000000"/>
        </w:rPr>
      </w:pP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catch</w:t>
      </w:r>
      <w:r>
        <w:rPr>
          <w:rFonts w:ascii="inter-regular" w:hAnsi="inter-regular"/>
          <w:color w:val="000000"/>
          <w:bdr w:val="none" w:sz="0" w:space="0" w:color="auto" w:frame="1"/>
        </w:rPr>
        <w:t>(ArithmeticException e){System.out.println(e);}  </w:t>
      </w:r>
    </w:p>
    <w:p w14:paraId="5428D456" w14:textId="77777777" w:rsidR="00DD7A94" w:rsidRDefault="00DD7A94" w:rsidP="00DD7A94">
      <w:pPr>
        <w:pStyle w:val="alt"/>
        <w:numPr>
          <w:ilvl w:val="0"/>
          <w:numId w:val="194"/>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w:t>
      </w:r>
      <w:r>
        <w:rPr>
          <w:rStyle w:val="comment"/>
          <w:rFonts w:ascii="inter-regular" w:hAnsi="inter-regular"/>
          <w:color w:val="008200"/>
          <w:bdr w:val="none" w:sz="0" w:space="0" w:color="auto" w:frame="1"/>
        </w:rPr>
        <w:t>//rest code of the program </w:t>
      </w:r>
      <w:r>
        <w:rPr>
          <w:rFonts w:ascii="inter-regular" w:hAnsi="inter-regular"/>
          <w:color w:val="000000"/>
          <w:bdr w:val="none" w:sz="0" w:space="0" w:color="auto" w:frame="1"/>
        </w:rPr>
        <w:t>  </w:t>
      </w:r>
    </w:p>
    <w:p w14:paraId="3D66BCA9" w14:textId="77777777" w:rsidR="00DD7A94" w:rsidRDefault="00DD7A94" w:rsidP="00DD7A94">
      <w:pPr>
        <w:numPr>
          <w:ilvl w:val="0"/>
          <w:numId w:val="194"/>
        </w:numPr>
        <w:spacing w:after="0" w:line="375" w:lineRule="atLeast"/>
        <w:jc w:val="both"/>
        <w:rPr>
          <w:rFonts w:ascii="inter-regular" w:hAnsi="inter-regular"/>
          <w:color w:val="000000"/>
        </w:rPr>
      </w:pPr>
      <w:r>
        <w:rPr>
          <w:rFonts w:ascii="inter-regular" w:hAnsi="inter-regular"/>
          <w:color w:val="000000"/>
          <w:bdr w:val="none" w:sz="0" w:space="0" w:color="auto" w:frame="1"/>
        </w:rPr>
        <w:t>   System.out.println(</w:t>
      </w:r>
      <w:r>
        <w:rPr>
          <w:rStyle w:val="string"/>
          <w:rFonts w:ascii="inter-regular" w:hAnsi="inter-regular"/>
          <w:color w:val="0000FF"/>
          <w:bdr w:val="none" w:sz="0" w:space="0" w:color="auto" w:frame="1"/>
        </w:rPr>
        <w:t>"rest of the code..."</w:t>
      </w:r>
      <w:r>
        <w:rPr>
          <w:rFonts w:ascii="inter-regular" w:hAnsi="inter-regular"/>
          <w:color w:val="000000"/>
          <w:bdr w:val="none" w:sz="0" w:space="0" w:color="auto" w:frame="1"/>
        </w:rPr>
        <w:t>);  </w:t>
      </w:r>
    </w:p>
    <w:p w14:paraId="29607BEF" w14:textId="77777777" w:rsidR="00DD7A94" w:rsidRDefault="00DD7A94" w:rsidP="00DD7A94">
      <w:pPr>
        <w:pStyle w:val="alt"/>
        <w:numPr>
          <w:ilvl w:val="0"/>
          <w:numId w:val="194"/>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  </w:t>
      </w:r>
    </w:p>
    <w:p w14:paraId="757F3FCF" w14:textId="77777777" w:rsidR="00DD7A94" w:rsidRDefault="00DD7A94" w:rsidP="00DD7A94">
      <w:pPr>
        <w:numPr>
          <w:ilvl w:val="0"/>
          <w:numId w:val="194"/>
        </w:numPr>
        <w:spacing w:after="0" w:line="375" w:lineRule="atLeast"/>
        <w:jc w:val="both"/>
        <w:rPr>
          <w:rFonts w:ascii="inter-regular" w:hAnsi="inter-regular"/>
          <w:color w:val="000000"/>
        </w:rPr>
      </w:pPr>
      <w:r>
        <w:rPr>
          <w:rFonts w:ascii="inter-regular" w:hAnsi="inter-regular"/>
          <w:color w:val="000000"/>
          <w:bdr w:val="none" w:sz="0" w:space="0" w:color="auto" w:frame="1"/>
        </w:rPr>
        <w:t>}  </w:t>
      </w:r>
    </w:p>
    <w:p w14:paraId="2DBFED0C" w14:textId="77777777" w:rsidR="00DD7A94" w:rsidRDefault="00DD7A94" w:rsidP="00DD7A94">
      <w:pPr>
        <w:spacing w:line="240" w:lineRule="auto"/>
        <w:rPr>
          <w:rFonts w:ascii="Times New Roman" w:hAnsi="Times New Roman"/>
        </w:rPr>
      </w:pPr>
      <w:hyperlink r:id="rId163" w:tgtFrame="_blank" w:history="1">
        <w:r>
          <w:rPr>
            <w:rStyle w:val="Hyperlink"/>
            <w:rFonts w:ascii="Verdana" w:hAnsi="Verdana"/>
            <w:b/>
            <w:bCs/>
            <w:color w:val="FFFFFF"/>
            <w:sz w:val="20"/>
            <w:szCs w:val="20"/>
            <w:shd w:val="clear" w:color="auto" w:fill="4CAF50"/>
          </w:rPr>
          <w:t>Test it Now</w:t>
        </w:r>
      </w:hyperlink>
    </w:p>
    <w:p w14:paraId="36F5C126" w14:textId="77777777" w:rsidR="00DD7A94" w:rsidRDefault="00DD7A94" w:rsidP="00DD7A94">
      <w:pPr>
        <w:pStyle w:val="NormalWeb"/>
        <w:shd w:val="clear" w:color="auto" w:fill="FFFFFF"/>
        <w:jc w:val="both"/>
        <w:rPr>
          <w:rFonts w:ascii="inter-regular" w:hAnsi="inter-regular"/>
          <w:color w:val="333333"/>
        </w:rPr>
      </w:pPr>
      <w:r>
        <w:rPr>
          <w:rStyle w:val="Strong"/>
          <w:rFonts w:ascii="Segoe UI" w:hAnsi="Segoe UI" w:cs="Segoe UI"/>
          <w:color w:val="333333"/>
        </w:rPr>
        <w:t>Output:</w:t>
      </w:r>
    </w:p>
    <w:p w14:paraId="0CFF95D7" w14:textId="77777777" w:rsidR="00DD7A94" w:rsidRDefault="00DD7A94" w:rsidP="00DD7A94">
      <w:pPr>
        <w:pStyle w:val="HTMLPreformatted"/>
        <w:shd w:val="clear" w:color="auto" w:fill="EEEEEE"/>
        <w:jc w:val="both"/>
        <w:rPr>
          <w:color w:val="535559"/>
        </w:rPr>
      </w:pPr>
      <w:r>
        <w:rPr>
          <w:color w:val="535559"/>
        </w:rPr>
        <w:t>Exception in thread main java.lang.ArithmeticException:/ by zero</w:t>
      </w:r>
    </w:p>
    <w:p w14:paraId="44241413" w14:textId="77777777" w:rsidR="00DD7A94" w:rsidRDefault="00DD7A94" w:rsidP="00DD7A94">
      <w:pPr>
        <w:pStyle w:val="HTMLPreformatted"/>
        <w:shd w:val="clear" w:color="auto" w:fill="EEEEEE"/>
        <w:jc w:val="both"/>
        <w:rPr>
          <w:color w:val="535559"/>
        </w:rPr>
      </w:pPr>
      <w:r>
        <w:rPr>
          <w:color w:val="535559"/>
        </w:rPr>
        <w:t>rest of the code...</w:t>
      </w:r>
    </w:p>
    <w:p w14:paraId="3722F4DE" w14:textId="77777777" w:rsidR="00DD7A94" w:rsidRDefault="00DD7A94" w:rsidP="00DD7A94">
      <w:pPr>
        <w:pStyle w:val="NormalWeb"/>
        <w:shd w:val="clear" w:color="auto" w:fill="FFFFFF"/>
        <w:jc w:val="both"/>
        <w:rPr>
          <w:rFonts w:ascii="inter-regular" w:hAnsi="inter-regular"/>
          <w:color w:val="333333"/>
        </w:rPr>
      </w:pPr>
      <w:r>
        <w:rPr>
          <w:rFonts w:ascii="inter-regular" w:hAnsi="inter-regular"/>
          <w:color w:val="333333"/>
        </w:rPr>
        <w:t>In the above example, 100/0 raises an ArithmeticException which is handled by a try-catch block.</w:t>
      </w:r>
    </w:p>
    <w:p w14:paraId="5318CBED" w14:textId="77777777" w:rsidR="00DD7A94" w:rsidRDefault="00DD7A94" w:rsidP="00DD7A94">
      <w:pPr>
        <w:pStyle w:val="Heading2"/>
        <w:shd w:val="clear" w:color="auto" w:fill="FFFFFF"/>
        <w:spacing w:line="312" w:lineRule="atLeast"/>
        <w:jc w:val="both"/>
        <w:rPr>
          <w:rFonts w:ascii="Helvetica" w:hAnsi="Helvetica"/>
          <w:b w:val="0"/>
          <w:bCs w:val="0"/>
          <w:color w:val="610B38"/>
          <w:sz w:val="38"/>
          <w:szCs w:val="38"/>
        </w:rPr>
      </w:pPr>
      <w:r>
        <w:rPr>
          <w:rFonts w:ascii="Helvetica" w:hAnsi="Helvetica"/>
          <w:b w:val="0"/>
          <w:bCs w:val="0"/>
          <w:color w:val="610B38"/>
          <w:sz w:val="38"/>
          <w:szCs w:val="38"/>
        </w:rPr>
        <w:lastRenderedPageBreak/>
        <w:t>Common Scenarios of Java Exceptions</w:t>
      </w:r>
    </w:p>
    <w:p w14:paraId="795436C9" w14:textId="77777777" w:rsidR="00DD7A94" w:rsidRDefault="00DD7A94" w:rsidP="00DD7A94">
      <w:pPr>
        <w:pStyle w:val="NormalWeb"/>
        <w:shd w:val="clear" w:color="auto" w:fill="FFFFFF"/>
        <w:jc w:val="both"/>
        <w:rPr>
          <w:rFonts w:ascii="inter-regular" w:hAnsi="inter-regular"/>
          <w:color w:val="333333"/>
        </w:rPr>
      </w:pPr>
      <w:r>
        <w:rPr>
          <w:rFonts w:ascii="inter-regular" w:hAnsi="inter-regular"/>
          <w:color w:val="333333"/>
        </w:rPr>
        <w:t>There are given some scenarios where unchecked exceptions may occur. They are as follows:</w:t>
      </w:r>
    </w:p>
    <w:p w14:paraId="2EC6A83E" w14:textId="77777777" w:rsidR="00DD7A94" w:rsidRDefault="00DD7A94" w:rsidP="00DD7A94">
      <w:pPr>
        <w:pStyle w:val="Heading3"/>
        <w:shd w:val="clear" w:color="auto" w:fill="FFFFFF"/>
        <w:spacing w:line="312" w:lineRule="atLeast"/>
        <w:jc w:val="both"/>
        <w:rPr>
          <w:rFonts w:ascii="Helvetica" w:hAnsi="Helvetica"/>
          <w:color w:val="610B4B"/>
          <w:sz w:val="26"/>
          <w:szCs w:val="26"/>
        </w:rPr>
      </w:pPr>
      <w:r>
        <w:rPr>
          <w:rFonts w:ascii="Helvetica" w:hAnsi="Helvetica"/>
          <w:b/>
          <w:bCs/>
          <w:color w:val="610B4B"/>
          <w:sz w:val="26"/>
          <w:szCs w:val="26"/>
        </w:rPr>
        <w:t>1) A scenario where ArithmeticException occurs</w:t>
      </w:r>
    </w:p>
    <w:p w14:paraId="163129AB" w14:textId="77777777" w:rsidR="00DD7A94" w:rsidRDefault="00DD7A94" w:rsidP="00DD7A94">
      <w:pPr>
        <w:pStyle w:val="NormalWeb"/>
        <w:shd w:val="clear" w:color="auto" w:fill="FFFFFF"/>
        <w:jc w:val="both"/>
        <w:rPr>
          <w:rFonts w:ascii="inter-regular" w:hAnsi="inter-regular"/>
          <w:color w:val="333333"/>
        </w:rPr>
      </w:pPr>
      <w:r>
        <w:rPr>
          <w:rFonts w:ascii="inter-regular" w:hAnsi="inter-regular"/>
          <w:color w:val="333333"/>
        </w:rPr>
        <w:t>If we divide any number by zero, there occurs an ArithmeticException.</w:t>
      </w:r>
    </w:p>
    <w:p w14:paraId="7718421C" w14:textId="77777777" w:rsidR="00DD7A94" w:rsidRDefault="00DD7A94" w:rsidP="00DD7A94">
      <w:pPr>
        <w:pStyle w:val="alt"/>
        <w:numPr>
          <w:ilvl w:val="0"/>
          <w:numId w:val="195"/>
        </w:numPr>
        <w:spacing w:before="0" w:beforeAutospacing="0" w:after="0" w:afterAutospacing="0" w:line="375" w:lineRule="atLeast"/>
        <w:jc w:val="both"/>
        <w:rPr>
          <w:rFonts w:ascii="inter-regular" w:hAnsi="inter-regular"/>
          <w:color w:val="000000"/>
        </w:rPr>
      </w:pPr>
      <w:r>
        <w:rPr>
          <w:rStyle w:val="keyword"/>
          <w:rFonts w:ascii="inter-regular" w:hAnsi="inter-regular"/>
          <w:b/>
          <w:bCs/>
          <w:color w:val="006699"/>
          <w:bdr w:val="none" w:sz="0" w:space="0" w:color="auto" w:frame="1"/>
        </w:rPr>
        <w:t>int</w:t>
      </w:r>
      <w:r>
        <w:rPr>
          <w:rFonts w:ascii="inter-regular" w:hAnsi="inter-regular"/>
          <w:color w:val="000000"/>
          <w:bdr w:val="none" w:sz="0" w:space="0" w:color="auto" w:frame="1"/>
        </w:rPr>
        <w:t> a=</w:t>
      </w:r>
      <w:r>
        <w:rPr>
          <w:rStyle w:val="number"/>
          <w:rFonts w:ascii="inter-regular" w:hAnsi="inter-regular"/>
          <w:color w:val="C00000"/>
          <w:bdr w:val="none" w:sz="0" w:space="0" w:color="auto" w:frame="1"/>
        </w:rPr>
        <w:t>50</w:t>
      </w:r>
      <w:r>
        <w:rPr>
          <w:rFonts w:ascii="inter-regular" w:hAnsi="inter-regular"/>
          <w:color w:val="000000"/>
          <w:bdr w:val="none" w:sz="0" w:space="0" w:color="auto" w:frame="1"/>
        </w:rPr>
        <w:t>/</w:t>
      </w:r>
      <w:r>
        <w:rPr>
          <w:rStyle w:val="number"/>
          <w:rFonts w:ascii="inter-regular" w:hAnsi="inter-regular"/>
          <w:color w:val="C00000"/>
          <w:bdr w:val="none" w:sz="0" w:space="0" w:color="auto" w:frame="1"/>
        </w:rPr>
        <w:t>0</w:t>
      </w:r>
      <w:r>
        <w:rPr>
          <w:rFonts w:ascii="inter-regular" w:hAnsi="inter-regular"/>
          <w:color w:val="000000"/>
          <w:bdr w:val="none" w:sz="0" w:space="0" w:color="auto" w:frame="1"/>
        </w:rPr>
        <w:t>;</w:t>
      </w:r>
      <w:r>
        <w:rPr>
          <w:rStyle w:val="comment"/>
          <w:rFonts w:ascii="inter-regular" w:hAnsi="inter-regular"/>
          <w:color w:val="008200"/>
          <w:bdr w:val="none" w:sz="0" w:space="0" w:color="auto" w:frame="1"/>
        </w:rPr>
        <w:t>//ArithmeticException</w:t>
      </w:r>
      <w:r>
        <w:rPr>
          <w:rFonts w:ascii="inter-regular" w:hAnsi="inter-regular"/>
          <w:color w:val="000000"/>
          <w:bdr w:val="none" w:sz="0" w:space="0" w:color="auto" w:frame="1"/>
        </w:rPr>
        <w:t>  </w:t>
      </w:r>
    </w:p>
    <w:p w14:paraId="78AD26D4" w14:textId="77777777" w:rsidR="00DD7A94" w:rsidRDefault="00DD7A94" w:rsidP="00DD7A94">
      <w:pPr>
        <w:pStyle w:val="Heading3"/>
        <w:shd w:val="clear" w:color="auto" w:fill="FFFFFF"/>
        <w:spacing w:line="312" w:lineRule="atLeast"/>
        <w:jc w:val="both"/>
        <w:rPr>
          <w:rFonts w:ascii="Helvetica" w:hAnsi="Helvetica"/>
          <w:color w:val="610B4B"/>
          <w:sz w:val="26"/>
          <w:szCs w:val="26"/>
        </w:rPr>
      </w:pPr>
      <w:r>
        <w:rPr>
          <w:rFonts w:ascii="Helvetica" w:hAnsi="Helvetica"/>
          <w:b/>
          <w:bCs/>
          <w:color w:val="610B4B"/>
          <w:sz w:val="26"/>
          <w:szCs w:val="26"/>
        </w:rPr>
        <w:t>2) A scenario where NullPointerException occurs</w:t>
      </w:r>
    </w:p>
    <w:p w14:paraId="25B77A32" w14:textId="77777777" w:rsidR="00DD7A94" w:rsidRDefault="00DD7A94" w:rsidP="00DD7A94">
      <w:pPr>
        <w:pStyle w:val="NormalWeb"/>
        <w:shd w:val="clear" w:color="auto" w:fill="FFFFFF"/>
        <w:jc w:val="both"/>
        <w:rPr>
          <w:rFonts w:ascii="inter-regular" w:hAnsi="inter-regular"/>
          <w:color w:val="333333"/>
        </w:rPr>
      </w:pPr>
      <w:r>
        <w:rPr>
          <w:rFonts w:ascii="inter-regular" w:hAnsi="inter-regular"/>
          <w:color w:val="333333"/>
        </w:rPr>
        <w:t>If we have a null value in any </w:t>
      </w:r>
      <w:hyperlink r:id="rId164" w:history="1">
        <w:r>
          <w:rPr>
            <w:rStyle w:val="Hyperlink"/>
            <w:rFonts w:ascii="inter-regular" w:hAnsi="inter-regular"/>
            <w:color w:val="008000"/>
          </w:rPr>
          <w:t>variable</w:t>
        </w:r>
      </w:hyperlink>
      <w:r>
        <w:rPr>
          <w:rFonts w:ascii="inter-regular" w:hAnsi="inter-regular"/>
          <w:color w:val="333333"/>
        </w:rPr>
        <w:t>, performing any operation on the variable throws a NullPointerException.</w:t>
      </w:r>
    </w:p>
    <w:p w14:paraId="0AD7884A" w14:textId="77777777" w:rsidR="00DD7A94" w:rsidRDefault="00DD7A94" w:rsidP="00DD7A94">
      <w:pPr>
        <w:pStyle w:val="alt"/>
        <w:numPr>
          <w:ilvl w:val="0"/>
          <w:numId w:val="196"/>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String s=</w:t>
      </w:r>
      <w:r>
        <w:rPr>
          <w:rStyle w:val="keyword"/>
          <w:rFonts w:ascii="inter-regular" w:hAnsi="inter-regular"/>
          <w:b/>
          <w:bCs/>
          <w:color w:val="006699"/>
          <w:bdr w:val="none" w:sz="0" w:space="0" w:color="auto" w:frame="1"/>
        </w:rPr>
        <w:t>null</w:t>
      </w:r>
      <w:r>
        <w:rPr>
          <w:rFonts w:ascii="inter-regular" w:hAnsi="inter-regular"/>
          <w:color w:val="000000"/>
          <w:bdr w:val="none" w:sz="0" w:space="0" w:color="auto" w:frame="1"/>
        </w:rPr>
        <w:t>;  </w:t>
      </w:r>
    </w:p>
    <w:p w14:paraId="0994343C" w14:textId="77777777" w:rsidR="00DD7A94" w:rsidRDefault="00DD7A94" w:rsidP="00DD7A94">
      <w:pPr>
        <w:numPr>
          <w:ilvl w:val="0"/>
          <w:numId w:val="196"/>
        </w:numPr>
        <w:spacing w:after="0" w:line="375" w:lineRule="atLeast"/>
        <w:jc w:val="both"/>
        <w:rPr>
          <w:rFonts w:ascii="inter-regular" w:hAnsi="inter-regular"/>
          <w:color w:val="000000"/>
        </w:rPr>
      </w:pPr>
      <w:r>
        <w:rPr>
          <w:rFonts w:ascii="inter-regular" w:hAnsi="inter-regular"/>
          <w:color w:val="000000"/>
          <w:bdr w:val="none" w:sz="0" w:space="0" w:color="auto" w:frame="1"/>
        </w:rPr>
        <w:t>System.out.println(s.length());</w:t>
      </w:r>
      <w:r>
        <w:rPr>
          <w:rStyle w:val="comment"/>
          <w:rFonts w:ascii="inter-regular" w:hAnsi="inter-regular"/>
          <w:color w:val="008200"/>
          <w:bdr w:val="none" w:sz="0" w:space="0" w:color="auto" w:frame="1"/>
        </w:rPr>
        <w:t>//NullPointerException</w:t>
      </w:r>
      <w:r>
        <w:rPr>
          <w:rFonts w:ascii="inter-regular" w:hAnsi="inter-regular"/>
          <w:color w:val="000000"/>
          <w:bdr w:val="none" w:sz="0" w:space="0" w:color="auto" w:frame="1"/>
        </w:rPr>
        <w:t>  </w:t>
      </w:r>
    </w:p>
    <w:p w14:paraId="15A4A1DD" w14:textId="77777777" w:rsidR="00DD7A94" w:rsidRDefault="00DD7A94" w:rsidP="00DD7A94">
      <w:pPr>
        <w:pStyle w:val="Heading3"/>
        <w:shd w:val="clear" w:color="auto" w:fill="FFFFFF"/>
        <w:spacing w:line="312" w:lineRule="atLeast"/>
        <w:jc w:val="both"/>
        <w:rPr>
          <w:rFonts w:ascii="Helvetica" w:hAnsi="Helvetica"/>
          <w:color w:val="610B4B"/>
          <w:sz w:val="26"/>
          <w:szCs w:val="26"/>
        </w:rPr>
      </w:pPr>
      <w:r>
        <w:rPr>
          <w:rFonts w:ascii="Helvetica" w:hAnsi="Helvetica"/>
          <w:b/>
          <w:bCs/>
          <w:color w:val="610B4B"/>
          <w:sz w:val="26"/>
          <w:szCs w:val="26"/>
        </w:rPr>
        <w:t>3) A scenario where NumberFormatException occurs</w:t>
      </w:r>
    </w:p>
    <w:p w14:paraId="67E25A5F" w14:textId="77777777" w:rsidR="00DD7A94" w:rsidRDefault="00DD7A94" w:rsidP="00DD7A94">
      <w:pPr>
        <w:pStyle w:val="NormalWeb"/>
        <w:shd w:val="clear" w:color="auto" w:fill="FFFFFF"/>
        <w:jc w:val="both"/>
        <w:rPr>
          <w:rFonts w:ascii="inter-regular" w:hAnsi="inter-regular"/>
          <w:color w:val="333333"/>
        </w:rPr>
      </w:pPr>
      <w:r>
        <w:rPr>
          <w:rFonts w:ascii="inter-regular" w:hAnsi="inter-regular"/>
          <w:color w:val="333333"/>
        </w:rPr>
        <w:t>If the formatting of any variable or number is mismatched, it may result into NumberFormatException. Suppose we have a </w:t>
      </w:r>
      <w:hyperlink r:id="rId165" w:history="1">
        <w:r>
          <w:rPr>
            <w:rStyle w:val="Hyperlink"/>
            <w:rFonts w:ascii="inter-regular" w:hAnsi="inter-regular"/>
            <w:color w:val="008000"/>
          </w:rPr>
          <w:t>string</w:t>
        </w:r>
      </w:hyperlink>
      <w:r>
        <w:rPr>
          <w:rFonts w:ascii="inter-regular" w:hAnsi="inter-regular"/>
          <w:color w:val="333333"/>
        </w:rPr>
        <w:t> variable that has characters; converting this variable into digit will cause NumberFormatException.</w:t>
      </w:r>
    </w:p>
    <w:p w14:paraId="71B1EC77" w14:textId="77777777" w:rsidR="00DD7A94" w:rsidRDefault="00DD7A94" w:rsidP="00DD7A94">
      <w:pPr>
        <w:pStyle w:val="alt"/>
        <w:numPr>
          <w:ilvl w:val="0"/>
          <w:numId w:val="197"/>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String s=</w:t>
      </w:r>
      <w:r>
        <w:rPr>
          <w:rStyle w:val="string"/>
          <w:rFonts w:ascii="inter-regular" w:hAnsi="inter-regular"/>
          <w:color w:val="0000FF"/>
          <w:bdr w:val="none" w:sz="0" w:space="0" w:color="auto" w:frame="1"/>
        </w:rPr>
        <w:t>"abc"</w:t>
      </w:r>
      <w:r>
        <w:rPr>
          <w:rFonts w:ascii="inter-regular" w:hAnsi="inter-regular"/>
          <w:color w:val="000000"/>
          <w:bdr w:val="none" w:sz="0" w:space="0" w:color="auto" w:frame="1"/>
        </w:rPr>
        <w:t>;  </w:t>
      </w:r>
    </w:p>
    <w:p w14:paraId="51C97808" w14:textId="77777777" w:rsidR="00DD7A94" w:rsidRDefault="00DD7A94" w:rsidP="00DD7A94">
      <w:pPr>
        <w:numPr>
          <w:ilvl w:val="0"/>
          <w:numId w:val="197"/>
        </w:numPr>
        <w:spacing w:after="0" w:line="375" w:lineRule="atLeast"/>
        <w:jc w:val="both"/>
        <w:rPr>
          <w:rFonts w:ascii="inter-regular" w:hAnsi="inter-regular"/>
          <w:color w:val="000000"/>
        </w:rPr>
      </w:pPr>
      <w:r>
        <w:rPr>
          <w:rStyle w:val="keyword"/>
          <w:rFonts w:ascii="inter-regular" w:hAnsi="inter-regular"/>
          <w:b/>
          <w:bCs/>
          <w:color w:val="006699"/>
          <w:bdr w:val="none" w:sz="0" w:space="0" w:color="auto" w:frame="1"/>
        </w:rPr>
        <w:t>int</w:t>
      </w:r>
      <w:r>
        <w:rPr>
          <w:rFonts w:ascii="inter-regular" w:hAnsi="inter-regular"/>
          <w:color w:val="000000"/>
          <w:bdr w:val="none" w:sz="0" w:space="0" w:color="auto" w:frame="1"/>
        </w:rPr>
        <w:t> i=Integer.parseInt(s);</w:t>
      </w:r>
      <w:r>
        <w:rPr>
          <w:rStyle w:val="comment"/>
          <w:rFonts w:ascii="inter-regular" w:hAnsi="inter-regular"/>
          <w:color w:val="008200"/>
          <w:bdr w:val="none" w:sz="0" w:space="0" w:color="auto" w:frame="1"/>
        </w:rPr>
        <w:t>//NumberFormatException</w:t>
      </w:r>
      <w:r>
        <w:rPr>
          <w:rFonts w:ascii="inter-regular" w:hAnsi="inter-regular"/>
          <w:color w:val="000000"/>
          <w:bdr w:val="none" w:sz="0" w:space="0" w:color="auto" w:frame="1"/>
        </w:rPr>
        <w:t>  </w:t>
      </w:r>
    </w:p>
    <w:p w14:paraId="390EACD7" w14:textId="77777777" w:rsidR="00DD7A94" w:rsidRDefault="00DD7A94" w:rsidP="00DD7A94">
      <w:pPr>
        <w:pStyle w:val="Heading3"/>
        <w:shd w:val="clear" w:color="auto" w:fill="FFFFFF"/>
        <w:spacing w:line="312" w:lineRule="atLeast"/>
        <w:jc w:val="both"/>
        <w:rPr>
          <w:rFonts w:ascii="Helvetica" w:hAnsi="Helvetica"/>
          <w:color w:val="610B4B"/>
          <w:sz w:val="26"/>
          <w:szCs w:val="26"/>
        </w:rPr>
      </w:pPr>
      <w:r>
        <w:rPr>
          <w:rFonts w:ascii="Helvetica" w:hAnsi="Helvetica"/>
          <w:b/>
          <w:bCs/>
          <w:color w:val="610B4B"/>
          <w:sz w:val="26"/>
          <w:szCs w:val="26"/>
        </w:rPr>
        <w:t>4) A scenario where ArrayIndexOutOfBoundsException occurs</w:t>
      </w:r>
    </w:p>
    <w:p w14:paraId="03097718" w14:textId="77777777" w:rsidR="00DD7A94" w:rsidRDefault="00DD7A94" w:rsidP="00DD7A94">
      <w:pPr>
        <w:pStyle w:val="NormalWeb"/>
        <w:shd w:val="clear" w:color="auto" w:fill="FFFFFF"/>
        <w:jc w:val="both"/>
        <w:rPr>
          <w:rFonts w:ascii="inter-regular" w:hAnsi="inter-regular"/>
          <w:color w:val="333333"/>
        </w:rPr>
      </w:pPr>
      <w:r>
        <w:rPr>
          <w:rFonts w:ascii="inter-regular" w:hAnsi="inter-regular"/>
          <w:color w:val="333333"/>
        </w:rPr>
        <w:t>When an array exceeds to it's size, the ArrayIndexOutOfBoundsException occurs. there may be other reasons to occur ArrayIndexOutOfBoundsException. Consider the following statements.</w:t>
      </w:r>
    </w:p>
    <w:p w14:paraId="1D2A9608" w14:textId="77777777" w:rsidR="00DD7A94" w:rsidRDefault="00DD7A94" w:rsidP="00DD7A94">
      <w:pPr>
        <w:pStyle w:val="alt"/>
        <w:numPr>
          <w:ilvl w:val="0"/>
          <w:numId w:val="198"/>
        </w:numPr>
        <w:spacing w:before="0" w:beforeAutospacing="0" w:after="0" w:afterAutospacing="0" w:line="375" w:lineRule="atLeast"/>
        <w:jc w:val="both"/>
        <w:rPr>
          <w:rFonts w:ascii="inter-regular" w:hAnsi="inter-regular"/>
          <w:color w:val="000000"/>
        </w:rPr>
      </w:pPr>
      <w:r>
        <w:rPr>
          <w:rStyle w:val="keyword"/>
          <w:rFonts w:ascii="inter-regular" w:hAnsi="inter-regular"/>
          <w:b/>
          <w:bCs/>
          <w:color w:val="006699"/>
          <w:bdr w:val="none" w:sz="0" w:space="0" w:color="auto" w:frame="1"/>
        </w:rPr>
        <w:t>int</w:t>
      </w:r>
      <w:r>
        <w:rPr>
          <w:rFonts w:ascii="inter-regular" w:hAnsi="inter-regular"/>
          <w:color w:val="000000"/>
          <w:bdr w:val="none" w:sz="0" w:space="0" w:color="auto" w:frame="1"/>
        </w:rPr>
        <w:t> a[]=</w:t>
      </w:r>
      <w:r>
        <w:rPr>
          <w:rStyle w:val="keyword"/>
          <w:rFonts w:ascii="inter-regular" w:hAnsi="inter-regular"/>
          <w:b/>
          <w:bCs/>
          <w:color w:val="006699"/>
          <w:bdr w:val="none" w:sz="0" w:space="0" w:color="auto" w:frame="1"/>
        </w:rPr>
        <w:t>new</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int</w:t>
      </w:r>
      <w:r>
        <w:rPr>
          <w:rFonts w:ascii="inter-regular" w:hAnsi="inter-regular"/>
          <w:color w:val="000000"/>
          <w:bdr w:val="none" w:sz="0" w:space="0" w:color="auto" w:frame="1"/>
        </w:rPr>
        <w:t>[</w:t>
      </w:r>
      <w:r>
        <w:rPr>
          <w:rStyle w:val="number"/>
          <w:rFonts w:ascii="inter-regular" w:hAnsi="inter-regular"/>
          <w:color w:val="C00000"/>
          <w:bdr w:val="none" w:sz="0" w:space="0" w:color="auto" w:frame="1"/>
        </w:rPr>
        <w:t>5</w:t>
      </w:r>
      <w:r>
        <w:rPr>
          <w:rFonts w:ascii="inter-regular" w:hAnsi="inter-regular"/>
          <w:color w:val="000000"/>
          <w:bdr w:val="none" w:sz="0" w:space="0" w:color="auto" w:frame="1"/>
        </w:rPr>
        <w:t>];  </w:t>
      </w:r>
    </w:p>
    <w:p w14:paraId="05CA813C" w14:textId="77777777" w:rsidR="00DD7A94" w:rsidRPr="00DD7A94" w:rsidRDefault="00DD7A94" w:rsidP="00DD7A94">
      <w:pPr>
        <w:numPr>
          <w:ilvl w:val="0"/>
          <w:numId w:val="198"/>
        </w:numPr>
        <w:spacing w:after="0" w:line="375" w:lineRule="atLeast"/>
        <w:jc w:val="both"/>
        <w:rPr>
          <w:rFonts w:ascii="inter-regular" w:hAnsi="inter-regular"/>
          <w:color w:val="000000"/>
        </w:rPr>
      </w:pPr>
      <w:r>
        <w:rPr>
          <w:rFonts w:ascii="inter-regular" w:hAnsi="inter-regular"/>
          <w:color w:val="000000"/>
          <w:bdr w:val="none" w:sz="0" w:space="0" w:color="auto" w:frame="1"/>
        </w:rPr>
        <w:t>a[</w:t>
      </w:r>
      <w:r>
        <w:rPr>
          <w:rStyle w:val="number"/>
          <w:rFonts w:ascii="inter-regular" w:hAnsi="inter-regular"/>
          <w:color w:val="C00000"/>
          <w:bdr w:val="none" w:sz="0" w:space="0" w:color="auto" w:frame="1"/>
        </w:rPr>
        <w:t>10</w:t>
      </w:r>
      <w:r>
        <w:rPr>
          <w:rFonts w:ascii="inter-regular" w:hAnsi="inter-regular"/>
          <w:color w:val="000000"/>
          <w:bdr w:val="none" w:sz="0" w:space="0" w:color="auto" w:frame="1"/>
        </w:rPr>
        <w:t>]=</w:t>
      </w:r>
      <w:r>
        <w:rPr>
          <w:rStyle w:val="number"/>
          <w:rFonts w:ascii="inter-regular" w:hAnsi="inter-regular"/>
          <w:color w:val="C00000"/>
          <w:bdr w:val="none" w:sz="0" w:space="0" w:color="auto" w:frame="1"/>
        </w:rPr>
        <w:t>50</w:t>
      </w:r>
      <w:r>
        <w:rPr>
          <w:rFonts w:ascii="inter-regular" w:hAnsi="inter-regular"/>
          <w:color w:val="000000"/>
          <w:bdr w:val="none" w:sz="0" w:space="0" w:color="auto" w:frame="1"/>
        </w:rPr>
        <w:t>; </w:t>
      </w:r>
      <w:r>
        <w:rPr>
          <w:rStyle w:val="comment"/>
          <w:rFonts w:ascii="inter-regular" w:hAnsi="inter-regular"/>
          <w:color w:val="008200"/>
          <w:bdr w:val="none" w:sz="0" w:space="0" w:color="auto" w:frame="1"/>
        </w:rPr>
        <w:t>//ArrayIndexOutOfBoundsException</w:t>
      </w:r>
      <w:r>
        <w:rPr>
          <w:rFonts w:ascii="inter-regular" w:hAnsi="inter-regular"/>
          <w:color w:val="000000"/>
          <w:bdr w:val="none" w:sz="0" w:space="0" w:color="auto" w:frame="1"/>
        </w:rPr>
        <w:t>  </w:t>
      </w:r>
    </w:p>
    <w:p w14:paraId="44CC9A7C" w14:textId="77777777" w:rsidR="00DD7A94" w:rsidRDefault="00DD7A94" w:rsidP="00DD7A94">
      <w:pPr>
        <w:pStyle w:val="Heading2"/>
        <w:shd w:val="clear" w:color="auto" w:fill="FFFFFF"/>
        <w:spacing w:line="312" w:lineRule="atLeast"/>
        <w:jc w:val="both"/>
        <w:rPr>
          <w:rFonts w:ascii="Helvetica" w:hAnsi="Helvetica"/>
          <w:b w:val="0"/>
          <w:bCs w:val="0"/>
          <w:color w:val="610B38"/>
          <w:sz w:val="38"/>
          <w:szCs w:val="38"/>
        </w:rPr>
      </w:pPr>
      <w:r>
        <w:rPr>
          <w:rFonts w:ascii="Helvetica" w:hAnsi="Helvetica"/>
          <w:b w:val="0"/>
          <w:bCs w:val="0"/>
          <w:color w:val="610B38"/>
          <w:sz w:val="38"/>
          <w:szCs w:val="38"/>
        </w:rPr>
        <w:t>Java try block</w:t>
      </w:r>
    </w:p>
    <w:p w14:paraId="784F7005" w14:textId="77777777" w:rsidR="00DD7A94" w:rsidRDefault="00DD7A94" w:rsidP="00DD7A94">
      <w:pPr>
        <w:pStyle w:val="NormalWeb"/>
        <w:shd w:val="clear" w:color="auto" w:fill="FFFFFF"/>
        <w:jc w:val="both"/>
        <w:rPr>
          <w:rFonts w:ascii="inter-regular" w:hAnsi="inter-regular"/>
          <w:color w:val="333333"/>
        </w:rPr>
      </w:pPr>
      <w:r>
        <w:rPr>
          <w:rFonts w:ascii="inter-regular" w:hAnsi="inter-regular"/>
          <w:color w:val="333333"/>
        </w:rPr>
        <w:t>Java </w:t>
      </w:r>
      <w:r>
        <w:rPr>
          <w:rStyle w:val="Strong"/>
          <w:rFonts w:ascii="Segoe UI" w:hAnsi="Segoe UI" w:cs="Segoe UI"/>
          <w:color w:val="333333"/>
        </w:rPr>
        <w:t>try</w:t>
      </w:r>
      <w:r>
        <w:rPr>
          <w:rFonts w:ascii="inter-regular" w:hAnsi="inter-regular"/>
          <w:color w:val="333333"/>
        </w:rPr>
        <w:t> block is used to enclose the code that might throw an exception. It must be used within the method.</w:t>
      </w:r>
    </w:p>
    <w:p w14:paraId="1A895C04" w14:textId="77777777" w:rsidR="00DD7A94" w:rsidRDefault="00DD7A94" w:rsidP="00DD7A94">
      <w:pPr>
        <w:pStyle w:val="NormalWeb"/>
        <w:shd w:val="clear" w:color="auto" w:fill="FFFFFF"/>
        <w:jc w:val="both"/>
        <w:rPr>
          <w:rFonts w:ascii="inter-regular" w:hAnsi="inter-regular"/>
          <w:color w:val="333333"/>
        </w:rPr>
      </w:pPr>
      <w:r>
        <w:rPr>
          <w:rFonts w:ascii="inter-regular" w:hAnsi="inter-regular"/>
          <w:color w:val="333333"/>
        </w:rPr>
        <w:t>If an exception occurs at the particular statement in the try block, the rest of the block code will not execute. So, it is recommended not to keep the code in try block that will not throw an exception.</w:t>
      </w:r>
    </w:p>
    <w:p w14:paraId="229BC405" w14:textId="77777777" w:rsidR="00DD7A94" w:rsidRDefault="00DD7A94" w:rsidP="00DD7A94">
      <w:pPr>
        <w:pStyle w:val="NormalWeb"/>
        <w:shd w:val="clear" w:color="auto" w:fill="FFFFFF"/>
        <w:jc w:val="both"/>
        <w:rPr>
          <w:rFonts w:ascii="inter-regular" w:hAnsi="inter-regular"/>
          <w:color w:val="333333"/>
        </w:rPr>
      </w:pPr>
      <w:r>
        <w:rPr>
          <w:rFonts w:ascii="inter-regular" w:hAnsi="inter-regular"/>
          <w:color w:val="333333"/>
        </w:rPr>
        <w:t>Java try block must be followed by either catch or finally block.</w:t>
      </w:r>
    </w:p>
    <w:p w14:paraId="4CBBC0FE" w14:textId="77777777" w:rsidR="00DD7A94" w:rsidRDefault="00DD7A94" w:rsidP="00DD7A94">
      <w:pPr>
        <w:shd w:val="clear" w:color="auto" w:fill="000000"/>
        <w:jc w:val="center"/>
        <w:textAlignment w:val="top"/>
        <w:rPr>
          <w:rFonts w:ascii="Roboto" w:hAnsi="Roboto"/>
          <w:color w:val="FFFFFF"/>
          <w:sz w:val="21"/>
          <w:szCs w:val="21"/>
          <w:lang w:val="en"/>
        </w:rPr>
      </w:pPr>
      <w:r>
        <w:rPr>
          <w:rStyle w:val="vjs-control-text"/>
          <w:rFonts w:ascii="Roboto" w:hAnsi="Roboto"/>
          <w:color w:val="FFFFFF"/>
          <w:sz w:val="21"/>
          <w:szCs w:val="21"/>
          <w:bdr w:val="none" w:sz="0" w:space="0" w:color="auto" w:frame="1"/>
          <w:lang w:val="en"/>
        </w:rPr>
        <w:lastRenderedPageBreak/>
        <w:t>PlayNext</w:t>
      </w:r>
    </w:p>
    <w:p w14:paraId="59E7AD8F" w14:textId="77777777" w:rsidR="00DD7A94" w:rsidRDefault="00DD7A94" w:rsidP="00DD7A94">
      <w:pPr>
        <w:shd w:val="clear" w:color="auto" w:fill="000000"/>
        <w:jc w:val="center"/>
        <w:textAlignment w:val="top"/>
        <w:rPr>
          <w:rFonts w:ascii="Roboto" w:hAnsi="Roboto"/>
          <w:color w:val="FFFFFF"/>
          <w:sz w:val="21"/>
          <w:szCs w:val="21"/>
          <w:lang w:val="en"/>
        </w:rPr>
      </w:pPr>
      <w:r>
        <w:rPr>
          <w:rStyle w:val="vjs-control-text"/>
          <w:rFonts w:ascii="Roboto" w:hAnsi="Roboto"/>
          <w:color w:val="FFFFFF"/>
          <w:sz w:val="21"/>
          <w:szCs w:val="21"/>
          <w:bdr w:val="none" w:sz="0" w:space="0" w:color="auto" w:frame="1"/>
          <w:lang w:val="en"/>
        </w:rPr>
        <w:t>Unmute</w:t>
      </w:r>
    </w:p>
    <w:p w14:paraId="27FA2643" w14:textId="77777777" w:rsidR="00DD7A94" w:rsidRDefault="00DD7A94" w:rsidP="00DD7A94">
      <w:pPr>
        <w:shd w:val="clear" w:color="auto" w:fill="000000"/>
        <w:spacing w:line="720" w:lineRule="atLeast"/>
        <w:jc w:val="center"/>
        <w:textAlignment w:val="top"/>
        <w:rPr>
          <w:rFonts w:ascii="Roboto" w:hAnsi="Roboto"/>
          <w:color w:val="FFFFFF"/>
          <w:sz w:val="18"/>
          <w:szCs w:val="18"/>
          <w:lang w:val="en"/>
        </w:rPr>
      </w:pPr>
      <w:r>
        <w:rPr>
          <w:rStyle w:val="vjs-control-text"/>
          <w:rFonts w:ascii="Roboto" w:hAnsi="Roboto"/>
          <w:color w:val="FFFFFF"/>
          <w:sz w:val="18"/>
          <w:szCs w:val="18"/>
          <w:bdr w:val="none" w:sz="0" w:space="0" w:color="auto" w:frame="1"/>
          <w:lang w:val="en"/>
        </w:rPr>
        <w:t>Current TimeÂ </w:t>
      </w:r>
      <w:r>
        <w:rPr>
          <w:rStyle w:val="vjs-current-time-display"/>
          <w:rFonts w:ascii="Roboto" w:hAnsi="Roboto"/>
          <w:color w:val="FFFFFF"/>
          <w:sz w:val="18"/>
          <w:szCs w:val="18"/>
          <w:lang w:val="en"/>
        </w:rPr>
        <w:t>0:00</w:t>
      </w:r>
    </w:p>
    <w:p w14:paraId="429A8D9D" w14:textId="77777777" w:rsidR="00DD7A94" w:rsidRDefault="00DD7A94" w:rsidP="00DD7A94">
      <w:pPr>
        <w:shd w:val="clear" w:color="auto" w:fill="000000"/>
        <w:spacing w:line="720" w:lineRule="atLeast"/>
        <w:jc w:val="center"/>
        <w:textAlignment w:val="top"/>
        <w:rPr>
          <w:rFonts w:ascii="Roboto" w:hAnsi="Roboto"/>
          <w:color w:val="FFFFFF"/>
          <w:sz w:val="18"/>
          <w:szCs w:val="18"/>
          <w:lang w:val="en"/>
        </w:rPr>
      </w:pPr>
      <w:r>
        <w:rPr>
          <w:rFonts w:ascii="Roboto" w:hAnsi="Roboto"/>
          <w:color w:val="FFFFFF"/>
          <w:sz w:val="18"/>
          <w:szCs w:val="18"/>
          <w:lang w:val="en"/>
        </w:rPr>
        <w:t>/</w:t>
      </w:r>
    </w:p>
    <w:p w14:paraId="3E379F7F" w14:textId="77777777" w:rsidR="00DD7A94" w:rsidRDefault="00DD7A94" w:rsidP="00DD7A94">
      <w:pPr>
        <w:shd w:val="clear" w:color="auto" w:fill="000000"/>
        <w:spacing w:line="720" w:lineRule="atLeast"/>
        <w:jc w:val="center"/>
        <w:textAlignment w:val="top"/>
        <w:rPr>
          <w:rFonts w:ascii="Roboto" w:hAnsi="Roboto"/>
          <w:color w:val="FFFFFF"/>
          <w:sz w:val="18"/>
          <w:szCs w:val="18"/>
          <w:lang w:val="en"/>
        </w:rPr>
      </w:pPr>
      <w:r>
        <w:rPr>
          <w:rStyle w:val="vjs-control-text"/>
          <w:rFonts w:ascii="Roboto" w:hAnsi="Roboto"/>
          <w:color w:val="FFFFFF"/>
          <w:sz w:val="18"/>
          <w:szCs w:val="18"/>
          <w:bdr w:val="none" w:sz="0" w:space="0" w:color="auto" w:frame="1"/>
          <w:lang w:val="en"/>
        </w:rPr>
        <w:t>DurationÂ </w:t>
      </w:r>
      <w:r>
        <w:rPr>
          <w:rStyle w:val="vjs-duration-display"/>
          <w:rFonts w:ascii="Roboto" w:hAnsi="Roboto"/>
          <w:color w:val="FFFFFF"/>
          <w:sz w:val="18"/>
          <w:szCs w:val="18"/>
          <w:lang w:val="en"/>
        </w:rPr>
        <w:t>18:10</w:t>
      </w:r>
    </w:p>
    <w:p w14:paraId="76EE8E58" w14:textId="77777777" w:rsidR="00DD7A94" w:rsidRDefault="00DD7A94" w:rsidP="00DD7A94">
      <w:pPr>
        <w:shd w:val="clear" w:color="auto" w:fill="000000"/>
        <w:spacing w:line="240" w:lineRule="auto"/>
        <w:jc w:val="center"/>
        <w:textAlignment w:val="top"/>
        <w:rPr>
          <w:rFonts w:ascii="Roboto" w:hAnsi="Roboto"/>
          <w:color w:val="FFFFFF"/>
          <w:sz w:val="21"/>
          <w:szCs w:val="21"/>
          <w:lang w:val="en"/>
        </w:rPr>
      </w:pPr>
      <w:r>
        <w:rPr>
          <w:rStyle w:val="vjs-control-text"/>
          <w:rFonts w:ascii="Roboto" w:hAnsi="Roboto"/>
          <w:color w:val="FFFFFF"/>
          <w:sz w:val="21"/>
          <w:szCs w:val="21"/>
          <w:bdr w:val="none" w:sz="0" w:space="0" w:color="auto" w:frame="1"/>
          <w:lang w:val="en"/>
        </w:rPr>
        <w:t>Loaded: </w:t>
      </w:r>
      <w:r>
        <w:rPr>
          <w:rStyle w:val="vjs-control-text-loaded-percentage"/>
          <w:rFonts w:ascii="Roboto" w:hAnsi="Roboto"/>
          <w:color w:val="FFFFFF"/>
          <w:sz w:val="21"/>
          <w:szCs w:val="21"/>
          <w:bdr w:val="none" w:sz="0" w:space="0" w:color="auto" w:frame="1"/>
          <w:lang w:val="en"/>
        </w:rPr>
        <w:t>0.37%</w:t>
      </w:r>
    </w:p>
    <w:p w14:paraId="38D7C38D" w14:textId="77777777" w:rsidR="00DD7A94" w:rsidRDefault="00DD7A94" w:rsidP="00DD7A94">
      <w:pPr>
        <w:shd w:val="clear" w:color="auto" w:fill="000000"/>
        <w:jc w:val="center"/>
        <w:textAlignment w:val="top"/>
        <w:rPr>
          <w:rFonts w:ascii="Roboto" w:hAnsi="Roboto"/>
          <w:color w:val="FFFFFF"/>
          <w:sz w:val="21"/>
          <w:szCs w:val="21"/>
          <w:lang w:val="en"/>
        </w:rPr>
      </w:pPr>
      <w:r>
        <w:rPr>
          <w:rFonts w:ascii="Roboto" w:hAnsi="Roboto"/>
          <w:color w:val="FFFFFF"/>
          <w:sz w:val="21"/>
          <w:szCs w:val="21"/>
          <w:lang w:val="en"/>
        </w:rPr>
        <w:t>Â </w:t>
      </w:r>
    </w:p>
    <w:p w14:paraId="4875BC2F" w14:textId="77777777" w:rsidR="00DD7A94" w:rsidRDefault="00DD7A94" w:rsidP="00DD7A94">
      <w:pPr>
        <w:shd w:val="clear" w:color="auto" w:fill="000000"/>
        <w:jc w:val="center"/>
        <w:textAlignment w:val="top"/>
        <w:rPr>
          <w:rFonts w:ascii="Roboto" w:hAnsi="Roboto"/>
          <w:color w:val="FFFFFF"/>
          <w:sz w:val="21"/>
          <w:szCs w:val="21"/>
          <w:lang w:val="en"/>
        </w:rPr>
      </w:pPr>
      <w:r>
        <w:rPr>
          <w:rStyle w:val="vjs-control-text"/>
          <w:rFonts w:ascii="Roboto" w:hAnsi="Roboto"/>
          <w:color w:val="FFFFFF"/>
          <w:sz w:val="21"/>
          <w:szCs w:val="21"/>
          <w:bdr w:val="none" w:sz="0" w:space="0" w:color="auto" w:frame="1"/>
          <w:lang w:val="en"/>
        </w:rPr>
        <w:t>Fullscreen</w:t>
      </w:r>
    </w:p>
    <w:p w14:paraId="67C1273F" w14:textId="77777777" w:rsidR="00DD7A94" w:rsidRDefault="00DD7A94" w:rsidP="00DD7A94">
      <w:pPr>
        <w:shd w:val="clear" w:color="auto" w:fill="000000"/>
        <w:jc w:val="center"/>
        <w:textAlignment w:val="top"/>
        <w:rPr>
          <w:rFonts w:ascii="Roboto" w:hAnsi="Roboto"/>
          <w:color w:val="FFFFFF"/>
          <w:sz w:val="21"/>
          <w:szCs w:val="21"/>
          <w:lang w:val="en"/>
        </w:rPr>
      </w:pPr>
      <w:r>
        <w:rPr>
          <w:rStyle w:val="vjs-control-text"/>
          <w:rFonts w:ascii="Roboto" w:hAnsi="Roboto"/>
          <w:color w:val="FFFFFF"/>
          <w:sz w:val="21"/>
          <w:szCs w:val="21"/>
          <w:bdr w:val="none" w:sz="0" w:space="0" w:color="auto" w:frame="1"/>
          <w:lang w:val="en"/>
        </w:rPr>
        <w:t>Backward Skip 10sPlay VideoForward Skip 10s</w:t>
      </w:r>
    </w:p>
    <w:p w14:paraId="780B835C" w14:textId="77777777" w:rsidR="00DD7A94" w:rsidRDefault="00DD7A94" w:rsidP="00DD7A94">
      <w:pPr>
        <w:pStyle w:val="Heading3"/>
        <w:shd w:val="clear" w:color="auto" w:fill="FFFFFF"/>
        <w:spacing w:line="312" w:lineRule="atLeast"/>
        <w:jc w:val="both"/>
        <w:rPr>
          <w:rFonts w:ascii="Helvetica" w:hAnsi="Helvetica"/>
          <w:color w:val="610B4B"/>
          <w:sz w:val="32"/>
          <w:szCs w:val="32"/>
        </w:rPr>
      </w:pPr>
      <w:r>
        <w:rPr>
          <w:rFonts w:ascii="Helvetica" w:hAnsi="Helvetica"/>
          <w:b/>
          <w:bCs/>
          <w:color w:val="610B4B"/>
          <w:sz w:val="32"/>
          <w:szCs w:val="32"/>
        </w:rPr>
        <w:t>Syntax of Java try-catch</w:t>
      </w:r>
    </w:p>
    <w:p w14:paraId="6CBB5AB4" w14:textId="77777777" w:rsidR="00DD7A94" w:rsidRDefault="00DD7A94" w:rsidP="00DD7A94">
      <w:pPr>
        <w:pStyle w:val="alt"/>
        <w:numPr>
          <w:ilvl w:val="0"/>
          <w:numId w:val="199"/>
        </w:numPr>
        <w:spacing w:before="0" w:beforeAutospacing="0" w:after="0" w:afterAutospacing="0" w:line="375" w:lineRule="atLeast"/>
        <w:jc w:val="both"/>
        <w:rPr>
          <w:rFonts w:ascii="inter-regular" w:hAnsi="inter-regular"/>
          <w:color w:val="000000"/>
        </w:rPr>
      </w:pPr>
      <w:r>
        <w:rPr>
          <w:rStyle w:val="keyword"/>
          <w:rFonts w:ascii="inter-regular" w:hAnsi="inter-regular"/>
          <w:b/>
          <w:bCs/>
          <w:color w:val="006699"/>
          <w:bdr w:val="none" w:sz="0" w:space="0" w:color="auto" w:frame="1"/>
        </w:rPr>
        <w:t>try</w:t>
      </w:r>
      <w:r>
        <w:rPr>
          <w:rFonts w:ascii="inter-regular" w:hAnsi="inter-regular"/>
          <w:color w:val="000000"/>
          <w:bdr w:val="none" w:sz="0" w:space="0" w:color="auto" w:frame="1"/>
        </w:rPr>
        <w:t>{    </w:t>
      </w:r>
    </w:p>
    <w:p w14:paraId="6A939603" w14:textId="77777777" w:rsidR="00DD7A94" w:rsidRDefault="00DD7A94" w:rsidP="00DD7A94">
      <w:pPr>
        <w:numPr>
          <w:ilvl w:val="0"/>
          <w:numId w:val="199"/>
        </w:numPr>
        <w:spacing w:after="0" w:line="375" w:lineRule="atLeast"/>
        <w:jc w:val="both"/>
        <w:rPr>
          <w:rFonts w:ascii="inter-regular" w:hAnsi="inter-regular"/>
          <w:color w:val="000000"/>
        </w:rPr>
      </w:pPr>
      <w:r>
        <w:rPr>
          <w:rStyle w:val="comment"/>
          <w:rFonts w:ascii="inter-regular" w:hAnsi="inter-regular"/>
          <w:color w:val="008200"/>
          <w:bdr w:val="none" w:sz="0" w:space="0" w:color="auto" w:frame="1"/>
        </w:rPr>
        <w:t>//code that may throw an exception  </w:t>
      </w:r>
      <w:r>
        <w:rPr>
          <w:rFonts w:ascii="inter-regular" w:hAnsi="inter-regular"/>
          <w:color w:val="000000"/>
          <w:bdr w:val="none" w:sz="0" w:space="0" w:color="auto" w:frame="1"/>
        </w:rPr>
        <w:t>  </w:t>
      </w:r>
    </w:p>
    <w:p w14:paraId="3AEEDD36" w14:textId="77777777" w:rsidR="00DD7A94" w:rsidRDefault="00DD7A94" w:rsidP="00DD7A94">
      <w:pPr>
        <w:pStyle w:val="alt"/>
        <w:numPr>
          <w:ilvl w:val="0"/>
          <w:numId w:val="199"/>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w:t>
      </w:r>
      <w:r>
        <w:rPr>
          <w:rStyle w:val="keyword"/>
          <w:rFonts w:ascii="inter-regular" w:hAnsi="inter-regular"/>
          <w:b/>
          <w:bCs/>
          <w:color w:val="006699"/>
          <w:bdr w:val="none" w:sz="0" w:space="0" w:color="auto" w:frame="1"/>
        </w:rPr>
        <w:t>catch</w:t>
      </w:r>
      <w:r>
        <w:rPr>
          <w:rFonts w:ascii="inter-regular" w:hAnsi="inter-regular"/>
          <w:color w:val="000000"/>
          <w:bdr w:val="none" w:sz="0" w:space="0" w:color="auto" w:frame="1"/>
        </w:rPr>
        <w:t>(Exception_class_Name ref){}    </w:t>
      </w:r>
    </w:p>
    <w:p w14:paraId="78A93E93" w14:textId="77777777" w:rsidR="00DD7A94" w:rsidRDefault="00DD7A94" w:rsidP="00DD7A94">
      <w:pPr>
        <w:pStyle w:val="Heading3"/>
        <w:shd w:val="clear" w:color="auto" w:fill="FFFFFF"/>
        <w:spacing w:line="312" w:lineRule="atLeast"/>
        <w:jc w:val="both"/>
        <w:rPr>
          <w:rFonts w:ascii="Helvetica" w:hAnsi="Helvetica"/>
          <w:color w:val="610B4B"/>
          <w:sz w:val="32"/>
          <w:szCs w:val="32"/>
        </w:rPr>
      </w:pPr>
      <w:r>
        <w:rPr>
          <w:rFonts w:ascii="Helvetica" w:hAnsi="Helvetica"/>
          <w:b/>
          <w:bCs/>
          <w:color w:val="610B4B"/>
          <w:sz w:val="32"/>
          <w:szCs w:val="32"/>
        </w:rPr>
        <w:t>Syntax of try-finally block</w:t>
      </w:r>
    </w:p>
    <w:p w14:paraId="0FD28511" w14:textId="77777777" w:rsidR="00DD7A94" w:rsidRDefault="00DD7A94" w:rsidP="00DD7A94">
      <w:pPr>
        <w:pStyle w:val="alt"/>
        <w:numPr>
          <w:ilvl w:val="0"/>
          <w:numId w:val="200"/>
        </w:numPr>
        <w:spacing w:before="0" w:beforeAutospacing="0" w:after="0" w:afterAutospacing="0" w:line="375" w:lineRule="atLeast"/>
        <w:jc w:val="both"/>
        <w:rPr>
          <w:rFonts w:ascii="inter-regular" w:hAnsi="inter-regular"/>
          <w:color w:val="000000"/>
        </w:rPr>
      </w:pPr>
      <w:r>
        <w:rPr>
          <w:rStyle w:val="keyword"/>
          <w:rFonts w:ascii="inter-regular" w:hAnsi="inter-regular"/>
          <w:b/>
          <w:bCs/>
          <w:color w:val="006699"/>
          <w:bdr w:val="none" w:sz="0" w:space="0" w:color="auto" w:frame="1"/>
        </w:rPr>
        <w:t>try</w:t>
      </w:r>
      <w:r>
        <w:rPr>
          <w:rFonts w:ascii="inter-regular" w:hAnsi="inter-regular"/>
          <w:color w:val="000000"/>
          <w:bdr w:val="none" w:sz="0" w:space="0" w:color="auto" w:frame="1"/>
        </w:rPr>
        <w:t>{    </w:t>
      </w:r>
    </w:p>
    <w:p w14:paraId="1A4793CD" w14:textId="77777777" w:rsidR="00DD7A94" w:rsidRDefault="00DD7A94" w:rsidP="00DD7A94">
      <w:pPr>
        <w:numPr>
          <w:ilvl w:val="0"/>
          <w:numId w:val="200"/>
        </w:numPr>
        <w:spacing w:after="0" w:line="375" w:lineRule="atLeast"/>
        <w:jc w:val="both"/>
        <w:rPr>
          <w:rFonts w:ascii="inter-regular" w:hAnsi="inter-regular"/>
          <w:color w:val="000000"/>
        </w:rPr>
      </w:pPr>
      <w:r>
        <w:rPr>
          <w:rStyle w:val="comment"/>
          <w:rFonts w:ascii="inter-regular" w:hAnsi="inter-regular"/>
          <w:color w:val="008200"/>
          <w:bdr w:val="none" w:sz="0" w:space="0" w:color="auto" w:frame="1"/>
        </w:rPr>
        <w:t>//code that may throw an exception  </w:t>
      </w:r>
      <w:r>
        <w:rPr>
          <w:rFonts w:ascii="inter-regular" w:hAnsi="inter-regular"/>
          <w:color w:val="000000"/>
          <w:bdr w:val="none" w:sz="0" w:space="0" w:color="auto" w:frame="1"/>
        </w:rPr>
        <w:t>  </w:t>
      </w:r>
    </w:p>
    <w:p w14:paraId="46FDE2E8" w14:textId="77777777" w:rsidR="00DD7A94" w:rsidRDefault="00DD7A94" w:rsidP="00DD7A94">
      <w:pPr>
        <w:pStyle w:val="alt"/>
        <w:numPr>
          <w:ilvl w:val="0"/>
          <w:numId w:val="200"/>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w:t>
      </w:r>
      <w:r>
        <w:rPr>
          <w:rStyle w:val="keyword"/>
          <w:rFonts w:ascii="inter-regular" w:hAnsi="inter-regular"/>
          <w:b/>
          <w:bCs/>
          <w:color w:val="006699"/>
          <w:bdr w:val="none" w:sz="0" w:space="0" w:color="auto" w:frame="1"/>
        </w:rPr>
        <w:t>finally</w:t>
      </w:r>
      <w:r>
        <w:rPr>
          <w:rFonts w:ascii="inter-regular" w:hAnsi="inter-regular"/>
          <w:color w:val="000000"/>
          <w:bdr w:val="none" w:sz="0" w:space="0" w:color="auto" w:frame="1"/>
        </w:rPr>
        <w:t>{}    </w:t>
      </w:r>
    </w:p>
    <w:p w14:paraId="14F6CA68" w14:textId="77777777" w:rsidR="00DD7A94" w:rsidRDefault="00DD7A94" w:rsidP="00DD7A94">
      <w:pPr>
        <w:pStyle w:val="Heading2"/>
        <w:shd w:val="clear" w:color="auto" w:fill="FFFFFF"/>
        <w:spacing w:line="312" w:lineRule="atLeast"/>
        <w:jc w:val="both"/>
        <w:rPr>
          <w:rFonts w:ascii="Helvetica" w:hAnsi="Helvetica"/>
          <w:b w:val="0"/>
          <w:bCs w:val="0"/>
          <w:color w:val="610B38"/>
          <w:sz w:val="38"/>
          <w:szCs w:val="38"/>
        </w:rPr>
      </w:pPr>
      <w:r>
        <w:rPr>
          <w:rFonts w:ascii="Helvetica" w:hAnsi="Helvetica"/>
          <w:b w:val="0"/>
          <w:bCs w:val="0"/>
          <w:color w:val="610B38"/>
          <w:sz w:val="38"/>
          <w:szCs w:val="38"/>
        </w:rPr>
        <w:t>Java catch block</w:t>
      </w:r>
    </w:p>
    <w:p w14:paraId="5ABFAF60" w14:textId="77777777" w:rsidR="00DD7A94" w:rsidRDefault="00DD7A94" w:rsidP="00DD7A94">
      <w:pPr>
        <w:pStyle w:val="NormalWeb"/>
        <w:shd w:val="clear" w:color="auto" w:fill="FFFFFF"/>
        <w:jc w:val="both"/>
        <w:rPr>
          <w:rFonts w:ascii="inter-regular" w:hAnsi="inter-regular"/>
          <w:color w:val="333333"/>
        </w:rPr>
      </w:pPr>
      <w:r>
        <w:rPr>
          <w:rFonts w:ascii="inter-regular" w:hAnsi="inter-regular"/>
          <w:color w:val="333333"/>
        </w:rPr>
        <w:t>Java catch block is used to handle the Exception by declaring the type of exception within the parameter. The declared exception must be the parent class exception ( i.e., Exception) or the generated exception type. However, the good approach is to declare the generated type of exception.</w:t>
      </w:r>
    </w:p>
    <w:p w14:paraId="06B7ED8A" w14:textId="77777777" w:rsidR="00DD7A94" w:rsidRDefault="00DD7A94" w:rsidP="00DD7A94">
      <w:pPr>
        <w:pStyle w:val="NormalWeb"/>
        <w:shd w:val="clear" w:color="auto" w:fill="FFFFFF"/>
        <w:jc w:val="both"/>
        <w:rPr>
          <w:rFonts w:ascii="inter-regular" w:hAnsi="inter-regular"/>
          <w:color w:val="333333"/>
        </w:rPr>
      </w:pPr>
      <w:r>
        <w:rPr>
          <w:rFonts w:ascii="inter-regular" w:hAnsi="inter-regular"/>
          <w:color w:val="333333"/>
        </w:rPr>
        <w:t>The catch block must be used after the try block only. You can use multiple catch block with a single try block.</w:t>
      </w:r>
    </w:p>
    <w:p w14:paraId="59207DAE" w14:textId="77777777" w:rsidR="00DD7A94" w:rsidRDefault="00DD7A94" w:rsidP="00DD7A94">
      <w:pPr>
        <w:pStyle w:val="Heading2"/>
        <w:shd w:val="clear" w:color="auto" w:fill="FFFFFF"/>
        <w:spacing w:line="312" w:lineRule="atLeast"/>
        <w:jc w:val="both"/>
        <w:rPr>
          <w:rFonts w:ascii="Helvetica" w:hAnsi="Helvetica"/>
          <w:b w:val="0"/>
          <w:bCs w:val="0"/>
          <w:color w:val="610B38"/>
          <w:sz w:val="38"/>
          <w:szCs w:val="38"/>
        </w:rPr>
      </w:pPr>
      <w:r>
        <w:rPr>
          <w:rFonts w:ascii="Helvetica" w:hAnsi="Helvetica"/>
          <w:b w:val="0"/>
          <w:bCs w:val="0"/>
          <w:color w:val="610B38"/>
          <w:sz w:val="38"/>
          <w:szCs w:val="38"/>
        </w:rPr>
        <w:t>Internal Working of Java try-catch block</w:t>
      </w:r>
    </w:p>
    <w:p w14:paraId="4E825F0A" w14:textId="77777777" w:rsidR="00DD7A94" w:rsidRDefault="00DD7A94" w:rsidP="00DD7A94">
      <w:pPr>
        <w:rPr>
          <w:rFonts w:ascii="Times New Roman" w:hAnsi="Times New Roman"/>
          <w:sz w:val="24"/>
          <w:szCs w:val="24"/>
        </w:rPr>
      </w:pPr>
      <w:r>
        <w:rPr>
          <w:noProof/>
        </w:rPr>
        <w:lastRenderedPageBreak/>
        <w:drawing>
          <wp:inline distT="0" distB="0" distL="0" distR="0" wp14:anchorId="32EACC66" wp14:editId="74B03B85">
            <wp:extent cx="5711190" cy="3657600"/>
            <wp:effectExtent l="0" t="0" r="3810" b="0"/>
            <wp:docPr id="1479106774" name="Picture 14" descr="Java try-catch bl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descr="Java try-catch block"/>
                    <pic:cNvPicPr>
                      <a:picLocks noChangeAspect="1" noChangeArrowheads="1"/>
                    </pic:cNvPicPr>
                  </pic:nvPicPr>
                  <pic:blipFill>
                    <a:blip r:embed="rId166">
                      <a:extLst>
                        <a:ext uri="{28A0092B-C50C-407E-A947-70E740481C1C}">
                          <a14:useLocalDpi xmlns:a14="http://schemas.microsoft.com/office/drawing/2010/main" val="0"/>
                        </a:ext>
                      </a:extLst>
                    </a:blip>
                    <a:srcRect/>
                    <a:stretch>
                      <a:fillRect/>
                    </a:stretch>
                  </pic:blipFill>
                  <pic:spPr bwMode="auto">
                    <a:xfrm>
                      <a:off x="0" y="0"/>
                      <a:ext cx="5711190" cy="3657600"/>
                    </a:xfrm>
                    <a:prstGeom prst="rect">
                      <a:avLst/>
                    </a:prstGeom>
                    <a:noFill/>
                    <a:ln>
                      <a:noFill/>
                    </a:ln>
                  </pic:spPr>
                </pic:pic>
              </a:graphicData>
            </a:graphic>
          </wp:inline>
        </w:drawing>
      </w:r>
    </w:p>
    <w:p w14:paraId="7A84F2DF" w14:textId="77777777" w:rsidR="00DD7A94" w:rsidRDefault="00DD7A94" w:rsidP="00DD7A94">
      <w:pPr>
        <w:pStyle w:val="NormalWeb"/>
        <w:shd w:val="clear" w:color="auto" w:fill="FFFFFF"/>
        <w:jc w:val="both"/>
        <w:rPr>
          <w:rFonts w:ascii="inter-regular" w:hAnsi="inter-regular"/>
          <w:color w:val="333333"/>
        </w:rPr>
      </w:pPr>
      <w:r>
        <w:rPr>
          <w:rFonts w:ascii="inter-regular" w:hAnsi="inter-regular"/>
          <w:color w:val="333333"/>
        </w:rPr>
        <w:t>The JVM firstly checks whether the exception is handled or not. If exception is not handled, JVM provides a default exception handler that performs the following tasks:</w:t>
      </w:r>
    </w:p>
    <w:p w14:paraId="596658F6" w14:textId="77777777" w:rsidR="00DD7A94" w:rsidRDefault="00DD7A94" w:rsidP="00DD7A94">
      <w:pPr>
        <w:numPr>
          <w:ilvl w:val="0"/>
          <w:numId w:val="201"/>
        </w:numPr>
        <w:shd w:val="clear" w:color="auto" w:fill="FFFFFF"/>
        <w:spacing w:before="60" w:after="100" w:afterAutospacing="1" w:line="375" w:lineRule="atLeast"/>
        <w:jc w:val="both"/>
        <w:rPr>
          <w:rFonts w:ascii="inter-regular" w:hAnsi="inter-regular"/>
          <w:color w:val="000000"/>
        </w:rPr>
      </w:pPr>
      <w:r>
        <w:rPr>
          <w:rFonts w:ascii="inter-regular" w:hAnsi="inter-regular"/>
          <w:color w:val="000000"/>
        </w:rPr>
        <w:t>Prints out exception description.</w:t>
      </w:r>
    </w:p>
    <w:p w14:paraId="466FAA43" w14:textId="77777777" w:rsidR="00DD7A94" w:rsidRDefault="00DD7A94" w:rsidP="00DD7A94">
      <w:pPr>
        <w:numPr>
          <w:ilvl w:val="0"/>
          <w:numId w:val="201"/>
        </w:numPr>
        <w:shd w:val="clear" w:color="auto" w:fill="FFFFFF"/>
        <w:spacing w:before="60" w:after="100" w:afterAutospacing="1" w:line="375" w:lineRule="atLeast"/>
        <w:jc w:val="both"/>
        <w:rPr>
          <w:rFonts w:ascii="inter-regular" w:hAnsi="inter-regular"/>
          <w:color w:val="000000"/>
        </w:rPr>
      </w:pPr>
      <w:r>
        <w:rPr>
          <w:rFonts w:ascii="inter-regular" w:hAnsi="inter-regular"/>
          <w:color w:val="000000"/>
        </w:rPr>
        <w:t>Prints the stack trace (Hierarchy of methods where the exception occurred).</w:t>
      </w:r>
    </w:p>
    <w:p w14:paraId="44E39E76" w14:textId="77777777" w:rsidR="00DD7A94" w:rsidRDefault="00DD7A94" w:rsidP="00DD7A94">
      <w:pPr>
        <w:numPr>
          <w:ilvl w:val="0"/>
          <w:numId w:val="201"/>
        </w:numPr>
        <w:shd w:val="clear" w:color="auto" w:fill="FFFFFF"/>
        <w:spacing w:before="60" w:after="100" w:afterAutospacing="1" w:line="375" w:lineRule="atLeast"/>
        <w:jc w:val="both"/>
        <w:rPr>
          <w:rFonts w:ascii="inter-regular" w:hAnsi="inter-regular"/>
          <w:color w:val="000000"/>
        </w:rPr>
      </w:pPr>
      <w:r>
        <w:rPr>
          <w:rFonts w:ascii="inter-regular" w:hAnsi="inter-regular"/>
          <w:color w:val="000000"/>
        </w:rPr>
        <w:t>Causes the program to terminate.</w:t>
      </w:r>
    </w:p>
    <w:p w14:paraId="6B42F1B3" w14:textId="77777777" w:rsidR="00DD7A94" w:rsidRDefault="00DD7A94" w:rsidP="00DD7A94">
      <w:pPr>
        <w:pStyle w:val="NormalWeb"/>
        <w:shd w:val="clear" w:color="auto" w:fill="FFFFFF"/>
        <w:jc w:val="both"/>
        <w:rPr>
          <w:rFonts w:ascii="inter-regular" w:hAnsi="inter-regular"/>
          <w:color w:val="333333"/>
        </w:rPr>
      </w:pPr>
      <w:r>
        <w:rPr>
          <w:rFonts w:ascii="inter-regular" w:hAnsi="inter-regular"/>
          <w:color w:val="333333"/>
        </w:rPr>
        <w:t>But if the application programmer handles the exception, the normal flow of the application is maintained, i.e., rest of the code is executed.</w:t>
      </w:r>
    </w:p>
    <w:p w14:paraId="023F6242" w14:textId="77777777" w:rsidR="00DD7A94" w:rsidRDefault="00DD7A94" w:rsidP="00DD7A94">
      <w:pPr>
        <w:pStyle w:val="Heading2"/>
        <w:shd w:val="clear" w:color="auto" w:fill="FFFFFF"/>
        <w:spacing w:line="312" w:lineRule="atLeast"/>
        <w:jc w:val="both"/>
        <w:rPr>
          <w:rFonts w:ascii="Helvetica" w:hAnsi="Helvetica"/>
          <w:b w:val="0"/>
          <w:bCs w:val="0"/>
          <w:color w:val="610B38"/>
          <w:sz w:val="38"/>
          <w:szCs w:val="38"/>
        </w:rPr>
      </w:pPr>
      <w:r>
        <w:rPr>
          <w:rFonts w:ascii="Helvetica" w:hAnsi="Helvetica"/>
          <w:b w:val="0"/>
          <w:bCs w:val="0"/>
          <w:color w:val="610B38"/>
          <w:sz w:val="38"/>
          <w:szCs w:val="38"/>
        </w:rPr>
        <w:t>Problem without exception handling</w:t>
      </w:r>
    </w:p>
    <w:p w14:paraId="54A925C3" w14:textId="77777777" w:rsidR="00DD7A94" w:rsidRDefault="00DD7A94" w:rsidP="00DD7A94">
      <w:pPr>
        <w:pStyle w:val="NormalWeb"/>
        <w:shd w:val="clear" w:color="auto" w:fill="FFFFFF"/>
        <w:jc w:val="both"/>
        <w:rPr>
          <w:rFonts w:ascii="inter-regular" w:hAnsi="inter-regular"/>
          <w:color w:val="333333"/>
        </w:rPr>
      </w:pPr>
      <w:r>
        <w:rPr>
          <w:rFonts w:ascii="inter-regular" w:hAnsi="inter-regular"/>
          <w:color w:val="333333"/>
        </w:rPr>
        <w:t>Let's try to understand the problem if we don't use a try-catch block.</w:t>
      </w:r>
    </w:p>
    <w:p w14:paraId="781A94FD" w14:textId="77777777" w:rsidR="00DD7A94" w:rsidRDefault="00DD7A94" w:rsidP="00DD7A94">
      <w:pPr>
        <w:pStyle w:val="Heading3"/>
        <w:shd w:val="clear" w:color="auto" w:fill="FFFFFF"/>
        <w:spacing w:line="312" w:lineRule="atLeast"/>
        <w:jc w:val="both"/>
        <w:rPr>
          <w:rFonts w:ascii="Helvetica" w:hAnsi="Helvetica"/>
          <w:color w:val="610B4B"/>
          <w:sz w:val="32"/>
          <w:szCs w:val="32"/>
        </w:rPr>
      </w:pPr>
      <w:r>
        <w:rPr>
          <w:rFonts w:ascii="Helvetica" w:hAnsi="Helvetica"/>
          <w:b/>
          <w:bCs/>
          <w:color w:val="610B4B"/>
          <w:sz w:val="32"/>
          <w:szCs w:val="32"/>
        </w:rPr>
        <w:t>Example 1</w:t>
      </w:r>
    </w:p>
    <w:p w14:paraId="2ED29503" w14:textId="77777777" w:rsidR="00DD7A94" w:rsidRDefault="00DD7A94" w:rsidP="00DD7A94">
      <w:pPr>
        <w:pStyle w:val="NormalWeb"/>
        <w:shd w:val="clear" w:color="auto" w:fill="FFFFFF"/>
        <w:jc w:val="both"/>
        <w:rPr>
          <w:rFonts w:ascii="inter-regular" w:hAnsi="inter-regular"/>
          <w:color w:val="333333"/>
        </w:rPr>
      </w:pPr>
      <w:r>
        <w:rPr>
          <w:rStyle w:val="Strong"/>
          <w:rFonts w:ascii="Segoe UI" w:hAnsi="Segoe UI" w:cs="Segoe UI"/>
          <w:color w:val="333333"/>
        </w:rPr>
        <w:t>TryCatchExample1.java</w:t>
      </w:r>
    </w:p>
    <w:p w14:paraId="5FAB6B88" w14:textId="77777777" w:rsidR="00DD7A94" w:rsidRDefault="00DD7A94" w:rsidP="00DD7A94">
      <w:pPr>
        <w:pStyle w:val="alt"/>
        <w:numPr>
          <w:ilvl w:val="0"/>
          <w:numId w:val="202"/>
        </w:numPr>
        <w:spacing w:before="0" w:beforeAutospacing="0" w:after="0" w:afterAutospacing="0" w:line="375" w:lineRule="atLeast"/>
        <w:jc w:val="both"/>
        <w:rPr>
          <w:rFonts w:ascii="inter-regular" w:hAnsi="inter-regular"/>
          <w:color w:val="000000"/>
        </w:rPr>
      </w:pPr>
      <w:r>
        <w:rPr>
          <w:rStyle w:val="keyword"/>
          <w:rFonts w:ascii="inter-regular" w:hAnsi="inter-regular"/>
          <w:b/>
          <w:bCs/>
          <w:color w:val="006699"/>
          <w:bdr w:val="none" w:sz="0" w:space="0" w:color="auto" w:frame="1"/>
        </w:rPr>
        <w:t>public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class</w:t>
      </w:r>
      <w:r>
        <w:rPr>
          <w:rFonts w:ascii="inter-regular" w:hAnsi="inter-regular"/>
          <w:color w:val="000000"/>
          <w:bdr w:val="none" w:sz="0" w:space="0" w:color="auto" w:frame="1"/>
        </w:rPr>
        <w:t> TryCatchExample1 {  </w:t>
      </w:r>
    </w:p>
    <w:p w14:paraId="4E491945" w14:textId="77777777" w:rsidR="00DD7A94" w:rsidRDefault="00DD7A94" w:rsidP="00DD7A94">
      <w:pPr>
        <w:numPr>
          <w:ilvl w:val="0"/>
          <w:numId w:val="202"/>
        </w:numPr>
        <w:spacing w:after="0" w:line="375" w:lineRule="atLeast"/>
        <w:jc w:val="both"/>
        <w:rPr>
          <w:rFonts w:ascii="inter-regular" w:hAnsi="inter-regular"/>
          <w:color w:val="000000"/>
        </w:rPr>
      </w:pPr>
      <w:r>
        <w:rPr>
          <w:rFonts w:ascii="inter-regular" w:hAnsi="inter-regular"/>
          <w:color w:val="000000"/>
          <w:bdr w:val="none" w:sz="0" w:space="0" w:color="auto" w:frame="1"/>
        </w:rPr>
        <w:t>  </w:t>
      </w:r>
    </w:p>
    <w:p w14:paraId="655B563D" w14:textId="77777777" w:rsidR="00DD7A94" w:rsidRDefault="00DD7A94" w:rsidP="00DD7A94">
      <w:pPr>
        <w:pStyle w:val="alt"/>
        <w:numPr>
          <w:ilvl w:val="0"/>
          <w:numId w:val="202"/>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public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static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void</w:t>
      </w:r>
      <w:r>
        <w:rPr>
          <w:rFonts w:ascii="inter-regular" w:hAnsi="inter-regular"/>
          <w:color w:val="000000"/>
          <w:bdr w:val="none" w:sz="0" w:space="0" w:color="auto" w:frame="1"/>
        </w:rPr>
        <w:t> main(String[] args) {  </w:t>
      </w:r>
    </w:p>
    <w:p w14:paraId="7C084AC2" w14:textId="77777777" w:rsidR="00DD7A94" w:rsidRDefault="00DD7A94" w:rsidP="00DD7A94">
      <w:pPr>
        <w:numPr>
          <w:ilvl w:val="0"/>
          <w:numId w:val="202"/>
        </w:numPr>
        <w:spacing w:after="0" w:line="375" w:lineRule="atLeast"/>
        <w:jc w:val="both"/>
        <w:rPr>
          <w:rFonts w:ascii="inter-regular" w:hAnsi="inter-regular"/>
          <w:color w:val="000000"/>
        </w:rPr>
      </w:pPr>
      <w:r>
        <w:rPr>
          <w:rFonts w:ascii="inter-regular" w:hAnsi="inter-regular"/>
          <w:color w:val="000000"/>
          <w:bdr w:val="none" w:sz="0" w:space="0" w:color="auto" w:frame="1"/>
        </w:rPr>
        <w:t>          </w:t>
      </w:r>
    </w:p>
    <w:p w14:paraId="6528E431" w14:textId="77777777" w:rsidR="00DD7A94" w:rsidRDefault="00DD7A94" w:rsidP="00DD7A94">
      <w:pPr>
        <w:pStyle w:val="alt"/>
        <w:numPr>
          <w:ilvl w:val="0"/>
          <w:numId w:val="202"/>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int</w:t>
      </w:r>
      <w:r>
        <w:rPr>
          <w:rFonts w:ascii="inter-regular" w:hAnsi="inter-regular"/>
          <w:color w:val="000000"/>
          <w:bdr w:val="none" w:sz="0" w:space="0" w:color="auto" w:frame="1"/>
        </w:rPr>
        <w:t> data=</w:t>
      </w:r>
      <w:r>
        <w:rPr>
          <w:rStyle w:val="number"/>
          <w:rFonts w:ascii="inter-regular" w:hAnsi="inter-regular"/>
          <w:color w:val="C00000"/>
          <w:bdr w:val="none" w:sz="0" w:space="0" w:color="auto" w:frame="1"/>
        </w:rPr>
        <w:t>50</w:t>
      </w:r>
      <w:r>
        <w:rPr>
          <w:rFonts w:ascii="inter-regular" w:hAnsi="inter-regular"/>
          <w:color w:val="000000"/>
          <w:bdr w:val="none" w:sz="0" w:space="0" w:color="auto" w:frame="1"/>
        </w:rPr>
        <w:t>/</w:t>
      </w:r>
      <w:r>
        <w:rPr>
          <w:rStyle w:val="number"/>
          <w:rFonts w:ascii="inter-regular" w:hAnsi="inter-regular"/>
          <w:color w:val="C00000"/>
          <w:bdr w:val="none" w:sz="0" w:space="0" w:color="auto" w:frame="1"/>
        </w:rPr>
        <w:t>0</w:t>
      </w:r>
      <w:r>
        <w:rPr>
          <w:rFonts w:ascii="inter-regular" w:hAnsi="inter-regular"/>
          <w:color w:val="000000"/>
          <w:bdr w:val="none" w:sz="0" w:space="0" w:color="auto" w:frame="1"/>
        </w:rPr>
        <w:t>; </w:t>
      </w:r>
      <w:r>
        <w:rPr>
          <w:rStyle w:val="comment"/>
          <w:rFonts w:ascii="inter-regular" w:hAnsi="inter-regular"/>
          <w:color w:val="008200"/>
          <w:bdr w:val="none" w:sz="0" w:space="0" w:color="auto" w:frame="1"/>
        </w:rPr>
        <w:t>//may throw exception </w:t>
      </w:r>
      <w:r>
        <w:rPr>
          <w:rFonts w:ascii="inter-regular" w:hAnsi="inter-regular"/>
          <w:color w:val="000000"/>
          <w:bdr w:val="none" w:sz="0" w:space="0" w:color="auto" w:frame="1"/>
        </w:rPr>
        <w:t>  </w:t>
      </w:r>
    </w:p>
    <w:p w14:paraId="6CC72568" w14:textId="77777777" w:rsidR="00DD7A94" w:rsidRDefault="00DD7A94" w:rsidP="00DD7A94">
      <w:pPr>
        <w:numPr>
          <w:ilvl w:val="0"/>
          <w:numId w:val="202"/>
        </w:numPr>
        <w:spacing w:after="0" w:line="375" w:lineRule="atLeast"/>
        <w:jc w:val="both"/>
        <w:rPr>
          <w:rFonts w:ascii="inter-regular" w:hAnsi="inter-regular"/>
          <w:color w:val="000000"/>
        </w:rPr>
      </w:pPr>
      <w:r>
        <w:rPr>
          <w:rFonts w:ascii="inter-regular" w:hAnsi="inter-regular"/>
          <w:color w:val="000000"/>
          <w:bdr w:val="none" w:sz="0" w:space="0" w:color="auto" w:frame="1"/>
        </w:rPr>
        <w:lastRenderedPageBreak/>
        <w:t>          </w:t>
      </w:r>
    </w:p>
    <w:p w14:paraId="2EF2FF6B" w14:textId="77777777" w:rsidR="00DD7A94" w:rsidRDefault="00DD7A94" w:rsidP="00DD7A94">
      <w:pPr>
        <w:pStyle w:val="alt"/>
        <w:numPr>
          <w:ilvl w:val="0"/>
          <w:numId w:val="202"/>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System.out.println(</w:t>
      </w:r>
      <w:r>
        <w:rPr>
          <w:rStyle w:val="string"/>
          <w:rFonts w:ascii="inter-regular" w:hAnsi="inter-regular"/>
          <w:color w:val="0000FF"/>
          <w:bdr w:val="none" w:sz="0" w:space="0" w:color="auto" w:frame="1"/>
        </w:rPr>
        <w:t>"rest of the code"</w:t>
      </w:r>
      <w:r>
        <w:rPr>
          <w:rFonts w:ascii="inter-regular" w:hAnsi="inter-regular"/>
          <w:color w:val="000000"/>
          <w:bdr w:val="none" w:sz="0" w:space="0" w:color="auto" w:frame="1"/>
        </w:rPr>
        <w:t>);  </w:t>
      </w:r>
    </w:p>
    <w:p w14:paraId="3B3D706E" w14:textId="77777777" w:rsidR="00DD7A94" w:rsidRDefault="00DD7A94" w:rsidP="00DD7A94">
      <w:pPr>
        <w:numPr>
          <w:ilvl w:val="0"/>
          <w:numId w:val="202"/>
        </w:numPr>
        <w:spacing w:after="0" w:line="375" w:lineRule="atLeast"/>
        <w:jc w:val="both"/>
        <w:rPr>
          <w:rFonts w:ascii="inter-regular" w:hAnsi="inter-regular"/>
          <w:color w:val="000000"/>
        </w:rPr>
      </w:pPr>
      <w:r>
        <w:rPr>
          <w:rFonts w:ascii="inter-regular" w:hAnsi="inter-regular"/>
          <w:color w:val="000000"/>
          <w:bdr w:val="none" w:sz="0" w:space="0" w:color="auto" w:frame="1"/>
        </w:rPr>
        <w:t>          </w:t>
      </w:r>
    </w:p>
    <w:p w14:paraId="3F0F0D85" w14:textId="77777777" w:rsidR="00DD7A94" w:rsidRDefault="00DD7A94" w:rsidP="00DD7A94">
      <w:pPr>
        <w:pStyle w:val="alt"/>
        <w:numPr>
          <w:ilvl w:val="0"/>
          <w:numId w:val="202"/>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  </w:t>
      </w:r>
    </w:p>
    <w:p w14:paraId="3F866DD3" w14:textId="77777777" w:rsidR="00DD7A94" w:rsidRDefault="00DD7A94" w:rsidP="00DD7A94">
      <w:pPr>
        <w:numPr>
          <w:ilvl w:val="0"/>
          <w:numId w:val="202"/>
        </w:numPr>
        <w:spacing w:after="0" w:line="375" w:lineRule="atLeast"/>
        <w:jc w:val="both"/>
        <w:rPr>
          <w:rFonts w:ascii="inter-regular" w:hAnsi="inter-regular"/>
          <w:color w:val="000000"/>
        </w:rPr>
      </w:pPr>
      <w:r>
        <w:rPr>
          <w:rFonts w:ascii="inter-regular" w:hAnsi="inter-regular"/>
          <w:color w:val="000000"/>
          <w:bdr w:val="none" w:sz="0" w:space="0" w:color="auto" w:frame="1"/>
        </w:rPr>
        <w:t>      </w:t>
      </w:r>
    </w:p>
    <w:p w14:paraId="23300E92" w14:textId="77777777" w:rsidR="00DD7A94" w:rsidRDefault="00DD7A94" w:rsidP="00DD7A94">
      <w:pPr>
        <w:pStyle w:val="alt"/>
        <w:numPr>
          <w:ilvl w:val="0"/>
          <w:numId w:val="202"/>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w:t>
      </w:r>
    </w:p>
    <w:p w14:paraId="05ABC57E" w14:textId="77777777" w:rsidR="00DD7A94" w:rsidRDefault="00DD7A94" w:rsidP="00DD7A94">
      <w:pPr>
        <w:rPr>
          <w:rFonts w:ascii="Times New Roman" w:hAnsi="Times New Roman"/>
        </w:rPr>
      </w:pPr>
      <w:hyperlink r:id="rId167" w:tgtFrame="_blank" w:history="1">
        <w:r>
          <w:rPr>
            <w:rStyle w:val="Hyperlink"/>
            <w:rFonts w:ascii="Verdana" w:hAnsi="Verdana"/>
            <w:b/>
            <w:bCs/>
            <w:color w:val="FFFFFF"/>
            <w:sz w:val="20"/>
            <w:szCs w:val="20"/>
            <w:shd w:val="clear" w:color="auto" w:fill="4CAF50"/>
          </w:rPr>
          <w:t>Test it Now</w:t>
        </w:r>
      </w:hyperlink>
    </w:p>
    <w:p w14:paraId="29C42D12" w14:textId="77777777" w:rsidR="00DD7A94" w:rsidRDefault="00DD7A94" w:rsidP="00DD7A94">
      <w:pPr>
        <w:pStyle w:val="NormalWeb"/>
        <w:shd w:val="clear" w:color="auto" w:fill="FFFFFF"/>
        <w:jc w:val="both"/>
        <w:rPr>
          <w:rFonts w:ascii="inter-regular" w:hAnsi="inter-regular"/>
          <w:color w:val="333333"/>
        </w:rPr>
      </w:pPr>
      <w:r>
        <w:rPr>
          <w:rStyle w:val="Strong"/>
          <w:rFonts w:ascii="Segoe UI" w:hAnsi="Segoe UI" w:cs="Segoe UI"/>
          <w:color w:val="333333"/>
        </w:rPr>
        <w:t>Output:</w:t>
      </w:r>
    </w:p>
    <w:p w14:paraId="6601CB27" w14:textId="77777777" w:rsidR="00DD7A94" w:rsidRDefault="00DD7A94" w:rsidP="00DD7A94">
      <w:pPr>
        <w:pStyle w:val="HTMLPreformatted"/>
        <w:shd w:val="clear" w:color="auto" w:fill="EEEEEE"/>
        <w:jc w:val="both"/>
        <w:rPr>
          <w:color w:val="535559"/>
        </w:rPr>
      </w:pPr>
      <w:r>
        <w:rPr>
          <w:color w:val="535559"/>
        </w:rPr>
        <w:t>Exception in thread "main" java.lang.ArithmeticException: / by zero</w:t>
      </w:r>
    </w:p>
    <w:p w14:paraId="6DDB792C" w14:textId="77777777" w:rsidR="00DD7A94" w:rsidRDefault="00DD7A94" w:rsidP="00DD7A94">
      <w:pPr>
        <w:pStyle w:val="NormalWeb"/>
        <w:shd w:val="clear" w:color="auto" w:fill="FFFFFF"/>
        <w:jc w:val="both"/>
        <w:rPr>
          <w:rFonts w:ascii="inter-regular" w:hAnsi="inter-regular"/>
          <w:color w:val="333333"/>
        </w:rPr>
      </w:pPr>
      <w:r>
        <w:rPr>
          <w:rFonts w:ascii="inter-regular" w:hAnsi="inter-regular"/>
          <w:color w:val="333333"/>
        </w:rPr>
        <w:t>As displayed in the above example, the </w:t>
      </w:r>
      <w:r>
        <w:rPr>
          <w:rStyle w:val="Strong"/>
          <w:rFonts w:ascii="Segoe UI" w:hAnsi="Segoe UI" w:cs="Segoe UI"/>
          <w:color w:val="333333"/>
        </w:rPr>
        <w:t>rest of the code</w:t>
      </w:r>
      <w:r>
        <w:rPr>
          <w:rFonts w:ascii="inter-regular" w:hAnsi="inter-regular"/>
          <w:color w:val="333333"/>
        </w:rPr>
        <w:t> is not executed (in such case, the </w:t>
      </w:r>
      <w:r>
        <w:rPr>
          <w:rStyle w:val="Strong"/>
          <w:rFonts w:ascii="Segoe UI" w:hAnsi="Segoe UI" w:cs="Segoe UI"/>
          <w:color w:val="333333"/>
        </w:rPr>
        <w:t>rest of the code</w:t>
      </w:r>
      <w:r>
        <w:rPr>
          <w:rFonts w:ascii="inter-regular" w:hAnsi="inter-regular"/>
          <w:color w:val="333333"/>
        </w:rPr>
        <w:t> statement is not printed).</w:t>
      </w:r>
    </w:p>
    <w:p w14:paraId="17C47D4E" w14:textId="77777777" w:rsidR="00DD7A94" w:rsidRDefault="00DD7A94" w:rsidP="00DD7A94">
      <w:pPr>
        <w:pStyle w:val="NormalWeb"/>
        <w:shd w:val="clear" w:color="auto" w:fill="FFFFFF"/>
        <w:jc w:val="both"/>
        <w:rPr>
          <w:rFonts w:ascii="inter-regular" w:hAnsi="inter-regular"/>
          <w:color w:val="333333"/>
        </w:rPr>
      </w:pPr>
      <w:r>
        <w:rPr>
          <w:rFonts w:ascii="inter-regular" w:hAnsi="inter-regular"/>
          <w:color w:val="333333"/>
        </w:rPr>
        <w:t>There might be 100 lines of code after the exception. If the exception is not handled, all the code below the exception won't be executed.</w:t>
      </w:r>
    </w:p>
    <w:p w14:paraId="6807D799" w14:textId="77777777" w:rsidR="00DD7A94" w:rsidRDefault="00DD7A94" w:rsidP="00DD7A94">
      <w:pPr>
        <w:pStyle w:val="Heading2"/>
        <w:shd w:val="clear" w:color="auto" w:fill="FFFFFF"/>
        <w:spacing w:line="312" w:lineRule="atLeast"/>
        <w:jc w:val="both"/>
        <w:rPr>
          <w:rFonts w:ascii="Helvetica" w:hAnsi="Helvetica"/>
          <w:b w:val="0"/>
          <w:bCs w:val="0"/>
          <w:color w:val="610B38"/>
          <w:sz w:val="38"/>
          <w:szCs w:val="38"/>
        </w:rPr>
      </w:pPr>
      <w:r>
        <w:rPr>
          <w:rFonts w:ascii="Helvetica" w:hAnsi="Helvetica"/>
          <w:b w:val="0"/>
          <w:bCs w:val="0"/>
          <w:color w:val="610B38"/>
          <w:sz w:val="38"/>
          <w:szCs w:val="38"/>
        </w:rPr>
        <w:t>Solution by exception handling</w:t>
      </w:r>
    </w:p>
    <w:p w14:paraId="0FE7069D" w14:textId="77777777" w:rsidR="00DD7A94" w:rsidRDefault="00DD7A94" w:rsidP="00DD7A94">
      <w:pPr>
        <w:pStyle w:val="NormalWeb"/>
        <w:shd w:val="clear" w:color="auto" w:fill="FFFFFF"/>
        <w:jc w:val="both"/>
        <w:rPr>
          <w:rFonts w:ascii="inter-regular" w:hAnsi="inter-regular"/>
          <w:color w:val="333333"/>
        </w:rPr>
      </w:pPr>
      <w:r>
        <w:rPr>
          <w:rFonts w:ascii="inter-regular" w:hAnsi="inter-regular"/>
          <w:color w:val="333333"/>
        </w:rPr>
        <w:t>Let's see the solution of the above problem by a java try-catch block.</w:t>
      </w:r>
    </w:p>
    <w:p w14:paraId="2CF57C71" w14:textId="77777777" w:rsidR="00DD7A94" w:rsidRDefault="00DD7A94" w:rsidP="00DD7A94">
      <w:pPr>
        <w:pStyle w:val="Heading3"/>
        <w:shd w:val="clear" w:color="auto" w:fill="FFFFFF"/>
        <w:spacing w:line="312" w:lineRule="atLeast"/>
        <w:jc w:val="both"/>
        <w:rPr>
          <w:rFonts w:ascii="Helvetica" w:hAnsi="Helvetica"/>
          <w:color w:val="610B4B"/>
          <w:sz w:val="32"/>
          <w:szCs w:val="32"/>
        </w:rPr>
      </w:pPr>
      <w:r>
        <w:rPr>
          <w:rFonts w:ascii="Helvetica" w:hAnsi="Helvetica"/>
          <w:b/>
          <w:bCs/>
          <w:color w:val="610B4B"/>
          <w:sz w:val="32"/>
          <w:szCs w:val="32"/>
        </w:rPr>
        <w:t>Example 2</w:t>
      </w:r>
    </w:p>
    <w:p w14:paraId="60B3D8DC" w14:textId="77777777" w:rsidR="00DD7A94" w:rsidRDefault="00DD7A94" w:rsidP="00DD7A94">
      <w:pPr>
        <w:pStyle w:val="NormalWeb"/>
        <w:shd w:val="clear" w:color="auto" w:fill="FFFFFF"/>
        <w:jc w:val="both"/>
        <w:rPr>
          <w:rFonts w:ascii="inter-regular" w:hAnsi="inter-regular"/>
          <w:color w:val="333333"/>
        </w:rPr>
      </w:pPr>
      <w:r>
        <w:rPr>
          <w:rStyle w:val="Strong"/>
          <w:rFonts w:ascii="Segoe UI" w:hAnsi="Segoe UI" w:cs="Segoe UI"/>
          <w:color w:val="333333"/>
        </w:rPr>
        <w:t>TryCatchExample2.java</w:t>
      </w:r>
    </w:p>
    <w:p w14:paraId="6E9359A5" w14:textId="77777777" w:rsidR="00DD7A94" w:rsidRDefault="00DD7A94" w:rsidP="00DD7A94">
      <w:pPr>
        <w:pStyle w:val="alt"/>
        <w:numPr>
          <w:ilvl w:val="0"/>
          <w:numId w:val="203"/>
        </w:numPr>
        <w:spacing w:before="0" w:beforeAutospacing="0" w:after="0" w:afterAutospacing="0" w:line="375" w:lineRule="atLeast"/>
        <w:jc w:val="both"/>
        <w:rPr>
          <w:rFonts w:ascii="inter-regular" w:hAnsi="inter-regular"/>
          <w:color w:val="000000"/>
        </w:rPr>
      </w:pPr>
      <w:r>
        <w:rPr>
          <w:rStyle w:val="keyword"/>
          <w:rFonts w:ascii="inter-regular" w:hAnsi="inter-regular"/>
          <w:b/>
          <w:bCs/>
          <w:color w:val="006699"/>
          <w:bdr w:val="none" w:sz="0" w:space="0" w:color="auto" w:frame="1"/>
        </w:rPr>
        <w:t>public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class</w:t>
      </w:r>
      <w:r>
        <w:rPr>
          <w:rFonts w:ascii="inter-regular" w:hAnsi="inter-regular"/>
          <w:color w:val="000000"/>
          <w:bdr w:val="none" w:sz="0" w:space="0" w:color="auto" w:frame="1"/>
        </w:rPr>
        <w:t> TryCatchExample2 {  </w:t>
      </w:r>
    </w:p>
    <w:p w14:paraId="25E2F419" w14:textId="77777777" w:rsidR="00DD7A94" w:rsidRDefault="00DD7A94" w:rsidP="00DD7A94">
      <w:pPr>
        <w:numPr>
          <w:ilvl w:val="0"/>
          <w:numId w:val="203"/>
        </w:numPr>
        <w:spacing w:after="0" w:line="375" w:lineRule="atLeast"/>
        <w:jc w:val="both"/>
        <w:rPr>
          <w:rFonts w:ascii="inter-regular" w:hAnsi="inter-regular"/>
          <w:color w:val="000000"/>
        </w:rPr>
      </w:pPr>
      <w:r>
        <w:rPr>
          <w:rFonts w:ascii="inter-regular" w:hAnsi="inter-regular"/>
          <w:color w:val="000000"/>
          <w:bdr w:val="none" w:sz="0" w:space="0" w:color="auto" w:frame="1"/>
        </w:rPr>
        <w:t>  </w:t>
      </w:r>
    </w:p>
    <w:p w14:paraId="0EBB1EF4" w14:textId="77777777" w:rsidR="00DD7A94" w:rsidRDefault="00DD7A94" w:rsidP="00DD7A94">
      <w:pPr>
        <w:pStyle w:val="alt"/>
        <w:numPr>
          <w:ilvl w:val="0"/>
          <w:numId w:val="203"/>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public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static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void</w:t>
      </w:r>
      <w:r>
        <w:rPr>
          <w:rFonts w:ascii="inter-regular" w:hAnsi="inter-regular"/>
          <w:color w:val="000000"/>
          <w:bdr w:val="none" w:sz="0" w:space="0" w:color="auto" w:frame="1"/>
        </w:rPr>
        <w:t> main(String[] args) {  </w:t>
      </w:r>
    </w:p>
    <w:p w14:paraId="3B9F2F23" w14:textId="77777777" w:rsidR="00DD7A94" w:rsidRDefault="00DD7A94" w:rsidP="00DD7A94">
      <w:pPr>
        <w:numPr>
          <w:ilvl w:val="0"/>
          <w:numId w:val="203"/>
        </w:numPr>
        <w:spacing w:after="0" w:line="375" w:lineRule="atLeast"/>
        <w:jc w:val="both"/>
        <w:rPr>
          <w:rFonts w:ascii="inter-regular" w:hAnsi="inter-regular"/>
          <w:color w:val="000000"/>
        </w:rPr>
      </w:pP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try</w:t>
      </w:r>
      <w:r>
        <w:rPr>
          <w:rFonts w:ascii="inter-regular" w:hAnsi="inter-regular"/>
          <w:color w:val="000000"/>
          <w:bdr w:val="none" w:sz="0" w:space="0" w:color="auto" w:frame="1"/>
        </w:rPr>
        <w:t>  </w:t>
      </w:r>
    </w:p>
    <w:p w14:paraId="64E029E7" w14:textId="77777777" w:rsidR="00DD7A94" w:rsidRDefault="00DD7A94" w:rsidP="00DD7A94">
      <w:pPr>
        <w:pStyle w:val="alt"/>
        <w:numPr>
          <w:ilvl w:val="0"/>
          <w:numId w:val="203"/>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  </w:t>
      </w:r>
    </w:p>
    <w:p w14:paraId="06B47B1B" w14:textId="77777777" w:rsidR="00DD7A94" w:rsidRDefault="00DD7A94" w:rsidP="00DD7A94">
      <w:pPr>
        <w:numPr>
          <w:ilvl w:val="0"/>
          <w:numId w:val="203"/>
        </w:numPr>
        <w:spacing w:after="0" w:line="375" w:lineRule="atLeast"/>
        <w:jc w:val="both"/>
        <w:rPr>
          <w:rFonts w:ascii="inter-regular" w:hAnsi="inter-regular"/>
          <w:color w:val="000000"/>
        </w:rPr>
      </w:pP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int</w:t>
      </w:r>
      <w:r>
        <w:rPr>
          <w:rFonts w:ascii="inter-regular" w:hAnsi="inter-regular"/>
          <w:color w:val="000000"/>
          <w:bdr w:val="none" w:sz="0" w:space="0" w:color="auto" w:frame="1"/>
        </w:rPr>
        <w:t> data=</w:t>
      </w:r>
      <w:r>
        <w:rPr>
          <w:rStyle w:val="number"/>
          <w:rFonts w:ascii="inter-regular" w:hAnsi="inter-regular"/>
          <w:color w:val="C00000"/>
          <w:bdr w:val="none" w:sz="0" w:space="0" w:color="auto" w:frame="1"/>
        </w:rPr>
        <w:t>50</w:t>
      </w:r>
      <w:r>
        <w:rPr>
          <w:rFonts w:ascii="inter-regular" w:hAnsi="inter-regular"/>
          <w:color w:val="000000"/>
          <w:bdr w:val="none" w:sz="0" w:space="0" w:color="auto" w:frame="1"/>
        </w:rPr>
        <w:t>/</w:t>
      </w:r>
      <w:r>
        <w:rPr>
          <w:rStyle w:val="number"/>
          <w:rFonts w:ascii="inter-regular" w:hAnsi="inter-regular"/>
          <w:color w:val="C00000"/>
          <w:bdr w:val="none" w:sz="0" w:space="0" w:color="auto" w:frame="1"/>
        </w:rPr>
        <w:t>0</w:t>
      </w:r>
      <w:r>
        <w:rPr>
          <w:rFonts w:ascii="inter-regular" w:hAnsi="inter-regular"/>
          <w:color w:val="000000"/>
          <w:bdr w:val="none" w:sz="0" w:space="0" w:color="auto" w:frame="1"/>
        </w:rPr>
        <w:t>; </w:t>
      </w:r>
      <w:r>
        <w:rPr>
          <w:rStyle w:val="comment"/>
          <w:rFonts w:ascii="inter-regular" w:hAnsi="inter-regular"/>
          <w:color w:val="008200"/>
          <w:bdr w:val="none" w:sz="0" w:space="0" w:color="auto" w:frame="1"/>
        </w:rPr>
        <w:t>//may throw exception </w:t>
      </w:r>
      <w:r>
        <w:rPr>
          <w:rFonts w:ascii="inter-regular" w:hAnsi="inter-regular"/>
          <w:color w:val="000000"/>
          <w:bdr w:val="none" w:sz="0" w:space="0" w:color="auto" w:frame="1"/>
        </w:rPr>
        <w:t>  </w:t>
      </w:r>
    </w:p>
    <w:p w14:paraId="54E37BC5" w14:textId="77777777" w:rsidR="00DD7A94" w:rsidRDefault="00DD7A94" w:rsidP="00DD7A94">
      <w:pPr>
        <w:pStyle w:val="alt"/>
        <w:numPr>
          <w:ilvl w:val="0"/>
          <w:numId w:val="203"/>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  </w:t>
      </w:r>
    </w:p>
    <w:p w14:paraId="361020EA" w14:textId="77777777" w:rsidR="00DD7A94" w:rsidRDefault="00DD7A94" w:rsidP="00DD7A94">
      <w:pPr>
        <w:numPr>
          <w:ilvl w:val="0"/>
          <w:numId w:val="203"/>
        </w:numPr>
        <w:spacing w:after="0" w:line="375" w:lineRule="atLeast"/>
        <w:jc w:val="both"/>
        <w:rPr>
          <w:rFonts w:ascii="inter-regular" w:hAnsi="inter-regular"/>
          <w:color w:val="000000"/>
        </w:rPr>
      </w:pPr>
      <w:r>
        <w:rPr>
          <w:rFonts w:ascii="inter-regular" w:hAnsi="inter-regular"/>
          <w:color w:val="000000"/>
          <w:bdr w:val="none" w:sz="0" w:space="0" w:color="auto" w:frame="1"/>
        </w:rPr>
        <w:t>            </w:t>
      </w:r>
      <w:r>
        <w:rPr>
          <w:rStyle w:val="comment"/>
          <w:rFonts w:ascii="inter-regular" w:hAnsi="inter-regular"/>
          <w:color w:val="008200"/>
          <w:bdr w:val="none" w:sz="0" w:space="0" w:color="auto" w:frame="1"/>
        </w:rPr>
        <w:t>//handling the exception</w:t>
      </w:r>
      <w:r>
        <w:rPr>
          <w:rFonts w:ascii="inter-regular" w:hAnsi="inter-regular"/>
          <w:color w:val="000000"/>
          <w:bdr w:val="none" w:sz="0" w:space="0" w:color="auto" w:frame="1"/>
        </w:rPr>
        <w:t>  </w:t>
      </w:r>
    </w:p>
    <w:p w14:paraId="23CB7D83" w14:textId="77777777" w:rsidR="00DD7A94" w:rsidRDefault="00DD7A94" w:rsidP="00DD7A94">
      <w:pPr>
        <w:pStyle w:val="alt"/>
        <w:numPr>
          <w:ilvl w:val="0"/>
          <w:numId w:val="203"/>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catch</w:t>
      </w:r>
      <w:r>
        <w:rPr>
          <w:rFonts w:ascii="inter-regular" w:hAnsi="inter-regular"/>
          <w:color w:val="000000"/>
          <w:bdr w:val="none" w:sz="0" w:space="0" w:color="auto" w:frame="1"/>
        </w:rPr>
        <w:t>(ArithmeticException e)  </w:t>
      </w:r>
    </w:p>
    <w:p w14:paraId="509ACF86" w14:textId="77777777" w:rsidR="00DD7A94" w:rsidRDefault="00DD7A94" w:rsidP="00DD7A94">
      <w:pPr>
        <w:numPr>
          <w:ilvl w:val="0"/>
          <w:numId w:val="203"/>
        </w:numPr>
        <w:spacing w:after="0" w:line="375" w:lineRule="atLeast"/>
        <w:jc w:val="both"/>
        <w:rPr>
          <w:rFonts w:ascii="inter-regular" w:hAnsi="inter-regular"/>
          <w:color w:val="000000"/>
        </w:rPr>
      </w:pPr>
      <w:r>
        <w:rPr>
          <w:rFonts w:ascii="inter-regular" w:hAnsi="inter-regular"/>
          <w:color w:val="000000"/>
          <w:bdr w:val="none" w:sz="0" w:space="0" w:color="auto" w:frame="1"/>
        </w:rPr>
        <w:t>        {  </w:t>
      </w:r>
    </w:p>
    <w:p w14:paraId="5E1825B7" w14:textId="77777777" w:rsidR="00DD7A94" w:rsidRDefault="00DD7A94" w:rsidP="00DD7A94">
      <w:pPr>
        <w:pStyle w:val="alt"/>
        <w:numPr>
          <w:ilvl w:val="0"/>
          <w:numId w:val="203"/>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System.out.println(e);  </w:t>
      </w:r>
    </w:p>
    <w:p w14:paraId="5F6BB5BF" w14:textId="77777777" w:rsidR="00DD7A94" w:rsidRDefault="00DD7A94" w:rsidP="00DD7A94">
      <w:pPr>
        <w:numPr>
          <w:ilvl w:val="0"/>
          <w:numId w:val="203"/>
        </w:numPr>
        <w:spacing w:after="0" w:line="375" w:lineRule="atLeast"/>
        <w:jc w:val="both"/>
        <w:rPr>
          <w:rFonts w:ascii="inter-regular" w:hAnsi="inter-regular"/>
          <w:color w:val="000000"/>
        </w:rPr>
      </w:pPr>
      <w:r>
        <w:rPr>
          <w:rFonts w:ascii="inter-regular" w:hAnsi="inter-regular"/>
          <w:color w:val="000000"/>
          <w:bdr w:val="none" w:sz="0" w:space="0" w:color="auto" w:frame="1"/>
        </w:rPr>
        <w:t>        }  </w:t>
      </w:r>
    </w:p>
    <w:p w14:paraId="4228392D" w14:textId="77777777" w:rsidR="00DD7A94" w:rsidRDefault="00DD7A94" w:rsidP="00DD7A94">
      <w:pPr>
        <w:pStyle w:val="alt"/>
        <w:numPr>
          <w:ilvl w:val="0"/>
          <w:numId w:val="203"/>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System.out.println(</w:t>
      </w:r>
      <w:r>
        <w:rPr>
          <w:rStyle w:val="string"/>
          <w:rFonts w:ascii="inter-regular" w:hAnsi="inter-regular"/>
          <w:color w:val="0000FF"/>
          <w:bdr w:val="none" w:sz="0" w:space="0" w:color="auto" w:frame="1"/>
        </w:rPr>
        <w:t>"rest of the code"</w:t>
      </w:r>
      <w:r>
        <w:rPr>
          <w:rFonts w:ascii="inter-regular" w:hAnsi="inter-regular"/>
          <w:color w:val="000000"/>
          <w:bdr w:val="none" w:sz="0" w:space="0" w:color="auto" w:frame="1"/>
        </w:rPr>
        <w:t>);  </w:t>
      </w:r>
    </w:p>
    <w:p w14:paraId="1C26568E" w14:textId="77777777" w:rsidR="00DD7A94" w:rsidRDefault="00DD7A94" w:rsidP="00DD7A94">
      <w:pPr>
        <w:numPr>
          <w:ilvl w:val="0"/>
          <w:numId w:val="203"/>
        </w:numPr>
        <w:spacing w:after="0" w:line="375" w:lineRule="atLeast"/>
        <w:jc w:val="both"/>
        <w:rPr>
          <w:rFonts w:ascii="inter-regular" w:hAnsi="inter-regular"/>
          <w:color w:val="000000"/>
        </w:rPr>
      </w:pPr>
      <w:r>
        <w:rPr>
          <w:rFonts w:ascii="inter-regular" w:hAnsi="inter-regular"/>
          <w:color w:val="000000"/>
          <w:bdr w:val="none" w:sz="0" w:space="0" w:color="auto" w:frame="1"/>
        </w:rPr>
        <w:t>    }  </w:t>
      </w:r>
    </w:p>
    <w:p w14:paraId="05D34BF3" w14:textId="77777777" w:rsidR="00DD7A94" w:rsidRDefault="00DD7A94" w:rsidP="00DD7A94">
      <w:pPr>
        <w:pStyle w:val="alt"/>
        <w:numPr>
          <w:ilvl w:val="0"/>
          <w:numId w:val="203"/>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w:t>
      </w:r>
    </w:p>
    <w:p w14:paraId="16154BE6" w14:textId="77777777" w:rsidR="00DD7A94" w:rsidRDefault="00DD7A94" w:rsidP="00DD7A94">
      <w:pPr>
        <w:numPr>
          <w:ilvl w:val="0"/>
          <w:numId w:val="203"/>
        </w:numPr>
        <w:spacing w:after="0" w:line="375" w:lineRule="atLeast"/>
        <w:jc w:val="both"/>
        <w:rPr>
          <w:rFonts w:ascii="inter-regular" w:hAnsi="inter-regular"/>
          <w:color w:val="000000"/>
        </w:rPr>
      </w:pPr>
      <w:r>
        <w:rPr>
          <w:rFonts w:ascii="inter-regular" w:hAnsi="inter-regular"/>
          <w:color w:val="000000"/>
          <w:bdr w:val="none" w:sz="0" w:space="0" w:color="auto" w:frame="1"/>
        </w:rPr>
        <w:lastRenderedPageBreak/>
        <w:t>}  </w:t>
      </w:r>
    </w:p>
    <w:p w14:paraId="4A0D66E2" w14:textId="77777777" w:rsidR="00DD7A94" w:rsidRDefault="00DD7A94" w:rsidP="00DD7A94">
      <w:pPr>
        <w:spacing w:line="240" w:lineRule="auto"/>
        <w:rPr>
          <w:rFonts w:ascii="Times New Roman" w:hAnsi="Times New Roman"/>
        </w:rPr>
      </w:pPr>
      <w:hyperlink r:id="rId168" w:tgtFrame="_blank" w:history="1">
        <w:r>
          <w:rPr>
            <w:rStyle w:val="Hyperlink"/>
            <w:rFonts w:ascii="Verdana" w:hAnsi="Verdana"/>
            <w:b/>
            <w:bCs/>
            <w:color w:val="FFFFFF"/>
            <w:sz w:val="20"/>
            <w:szCs w:val="20"/>
            <w:shd w:val="clear" w:color="auto" w:fill="4CAF50"/>
          </w:rPr>
          <w:t>Test it Now</w:t>
        </w:r>
      </w:hyperlink>
    </w:p>
    <w:p w14:paraId="7F30CC02" w14:textId="77777777" w:rsidR="00DD7A94" w:rsidRDefault="00DD7A94" w:rsidP="00DD7A94">
      <w:pPr>
        <w:pStyle w:val="NormalWeb"/>
        <w:shd w:val="clear" w:color="auto" w:fill="FFFFFF"/>
        <w:jc w:val="both"/>
        <w:rPr>
          <w:rFonts w:ascii="inter-regular" w:hAnsi="inter-regular"/>
          <w:color w:val="333333"/>
        </w:rPr>
      </w:pPr>
      <w:r>
        <w:rPr>
          <w:rStyle w:val="Strong"/>
          <w:rFonts w:ascii="Segoe UI" w:hAnsi="Segoe UI" w:cs="Segoe UI"/>
          <w:color w:val="333333"/>
        </w:rPr>
        <w:t>Output:</w:t>
      </w:r>
    </w:p>
    <w:p w14:paraId="0E0F55C0" w14:textId="77777777" w:rsidR="00DD7A94" w:rsidRDefault="00DD7A94" w:rsidP="00DD7A94">
      <w:pPr>
        <w:pStyle w:val="HTMLPreformatted"/>
        <w:shd w:val="clear" w:color="auto" w:fill="EEEEEE"/>
        <w:jc w:val="both"/>
        <w:rPr>
          <w:color w:val="535559"/>
        </w:rPr>
      </w:pPr>
      <w:r>
        <w:rPr>
          <w:color w:val="535559"/>
        </w:rPr>
        <w:t>java.lang.ArithmeticException: / by zero</w:t>
      </w:r>
    </w:p>
    <w:p w14:paraId="7D596550" w14:textId="77777777" w:rsidR="00DD7A94" w:rsidRDefault="00DD7A94" w:rsidP="00DD7A94">
      <w:pPr>
        <w:pStyle w:val="HTMLPreformatted"/>
        <w:shd w:val="clear" w:color="auto" w:fill="EEEEEE"/>
        <w:jc w:val="both"/>
        <w:rPr>
          <w:color w:val="535559"/>
        </w:rPr>
      </w:pPr>
      <w:r>
        <w:rPr>
          <w:color w:val="535559"/>
        </w:rPr>
        <w:t>rest of the code</w:t>
      </w:r>
    </w:p>
    <w:p w14:paraId="6990A19A" w14:textId="77777777" w:rsidR="00DD7A94" w:rsidRDefault="00DD7A94" w:rsidP="00DD7A94">
      <w:pPr>
        <w:pStyle w:val="NormalWeb"/>
        <w:shd w:val="clear" w:color="auto" w:fill="FFFFFF"/>
        <w:jc w:val="both"/>
        <w:rPr>
          <w:rFonts w:ascii="inter-regular" w:hAnsi="inter-regular"/>
          <w:color w:val="333333"/>
        </w:rPr>
      </w:pPr>
      <w:r>
        <w:rPr>
          <w:rFonts w:ascii="inter-regular" w:hAnsi="inter-regular"/>
          <w:color w:val="333333"/>
        </w:rPr>
        <w:t>As displayed in the above example, the </w:t>
      </w:r>
      <w:r>
        <w:rPr>
          <w:rStyle w:val="Strong"/>
          <w:rFonts w:ascii="Segoe UI" w:hAnsi="Segoe UI" w:cs="Segoe UI"/>
          <w:color w:val="333333"/>
        </w:rPr>
        <w:t>rest of the code</w:t>
      </w:r>
      <w:r>
        <w:rPr>
          <w:rFonts w:ascii="inter-regular" w:hAnsi="inter-regular"/>
          <w:color w:val="333333"/>
        </w:rPr>
        <w:t> is executed, i.e., the </w:t>
      </w:r>
      <w:r>
        <w:rPr>
          <w:rStyle w:val="Strong"/>
          <w:rFonts w:ascii="Segoe UI" w:hAnsi="Segoe UI" w:cs="Segoe UI"/>
          <w:color w:val="333333"/>
        </w:rPr>
        <w:t>rest of the code</w:t>
      </w:r>
      <w:r>
        <w:rPr>
          <w:rFonts w:ascii="inter-regular" w:hAnsi="inter-regular"/>
          <w:color w:val="333333"/>
        </w:rPr>
        <w:t> statement is printed.</w:t>
      </w:r>
    </w:p>
    <w:p w14:paraId="6C946E61" w14:textId="77777777" w:rsidR="00DD7A94" w:rsidRDefault="00DD7A94" w:rsidP="00DD7A94">
      <w:pPr>
        <w:pStyle w:val="Heading3"/>
        <w:shd w:val="clear" w:color="auto" w:fill="FFFFFF"/>
        <w:spacing w:line="312" w:lineRule="atLeast"/>
        <w:jc w:val="both"/>
        <w:rPr>
          <w:rFonts w:ascii="Helvetica" w:hAnsi="Helvetica"/>
          <w:color w:val="610B4B"/>
          <w:sz w:val="32"/>
          <w:szCs w:val="32"/>
        </w:rPr>
      </w:pPr>
      <w:r>
        <w:rPr>
          <w:rFonts w:ascii="Helvetica" w:hAnsi="Helvetica"/>
          <w:b/>
          <w:bCs/>
          <w:color w:val="610B4B"/>
          <w:sz w:val="32"/>
          <w:szCs w:val="32"/>
        </w:rPr>
        <w:t>Example 3</w:t>
      </w:r>
    </w:p>
    <w:p w14:paraId="155B6C7D" w14:textId="77777777" w:rsidR="00DD7A94" w:rsidRDefault="00DD7A94" w:rsidP="00DD7A94">
      <w:pPr>
        <w:pStyle w:val="NormalWeb"/>
        <w:shd w:val="clear" w:color="auto" w:fill="FFFFFF"/>
        <w:jc w:val="both"/>
        <w:rPr>
          <w:rFonts w:ascii="inter-regular" w:hAnsi="inter-regular"/>
          <w:color w:val="333333"/>
        </w:rPr>
      </w:pPr>
      <w:r>
        <w:rPr>
          <w:rFonts w:ascii="inter-regular" w:hAnsi="inter-regular"/>
          <w:color w:val="333333"/>
        </w:rPr>
        <w:t>In this example, we also kept the code in a try block that will not throw an exception.</w:t>
      </w:r>
    </w:p>
    <w:p w14:paraId="6F5DA497" w14:textId="77777777" w:rsidR="00DD7A94" w:rsidRDefault="00DD7A94" w:rsidP="00DD7A94">
      <w:pPr>
        <w:pStyle w:val="NormalWeb"/>
        <w:shd w:val="clear" w:color="auto" w:fill="FFFFFF"/>
        <w:jc w:val="both"/>
        <w:rPr>
          <w:rFonts w:ascii="inter-regular" w:hAnsi="inter-regular"/>
          <w:color w:val="333333"/>
        </w:rPr>
      </w:pPr>
      <w:r>
        <w:rPr>
          <w:rStyle w:val="Strong"/>
          <w:rFonts w:ascii="Segoe UI" w:hAnsi="Segoe UI" w:cs="Segoe UI"/>
          <w:color w:val="333333"/>
        </w:rPr>
        <w:t>TryCatchExample3.java</w:t>
      </w:r>
    </w:p>
    <w:p w14:paraId="768022FF" w14:textId="77777777" w:rsidR="00DD7A94" w:rsidRDefault="00DD7A94" w:rsidP="00DD7A94">
      <w:pPr>
        <w:pStyle w:val="alt"/>
        <w:numPr>
          <w:ilvl w:val="0"/>
          <w:numId w:val="204"/>
        </w:numPr>
        <w:spacing w:before="0" w:beforeAutospacing="0" w:after="0" w:afterAutospacing="0" w:line="375" w:lineRule="atLeast"/>
        <w:jc w:val="both"/>
        <w:rPr>
          <w:rFonts w:ascii="inter-regular" w:hAnsi="inter-regular"/>
          <w:color w:val="000000"/>
        </w:rPr>
      </w:pPr>
      <w:r>
        <w:rPr>
          <w:rStyle w:val="keyword"/>
          <w:rFonts w:ascii="inter-regular" w:hAnsi="inter-regular"/>
          <w:b/>
          <w:bCs/>
          <w:color w:val="006699"/>
          <w:bdr w:val="none" w:sz="0" w:space="0" w:color="auto" w:frame="1"/>
        </w:rPr>
        <w:t>public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class</w:t>
      </w:r>
      <w:r>
        <w:rPr>
          <w:rFonts w:ascii="inter-regular" w:hAnsi="inter-regular"/>
          <w:color w:val="000000"/>
          <w:bdr w:val="none" w:sz="0" w:space="0" w:color="auto" w:frame="1"/>
        </w:rPr>
        <w:t> TryCatchExample3 {  </w:t>
      </w:r>
    </w:p>
    <w:p w14:paraId="2CCB9171" w14:textId="77777777" w:rsidR="00DD7A94" w:rsidRDefault="00DD7A94" w:rsidP="00DD7A94">
      <w:pPr>
        <w:numPr>
          <w:ilvl w:val="0"/>
          <w:numId w:val="204"/>
        </w:numPr>
        <w:spacing w:after="0" w:line="375" w:lineRule="atLeast"/>
        <w:jc w:val="both"/>
        <w:rPr>
          <w:rFonts w:ascii="inter-regular" w:hAnsi="inter-regular"/>
          <w:color w:val="000000"/>
        </w:rPr>
      </w:pPr>
      <w:r>
        <w:rPr>
          <w:rFonts w:ascii="inter-regular" w:hAnsi="inter-regular"/>
          <w:color w:val="000000"/>
          <w:bdr w:val="none" w:sz="0" w:space="0" w:color="auto" w:frame="1"/>
        </w:rPr>
        <w:t>  </w:t>
      </w:r>
    </w:p>
    <w:p w14:paraId="189758D2" w14:textId="77777777" w:rsidR="00DD7A94" w:rsidRDefault="00DD7A94" w:rsidP="00DD7A94">
      <w:pPr>
        <w:pStyle w:val="alt"/>
        <w:numPr>
          <w:ilvl w:val="0"/>
          <w:numId w:val="204"/>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public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static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void</w:t>
      </w:r>
      <w:r>
        <w:rPr>
          <w:rFonts w:ascii="inter-regular" w:hAnsi="inter-regular"/>
          <w:color w:val="000000"/>
          <w:bdr w:val="none" w:sz="0" w:space="0" w:color="auto" w:frame="1"/>
        </w:rPr>
        <w:t> main(String[] args) {  </w:t>
      </w:r>
    </w:p>
    <w:p w14:paraId="01372FAF" w14:textId="77777777" w:rsidR="00DD7A94" w:rsidRDefault="00DD7A94" w:rsidP="00DD7A94">
      <w:pPr>
        <w:numPr>
          <w:ilvl w:val="0"/>
          <w:numId w:val="204"/>
        </w:numPr>
        <w:spacing w:after="0" w:line="375" w:lineRule="atLeast"/>
        <w:jc w:val="both"/>
        <w:rPr>
          <w:rFonts w:ascii="inter-regular" w:hAnsi="inter-regular"/>
          <w:color w:val="000000"/>
        </w:rPr>
      </w:pP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try</w:t>
      </w:r>
      <w:r>
        <w:rPr>
          <w:rFonts w:ascii="inter-regular" w:hAnsi="inter-regular"/>
          <w:color w:val="000000"/>
          <w:bdr w:val="none" w:sz="0" w:space="0" w:color="auto" w:frame="1"/>
        </w:rPr>
        <w:t>  </w:t>
      </w:r>
    </w:p>
    <w:p w14:paraId="3D2CF350" w14:textId="77777777" w:rsidR="00DD7A94" w:rsidRDefault="00DD7A94" w:rsidP="00DD7A94">
      <w:pPr>
        <w:pStyle w:val="alt"/>
        <w:numPr>
          <w:ilvl w:val="0"/>
          <w:numId w:val="204"/>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  </w:t>
      </w:r>
    </w:p>
    <w:p w14:paraId="007F1A63" w14:textId="77777777" w:rsidR="00DD7A94" w:rsidRDefault="00DD7A94" w:rsidP="00DD7A94">
      <w:pPr>
        <w:numPr>
          <w:ilvl w:val="0"/>
          <w:numId w:val="204"/>
        </w:numPr>
        <w:spacing w:after="0" w:line="375" w:lineRule="atLeast"/>
        <w:jc w:val="both"/>
        <w:rPr>
          <w:rFonts w:ascii="inter-regular" w:hAnsi="inter-regular"/>
          <w:color w:val="000000"/>
        </w:rPr>
      </w:pP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int</w:t>
      </w:r>
      <w:r>
        <w:rPr>
          <w:rFonts w:ascii="inter-regular" w:hAnsi="inter-regular"/>
          <w:color w:val="000000"/>
          <w:bdr w:val="none" w:sz="0" w:space="0" w:color="auto" w:frame="1"/>
        </w:rPr>
        <w:t> data=</w:t>
      </w:r>
      <w:r>
        <w:rPr>
          <w:rStyle w:val="number"/>
          <w:rFonts w:ascii="inter-regular" w:hAnsi="inter-regular"/>
          <w:color w:val="C00000"/>
          <w:bdr w:val="none" w:sz="0" w:space="0" w:color="auto" w:frame="1"/>
        </w:rPr>
        <w:t>50</w:t>
      </w:r>
      <w:r>
        <w:rPr>
          <w:rFonts w:ascii="inter-regular" w:hAnsi="inter-regular"/>
          <w:color w:val="000000"/>
          <w:bdr w:val="none" w:sz="0" w:space="0" w:color="auto" w:frame="1"/>
        </w:rPr>
        <w:t>/</w:t>
      </w:r>
      <w:r>
        <w:rPr>
          <w:rStyle w:val="number"/>
          <w:rFonts w:ascii="inter-regular" w:hAnsi="inter-regular"/>
          <w:color w:val="C00000"/>
          <w:bdr w:val="none" w:sz="0" w:space="0" w:color="auto" w:frame="1"/>
        </w:rPr>
        <w:t>0</w:t>
      </w:r>
      <w:r>
        <w:rPr>
          <w:rFonts w:ascii="inter-regular" w:hAnsi="inter-regular"/>
          <w:color w:val="000000"/>
          <w:bdr w:val="none" w:sz="0" w:space="0" w:color="auto" w:frame="1"/>
        </w:rPr>
        <w:t>; </w:t>
      </w:r>
      <w:r>
        <w:rPr>
          <w:rStyle w:val="comment"/>
          <w:rFonts w:ascii="inter-regular" w:hAnsi="inter-regular"/>
          <w:color w:val="008200"/>
          <w:bdr w:val="none" w:sz="0" w:space="0" w:color="auto" w:frame="1"/>
        </w:rPr>
        <w:t>//may throw exception </w:t>
      </w:r>
      <w:r>
        <w:rPr>
          <w:rFonts w:ascii="inter-regular" w:hAnsi="inter-regular"/>
          <w:color w:val="000000"/>
          <w:bdr w:val="none" w:sz="0" w:space="0" w:color="auto" w:frame="1"/>
        </w:rPr>
        <w:t>  </w:t>
      </w:r>
    </w:p>
    <w:p w14:paraId="2723EA22" w14:textId="77777777" w:rsidR="00DD7A94" w:rsidRDefault="00DD7A94" w:rsidP="00DD7A94">
      <w:pPr>
        <w:pStyle w:val="alt"/>
        <w:numPr>
          <w:ilvl w:val="0"/>
          <w:numId w:val="204"/>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w:t>
      </w:r>
      <w:r>
        <w:rPr>
          <w:rStyle w:val="comment"/>
          <w:rFonts w:ascii="inter-regular" w:hAnsi="inter-regular"/>
          <w:color w:val="008200"/>
          <w:bdr w:val="none" w:sz="0" w:space="0" w:color="auto" w:frame="1"/>
        </w:rPr>
        <w:t>// if exception occurs, the remaining statement will not exceute</w:t>
      </w:r>
      <w:r>
        <w:rPr>
          <w:rFonts w:ascii="inter-regular" w:hAnsi="inter-regular"/>
          <w:color w:val="000000"/>
          <w:bdr w:val="none" w:sz="0" w:space="0" w:color="auto" w:frame="1"/>
        </w:rPr>
        <w:t>  </w:t>
      </w:r>
    </w:p>
    <w:p w14:paraId="27D9ED9A" w14:textId="77777777" w:rsidR="00DD7A94" w:rsidRDefault="00DD7A94" w:rsidP="00DD7A94">
      <w:pPr>
        <w:numPr>
          <w:ilvl w:val="0"/>
          <w:numId w:val="204"/>
        </w:numPr>
        <w:spacing w:after="0" w:line="375" w:lineRule="atLeast"/>
        <w:jc w:val="both"/>
        <w:rPr>
          <w:rFonts w:ascii="inter-regular" w:hAnsi="inter-regular"/>
          <w:color w:val="000000"/>
        </w:rPr>
      </w:pPr>
      <w:r>
        <w:rPr>
          <w:rFonts w:ascii="inter-regular" w:hAnsi="inter-regular"/>
          <w:color w:val="000000"/>
          <w:bdr w:val="none" w:sz="0" w:space="0" w:color="auto" w:frame="1"/>
        </w:rPr>
        <w:t>        System.out.println(</w:t>
      </w:r>
      <w:r>
        <w:rPr>
          <w:rStyle w:val="string"/>
          <w:rFonts w:ascii="inter-regular" w:hAnsi="inter-regular"/>
          <w:color w:val="0000FF"/>
          <w:bdr w:val="none" w:sz="0" w:space="0" w:color="auto" w:frame="1"/>
        </w:rPr>
        <w:t>"rest of the code"</w:t>
      </w:r>
      <w:r>
        <w:rPr>
          <w:rFonts w:ascii="inter-regular" w:hAnsi="inter-regular"/>
          <w:color w:val="000000"/>
          <w:bdr w:val="none" w:sz="0" w:space="0" w:color="auto" w:frame="1"/>
        </w:rPr>
        <w:t>);  </w:t>
      </w:r>
    </w:p>
    <w:p w14:paraId="6E7CE45A" w14:textId="77777777" w:rsidR="00DD7A94" w:rsidRDefault="00DD7A94" w:rsidP="00DD7A94">
      <w:pPr>
        <w:pStyle w:val="alt"/>
        <w:numPr>
          <w:ilvl w:val="0"/>
          <w:numId w:val="204"/>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  </w:t>
      </w:r>
    </w:p>
    <w:p w14:paraId="48514A1E" w14:textId="77777777" w:rsidR="00DD7A94" w:rsidRDefault="00DD7A94" w:rsidP="00DD7A94">
      <w:pPr>
        <w:numPr>
          <w:ilvl w:val="0"/>
          <w:numId w:val="204"/>
        </w:numPr>
        <w:spacing w:after="0" w:line="375" w:lineRule="atLeast"/>
        <w:jc w:val="both"/>
        <w:rPr>
          <w:rFonts w:ascii="inter-regular" w:hAnsi="inter-regular"/>
          <w:color w:val="000000"/>
        </w:rPr>
      </w:pPr>
      <w:r>
        <w:rPr>
          <w:rFonts w:ascii="inter-regular" w:hAnsi="inter-regular"/>
          <w:color w:val="000000"/>
          <w:bdr w:val="none" w:sz="0" w:space="0" w:color="auto" w:frame="1"/>
        </w:rPr>
        <w:t>             </w:t>
      </w:r>
      <w:r>
        <w:rPr>
          <w:rStyle w:val="comment"/>
          <w:rFonts w:ascii="inter-regular" w:hAnsi="inter-regular"/>
          <w:color w:val="008200"/>
          <w:bdr w:val="none" w:sz="0" w:space="0" w:color="auto" w:frame="1"/>
        </w:rPr>
        <w:t>// handling the exception </w:t>
      </w:r>
      <w:r>
        <w:rPr>
          <w:rFonts w:ascii="inter-regular" w:hAnsi="inter-regular"/>
          <w:color w:val="000000"/>
          <w:bdr w:val="none" w:sz="0" w:space="0" w:color="auto" w:frame="1"/>
        </w:rPr>
        <w:t>  </w:t>
      </w:r>
    </w:p>
    <w:p w14:paraId="7195350A" w14:textId="77777777" w:rsidR="00DD7A94" w:rsidRDefault="00DD7A94" w:rsidP="00DD7A94">
      <w:pPr>
        <w:pStyle w:val="alt"/>
        <w:numPr>
          <w:ilvl w:val="0"/>
          <w:numId w:val="204"/>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catch</w:t>
      </w:r>
      <w:r>
        <w:rPr>
          <w:rFonts w:ascii="inter-regular" w:hAnsi="inter-regular"/>
          <w:color w:val="000000"/>
          <w:bdr w:val="none" w:sz="0" w:space="0" w:color="auto" w:frame="1"/>
        </w:rPr>
        <w:t>(ArithmeticException e)  </w:t>
      </w:r>
    </w:p>
    <w:p w14:paraId="0420C02A" w14:textId="77777777" w:rsidR="00DD7A94" w:rsidRDefault="00DD7A94" w:rsidP="00DD7A94">
      <w:pPr>
        <w:numPr>
          <w:ilvl w:val="0"/>
          <w:numId w:val="204"/>
        </w:numPr>
        <w:spacing w:after="0" w:line="375" w:lineRule="atLeast"/>
        <w:jc w:val="both"/>
        <w:rPr>
          <w:rFonts w:ascii="inter-regular" w:hAnsi="inter-regular"/>
          <w:color w:val="000000"/>
        </w:rPr>
      </w:pPr>
      <w:r>
        <w:rPr>
          <w:rFonts w:ascii="inter-regular" w:hAnsi="inter-regular"/>
          <w:color w:val="000000"/>
          <w:bdr w:val="none" w:sz="0" w:space="0" w:color="auto" w:frame="1"/>
        </w:rPr>
        <w:t>        {  </w:t>
      </w:r>
    </w:p>
    <w:p w14:paraId="7778C4BA" w14:textId="77777777" w:rsidR="00DD7A94" w:rsidRDefault="00DD7A94" w:rsidP="00DD7A94">
      <w:pPr>
        <w:pStyle w:val="alt"/>
        <w:numPr>
          <w:ilvl w:val="0"/>
          <w:numId w:val="204"/>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System.out.println(e);  </w:t>
      </w:r>
    </w:p>
    <w:p w14:paraId="6F1FF99F" w14:textId="77777777" w:rsidR="00DD7A94" w:rsidRDefault="00DD7A94" w:rsidP="00DD7A94">
      <w:pPr>
        <w:numPr>
          <w:ilvl w:val="0"/>
          <w:numId w:val="204"/>
        </w:numPr>
        <w:spacing w:after="0" w:line="375" w:lineRule="atLeast"/>
        <w:jc w:val="both"/>
        <w:rPr>
          <w:rFonts w:ascii="inter-regular" w:hAnsi="inter-regular"/>
          <w:color w:val="000000"/>
        </w:rPr>
      </w:pPr>
      <w:r>
        <w:rPr>
          <w:rFonts w:ascii="inter-regular" w:hAnsi="inter-regular"/>
          <w:color w:val="000000"/>
          <w:bdr w:val="none" w:sz="0" w:space="0" w:color="auto" w:frame="1"/>
        </w:rPr>
        <w:t>        }  </w:t>
      </w:r>
    </w:p>
    <w:p w14:paraId="38B831E3" w14:textId="77777777" w:rsidR="00DD7A94" w:rsidRDefault="00DD7A94" w:rsidP="00DD7A94">
      <w:pPr>
        <w:pStyle w:val="alt"/>
        <w:numPr>
          <w:ilvl w:val="0"/>
          <w:numId w:val="204"/>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w:t>
      </w:r>
    </w:p>
    <w:p w14:paraId="0D5EA550" w14:textId="77777777" w:rsidR="00DD7A94" w:rsidRDefault="00DD7A94" w:rsidP="00DD7A94">
      <w:pPr>
        <w:numPr>
          <w:ilvl w:val="0"/>
          <w:numId w:val="204"/>
        </w:numPr>
        <w:spacing w:after="0" w:line="375" w:lineRule="atLeast"/>
        <w:jc w:val="both"/>
        <w:rPr>
          <w:rFonts w:ascii="inter-regular" w:hAnsi="inter-regular"/>
          <w:color w:val="000000"/>
        </w:rPr>
      </w:pPr>
      <w:r>
        <w:rPr>
          <w:rFonts w:ascii="inter-regular" w:hAnsi="inter-regular"/>
          <w:color w:val="000000"/>
          <w:bdr w:val="none" w:sz="0" w:space="0" w:color="auto" w:frame="1"/>
        </w:rPr>
        <w:t>    }  </w:t>
      </w:r>
    </w:p>
    <w:p w14:paraId="02F8AB5C" w14:textId="77777777" w:rsidR="00DD7A94" w:rsidRDefault="00DD7A94" w:rsidP="00DD7A94">
      <w:pPr>
        <w:pStyle w:val="alt"/>
        <w:numPr>
          <w:ilvl w:val="0"/>
          <w:numId w:val="204"/>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w:t>
      </w:r>
    </w:p>
    <w:p w14:paraId="18D28BDE" w14:textId="77777777" w:rsidR="00DD7A94" w:rsidRDefault="00DD7A94" w:rsidP="00DD7A94">
      <w:pPr>
        <w:numPr>
          <w:ilvl w:val="0"/>
          <w:numId w:val="204"/>
        </w:numPr>
        <w:spacing w:after="0" w:line="375" w:lineRule="atLeast"/>
        <w:jc w:val="both"/>
        <w:rPr>
          <w:rFonts w:ascii="inter-regular" w:hAnsi="inter-regular"/>
          <w:color w:val="000000"/>
        </w:rPr>
      </w:pPr>
      <w:r>
        <w:rPr>
          <w:rFonts w:ascii="inter-regular" w:hAnsi="inter-regular"/>
          <w:color w:val="000000"/>
          <w:bdr w:val="none" w:sz="0" w:space="0" w:color="auto" w:frame="1"/>
        </w:rPr>
        <w:t>}  </w:t>
      </w:r>
    </w:p>
    <w:p w14:paraId="604C73E7" w14:textId="77777777" w:rsidR="00DD7A94" w:rsidRDefault="00DD7A94" w:rsidP="00DD7A94">
      <w:pPr>
        <w:spacing w:line="240" w:lineRule="auto"/>
        <w:rPr>
          <w:rFonts w:ascii="Times New Roman" w:hAnsi="Times New Roman"/>
        </w:rPr>
      </w:pPr>
      <w:hyperlink r:id="rId169" w:tgtFrame="_blank" w:history="1">
        <w:r>
          <w:rPr>
            <w:rStyle w:val="Hyperlink"/>
            <w:rFonts w:ascii="Verdana" w:hAnsi="Verdana"/>
            <w:b/>
            <w:bCs/>
            <w:color w:val="FFFFFF"/>
            <w:sz w:val="20"/>
            <w:szCs w:val="20"/>
            <w:shd w:val="clear" w:color="auto" w:fill="4CAF50"/>
          </w:rPr>
          <w:t>Test it Now</w:t>
        </w:r>
      </w:hyperlink>
    </w:p>
    <w:p w14:paraId="700754DC" w14:textId="77777777" w:rsidR="00DD7A94" w:rsidRDefault="00DD7A94" w:rsidP="00DD7A94">
      <w:pPr>
        <w:pStyle w:val="NormalWeb"/>
        <w:shd w:val="clear" w:color="auto" w:fill="FFFFFF"/>
        <w:jc w:val="both"/>
        <w:rPr>
          <w:rFonts w:ascii="inter-regular" w:hAnsi="inter-regular"/>
          <w:color w:val="333333"/>
        </w:rPr>
      </w:pPr>
      <w:r>
        <w:rPr>
          <w:rStyle w:val="Strong"/>
          <w:rFonts w:ascii="Segoe UI" w:hAnsi="Segoe UI" w:cs="Segoe UI"/>
          <w:color w:val="333333"/>
        </w:rPr>
        <w:t>Output:</w:t>
      </w:r>
    </w:p>
    <w:p w14:paraId="644F63FF" w14:textId="77777777" w:rsidR="00DD7A94" w:rsidRDefault="00DD7A94" w:rsidP="00DD7A94">
      <w:pPr>
        <w:pStyle w:val="HTMLPreformatted"/>
        <w:shd w:val="clear" w:color="auto" w:fill="EEEEEE"/>
        <w:jc w:val="both"/>
        <w:rPr>
          <w:color w:val="535559"/>
        </w:rPr>
      </w:pPr>
      <w:r>
        <w:rPr>
          <w:color w:val="535559"/>
        </w:rPr>
        <w:t>java.lang.ArithmeticException: / by zero</w:t>
      </w:r>
    </w:p>
    <w:p w14:paraId="54BC1304" w14:textId="77777777" w:rsidR="00DD7A94" w:rsidRDefault="00DD7A94" w:rsidP="00DD7A94">
      <w:pPr>
        <w:pStyle w:val="NormalWeb"/>
        <w:shd w:val="clear" w:color="auto" w:fill="FFFFFF"/>
        <w:jc w:val="both"/>
        <w:rPr>
          <w:rFonts w:ascii="inter-regular" w:hAnsi="inter-regular"/>
          <w:color w:val="333333"/>
        </w:rPr>
      </w:pPr>
      <w:r>
        <w:rPr>
          <w:rFonts w:ascii="inter-regular" w:hAnsi="inter-regular"/>
          <w:color w:val="333333"/>
        </w:rPr>
        <w:t>Here, we can see that if an exception occurs in the try block, the rest of the block code will not execute.</w:t>
      </w:r>
    </w:p>
    <w:p w14:paraId="4E325113" w14:textId="77777777" w:rsidR="00DD7A94" w:rsidRDefault="00DD7A94" w:rsidP="00DD7A94">
      <w:pPr>
        <w:pStyle w:val="Heading3"/>
        <w:shd w:val="clear" w:color="auto" w:fill="FFFFFF"/>
        <w:spacing w:line="312" w:lineRule="atLeast"/>
        <w:jc w:val="both"/>
        <w:rPr>
          <w:rFonts w:ascii="Helvetica" w:hAnsi="Helvetica"/>
          <w:color w:val="610B4B"/>
          <w:sz w:val="32"/>
          <w:szCs w:val="32"/>
        </w:rPr>
      </w:pPr>
      <w:r>
        <w:rPr>
          <w:rFonts w:ascii="Helvetica" w:hAnsi="Helvetica"/>
          <w:b/>
          <w:bCs/>
          <w:color w:val="610B4B"/>
          <w:sz w:val="32"/>
          <w:szCs w:val="32"/>
        </w:rPr>
        <w:lastRenderedPageBreak/>
        <w:t>Example 4</w:t>
      </w:r>
    </w:p>
    <w:p w14:paraId="7B5D30D2" w14:textId="77777777" w:rsidR="00DD7A94" w:rsidRDefault="00DD7A94" w:rsidP="00DD7A94">
      <w:pPr>
        <w:pStyle w:val="NormalWeb"/>
        <w:shd w:val="clear" w:color="auto" w:fill="FFFFFF"/>
        <w:jc w:val="both"/>
        <w:rPr>
          <w:rFonts w:ascii="inter-regular" w:hAnsi="inter-regular"/>
          <w:color w:val="333333"/>
        </w:rPr>
      </w:pPr>
      <w:r>
        <w:rPr>
          <w:rFonts w:ascii="inter-regular" w:hAnsi="inter-regular"/>
          <w:color w:val="333333"/>
        </w:rPr>
        <w:t>Here, we handle the exception using the parent class exception.</w:t>
      </w:r>
    </w:p>
    <w:p w14:paraId="4126F036" w14:textId="77777777" w:rsidR="00DD7A94" w:rsidRDefault="00DD7A94" w:rsidP="00DD7A94">
      <w:pPr>
        <w:pStyle w:val="NormalWeb"/>
        <w:shd w:val="clear" w:color="auto" w:fill="FFFFFF"/>
        <w:jc w:val="both"/>
        <w:rPr>
          <w:rFonts w:ascii="inter-regular" w:hAnsi="inter-regular"/>
          <w:color w:val="333333"/>
        </w:rPr>
      </w:pPr>
      <w:r>
        <w:rPr>
          <w:rStyle w:val="Strong"/>
          <w:rFonts w:ascii="Segoe UI" w:hAnsi="Segoe UI" w:cs="Segoe UI"/>
          <w:color w:val="333333"/>
        </w:rPr>
        <w:t>TryCatchExample4.java</w:t>
      </w:r>
    </w:p>
    <w:p w14:paraId="0DDA0E47" w14:textId="77777777" w:rsidR="00DD7A94" w:rsidRDefault="00DD7A94" w:rsidP="00DD7A94">
      <w:pPr>
        <w:pStyle w:val="alt"/>
        <w:numPr>
          <w:ilvl w:val="0"/>
          <w:numId w:val="205"/>
        </w:numPr>
        <w:spacing w:before="0" w:beforeAutospacing="0" w:after="0" w:afterAutospacing="0" w:line="375" w:lineRule="atLeast"/>
        <w:jc w:val="both"/>
        <w:rPr>
          <w:rFonts w:ascii="inter-regular" w:hAnsi="inter-regular"/>
          <w:color w:val="000000"/>
        </w:rPr>
      </w:pPr>
      <w:r>
        <w:rPr>
          <w:rStyle w:val="keyword"/>
          <w:rFonts w:ascii="inter-regular" w:hAnsi="inter-regular"/>
          <w:b/>
          <w:bCs/>
          <w:color w:val="006699"/>
          <w:bdr w:val="none" w:sz="0" w:space="0" w:color="auto" w:frame="1"/>
        </w:rPr>
        <w:t>public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class</w:t>
      </w:r>
      <w:r>
        <w:rPr>
          <w:rFonts w:ascii="inter-regular" w:hAnsi="inter-regular"/>
          <w:color w:val="000000"/>
          <w:bdr w:val="none" w:sz="0" w:space="0" w:color="auto" w:frame="1"/>
        </w:rPr>
        <w:t> TryCatchExample4 {  </w:t>
      </w:r>
    </w:p>
    <w:p w14:paraId="0162784A" w14:textId="77777777" w:rsidR="00DD7A94" w:rsidRDefault="00DD7A94" w:rsidP="00DD7A94">
      <w:pPr>
        <w:numPr>
          <w:ilvl w:val="0"/>
          <w:numId w:val="205"/>
        </w:numPr>
        <w:spacing w:after="0" w:line="375" w:lineRule="atLeast"/>
        <w:jc w:val="both"/>
        <w:rPr>
          <w:rFonts w:ascii="inter-regular" w:hAnsi="inter-regular"/>
          <w:color w:val="000000"/>
        </w:rPr>
      </w:pPr>
      <w:r>
        <w:rPr>
          <w:rFonts w:ascii="inter-regular" w:hAnsi="inter-regular"/>
          <w:color w:val="000000"/>
          <w:bdr w:val="none" w:sz="0" w:space="0" w:color="auto" w:frame="1"/>
        </w:rPr>
        <w:t>  </w:t>
      </w:r>
    </w:p>
    <w:p w14:paraId="39AD4EBA" w14:textId="77777777" w:rsidR="00DD7A94" w:rsidRDefault="00DD7A94" w:rsidP="00DD7A94">
      <w:pPr>
        <w:pStyle w:val="alt"/>
        <w:numPr>
          <w:ilvl w:val="0"/>
          <w:numId w:val="205"/>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public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static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void</w:t>
      </w:r>
      <w:r>
        <w:rPr>
          <w:rFonts w:ascii="inter-regular" w:hAnsi="inter-regular"/>
          <w:color w:val="000000"/>
          <w:bdr w:val="none" w:sz="0" w:space="0" w:color="auto" w:frame="1"/>
        </w:rPr>
        <w:t> main(String[] args) {  </w:t>
      </w:r>
    </w:p>
    <w:p w14:paraId="48B216FA" w14:textId="77777777" w:rsidR="00DD7A94" w:rsidRDefault="00DD7A94" w:rsidP="00DD7A94">
      <w:pPr>
        <w:numPr>
          <w:ilvl w:val="0"/>
          <w:numId w:val="205"/>
        </w:numPr>
        <w:spacing w:after="0" w:line="375" w:lineRule="atLeast"/>
        <w:jc w:val="both"/>
        <w:rPr>
          <w:rFonts w:ascii="inter-regular" w:hAnsi="inter-regular"/>
          <w:color w:val="000000"/>
        </w:rPr>
      </w:pP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try</w:t>
      </w:r>
      <w:r>
        <w:rPr>
          <w:rFonts w:ascii="inter-regular" w:hAnsi="inter-regular"/>
          <w:color w:val="000000"/>
          <w:bdr w:val="none" w:sz="0" w:space="0" w:color="auto" w:frame="1"/>
        </w:rPr>
        <w:t>  </w:t>
      </w:r>
    </w:p>
    <w:p w14:paraId="73285F37" w14:textId="77777777" w:rsidR="00DD7A94" w:rsidRDefault="00DD7A94" w:rsidP="00DD7A94">
      <w:pPr>
        <w:pStyle w:val="alt"/>
        <w:numPr>
          <w:ilvl w:val="0"/>
          <w:numId w:val="205"/>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  </w:t>
      </w:r>
    </w:p>
    <w:p w14:paraId="6ED9BE7C" w14:textId="77777777" w:rsidR="00DD7A94" w:rsidRDefault="00DD7A94" w:rsidP="00DD7A94">
      <w:pPr>
        <w:numPr>
          <w:ilvl w:val="0"/>
          <w:numId w:val="205"/>
        </w:numPr>
        <w:spacing w:after="0" w:line="375" w:lineRule="atLeast"/>
        <w:jc w:val="both"/>
        <w:rPr>
          <w:rFonts w:ascii="inter-regular" w:hAnsi="inter-regular"/>
          <w:color w:val="000000"/>
        </w:rPr>
      </w:pP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int</w:t>
      </w:r>
      <w:r>
        <w:rPr>
          <w:rFonts w:ascii="inter-regular" w:hAnsi="inter-regular"/>
          <w:color w:val="000000"/>
          <w:bdr w:val="none" w:sz="0" w:space="0" w:color="auto" w:frame="1"/>
        </w:rPr>
        <w:t> data=</w:t>
      </w:r>
      <w:r>
        <w:rPr>
          <w:rStyle w:val="number"/>
          <w:rFonts w:ascii="inter-regular" w:hAnsi="inter-regular"/>
          <w:color w:val="C00000"/>
          <w:bdr w:val="none" w:sz="0" w:space="0" w:color="auto" w:frame="1"/>
        </w:rPr>
        <w:t>50</w:t>
      </w:r>
      <w:r>
        <w:rPr>
          <w:rFonts w:ascii="inter-regular" w:hAnsi="inter-regular"/>
          <w:color w:val="000000"/>
          <w:bdr w:val="none" w:sz="0" w:space="0" w:color="auto" w:frame="1"/>
        </w:rPr>
        <w:t>/</w:t>
      </w:r>
      <w:r>
        <w:rPr>
          <w:rStyle w:val="number"/>
          <w:rFonts w:ascii="inter-regular" w:hAnsi="inter-regular"/>
          <w:color w:val="C00000"/>
          <w:bdr w:val="none" w:sz="0" w:space="0" w:color="auto" w:frame="1"/>
        </w:rPr>
        <w:t>0</w:t>
      </w:r>
      <w:r>
        <w:rPr>
          <w:rFonts w:ascii="inter-regular" w:hAnsi="inter-regular"/>
          <w:color w:val="000000"/>
          <w:bdr w:val="none" w:sz="0" w:space="0" w:color="auto" w:frame="1"/>
        </w:rPr>
        <w:t>; </w:t>
      </w:r>
      <w:r>
        <w:rPr>
          <w:rStyle w:val="comment"/>
          <w:rFonts w:ascii="inter-regular" w:hAnsi="inter-regular"/>
          <w:color w:val="008200"/>
          <w:bdr w:val="none" w:sz="0" w:space="0" w:color="auto" w:frame="1"/>
        </w:rPr>
        <w:t>//may throw exception </w:t>
      </w:r>
      <w:r>
        <w:rPr>
          <w:rFonts w:ascii="inter-regular" w:hAnsi="inter-regular"/>
          <w:color w:val="000000"/>
          <w:bdr w:val="none" w:sz="0" w:space="0" w:color="auto" w:frame="1"/>
        </w:rPr>
        <w:t>  </w:t>
      </w:r>
    </w:p>
    <w:p w14:paraId="326D7E7A" w14:textId="77777777" w:rsidR="00DD7A94" w:rsidRDefault="00DD7A94" w:rsidP="00DD7A94">
      <w:pPr>
        <w:pStyle w:val="alt"/>
        <w:numPr>
          <w:ilvl w:val="0"/>
          <w:numId w:val="205"/>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  </w:t>
      </w:r>
    </w:p>
    <w:p w14:paraId="2D99E9A9" w14:textId="77777777" w:rsidR="00DD7A94" w:rsidRDefault="00DD7A94" w:rsidP="00DD7A94">
      <w:pPr>
        <w:numPr>
          <w:ilvl w:val="0"/>
          <w:numId w:val="205"/>
        </w:numPr>
        <w:spacing w:after="0" w:line="375" w:lineRule="atLeast"/>
        <w:jc w:val="both"/>
        <w:rPr>
          <w:rFonts w:ascii="inter-regular" w:hAnsi="inter-regular"/>
          <w:color w:val="000000"/>
        </w:rPr>
      </w:pPr>
      <w:r>
        <w:rPr>
          <w:rFonts w:ascii="inter-regular" w:hAnsi="inter-regular"/>
          <w:color w:val="000000"/>
          <w:bdr w:val="none" w:sz="0" w:space="0" w:color="auto" w:frame="1"/>
        </w:rPr>
        <w:t>            </w:t>
      </w:r>
      <w:r>
        <w:rPr>
          <w:rStyle w:val="comment"/>
          <w:rFonts w:ascii="inter-regular" w:hAnsi="inter-regular"/>
          <w:color w:val="008200"/>
          <w:bdr w:val="none" w:sz="0" w:space="0" w:color="auto" w:frame="1"/>
        </w:rPr>
        <w:t>// handling the exception by using Exception class    </w:t>
      </w:r>
      <w:r>
        <w:rPr>
          <w:rFonts w:ascii="inter-regular" w:hAnsi="inter-regular"/>
          <w:color w:val="000000"/>
          <w:bdr w:val="none" w:sz="0" w:space="0" w:color="auto" w:frame="1"/>
        </w:rPr>
        <w:t>  </w:t>
      </w:r>
    </w:p>
    <w:p w14:paraId="04A5BBFC" w14:textId="77777777" w:rsidR="00DD7A94" w:rsidRDefault="00DD7A94" w:rsidP="00DD7A94">
      <w:pPr>
        <w:pStyle w:val="alt"/>
        <w:numPr>
          <w:ilvl w:val="0"/>
          <w:numId w:val="205"/>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catch</w:t>
      </w:r>
      <w:r>
        <w:rPr>
          <w:rFonts w:ascii="inter-regular" w:hAnsi="inter-regular"/>
          <w:color w:val="000000"/>
          <w:bdr w:val="none" w:sz="0" w:space="0" w:color="auto" w:frame="1"/>
        </w:rPr>
        <w:t>(Exception e)  </w:t>
      </w:r>
    </w:p>
    <w:p w14:paraId="65295FE0" w14:textId="77777777" w:rsidR="00DD7A94" w:rsidRDefault="00DD7A94" w:rsidP="00DD7A94">
      <w:pPr>
        <w:numPr>
          <w:ilvl w:val="0"/>
          <w:numId w:val="205"/>
        </w:numPr>
        <w:spacing w:after="0" w:line="375" w:lineRule="atLeast"/>
        <w:jc w:val="both"/>
        <w:rPr>
          <w:rFonts w:ascii="inter-regular" w:hAnsi="inter-regular"/>
          <w:color w:val="000000"/>
        </w:rPr>
      </w:pPr>
      <w:r>
        <w:rPr>
          <w:rFonts w:ascii="inter-regular" w:hAnsi="inter-regular"/>
          <w:color w:val="000000"/>
          <w:bdr w:val="none" w:sz="0" w:space="0" w:color="auto" w:frame="1"/>
        </w:rPr>
        <w:t>        {  </w:t>
      </w:r>
    </w:p>
    <w:p w14:paraId="7F501074" w14:textId="77777777" w:rsidR="00DD7A94" w:rsidRDefault="00DD7A94" w:rsidP="00DD7A94">
      <w:pPr>
        <w:pStyle w:val="alt"/>
        <w:numPr>
          <w:ilvl w:val="0"/>
          <w:numId w:val="205"/>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System.out.println(e);  </w:t>
      </w:r>
    </w:p>
    <w:p w14:paraId="3D942A8D" w14:textId="77777777" w:rsidR="00DD7A94" w:rsidRDefault="00DD7A94" w:rsidP="00DD7A94">
      <w:pPr>
        <w:numPr>
          <w:ilvl w:val="0"/>
          <w:numId w:val="205"/>
        </w:numPr>
        <w:spacing w:after="0" w:line="375" w:lineRule="atLeast"/>
        <w:jc w:val="both"/>
        <w:rPr>
          <w:rFonts w:ascii="inter-regular" w:hAnsi="inter-regular"/>
          <w:color w:val="000000"/>
        </w:rPr>
      </w:pPr>
      <w:r>
        <w:rPr>
          <w:rFonts w:ascii="inter-regular" w:hAnsi="inter-regular"/>
          <w:color w:val="000000"/>
          <w:bdr w:val="none" w:sz="0" w:space="0" w:color="auto" w:frame="1"/>
        </w:rPr>
        <w:t>        }  </w:t>
      </w:r>
    </w:p>
    <w:p w14:paraId="7831392A" w14:textId="77777777" w:rsidR="00DD7A94" w:rsidRDefault="00DD7A94" w:rsidP="00DD7A94">
      <w:pPr>
        <w:pStyle w:val="alt"/>
        <w:numPr>
          <w:ilvl w:val="0"/>
          <w:numId w:val="205"/>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System.out.println(</w:t>
      </w:r>
      <w:r>
        <w:rPr>
          <w:rStyle w:val="string"/>
          <w:rFonts w:ascii="inter-regular" w:hAnsi="inter-regular"/>
          <w:color w:val="0000FF"/>
          <w:bdr w:val="none" w:sz="0" w:space="0" w:color="auto" w:frame="1"/>
        </w:rPr>
        <w:t>"rest of the code"</w:t>
      </w:r>
      <w:r>
        <w:rPr>
          <w:rFonts w:ascii="inter-regular" w:hAnsi="inter-regular"/>
          <w:color w:val="000000"/>
          <w:bdr w:val="none" w:sz="0" w:space="0" w:color="auto" w:frame="1"/>
        </w:rPr>
        <w:t>);  </w:t>
      </w:r>
    </w:p>
    <w:p w14:paraId="136AE736" w14:textId="77777777" w:rsidR="00DD7A94" w:rsidRDefault="00DD7A94" w:rsidP="00DD7A94">
      <w:pPr>
        <w:numPr>
          <w:ilvl w:val="0"/>
          <w:numId w:val="205"/>
        </w:numPr>
        <w:spacing w:after="0" w:line="375" w:lineRule="atLeast"/>
        <w:jc w:val="both"/>
        <w:rPr>
          <w:rFonts w:ascii="inter-regular" w:hAnsi="inter-regular"/>
          <w:color w:val="000000"/>
        </w:rPr>
      </w:pPr>
      <w:r>
        <w:rPr>
          <w:rFonts w:ascii="inter-regular" w:hAnsi="inter-regular"/>
          <w:color w:val="000000"/>
          <w:bdr w:val="none" w:sz="0" w:space="0" w:color="auto" w:frame="1"/>
        </w:rPr>
        <w:t>    }  </w:t>
      </w:r>
    </w:p>
    <w:p w14:paraId="0734CC47" w14:textId="77777777" w:rsidR="00DD7A94" w:rsidRDefault="00DD7A94" w:rsidP="00DD7A94">
      <w:pPr>
        <w:pStyle w:val="alt"/>
        <w:numPr>
          <w:ilvl w:val="0"/>
          <w:numId w:val="205"/>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w:t>
      </w:r>
    </w:p>
    <w:p w14:paraId="0F8D621D" w14:textId="77777777" w:rsidR="00DD7A94" w:rsidRDefault="00DD7A94" w:rsidP="00DD7A94">
      <w:pPr>
        <w:numPr>
          <w:ilvl w:val="0"/>
          <w:numId w:val="205"/>
        </w:numPr>
        <w:spacing w:after="0" w:line="375" w:lineRule="atLeast"/>
        <w:jc w:val="both"/>
        <w:rPr>
          <w:rFonts w:ascii="inter-regular" w:hAnsi="inter-regular"/>
          <w:color w:val="000000"/>
        </w:rPr>
      </w:pPr>
      <w:r>
        <w:rPr>
          <w:rFonts w:ascii="inter-regular" w:hAnsi="inter-regular"/>
          <w:color w:val="000000"/>
          <w:bdr w:val="none" w:sz="0" w:space="0" w:color="auto" w:frame="1"/>
        </w:rPr>
        <w:t>}  </w:t>
      </w:r>
    </w:p>
    <w:p w14:paraId="3DF9AD5B" w14:textId="77777777" w:rsidR="00DD7A94" w:rsidRDefault="00DD7A94" w:rsidP="00DD7A94">
      <w:pPr>
        <w:spacing w:line="240" w:lineRule="auto"/>
        <w:rPr>
          <w:rFonts w:ascii="Times New Roman" w:hAnsi="Times New Roman"/>
        </w:rPr>
      </w:pPr>
      <w:hyperlink r:id="rId170" w:tgtFrame="_blank" w:history="1">
        <w:r>
          <w:rPr>
            <w:rStyle w:val="Hyperlink"/>
            <w:rFonts w:ascii="Verdana" w:hAnsi="Verdana"/>
            <w:b/>
            <w:bCs/>
            <w:color w:val="FFFFFF"/>
            <w:sz w:val="20"/>
            <w:szCs w:val="20"/>
            <w:shd w:val="clear" w:color="auto" w:fill="4CAF50"/>
          </w:rPr>
          <w:t>Test it Now</w:t>
        </w:r>
      </w:hyperlink>
    </w:p>
    <w:p w14:paraId="2E7C4617" w14:textId="77777777" w:rsidR="00DD7A94" w:rsidRDefault="00DD7A94" w:rsidP="00DD7A94">
      <w:pPr>
        <w:pStyle w:val="NormalWeb"/>
        <w:shd w:val="clear" w:color="auto" w:fill="FFFFFF"/>
        <w:jc w:val="both"/>
        <w:rPr>
          <w:rFonts w:ascii="inter-regular" w:hAnsi="inter-regular"/>
          <w:color w:val="333333"/>
        </w:rPr>
      </w:pPr>
      <w:r>
        <w:rPr>
          <w:rStyle w:val="Strong"/>
          <w:rFonts w:ascii="Segoe UI" w:hAnsi="Segoe UI" w:cs="Segoe UI"/>
          <w:color w:val="333333"/>
        </w:rPr>
        <w:t>Output:</w:t>
      </w:r>
    </w:p>
    <w:p w14:paraId="7099A583" w14:textId="77777777" w:rsidR="00DD7A94" w:rsidRDefault="00DD7A94" w:rsidP="00DD7A94">
      <w:pPr>
        <w:pStyle w:val="HTMLPreformatted"/>
        <w:shd w:val="clear" w:color="auto" w:fill="EEEEEE"/>
        <w:jc w:val="both"/>
        <w:rPr>
          <w:color w:val="535559"/>
        </w:rPr>
      </w:pPr>
      <w:r>
        <w:rPr>
          <w:color w:val="535559"/>
        </w:rPr>
        <w:t>java.lang.ArithmeticException: / by zero</w:t>
      </w:r>
    </w:p>
    <w:p w14:paraId="516F8587" w14:textId="77777777" w:rsidR="00DD7A94" w:rsidRDefault="00DD7A94" w:rsidP="00DD7A94">
      <w:pPr>
        <w:pStyle w:val="HTMLPreformatted"/>
        <w:shd w:val="clear" w:color="auto" w:fill="EEEEEE"/>
        <w:jc w:val="both"/>
        <w:rPr>
          <w:color w:val="535559"/>
        </w:rPr>
      </w:pPr>
      <w:r>
        <w:rPr>
          <w:color w:val="535559"/>
        </w:rPr>
        <w:t>rest of the code</w:t>
      </w:r>
    </w:p>
    <w:p w14:paraId="3E627E75" w14:textId="77777777" w:rsidR="00DD7A94" w:rsidRDefault="00DD7A94" w:rsidP="00DD7A94">
      <w:pPr>
        <w:pStyle w:val="Heading3"/>
        <w:shd w:val="clear" w:color="auto" w:fill="FFFFFF"/>
        <w:spacing w:line="312" w:lineRule="atLeast"/>
        <w:jc w:val="both"/>
        <w:rPr>
          <w:rFonts w:ascii="Helvetica" w:hAnsi="Helvetica"/>
          <w:color w:val="610B4B"/>
          <w:sz w:val="32"/>
          <w:szCs w:val="32"/>
        </w:rPr>
      </w:pPr>
      <w:r>
        <w:rPr>
          <w:rFonts w:ascii="Helvetica" w:hAnsi="Helvetica"/>
          <w:b/>
          <w:bCs/>
          <w:color w:val="610B4B"/>
          <w:sz w:val="32"/>
          <w:szCs w:val="32"/>
        </w:rPr>
        <w:t>Example 5</w:t>
      </w:r>
    </w:p>
    <w:p w14:paraId="639A365A" w14:textId="77777777" w:rsidR="00DD7A94" w:rsidRDefault="00DD7A94" w:rsidP="00DD7A94">
      <w:pPr>
        <w:pStyle w:val="NormalWeb"/>
        <w:shd w:val="clear" w:color="auto" w:fill="FFFFFF"/>
        <w:jc w:val="both"/>
        <w:rPr>
          <w:rFonts w:ascii="inter-regular" w:hAnsi="inter-regular"/>
          <w:color w:val="333333"/>
        </w:rPr>
      </w:pPr>
      <w:r>
        <w:rPr>
          <w:rFonts w:ascii="inter-regular" w:hAnsi="inter-regular"/>
          <w:color w:val="333333"/>
        </w:rPr>
        <w:t>Let's see an example to print a custom message on exception.</w:t>
      </w:r>
    </w:p>
    <w:p w14:paraId="2E241175" w14:textId="77777777" w:rsidR="00DD7A94" w:rsidRDefault="00DD7A94" w:rsidP="00DD7A94">
      <w:pPr>
        <w:pStyle w:val="NormalWeb"/>
        <w:shd w:val="clear" w:color="auto" w:fill="FFFFFF"/>
        <w:jc w:val="both"/>
        <w:rPr>
          <w:rFonts w:ascii="inter-regular" w:hAnsi="inter-regular"/>
          <w:color w:val="333333"/>
        </w:rPr>
      </w:pPr>
      <w:r>
        <w:rPr>
          <w:rStyle w:val="Strong"/>
          <w:rFonts w:ascii="Segoe UI" w:hAnsi="Segoe UI" w:cs="Segoe UI"/>
          <w:color w:val="333333"/>
        </w:rPr>
        <w:t>TryCatchExample5.java</w:t>
      </w:r>
    </w:p>
    <w:p w14:paraId="38BE8B86" w14:textId="77777777" w:rsidR="00DD7A94" w:rsidRDefault="00DD7A94" w:rsidP="00DD7A94">
      <w:pPr>
        <w:pStyle w:val="alt"/>
        <w:numPr>
          <w:ilvl w:val="0"/>
          <w:numId w:val="206"/>
        </w:numPr>
        <w:spacing w:before="0" w:beforeAutospacing="0" w:after="0" w:afterAutospacing="0" w:line="375" w:lineRule="atLeast"/>
        <w:jc w:val="both"/>
        <w:rPr>
          <w:rFonts w:ascii="inter-regular" w:hAnsi="inter-regular"/>
          <w:color w:val="000000"/>
        </w:rPr>
      </w:pPr>
      <w:r>
        <w:rPr>
          <w:rStyle w:val="keyword"/>
          <w:rFonts w:ascii="inter-regular" w:hAnsi="inter-regular"/>
          <w:b/>
          <w:bCs/>
          <w:color w:val="006699"/>
          <w:bdr w:val="none" w:sz="0" w:space="0" w:color="auto" w:frame="1"/>
        </w:rPr>
        <w:t>public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class</w:t>
      </w:r>
      <w:r>
        <w:rPr>
          <w:rFonts w:ascii="inter-regular" w:hAnsi="inter-regular"/>
          <w:color w:val="000000"/>
          <w:bdr w:val="none" w:sz="0" w:space="0" w:color="auto" w:frame="1"/>
        </w:rPr>
        <w:t> TryCatchExample5 {  </w:t>
      </w:r>
    </w:p>
    <w:p w14:paraId="00FB5B3E" w14:textId="77777777" w:rsidR="00DD7A94" w:rsidRDefault="00DD7A94" w:rsidP="00DD7A94">
      <w:pPr>
        <w:numPr>
          <w:ilvl w:val="0"/>
          <w:numId w:val="206"/>
        </w:numPr>
        <w:spacing w:after="0" w:line="375" w:lineRule="atLeast"/>
        <w:jc w:val="both"/>
        <w:rPr>
          <w:rFonts w:ascii="inter-regular" w:hAnsi="inter-regular"/>
          <w:color w:val="000000"/>
        </w:rPr>
      </w:pPr>
      <w:r>
        <w:rPr>
          <w:rFonts w:ascii="inter-regular" w:hAnsi="inter-regular"/>
          <w:color w:val="000000"/>
          <w:bdr w:val="none" w:sz="0" w:space="0" w:color="auto" w:frame="1"/>
        </w:rPr>
        <w:t>  </w:t>
      </w:r>
    </w:p>
    <w:p w14:paraId="45E7F88B" w14:textId="77777777" w:rsidR="00DD7A94" w:rsidRDefault="00DD7A94" w:rsidP="00DD7A94">
      <w:pPr>
        <w:pStyle w:val="alt"/>
        <w:numPr>
          <w:ilvl w:val="0"/>
          <w:numId w:val="206"/>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public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static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void</w:t>
      </w:r>
      <w:r>
        <w:rPr>
          <w:rFonts w:ascii="inter-regular" w:hAnsi="inter-regular"/>
          <w:color w:val="000000"/>
          <w:bdr w:val="none" w:sz="0" w:space="0" w:color="auto" w:frame="1"/>
        </w:rPr>
        <w:t> main(String[] args) {  </w:t>
      </w:r>
    </w:p>
    <w:p w14:paraId="6F36CDFA" w14:textId="77777777" w:rsidR="00DD7A94" w:rsidRDefault="00DD7A94" w:rsidP="00DD7A94">
      <w:pPr>
        <w:numPr>
          <w:ilvl w:val="0"/>
          <w:numId w:val="206"/>
        </w:numPr>
        <w:spacing w:after="0" w:line="375" w:lineRule="atLeast"/>
        <w:jc w:val="both"/>
        <w:rPr>
          <w:rFonts w:ascii="inter-regular" w:hAnsi="inter-regular"/>
          <w:color w:val="000000"/>
        </w:rPr>
      </w:pP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try</w:t>
      </w:r>
      <w:r>
        <w:rPr>
          <w:rFonts w:ascii="inter-regular" w:hAnsi="inter-regular"/>
          <w:color w:val="000000"/>
          <w:bdr w:val="none" w:sz="0" w:space="0" w:color="auto" w:frame="1"/>
        </w:rPr>
        <w:t>  </w:t>
      </w:r>
    </w:p>
    <w:p w14:paraId="2488E130" w14:textId="77777777" w:rsidR="00DD7A94" w:rsidRDefault="00DD7A94" w:rsidP="00DD7A94">
      <w:pPr>
        <w:pStyle w:val="alt"/>
        <w:numPr>
          <w:ilvl w:val="0"/>
          <w:numId w:val="206"/>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  </w:t>
      </w:r>
    </w:p>
    <w:p w14:paraId="3233C189" w14:textId="77777777" w:rsidR="00DD7A94" w:rsidRDefault="00DD7A94" w:rsidP="00DD7A94">
      <w:pPr>
        <w:numPr>
          <w:ilvl w:val="0"/>
          <w:numId w:val="206"/>
        </w:numPr>
        <w:spacing w:after="0" w:line="375" w:lineRule="atLeast"/>
        <w:jc w:val="both"/>
        <w:rPr>
          <w:rFonts w:ascii="inter-regular" w:hAnsi="inter-regular"/>
          <w:color w:val="000000"/>
        </w:rPr>
      </w:pP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int</w:t>
      </w:r>
      <w:r>
        <w:rPr>
          <w:rFonts w:ascii="inter-regular" w:hAnsi="inter-regular"/>
          <w:color w:val="000000"/>
          <w:bdr w:val="none" w:sz="0" w:space="0" w:color="auto" w:frame="1"/>
        </w:rPr>
        <w:t> data=</w:t>
      </w:r>
      <w:r>
        <w:rPr>
          <w:rStyle w:val="number"/>
          <w:rFonts w:ascii="inter-regular" w:hAnsi="inter-regular"/>
          <w:color w:val="C00000"/>
          <w:bdr w:val="none" w:sz="0" w:space="0" w:color="auto" w:frame="1"/>
        </w:rPr>
        <w:t>50</w:t>
      </w:r>
      <w:r>
        <w:rPr>
          <w:rFonts w:ascii="inter-regular" w:hAnsi="inter-regular"/>
          <w:color w:val="000000"/>
          <w:bdr w:val="none" w:sz="0" w:space="0" w:color="auto" w:frame="1"/>
        </w:rPr>
        <w:t>/</w:t>
      </w:r>
      <w:r>
        <w:rPr>
          <w:rStyle w:val="number"/>
          <w:rFonts w:ascii="inter-regular" w:hAnsi="inter-regular"/>
          <w:color w:val="C00000"/>
          <w:bdr w:val="none" w:sz="0" w:space="0" w:color="auto" w:frame="1"/>
        </w:rPr>
        <w:t>0</w:t>
      </w:r>
      <w:r>
        <w:rPr>
          <w:rFonts w:ascii="inter-regular" w:hAnsi="inter-regular"/>
          <w:color w:val="000000"/>
          <w:bdr w:val="none" w:sz="0" w:space="0" w:color="auto" w:frame="1"/>
        </w:rPr>
        <w:t>; </w:t>
      </w:r>
      <w:r>
        <w:rPr>
          <w:rStyle w:val="comment"/>
          <w:rFonts w:ascii="inter-regular" w:hAnsi="inter-regular"/>
          <w:color w:val="008200"/>
          <w:bdr w:val="none" w:sz="0" w:space="0" w:color="auto" w:frame="1"/>
        </w:rPr>
        <w:t>//may throw exception </w:t>
      </w:r>
      <w:r>
        <w:rPr>
          <w:rFonts w:ascii="inter-regular" w:hAnsi="inter-regular"/>
          <w:color w:val="000000"/>
          <w:bdr w:val="none" w:sz="0" w:space="0" w:color="auto" w:frame="1"/>
        </w:rPr>
        <w:t>  </w:t>
      </w:r>
    </w:p>
    <w:p w14:paraId="0694691C" w14:textId="77777777" w:rsidR="00DD7A94" w:rsidRDefault="00DD7A94" w:rsidP="00DD7A94">
      <w:pPr>
        <w:pStyle w:val="alt"/>
        <w:numPr>
          <w:ilvl w:val="0"/>
          <w:numId w:val="206"/>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  </w:t>
      </w:r>
    </w:p>
    <w:p w14:paraId="0690FD77" w14:textId="77777777" w:rsidR="00DD7A94" w:rsidRDefault="00DD7A94" w:rsidP="00DD7A94">
      <w:pPr>
        <w:numPr>
          <w:ilvl w:val="0"/>
          <w:numId w:val="206"/>
        </w:numPr>
        <w:spacing w:after="0" w:line="375" w:lineRule="atLeast"/>
        <w:jc w:val="both"/>
        <w:rPr>
          <w:rFonts w:ascii="inter-regular" w:hAnsi="inter-regular"/>
          <w:color w:val="000000"/>
        </w:rPr>
      </w:pPr>
      <w:r>
        <w:rPr>
          <w:rFonts w:ascii="inter-regular" w:hAnsi="inter-regular"/>
          <w:color w:val="000000"/>
          <w:bdr w:val="none" w:sz="0" w:space="0" w:color="auto" w:frame="1"/>
        </w:rPr>
        <w:lastRenderedPageBreak/>
        <w:t>             </w:t>
      </w:r>
      <w:r>
        <w:rPr>
          <w:rStyle w:val="comment"/>
          <w:rFonts w:ascii="inter-regular" w:hAnsi="inter-regular"/>
          <w:color w:val="008200"/>
          <w:bdr w:val="none" w:sz="0" w:space="0" w:color="auto" w:frame="1"/>
        </w:rPr>
        <w:t>// handling the exception</w:t>
      </w:r>
      <w:r>
        <w:rPr>
          <w:rFonts w:ascii="inter-regular" w:hAnsi="inter-regular"/>
          <w:color w:val="000000"/>
          <w:bdr w:val="none" w:sz="0" w:space="0" w:color="auto" w:frame="1"/>
        </w:rPr>
        <w:t>  </w:t>
      </w:r>
    </w:p>
    <w:p w14:paraId="03586ABE" w14:textId="77777777" w:rsidR="00DD7A94" w:rsidRDefault="00DD7A94" w:rsidP="00DD7A94">
      <w:pPr>
        <w:pStyle w:val="alt"/>
        <w:numPr>
          <w:ilvl w:val="0"/>
          <w:numId w:val="206"/>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catch</w:t>
      </w:r>
      <w:r>
        <w:rPr>
          <w:rFonts w:ascii="inter-regular" w:hAnsi="inter-regular"/>
          <w:color w:val="000000"/>
          <w:bdr w:val="none" w:sz="0" w:space="0" w:color="auto" w:frame="1"/>
        </w:rPr>
        <w:t>(Exception e)  </w:t>
      </w:r>
    </w:p>
    <w:p w14:paraId="7203AA73" w14:textId="77777777" w:rsidR="00DD7A94" w:rsidRDefault="00DD7A94" w:rsidP="00DD7A94">
      <w:pPr>
        <w:numPr>
          <w:ilvl w:val="0"/>
          <w:numId w:val="206"/>
        </w:numPr>
        <w:spacing w:after="0" w:line="375" w:lineRule="atLeast"/>
        <w:jc w:val="both"/>
        <w:rPr>
          <w:rFonts w:ascii="inter-regular" w:hAnsi="inter-regular"/>
          <w:color w:val="000000"/>
        </w:rPr>
      </w:pPr>
      <w:r>
        <w:rPr>
          <w:rFonts w:ascii="inter-regular" w:hAnsi="inter-regular"/>
          <w:color w:val="000000"/>
          <w:bdr w:val="none" w:sz="0" w:space="0" w:color="auto" w:frame="1"/>
        </w:rPr>
        <w:t>        {  </w:t>
      </w:r>
    </w:p>
    <w:p w14:paraId="11AEFD29" w14:textId="77777777" w:rsidR="00DD7A94" w:rsidRDefault="00DD7A94" w:rsidP="00DD7A94">
      <w:pPr>
        <w:pStyle w:val="alt"/>
        <w:numPr>
          <w:ilvl w:val="0"/>
          <w:numId w:val="206"/>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w:t>
      </w:r>
      <w:r>
        <w:rPr>
          <w:rStyle w:val="comment"/>
          <w:rFonts w:ascii="inter-regular" w:hAnsi="inter-regular"/>
          <w:color w:val="008200"/>
          <w:bdr w:val="none" w:sz="0" w:space="0" w:color="auto" w:frame="1"/>
        </w:rPr>
        <w:t>// displaying the custom message</w:t>
      </w:r>
      <w:r>
        <w:rPr>
          <w:rFonts w:ascii="inter-regular" w:hAnsi="inter-regular"/>
          <w:color w:val="000000"/>
          <w:bdr w:val="none" w:sz="0" w:space="0" w:color="auto" w:frame="1"/>
        </w:rPr>
        <w:t>  </w:t>
      </w:r>
    </w:p>
    <w:p w14:paraId="0132B948" w14:textId="77777777" w:rsidR="00DD7A94" w:rsidRDefault="00DD7A94" w:rsidP="00DD7A94">
      <w:pPr>
        <w:numPr>
          <w:ilvl w:val="0"/>
          <w:numId w:val="206"/>
        </w:numPr>
        <w:spacing w:after="0" w:line="375" w:lineRule="atLeast"/>
        <w:jc w:val="both"/>
        <w:rPr>
          <w:rFonts w:ascii="inter-regular" w:hAnsi="inter-regular"/>
          <w:color w:val="000000"/>
        </w:rPr>
      </w:pPr>
      <w:r>
        <w:rPr>
          <w:rFonts w:ascii="inter-regular" w:hAnsi="inter-regular"/>
          <w:color w:val="000000"/>
          <w:bdr w:val="none" w:sz="0" w:space="0" w:color="auto" w:frame="1"/>
        </w:rPr>
        <w:t>            System.out.println(</w:t>
      </w:r>
      <w:r>
        <w:rPr>
          <w:rStyle w:val="string"/>
          <w:rFonts w:ascii="inter-regular" w:hAnsi="inter-regular"/>
          <w:color w:val="0000FF"/>
          <w:bdr w:val="none" w:sz="0" w:space="0" w:color="auto" w:frame="1"/>
        </w:rPr>
        <w:t>"Can't divided by zero"</w:t>
      </w:r>
      <w:r>
        <w:rPr>
          <w:rFonts w:ascii="inter-regular" w:hAnsi="inter-regular"/>
          <w:color w:val="000000"/>
          <w:bdr w:val="none" w:sz="0" w:space="0" w:color="auto" w:frame="1"/>
        </w:rPr>
        <w:t>);  </w:t>
      </w:r>
    </w:p>
    <w:p w14:paraId="11FAB927" w14:textId="77777777" w:rsidR="00DD7A94" w:rsidRDefault="00DD7A94" w:rsidP="00DD7A94">
      <w:pPr>
        <w:pStyle w:val="alt"/>
        <w:numPr>
          <w:ilvl w:val="0"/>
          <w:numId w:val="206"/>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  </w:t>
      </w:r>
    </w:p>
    <w:p w14:paraId="5A9DD746" w14:textId="77777777" w:rsidR="00DD7A94" w:rsidRDefault="00DD7A94" w:rsidP="00DD7A94">
      <w:pPr>
        <w:numPr>
          <w:ilvl w:val="0"/>
          <w:numId w:val="206"/>
        </w:numPr>
        <w:spacing w:after="0" w:line="375" w:lineRule="atLeast"/>
        <w:jc w:val="both"/>
        <w:rPr>
          <w:rFonts w:ascii="inter-regular" w:hAnsi="inter-regular"/>
          <w:color w:val="000000"/>
        </w:rPr>
      </w:pPr>
      <w:r>
        <w:rPr>
          <w:rFonts w:ascii="inter-regular" w:hAnsi="inter-regular"/>
          <w:color w:val="000000"/>
          <w:bdr w:val="none" w:sz="0" w:space="0" w:color="auto" w:frame="1"/>
        </w:rPr>
        <w:t>    }  </w:t>
      </w:r>
    </w:p>
    <w:p w14:paraId="7458700E" w14:textId="77777777" w:rsidR="00DD7A94" w:rsidRDefault="00DD7A94" w:rsidP="00DD7A94">
      <w:pPr>
        <w:pStyle w:val="alt"/>
        <w:numPr>
          <w:ilvl w:val="0"/>
          <w:numId w:val="206"/>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w:t>
      </w:r>
    </w:p>
    <w:p w14:paraId="7FCFC683" w14:textId="77777777" w:rsidR="00DD7A94" w:rsidRDefault="00DD7A94" w:rsidP="00DD7A94">
      <w:pPr>
        <w:numPr>
          <w:ilvl w:val="0"/>
          <w:numId w:val="206"/>
        </w:numPr>
        <w:spacing w:after="0" w:line="375" w:lineRule="atLeast"/>
        <w:jc w:val="both"/>
        <w:rPr>
          <w:rFonts w:ascii="inter-regular" w:hAnsi="inter-regular"/>
          <w:color w:val="000000"/>
        </w:rPr>
      </w:pPr>
      <w:r>
        <w:rPr>
          <w:rFonts w:ascii="inter-regular" w:hAnsi="inter-regular"/>
          <w:color w:val="000000"/>
          <w:bdr w:val="none" w:sz="0" w:space="0" w:color="auto" w:frame="1"/>
        </w:rPr>
        <w:t>}  </w:t>
      </w:r>
    </w:p>
    <w:p w14:paraId="60FF927D" w14:textId="77777777" w:rsidR="00DD7A94" w:rsidRDefault="00DD7A94" w:rsidP="00DD7A94">
      <w:pPr>
        <w:spacing w:line="240" w:lineRule="auto"/>
        <w:rPr>
          <w:rFonts w:ascii="Times New Roman" w:hAnsi="Times New Roman"/>
        </w:rPr>
      </w:pPr>
      <w:hyperlink r:id="rId171" w:tgtFrame="_blank" w:history="1">
        <w:r>
          <w:rPr>
            <w:rStyle w:val="Hyperlink"/>
            <w:rFonts w:ascii="Verdana" w:hAnsi="Verdana"/>
            <w:b/>
            <w:bCs/>
            <w:color w:val="FFFFFF"/>
            <w:sz w:val="20"/>
            <w:szCs w:val="20"/>
            <w:shd w:val="clear" w:color="auto" w:fill="4CAF50"/>
          </w:rPr>
          <w:t>Test it Now</w:t>
        </w:r>
      </w:hyperlink>
    </w:p>
    <w:p w14:paraId="47A3ABD6" w14:textId="77777777" w:rsidR="00DD7A94" w:rsidRDefault="00DD7A94" w:rsidP="00DD7A94">
      <w:pPr>
        <w:pStyle w:val="NormalWeb"/>
        <w:shd w:val="clear" w:color="auto" w:fill="FFFFFF"/>
        <w:jc w:val="both"/>
        <w:rPr>
          <w:rFonts w:ascii="inter-regular" w:hAnsi="inter-regular"/>
          <w:color w:val="333333"/>
        </w:rPr>
      </w:pPr>
      <w:r>
        <w:rPr>
          <w:rStyle w:val="Strong"/>
          <w:rFonts w:ascii="Segoe UI" w:hAnsi="Segoe UI" w:cs="Segoe UI"/>
          <w:color w:val="333333"/>
        </w:rPr>
        <w:t>Output:</w:t>
      </w:r>
    </w:p>
    <w:p w14:paraId="6D041631" w14:textId="77777777" w:rsidR="00DD7A94" w:rsidRDefault="00DD7A94" w:rsidP="00DD7A94">
      <w:pPr>
        <w:pStyle w:val="HTMLPreformatted"/>
        <w:shd w:val="clear" w:color="auto" w:fill="EEEEEE"/>
        <w:jc w:val="both"/>
        <w:rPr>
          <w:color w:val="535559"/>
        </w:rPr>
      </w:pPr>
      <w:r>
        <w:rPr>
          <w:color w:val="535559"/>
        </w:rPr>
        <w:t>Can't divided by zero</w:t>
      </w:r>
    </w:p>
    <w:p w14:paraId="50D453C1" w14:textId="77777777" w:rsidR="00DD7A94" w:rsidRDefault="00DD7A94" w:rsidP="00DD7A94">
      <w:pPr>
        <w:pStyle w:val="Heading3"/>
        <w:shd w:val="clear" w:color="auto" w:fill="FFFFFF"/>
        <w:spacing w:line="312" w:lineRule="atLeast"/>
        <w:jc w:val="both"/>
        <w:rPr>
          <w:rFonts w:ascii="Helvetica" w:hAnsi="Helvetica"/>
          <w:color w:val="610B4B"/>
          <w:sz w:val="32"/>
          <w:szCs w:val="32"/>
        </w:rPr>
      </w:pPr>
      <w:r>
        <w:rPr>
          <w:rFonts w:ascii="Helvetica" w:hAnsi="Helvetica"/>
          <w:b/>
          <w:bCs/>
          <w:color w:val="610B4B"/>
          <w:sz w:val="32"/>
          <w:szCs w:val="32"/>
        </w:rPr>
        <w:t>Example 6</w:t>
      </w:r>
    </w:p>
    <w:p w14:paraId="7C9DF9FD" w14:textId="77777777" w:rsidR="00DD7A94" w:rsidRDefault="00DD7A94" w:rsidP="00DD7A94">
      <w:pPr>
        <w:pStyle w:val="NormalWeb"/>
        <w:shd w:val="clear" w:color="auto" w:fill="FFFFFF"/>
        <w:jc w:val="both"/>
        <w:rPr>
          <w:rFonts w:ascii="inter-regular" w:hAnsi="inter-regular"/>
          <w:color w:val="333333"/>
        </w:rPr>
      </w:pPr>
      <w:r>
        <w:rPr>
          <w:rFonts w:ascii="inter-regular" w:hAnsi="inter-regular"/>
          <w:color w:val="333333"/>
        </w:rPr>
        <w:t>Let's see an example to resolve the exception in a catch block.</w:t>
      </w:r>
    </w:p>
    <w:p w14:paraId="538C47CF" w14:textId="77777777" w:rsidR="00DD7A94" w:rsidRDefault="00DD7A94" w:rsidP="00DD7A94">
      <w:pPr>
        <w:pStyle w:val="NormalWeb"/>
        <w:shd w:val="clear" w:color="auto" w:fill="FFFFFF"/>
        <w:jc w:val="both"/>
        <w:rPr>
          <w:rFonts w:ascii="inter-regular" w:hAnsi="inter-regular"/>
          <w:color w:val="333333"/>
        </w:rPr>
      </w:pPr>
      <w:r>
        <w:rPr>
          <w:rStyle w:val="Strong"/>
          <w:rFonts w:ascii="Segoe UI" w:hAnsi="Segoe UI" w:cs="Segoe UI"/>
          <w:color w:val="333333"/>
        </w:rPr>
        <w:t>TryCatchExample6.java</w:t>
      </w:r>
    </w:p>
    <w:p w14:paraId="47ABB56D" w14:textId="77777777" w:rsidR="00DD7A94" w:rsidRDefault="00DD7A94" w:rsidP="00DD7A94">
      <w:pPr>
        <w:pStyle w:val="alt"/>
        <w:numPr>
          <w:ilvl w:val="0"/>
          <w:numId w:val="207"/>
        </w:numPr>
        <w:spacing w:before="0" w:beforeAutospacing="0" w:after="0" w:afterAutospacing="0" w:line="375" w:lineRule="atLeast"/>
        <w:jc w:val="both"/>
        <w:rPr>
          <w:rFonts w:ascii="inter-regular" w:hAnsi="inter-regular"/>
          <w:color w:val="000000"/>
        </w:rPr>
      </w:pPr>
      <w:r>
        <w:rPr>
          <w:rStyle w:val="keyword"/>
          <w:rFonts w:ascii="inter-regular" w:hAnsi="inter-regular"/>
          <w:b/>
          <w:bCs/>
          <w:color w:val="006699"/>
          <w:bdr w:val="none" w:sz="0" w:space="0" w:color="auto" w:frame="1"/>
        </w:rPr>
        <w:t>public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class</w:t>
      </w:r>
      <w:r>
        <w:rPr>
          <w:rFonts w:ascii="inter-regular" w:hAnsi="inter-regular"/>
          <w:color w:val="000000"/>
          <w:bdr w:val="none" w:sz="0" w:space="0" w:color="auto" w:frame="1"/>
        </w:rPr>
        <w:t> TryCatchExample6 {  </w:t>
      </w:r>
    </w:p>
    <w:p w14:paraId="215BFFA6" w14:textId="77777777" w:rsidR="00DD7A94" w:rsidRDefault="00DD7A94" w:rsidP="00DD7A94">
      <w:pPr>
        <w:numPr>
          <w:ilvl w:val="0"/>
          <w:numId w:val="207"/>
        </w:numPr>
        <w:spacing w:after="0" w:line="375" w:lineRule="atLeast"/>
        <w:jc w:val="both"/>
        <w:rPr>
          <w:rFonts w:ascii="inter-regular" w:hAnsi="inter-regular"/>
          <w:color w:val="000000"/>
        </w:rPr>
      </w:pPr>
      <w:r>
        <w:rPr>
          <w:rFonts w:ascii="inter-regular" w:hAnsi="inter-regular"/>
          <w:color w:val="000000"/>
          <w:bdr w:val="none" w:sz="0" w:space="0" w:color="auto" w:frame="1"/>
        </w:rPr>
        <w:t>  </w:t>
      </w:r>
    </w:p>
    <w:p w14:paraId="616B501B" w14:textId="77777777" w:rsidR="00DD7A94" w:rsidRDefault="00DD7A94" w:rsidP="00DD7A94">
      <w:pPr>
        <w:pStyle w:val="alt"/>
        <w:numPr>
          <w:ilvl w:val="0"/>
          <w:numId w:val="207"/>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public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static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void</w:t>
      </w:r>
      <w:r>
        <w:rPr>
          <w:rFonts w:ascii="inter-regular" w:hAnsi="inter-regular"/>
          <w:color w:val="000000"/>
          <w:bdr w:val="none" w:sz="0" w:space="0" w:color="auto" w:frame="1"/>
        </w:rPr>
        <w:t> main(String[] args) {  </w:t>
      </w:r>
    </w:p>
    <w:p w14:paraId="6CECFC9D" w14:textId="77777777" w:rsidR="00DD7A94" w:rsidRDefault="00DD7A94" w:rsidP="00DD7A94">
      <w:pPr>
        <w:numPr>
          <w:ilvl w:val="0"/>
          <w:numId w:val="207"/>
        </w:numPr>
        <w:spacing w:after="0" w:line="375" w:lineRule="atLeast"/>
        <w:jc w:val="both"/>
        <w:rPr>
          <w:rFonts w:ascii="inter-regular" w:hAnsi="inter-regular"/>
          <w:color w:val="000000"/>
        </w:rPr>
      </w:pP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int</w:t>
      </w:r>
      <w:r>
        <w:rPr>
          <w:rFonts w:ascii="inter-regular" w:hAnsi="inter-regular"/>
          <w:color w:val="000000"/>
          <w:bdr w:val="none" w:sz="0" w:space="0" w:color="auto" w:frame="1"/>
        </w:rPr>
        <w:t> i=</w:t>
      </w:r>
      <w:r>
        <w:rPr>
          <w:rStyle w:val="number"/>
          <w:rFonts w:ascii="inter-regular" w:hAnsi="inter-regular"/>
          <w:color w:val="C00000"/>
          <w:bdr w:val="none" w:sz="0" w:space="0" w:color="auto" w:frame="1"/>
        </w:rPr>
        <w:t>50</w:t>
      </w:r>
      <w:r>
        <w:rPr>
          <w:rFonts w:ascii="inter-regular" w:hAnsi="inter-regular"/>
          <w:color w:val="000000"/>
          <w:bdr w:val="none" w:sz="0" w:space="0" w:color="auto" w:frame="1"/>
        </w:rPr>
        <w:t>;  </w:t>
      </w:r>
    </w:p>
    <w:p w14:paraId="5AA406F3" w14:textId="77777777" w:rsidR="00DD7A94" w:rsidRDefault="00DD7A94" w:rsidP="00DD7A94">
      <w:pPr>
        <w:pStyle w:val="alt"/>
        <w:numPr>
          <w:ilvl w:val="0"/>
          <w:numId w:val="207"/>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int</w:t>
      </w:r>
      <w:r>
        <w:rPr>
          <w:rFonts w:ascii="inter-regular" w:hAnsi="inter-regular"/>
          <w:color w:val="000000"/>
          <w:bdr w:val="none" w:sz="0" w:space="0" w:color="auto" w:frame="1"/>
        </w:rPr>
        <w:t> j=</w:t>
      </w:r>
      <w:r>
        <w:rPr>
          <w:rStyle w:val="number"/>
          <w:rFonts w:ascii="inter-regular" w:hAnsi="inter-regular"/>
          <w:color w:val="C00000"/>
          <w:bdr w:val="none" w:sz="0" w:space="0" w:color="auto" w:frame="1"/>
        </w:rPr>
        <w:t>0</w:t>
      </w:r>
      <w:r>
        <w:rPr>
          <w:rFonts w:ascii="inter-regular" w:hAnsi="inter-regular"/>
          <w:color w:val="000000"/>
          <w:bdr w:val="none" w:sz="0" w:space="0" w:color="auto" w:frame="1"/>
        </w:rPr>
        <w:t>;  </w:t>
      </w:r>
    </w:p>
    <w:p w14:paraId="61AB721D" w14:textId="77777777" w:rsidR="00DD7A94" w:rsidRDefault="00DD7A94" w:rsidP="00DD7A94">
      <w:pPr>
        <w:numPr>
          <w:ilvl w:val="0"/>
          <w:numId w:val="207"/>
        </w:numPr>
        <w:spacing w:after="0" w:line="375" w:lineRule="atLeast"/>
        <w:jc w:val="both"/>
        <w:rPr>
          <w:rFonts w:ascii="inter-regular" w:hAnsi="inter-regular"/>
          <w:color w:val="000000"/>
        </w:rPr>
      </w:pP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int</w:t>
      </w:r>
      <w:r>
        <w:rPr>
          <w:rFonts w:ascii="inter-regular" w:hAnsi="inter-regular"/>
          <w:color w:val="000000"/>
          <w:bdr w:val="none" w:sz="0" w:space="0" w:color="auto" w:frame="1"/>
        </w:rPr>
        <w:t> data;  </w:t>
      </w:r>
    </w:p>
    <w:p w14:paraId="0945BA93" w14:textId="77777777" w:rsidR="00DD7A94" w:rsidRDefault="00DD7A94" w:rsidP="00DD7A94">
      <w:pPr>
        <w:pStyle w:val="alt"/>
        <w:numPr>
          <w:ilvl w:val="0"/>
          <w:numId w:val="207"/>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try</w:t>
      </w:r>
      <w:r>
        <w:rPr>
          <w:rFonts w:ascii="inter-regular" w:hAnsi="inter-regular"/>
          <w:color w:val="000000"/>
          <w:bdr w:val="none" w:sz="0" w:space="0" w:color="auto" w:frame="1"/>
        </w:rPr>
        <w:t>  </w:t>
      </w:r>
    </w:p>
    <w:p w14:paraId="53134C6D" w14:textId="77777777" w:rsidR="00DD7A94" w:rsidRDefault="00DD7A94" w:rsidP="00DD7A94">
      <w:pPr>
        <w:numPr>
          <w:ilvl w:val="0"/>
          <w:numId w:val="207"/>
        </w:numPr>
        <w:spacing w:after="0" w:line="375" w:lineRule="atLeast"/>
        <w:jc w:val="both"/>
        <w:rPr>
          <w:rFonts w:ascii="inter-regular" w:hAnsi="inter-regular"/>
          <w:color w:val="000000"/>
        </w:rPr>
      </w:pPr>
      <w:r>
        <w:rPr>
          <w:rFonts w:ascii="inter-regular" w:hAnsi="inter-regular"/>
          <w:color w:val="000000"/>
          <w:bdr w:val="none" w:sz="0" w:space="0" w:color="auto" w:frame="1"/>
        </w:rPr>
        <w:t>        {  </w:t>
      </w:r>
    </w:p>
    <w:p w14:paraId="2667E630" w14:textId="77777777" w:rsidR="00DD7A94" w:rsidRDefault="00DD7A94" w:rsidP="00DD7A94">
      <w:pPr>
        <w:pStyle w:val="alt"/>
        <w:numPr>
          <w:ilvl w:val="0"/>
          <w:numId w:val="207"/>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data=i/j; </w:t>
      </w:r>
      <w:r>
        <w:rPr>
          <w:rStyle w:val="comment"/>
          <w:rFonts w:ascii="inter-regular" w:hAnsi="inter-regular"/>
          <w:color w:val="008200"/>
          <w:bdr w:val="none" w:sz="0" w:space="0" w:color="auto" w:frame="1"/>
        </w:rPr>
        <w:t>//may throw exception </w:t>
      </w:r>
      <w:r>
        <w:rPr>
          <w:rFonts w:ascii="inter-regular" w:hAnsi="inter-regular"/>
          <w:color w:val="000000"/>
          <w:bdr w:val="none" w:sz="0" w:space="0" w:color="auto" w:frame="1"/>
        </w:rPr>
        <w:t>  </w:t>
      </w:r>
    </w:p>
    <w:p w14:paraId="7AF68B30" w14:textId="77777777" w:rsidR="00DD7A94" w:rsidRDefault="00DD7A94" w:rsidP="00DD7A94">
      <w:pPr>
        <w:numPr>
          <w:ilvl w:val="0"/>
          <w:numId w:val="207"/>
        </w:numPr>
        <w:spacing w:after="0" w:line="375" w:lineRule="atLeast"/>
        <w:jc w:val="both"/>
        <w:rPr>
          <w:rFonts w:ascii="inter-regular" w:hAnsi="inter-regular"/>
          <w:color w:val="000000"/>
        </w:rPr>
      </w:pPr>
      <w:r>
        <w:rPr>
          <w:rFonts w:ascii="inter-regular" w:hAnsi="inter-regular"/>
          <w:color w:val="000000"/>
          <w:bdr w:val="none" w:sz="0" w:space="0" w:color="auto" w:frame="1"/>
        </w:rPr>
        <w:t>        }  </w:t>
      </w:r>
    </w:p>
    <w:p w14:paraId="5F46A2C7" w14:textId="77777777" w:rsidR="00DD7A94" w:rsidRDefault="00DD7A94" w:rsidP="00DD7A94">
      <w:pPr>
        <w:pStyle w:val="alt"/>
        <w:numPr>
          <w:ilvl w:val="0"/>
          <w:numId w:val="207"/>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w:t>
      </w:r>
      <w:r>
        <w:rPr>
          <w:rStyle w:val="comment"/>
          <w:rFonts w:ascii="inter-regular" w:hAnsi="inter-regular"/>
          <w:color w:val="008200"/>
          <w:bdr w:val="none" w:sz="0" w:space="0" w:color="auto" w:frame="1"/>
        </w:rPr>
        <w:t>// handling the exception</w:t>
      </w:r>
      <w:r>
        <w:rPr>
          <w:rFonts w:ascii="inter-regular" w:hAnsi="inter-regular"/>
          <w:color w:val="000000"/>
          <w:bdr w:val="none" w:sz="0" w:space="0" w:color="auto" w:frame="1"/>
        </w:rPr>
        <w:t>  </w:t>
      </w:r>
    </w:p>
    <w:p w14:paraId="33DF8D54" w14:textId="77777777" w:rsidR="00DD7A94" w:rsidRDefault="00DD7A94" w:rsidP="00DD7A94">
      <w:pPr>
        <w:numPr>
          <w:ilvl w:val="0"/>
          <w:numId w:val="207"/>
        </w:numPr>
        <w:spacing w:after="0" w:line="375" w:lineRule="atLeast"/>
        <w:jc w:val="both"/>
        <w:rPr>
          <w:rFonts w:ascii="inter-regular" w:hAnsi="inter-regular"/>
          <w:color w:val="000000"/>
        </w:rPr>
      </w:pP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catch</w:t>
      </w:r>
      <w:r>
        <w:rPr>
          <w:rFonts w:ascii="inter-regular" w:hAnsi="inter-regular"/>
          <w:color w:val="000000"/>
          <w:bdr w:val="none" w:sz="0" w:space="0" w:color="auto" w:frame="1"/>
        </w:rPr>
        <w:t>(Exception e)  </w:t>
      </w:r>
    </w:p>
    <w:p w14:paraId="223D8B9C" w14:textId="77777777" w:rsidR="00DD7A94" w:rsidRDefault="00DD7A94" w:rsidP="00DD7A94">
      <w:pPr>
        <w:pStyle w:val="alt"/>
        <w:numPr>
          <w:ilvl w:val="0"/>
          <w:numId w:val="207"/>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  </w:t>
      </w:r>
    </w:p>
    <w:p w14:paraId="2E21AD13" w14:textId="77777777" w:rsidR="00DD7A94" w:rsidRDefault="00DD7A94" w:rsidP="00DD7A94">
      <w:pPr>
        <w:numPr>
          <w:ilvl w:val="0"/>
          <w:numId w:val="207"/>
        </w:numPr>
        <w:spacing w:after="0" w:line="375" w:lineRule="atLeast"/>
        <w:jc w:val="both"/>
        <w:rPr>
          <w:rFonts w:ascii="inter-regular" w:hAnsi="inter-regular"/>
          <w:color w:val="000000"/>
        </w:rPr>
      </w:pPr>
      <w:r>
        <w:rPr>
          <w:rFonts w:ascii="inter-regular" w:hAnsi="inter-regular"/>
          <w:color w:val="000000"/>
          <w:bdr w:val="none" w:sz="0" w:space="0" w:color="auto" w:frame="1"/>
        </w:rPr>
        <w:t>             </w:t>
      </w:r>
      <w:r>
        <w:rPr>
          <w:rStyle w:val="comment"/>
          <w:rFonts w:ascii="inter-regular" w:hAnsi="inter-regular"/>
          <w:color w:val="008200"/>
          <w:bdr w:val="none" w:sz="0" w:space="0" w:color="auto" w:frame="1"/>
        </w:rPr>
        <w:t>// resolving the exception in catch block</w:t>
      </w:r>
      <w:r>
        <w:rPr>
          <w:rFonts w:ascii="inter-regular" w:hAnsi="inter-regular"/>
          <w:color w:val="000000"/>
          <w:bdr w:val="none" w:sz="0" w:space="0" w:color="auto" w:frame="1"/>
        </w:rPr>
        <w:t>  </w:t>
      </w:r>
    </w:p>
    <w:p w14:paraId="5CF97DBA" w14:textId="77777777" w:rsidR="00DD7A94" w:rsidRDefault="00DD7A94" w:rsidP="00DD7A94">
      <w:pPr>
        <w:pStyle w:val="alt"/>
        <w:numPr>
          <w:ilvl w:val="0"/>
          <w:numId w:val="207"/>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System.out.println(i/(j+</w:t>
      </w:r>
      <w:r>
        <w:rPr>
          <w:rStyle w:val="number"/>
          <w:rFonts w:ascii="inter-regular" w:hAnsi="inter-regular"/>
          <w:color w:val="C00000"/>
          <w:bdr w:val="none" w:sz="0" w:space="0" w:color="auto" w:frame="1"/>
        </w:rPr>
        <w:t>2</w:t>
      </w:r>
      <w:r>
        <w:rPr>
          <w:rFonts w:ascii="inter-regular" w:hAnsi="inter-regular"/>
          <w:color w:val="000000"/>
          <w:bdr w:val="none" w:sz="0" w:space="0" w:color="auto" w:frame="1"/>
        </w:rPr>
        <w:t>));  </w:t>
      </w:r>
    </w:p>
    <w:p w14:paraId="6A5941E1" w14:textId="77777777" w:rsidR="00DD7A94" w:rsidRDefault="00DD7A94" w:rsidP="00DD7A94">
      <w:pPr>
        <w:numPr>
          <w:ilvl w:val="0"/>
          <w:numId w:val="207"/>
        </w:numPr>
        <w:spacing w:after="0" w:line="375" w:lineRule="atLeast"/>
        <w:jc w:val="both"/>
        <w:rPr>
          <w:rFonts w:ascii="inter-regular" w:hAnsi="inter-regular"/>
          <w:color w:val="000000"/>
        </w:rPr>
      </w:pPr>
      <w:r>
        <w:rPr>
          <w:rFonts w:ascii="inter-regular" w:hAnsi="inter-regular"/>
          <w:color w:val="000000"/>
          <w:bdr w:val="none" w:sz="0" w:space="0" w:color="auto" w:frame="1"/>
        </w:rPr>
        <w:t>        }  </w:t>
      </w:r>
    </w:p>
    <w:p w14:paraId="7D41317F" w14:textId="77777777" w:rsidR="00DD7A94" w:rsidRDefault="00DD7A94" w:rsidP="00DD7A94">
      <w:pPr>
        <w:pStyle w:val="alt"/>
        <w:numPr>
          <w:ilvl w:val="0"/>
          <w:numId w:val="207"/>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  </w:t>
      </w:r>
    </w:p>
    <w:p w14:paraId="4914D065" w14:textId="77777777" w:rsidR="00DD7A94" w:rsidRDefault="00DD7A94" w:rsidP="00DD7A94">
      <w:pPr>
        <w:numPr>
          <w:ilvl w:val="0"/>
          <w:numId w:val="207"/>
        </w:numPr>
        <w:spacing w:after="0" w:line="375" w:lineRule="atLeast"/>
        <w:jc w:val="both"/>
        <w:rPr>
          <w:rFonts w:ascii="inter-regular" w:hAnsi="inter-regular"/>
          <w:color w:val="000000"/>
        </w:rPr>
      </w:pPr>
      <w:r>
        <w:rPr>
          <w:rFonts w:ascii="inter-regular" w:hAnsi="inter-regular"/>
          <w:color w:val="000000"/>
          <w:bdr w:val="none" w:sz="0" w:space="0" w:color="auto" w:frame="1"/>
        </w:rPr>
        <w:t>}  </w:t>
      </w:r>
    </w:p>
    <w:p w14:paraId="3E8B84E3" w14:textId="77777777" w:rsidR="00DD7A94" w:rsidRDefault="00DD7A94" w:rsidP="00DD7A94">
      <w:pPr>
        <w:spacing w:after="0" w:line="375" w:lineRule="atLeast"/>
        <w:jc w:val="both"/>
        <w:rPr>
          <w:rFonts w:ascii="inter-regular" w:hAnsi="inter-regular"/>
          <w:color w:val="000000"/>
        </w:rPr>
      </w:pPr>
      <w:hyperlink r:id="rId172" w:tgtFrame="_blank" w:history="1">
        <w:r>
          <w:rPr>
            <w:rStyle w:val="Hyperlink"/>
            <w:rFonts w:ascii="Verdana" w:hAnsi="Verdana"/>
            <w:b/>
            <w:bCs/>
            <w:color w:val="FFFFFF"/>
            <w:sz w:val="20"/>
            <w:szCs w:val="20"/>
            <w:shd w:val="clear" w:color="auto" w:fill="4CAF50"/>
          </w:rPr>
          <w:t>Test it Now</w:t>
        </w:r>
      </w:hyperlink>
    </w:p>
    <w:p w14:paraId="0975DC46" w14:textId="77777777" w:rsidR="00EA691B" w:rsidRDefault="00EA691B" w:rsidP="00EA691B">
      <w:pPr>
        <w:pStyle w:val="NormalWeb"/>
        <w:shd w:val="clear" w:color="auto" w:fill="FFFFFF"/>
        <w:jc w:val="both"/>
        <w:rPr>
          <w:rFonts w:ascii="inter-regular" w:hAnsi="inter-regular"/>
          <w:color w:val="333333"/>
        </w:rPr>
      </w:pPr>
      <w:r>
        <w:rPr>
          <w:rFonts w:ascii="inter-regular" w:hAnsi="inter-regular"/>
          <w:color w:val="333333"/>
        </w:rPr>
        <w:lastRenderedPageBreak/>
        <w:t>The Java throw keyword is used to throw an exception explicitly.</w:t>
      </w:r>
    </w:p>
    <w:p w14:paraId="09901AD0" w14:textId="77777777" w:rsidR="00EA691B" w:rsidRDefault="00EA691B" w:rsidP="00EA691B">
      <w:pPr>
        <w:pStyle w:val="NormalWeb"/>
        <w:shd w:val="clear" w:color="auto" w:fill="FFFFFF"/>
        <w:jc w:val="both"/>
        <w:rPr>
          <w:rFonts w:ascii="inter-regular" w:hAnsi="inter-regular"/>
          <w:color w:val="333333"/>
        </w:rPr>
      </w:pPr>
      <w:r>
        <w:rPr>
          <w:rFonts w:ascii="inter-regular" w:hAnsi="inter-regular"/>
          <w:color w:val="333333"/>
        </w:rPr>
        <w:t>We specify the </w:t>
      </w:r>
      <w:r>
        <w:rPr>
          <w:rStyle w:val="Strong"/>
          <w:rFonts w:ascii="Segoe UI" w:hAnsi="Segoe UI" w:cs="Segoe UI"/>
          <w:color w:val="333333"/>
        </w:rPr>
        <w:t>exception</w:t>
      </w:r>
      <w:r>
        <w:rPr>
          <w:rFonts w:ascii="inter-regular" w:hAnsi="inter-regular"/>
          <w:color w:val="333333"/>
        </w:rPr>
        <w:t> object which is to be thrown. The Exception has some message with it that provides the error description. These exceptions may be related to user inputs, server, etc.</w:t>
      </w:r>
    </w:p>
    <w:p w14:paraId="78614592" w14:textId="77777777" w:rsidR="00EA691B" w:rsidRDefault="00EA691B" w:rsidP="00EA691B">
      <w:pPr>
        <w:pStyle w:val="NormalWeb"/>
        <w:shd w:val="clear" w:color="auto" w:fill="FFFFFF"/>
        <w:jc w:val="both"/>
        <w:rPr>
          <w:rFonts w:ascii="inter-regular" w:hAnsi="inter-regular"/>
          <w:color w:val="333333"/>
        </w:rPr>
      </w:pPr>
      <w:r>
        <w:rPr>
          <w:rFonts w:ascii="inter-regular" w:hAnsi="inter-regular"/>
          <w:color w:val="333333"/>
        </w:rPr>
        <w:t>We can throw either checked or unchecked exceptions in Java by throw keyword. It is mainly used to throw a custom exception. We will discuss custom exceptions later in this section.</w:t>
      </w:r>
    </w:p>
    <w:p w14:paraId="46B6F217" w14:textId="77777777" w:rsidR="00EA691B" w:rsidRDefault="00EA691B" w:rsidP="00EA691B">
      <w:pPr>
        <w:pStyle w:val="NormalWeb"/>
        <w:shd w:val="clear" w:color="auto" w:fill="FFFFFF"/>
        <w:jc w:val="both"/>
        <w:rPr>
          <w:rFonts w:ascii="inter-regular" w:hAnsi="inter-regular"/>
          <w:color w:val="333333"/>
        </w:rPr>
      </w:pPr>
      <w:r>
        <w:rPr>
          <w:rFonts w:ascii="inter-regular" w:hAnsi="inter-regular"/>
          <w:color w:val="333333"/>
        </w:rPr>
        <w:t>We can also define our own set of conditions and throw an exception explicitly using throw keyword. For example, we can throw ArithmeticException if we divide a number by another number. Here, we just need to set the condition and throw exception using throw keyword.</w:t>
      </w:r>
    </w:p>
    <w:p w14:paraId="73724687" w14:textId="77777777" w:rsidR="00EA691B" w:rsidRDefault="00EA691B" w:rsidP="00EA691B">
      <w:pPr>
        <w:pStyle w:val="NormalWeb"/>
        <w:shd w:val="clear" w:color="auto" w:fill="FFFFFF"/>
        <w:jc w:val="both"/>
        <w:rPr>
          <w:rFonts w:ascii="inter-regular" w:hAnsi="inter-regular"/>
          <w:color w:val="333333"/>
        </w:rPr>
      </w:pPr>
      <w:r>
        <w:rPr>
          <w:rFonts w:ascii="inter-regular" w:hAnsi="inter-regular"/>
          <w:color w:val="333333"/>
        </w:rPr>
        <w:t>The syntax of the Java throw keyword is given below.</w:t>
      </w:r>
    </w:p>
    <w:p w14:paraId="020891A6" w14:textId="77777777" w:rsidR="00EA691B" w:rsidRDefault="00EA691B" w:rsidP="00EA691B">
      <w:pPr>
        <w:pStyle w:val="NormalWeb"/>
        <w:shd w:val="clear" w:color="auto" w:fill="FFFFFF"/>
        <w:jc w:val="both"/>
        <w:rPr>
          <w:rFonts w:ascii="inter-regular" w:hAnsi="inter-regular"/>
          <w:color w:val="333333"/>
        </w:rPr>
      </w:pPr>
      <w:r>
        <w:rPr>
          <w:rFonts w:ascii="inter-regular" w:hAnsi="inter-regular"/>
          <w:color w:val="333333"/>
        </w:rPr>
        <w:t>throw Instance i.e.,</w:t>
      </w:r>
    </w:p>
    <w:p w14:paraId="1DC8304C" w14:textId="77777777" w:rsidR="00EA691B" w:rsidRDefault="00EA691B" w:rsidP="00EA691B">
      <w:pPr>
        <w:pStyle w:val="alt"/>
        <w:numPr>
          <w:ilvl w:val="0"/>
          <w:numId w:val="208"/>
        </w:numPr>
        <w:spacing w:before="0" w:beforeAutospacing="0" w:after="0" w:afterAutospacing="0" w:line="375" w:lineRule="atLeast"/>
        <w:jc w:val="both"/>
        <w:rPr>
          <w:rFonts w:ascii="inter-regular" w:hAnsi="inter-regular"/>
          <w:color w:val="000000"/>
        </w:rPr>
      </w:pPr>
      <w:r>
        <w:rPr>
          <w:rStyle w:val="keyword"/>
          <w:rFonts w:ascii="inter-regular" w:hAnsi="inter-regular"/>
          <w:b/>
          <w:bCs/>
          <w:color w:val="006699"/>
          <w:bdr w:val="none" w:sz="0" w:space="0" w:color="auto" w:frame="1"/>
        </w:rPr>
        <w:t>throw</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new</w:t>
      </w:r>
      <w:r>
        <w:rPr>
          <w:rFonts w:ascii="inter-regular" w:hAnsi="inter-regular"/>
          <w:color w:val="000000"/>
          <w:bdr w:val="none" w:sz="0" w:space="0" w:color="auto" w:frame="1"/>
        </w:rPr>
        <w:t> exception_class(</w:t>
      </w:r>
      <w:r>
        <w:rPr>
          <w:rStyle w:val="string"/>
          <w:rFonts w:ascii="inter-regular" w:hAnsi="inter-regular"/>
          <w:color w:val="0000FF"/>
          <w:bdr w:val="none" w:sz="0" w:space="0" w:color="auto" w:frame="1"/>
        </w:rPr>
        <w:t>"error message"</w:t>
      </w:r>
      <w:r>
        <w:rPr>
          <w:rFonts w:ascii="inter-regular" w:hAnsi="inter-regular"/>
          <w:color w:val="000000"/>
          <w:bdr w:val="none" w:sz="0" w:space="0" w:color="auto" w:frame="1"/>
        </w:rPr>
        <w:t>);  </w:t>
      </w:r>
    </w:p>
    <w:p w14:paraId="23F1A6C9" w14:textId="77777777" w:rsidR="00EA691B" w:rsidRDefault="00EA691B" w:rsidP="00EA691B">
      <w:pPr>
        <w:pStyle w:val="NormalWeb"/>
        <w:shd w:val="clear" w:color="auto" w:fill="FFFFFF"/>
        <w:jc w:val="both"/>
        <w:rPr>
          <w:rFonts w:ascii="inter-regular" w:hAnsi="inter-regular"/>
          <w:color w:val="333333"/>
        </w:rPr>
      </w:pPr>
      <w:r>
        <w:rPr>
          <w:rFonts w:ascii="inter-regular" w:hAnsi="inter-regular"/>
          <w:color w:val="333333"/>
        </w:rPr>
        <w:t>Let's see the example of throw IOException.</w:t>
      </w:r>
    </w:p>
    <w:p w14:paraId="089828F7" w14:textId="77777777" w:rsidR="00EA691B" w:rsidRDefault="00EA691B" w:rsidP="00EA691B">
      <w:pPr>
        <w:pStyle w:val="alt"/>
        <w:numPr>
          <w:ilvl w:val="0"/>
          <w:numId w:val="209"/>
        </w:numPr>
        <w:spacing w:before="0" w:beforeAutospacing="0" w:after="0" w:afterAutospacing="0" w:line="375" w:lineRule="atLeast"/>
        <w:jc w:val="both"/>
        <w:rPr>
          <w:rFonts w:ascii="inter-regular" w:hAnsi="inter-regular"/>
          <w:color w:val="000000"/>
        </w:rPr>
      </w:pPr>
      <w:r>
        <w:rPr>
          <w:rStyle w:val="keyword"/>
          <w:rFonts w:ascii="inter-regular" w:hAnsi="inter-regular"/>
          <w:b/>
          <w:bCs/>
          <w:color w:val="006699"/>
          <w:bdr w:val="none" w:sz="0" w:space="0" w:color="auto" w:frame="1"/>
        </w:rPr>
        <w:t>throw</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new</w:t>
      </w:r>
      <w:r>
        <w:rPr>
          <w:rFonts w:ascii="inter-regular" w:hAnsi="inter-regular"/>
          <w:color w:val="000000"/>
          <w:bdr w:val="none" w:sz="0" w:space="0" w:color="auto" w:frame="1"/>
        </w:rPr>
        <w:t> IOException(</w:t>
      </w:r>
      <w:r>
        <w:rPr>
          <w:rStyle w:val="string"/>
          <w:rFonts w:ascii="inter-regular" w:hAnsi="inter-regular"/>
          <w:color w:val="0000FF"/>
          <w:bdr w:val="none" w:sz="0" w:space="0" w:color="auto" w:frame="1"/>
        </w:rPr>
        <w:t>"sorry device error"</w:t>
      </w:r>
      <w:r>
        <w:rPr>
          <w:rFonts w:ascii="inter-regular" w:hAnsi="inter-regular"/>
          <w:color w:val="000000"/>
          <w:bdr w:val="none" w:sz="0" w:space="0" w:color="auto" w:frame="1"/>
        </w:rPr>
        <w:t>);   </w:t>
      </w:r>
    </w:p>
    <w:p w14:paraId="50684B32" w14:textId="77777777" w:rsidR="00EA691B" w:rsidRDefault="00EA691B" w:rsidP="00EA691B">
      <w:pPr>
        <w:pStyle w:val="NormalWeb"/>
        <w:shd w:val="clear" w:color="auto" w:fill="FFFFFF"/>
        <w:jc w:val="both"/>
        <w:rPr>
          <w:rFonts w:ascii="inter-regular" w:hAnsi="inter-regular"/>
          <w:color w:val="333333"/>
        </w:rPr>
      </w:pPr>
      <w:r>
        <w:rPr>
          <w:rFonts w:ascii="inter-regular" w:hAnsi="inter-regular"/>
          <w:color w:val="333333"/>
        </w:rPr>
        <w:t>Where the Instance must be of type Throwable or subclass of Throwable. For example, Exception is the sub class of Throwable and the user-defined exceptions usually extend the Exception class.</w:t>
      </w:r>
    </w:p>
    <w:p w14:paraId="4C19913C" w14:textId="77777777" w:rsidR="00EA691B" w:rsidRDefault="00EA691B" w:rsidP="00EA691B">
      <w:pPr>
        <w:pStyle w:val="Heading2"/>
        <w:shd w:val="clear" w:color="auto" w:fill="FFFFFF"/>
        <w:spacing w:line="312" w:lineRule="atLeast"/>
        <w:jc w:val="both"/>
        <w:rPr>
          <w:rFonts w:ascii="Helvetica" w:hAnsi="Helvetica"/>
          <w:b w:val="0"/>
          <w:bCs w:val="0"/>
          <w:color w:val="610B38"/>
          <w:sz w:val="38"/>
          <w:szCs w:val="38"/>
        </w:rPr>
      </w:pPr>
      <w:r>
        <w:rPr>
          <w:rFonts w:ascii="Helvetica" w:hAnsi="Helvetica"/>
          <w:b w:val="0"/>
          <w:bCs w:val="0"/>
          <w:color w:val="610B38"/>
          <w:sz w:val="38"/>
          <w:szCs w:val="38"/>
        </w:rPr>
        <w:t>Java throw keyword Example</w:t>
      </w:r>
    </w:p>
    <w:p w14:paraId="0BE57CFF" w14:textId="77777777" w:rsidR="00EA691B" w:rsidRDefault="00EA691B" w:rsidP="00EA691B">
      <w:pPr>
        <w:pStyle w:val="Heading3"/>
        <w:shd w:val="clear" w:color="auto" w:fill="FFFFFF"/>
        <w:spacing w:line="312" w:lineRule="atLeast"/>
        <w:jc w:val="both"/>
        <w:rPr>
          <w:rFonts w:ascii="Helvetica" w:hAnsi="Helvetica"/>
          <w:b/>
          <w:bCs/>
          <w:color w:val="610B4B"/>
          <w:sz w:val="32"/>
          <w:szCs w:val="32"/>
        </w:rPr>
      </w:pPr>
      <w:r>
        <w:rPr>
          <w:rFonts w:ascii="Helvetica" w:hAnsi="Helvetica"/>
          <w:b/>
          <w:bCs/>
          <w:color w:val="610B4B"/>
          <w:sz w:val="32"/>
          <w:szCs w:val="32"/>
        </w:rPr>
        <w:t>Example 1: Throwing Unchecked Exception</w:t>
      </w:r>
    </w:p>
    <w:p w14:paraId="7DF90013" w14:textId="77777777" w:rsidR="00EA691B" w:rsidRDefault="00EA691B" w:rsidP="00EA691B">
      <w:pPr>
        <w:pStyle w:val="NormalWeb"/>
        <w:shd w:val="clear" w:color="auto" w:fill="FFFFFF"/>
        <w:jc w:val="both"/>
        <w:rPr>
          <w:rFonts w:ascii="inter-regular" w:hAnsi="inter-regular"/>
          <w:color w:val="333333"/>
        </w:rPr>
      </w:pPr>
      <w:r>
        <w:rPr>
          <w:rFonts w:ascii="inter-regular" w:hAnsi="inter-regular"/>
          <w:color w:val="333333"/>
        </w:rPr>
        <w:t>In this example, we have created a method named validate() that accepts an integer as a parameter. If the age is less than 18, we are throwing the ArithmeticException otherwise print a message welcome to vote.</w:t>
      </w:r>
    </w:p>
    <w:p w14:paraId="5484D701" w14:textId="77777777" w:rsidR="00EA691B" w:rsidRDefault="00EA691B" w:rsidP="00EA691B">
      <w:pPr>
        <w:pStyle w:val="NormalWeb"/>
        <w:shd w:val="clear" w:color="auto" w:fill="FFFFFF"/>
        <w:jc w:val="both"/>
        <w:rPr>
          <w:rFonts w:ascii="inter-regular" w:hAnsi="inter-regular"/>
          <w:color w:val="333333"/>
        </w:rPr>
      </w:pPr>
      <w:r>
        <w:rPr>
          <w:rStyle w:val="Strong"/>
          <w:rFonts w:ascii="Segoe UI" w:hAnsi="Segoe UI" w:cs="Segoe UI"/>
          <w:color w:val="333333"/>
        </w:rPr>
        <w:t>TestThrow1.java</w:t>
      </w:r>
    </w:p>
    <w:p w14:paraId="0739362E" w14:textId="77777777" w:rsidR="00EA691B" w:rsidRDefault="00EA691B" w:rsidP="00EA691B">
      <w:pPr>
        <w:pStyle w:val="NormalWeb"/>
        <w:shd w:val="clear" w:color="auto" w:fill="FFFFFF"/>
        <w:jc w:val="both"/>
        <w:rPr>
          <w:rFonts w:ascii="inter-regular" w:hAnsi="inter-regular"/>
          <w:color w:val="333333"/>
        </w:rPr>
      </w:pPr>
      <w:r>
        <w:rPr>
          <w:rFonts w:ascii="inter-regular" w:hAnsi="inter-regular"/>
          <w:color w:val="333333"/>
        </w:rPr>
        <w:t>In this example, we have created the validate method that takes integer value as a parameter. If the age is less than 18, we are throwing the ArithmeticException otherwise print a message welcome to vote.</w:t>
      </w:r>
    </w:p>
    <w:p w14:paraId="38E03D02" w14:textId="77777777" w:rsidR="00EA691B" w:rsidRDefault="00EA691B" w:rsidP="00EA691B">
      <w:pPr>
        <w:pStyle w:val="alt"/>
        <w:numPr>
          <w:ilvl w:val="0"/>
          <w:numId w:val="210"/>
        </w:numPr>
        <w:spacing w:before="0" w:beforeAutospacing="0" w:after="0" w:afterAutospacing="0" w:line="375" w:lineRule="atLeast"/>
        <w:jc w:val="both"/>
        <w:rPr>
          <w:rFonts w:ascii="inter-regular" w:hAnsi="inter-regular"/>
          <w:color w:val="000000"/>
        </w:rPr>
      </w:pPr>
      <w:r>
        <w:rPr>
          <w:rStyle w:val="keyword"/>
          <w:rFonts w:ascii="inter-regular" w:hAnsi="inter-regular"/>
          <w:b/>
          <w:bCs/>
          <w:color w:val="006699"/>
          <w:bdr w:val="none" w:sz="0" w:space="0" w:color="auto" w:frame="1"/>
        </w:rPr>
        <w:t>public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class</w:t>
      </w:r>
      <w:r>
        <w:rPr>
          <w:rFonts w:ascii="inter-regular" w:hAnsi="inter-regular"/>
          <w:color w:val="000000"/>
          <w:bdr w:val="none" w:sz="0" w:space="0" w:color="auto" w:frame="1"/>
        </w:rPr>
        <w:t> TestThrow1 {   </w:t>
      </w:r>
    </w:p>
    <w:p w14:paraId="0D913558" w14:textId="77777777" w:rsidR="00EA691B" w:rsidRDefault="00EA691B" w:rsidP="00EA691B">
      <w:pPr>
        <w:numPr>
          <w:ilvl w:val="0"/>
          <w:numId w:val="210"/>
        </w:numPr>
        <w:spacing w:after="0" w:line="375" w:lineRule="atLeast"/>
        <w:jc w:val="both"/>
        <w:rPr>
          <w:rFonts w:ascii="inter-regular" w:hAnsi="inter-regular"/>
          <w:color w:val="000000"/>
        </w:rPr>
      </w:pPr>
      <w:r>
        <w:rPr>
          <w:rFonts w:ascii="inter-regular" w:hAnsi="inter-regular"/>
          <w:color w:val="000000"/>
          <w:bdr w:val="none" w:sz="0" w:space="0" w:color="auto" w:frame="1"/>
        </w:rPr>
        <w:t>    </w:t>
      </w:r>
      <w:r>
        <w:rPr>
          <w:rStyle w:val="comment"/>
          <w:rFonts w:ascii="inter-regular" w:hAnsi="inter-regular"/>
          <w:color w:val="008200"/>
          <w:bdr w:val="none" w:sz="0" w:space="0" w:color="auto" w:frame="1"/>
        </w:rPr>
        <w:t>//function to check if person is eligible to vote or not </w:t>
      </w:r>
      <w:r>
        <w:rPr>
          <w:rFonts w:ascii="inter-regular" w:hAnsi="inter-regular"/>
          <w:color w:val="000000"/>
          <w:bdr w:val="none" w:sz="0" w:space="0" w:color="auto" w:frame="1"/>
        </w:rPr>
        <w:t>  </w:t>
      </w:r>
    </w:p>
    <w:p w14:paraId="16B82C9D" w14:textId="77777777" w:rsidR="00EA691B" w:rsidRDefault="00EA691B" w:rsidP="00EA691B">
      <w:pPr>
        <w:pStyle w:val="alt"/>
        <w:numPr>
          <w:ilvl w:val="0"/>
          <w:numId w:val="210"/>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public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static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void</w:t>
      </w:r>
      <w:r>
        <w:rPr>
          <w:rFonts w:ascii="inter-regular" w:hAnsi="inter-regular"/>
          <w:color w:val="000000"/>
          <w:bdr w:val="none" w:sz="0" w:space="0" w:color="auto" w:frame="1"/>
        </w:rPr>
        <w:t> validate(</w:t>
      </w:r>
      <w:r>
        <w:rPr>
          <w:rStyle w:val="keyword"/>
          <w:rFonts w:ascii="inter-regular" w:hAnsi="inter-regular"/>
          <w:b/>
          <w:bCs/>
          <w:color w:val="006699"/>
          <w:bdr w:val="none" w:sz="0" w:space="0" w:color="auto" w:frame="1"/>
        </w:rPr>
        <w:t>int</w:t>
      </w:r>
      <w:r>
        <w:rPr>
          <w:rFonts w:ascii="inter-regular" w:hAnsi="inter-regular"/>
          <w:color w:val="000000"/>
          <w:bdr w:val="none" w:sz="0" w:space="0" w:color="auto" w:frame="1"/>
        </w:rPr>
        <w:t> age) {  </w:t>
      </w:r>
    </w:p>
    <w:p w14:paraId="32944CFE" w14:textId="77777777" w:rsidR="00EA691B" w:rsidRDefault="00EA691B" w:rsidP="00EA691B">
      <w:pPr>
        <w:numPr>
          <w:ilvl w:val="0"/>
          <w:numId w:val="210"/>
        </w:numPr>
        <w:spacing w:after="0" w:line="375" w:lineRule="atLeast"/>
        <w:jc w:val="both"/>
        <w:rPr>
          <w:rFonts w:ascii="inter-regular" w:hAnsi="inter-regular"/>
          <w:color w:val="000000"/>
        </w:rPr>
      </w:pPr>
      <w:r>
        <w:rPr>
          <w:rFonts w:ascii="inter-regular" w:hAnsi="inter-regular"/>
          <w:color w:val="000000"/>
          <w:bdr w:val="none" w:sz="0" w:space="0" w:color="auto" w:frame="1"/>
        </w:rPr>
        <w:lastRenderedPageBreak/>
        <w:t>        </w:t>
      </w:r>
      <w:r>
        <w:rPr>
          <w:rStyle w:val="keyword"/>
          <w:rFonts w:ascii="inter-regular" w:hAnsi="inter-regular"/>
          <w:b/>
          <w:bCs/>
          <w:color w:val="006699"/>
          <w:bdr w:val="none" w:sz="0" w:space="0" w:color="auto" w:frame="1"/>
        </w:rPr>
        <w:t>if</w:t>
      </w:r>
      <w:r>
        <w:rPr>
          <w:rFonts w:ascii="inter-regular" w:hAnsi="inter-regular"/>
          <w:color w:val="000000"/>
          <w:bdr w:val="none" w:sz="0" w:space="0" w:color="auto" w:frame="1"/>
        </w:rPr>
        <w:t>(age&lt;</w:t>
      </w:r>
      <w:r>
        <w:rPr>
          <w:rStyle w:val="number"/>
          <w:rFonts w:ascii="inter-regular" w:hAnsi="inter-regular"/>
          <w:color w:val="C00000"/>
          <w:bdr w:val="none" w:sz="0" w:space="0" w:color="auto" w:frame="1"/>
        </w:rPr>
        <w:t>18</w:t>
      </w:r>
      <w:r>
        <w:rPr>
          <w:rFonts w:ascii="inter-regular" w:hAnsi="inter-regular"/>
          <w:color w:val="000000"/>
          <w:bdr w:val="none" w:sz="0" w:space="0" w:color="auto" w:frame="1"/>
        </w:rPr>
        <w:t>) {  </w:t>
      </w:r>
    </w:p>
    <w:p w14:paraId="7E5A6A76" w14:textId="77777777" w:rsidR="00EA691B" w:rsidRDefault="00EA691B" w:rsidP="00EA691B">
      <w:pPr>
        <w:pStyle w:val="alt"/>
        <w:numPr>
          <w:ilvl w:val="0"/>
          <w:numId w:val="210"/>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w:t>
      </w:r>
      <w:r>
        <w:rPr>
          <w:rStyle w:val="comment"/>
          <w:rFonts w:ascii="inter-regular" w:hAnsi="inter-regular"/>
          <w:color w:val="008200"/>
          <w:bdr w:val="none" w:sz="0" w:space="0" w:color="auto" w:frame="1"/>
        </w:rPr>
        <w:t>//throw Arithmetic exception if not eligible to vote</w:t>
      </w:r>
      <w:r>
        <w:rPr>
          <w:rFonts w:ascii="inter-regular" w:hAnsi="inter-regular"/>
          <w:color w:val="000000"/>
          <w:bdr w:val="none" w:sz="0" w:space="0" w:color="auto" w:frame="1"/>
        </w:rPr>
        <w:t>  </w:t>
      </w:r>
    </w:p>
    <w:p w14:paraId="6DB327ED" w14:textId="77777777" w:rsidR="00EA691B" w:rsidRDefault="00EA691B" w:rsidP="00EA691B">
      <w:pPr>
        <w:numPr>
          <w:ilvl w:val="0"/>
          <w:numId w:val="210"/>
        </w:numPr>
        <w:spacing w:after="0" w:line="375" w:lineRule="atLeast"/>
        <w:jc w:val="both"/>
        <w:rPr>
          <w:rFonts w:ascii="inter-regular" w:hAnsi="inter-regular"/>
          <w:color w:val="000000"/>
        </w:rPr>
      </w:pP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throw</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new</w:t>
      </w:r>
      <w:r>
        <w:rPr>
          <w:rFonts w:ascii="inter-regular" w:hAnsi="inter-regular"/>
          <w:color w:val="000000"/>
          <w:bdr w:val="none" w:sz="0" w:space="0" w:color="auto" w:frame="1"/>
        </w:rPr>
        <w:t> ArithmeticException(</w:t>
      </w:r>
      <w:r>
        <w:rPr>
          <w:rStyle w:val="string"/>
          <w:rFonts w:ascii="inter-regular" w:hAnsi="inter-regular"/>
          <w:color w:val="0000FF"/>
          <w:bdr w:val="none" w:sz="0" w:space="0" w:color="auto" w:frame="1"/>
        </w:rPr>
        <w:t>"Person is not eligible to vote"</w:t>
      </w:r>
      <w:r>
        <w:rPr>
          <w:rFonts w:ascii="inter-regular" w:hAnsi="inter-regular"/>
          <w:color w:val="000000"/>
          <w:bdr w:val="none" w:sz="0" w:space="0" w:color="auto" w:frame="1"/>
        </w:rPr>
        <w:t>);    </w:t>
      </w:r>
    </w:p>
    <w:p w14:paraId="0D0FA111" w14:textId="77777777" w:rsidR="00EA691B" w:rsidRDefault="00EA691B" w:rsidP="00EA691B">
      <w:pPr>
        <w:pStyle w:val="alt"/>
        <w:numPr>
          <w:ilvl w:val="0"/>
          <w:numId w:val="210"/>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  </w:t>
      </w:r>
    </w:p>
    <w:p w14:paraId="2BA2C74B" w14:textId="77777777" w:rsidR="00EA691B" w:rsidRDefault="00EA691B" w:rsidP="00EA691B">
      <w:pPr>
        <w:numPr>
          <w:ilvl w:val="0"/>
          <w:numId w:val="210"/>
        </w:numPr>
        <w:spacing w:after="0" w:line="375" w:lineRule="atLeast"/>
        <w:jc w:val="both"/>
        <w:rPr>
          <w:rFonts w:ascii="inter-regular" w:hAnsi="inter-regular"/>
          <w:color w:val="000000"/>
        </w:rPr>
      </w:pP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else</w:t>
      </w:r>
      <w:r>
        <w:rPr>
          <w:rFonts w:ascii="inter-regular" w:hAnsi="inter-regular"/>
          <w:color w:val="000000"/>
          <w:bdr w:val="none" w:sz="0" w:space="0" w:color="auto" w:frame="1"/>
        </w:rPr>
        <w:t> {  </w:t>
      </w:r>
    </w:p>
    <w:p w14:paraId="1EC451FA" w14:textId="77777777" w:rsidR="00EA691B" w:rsidRDefault="00EA691B" w:rsidP="00EA691B">
      <w:pPr>
        <w:pStyle w:val="alt"/>
        <w:numPr>
          <w:ilvl w:val="0"/>
          <w:numId w:val="210"/>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System.out.println(</w:t>
      </w:r>
      <w:r>
        <w:rPr>
          <w:rStyle w:val="string"/>
          <w:rFonts w:ascii="inter-regular" w:hAnsi="inter-regular"/>
          <w:color w:val="0000FF"/>
          <w:bdr w:val="none" w:sz="0" w:space="0" w:color="auto" w:frame="1"/>
        </w:rPr>
        <w:t>"Person is eligible to vote!!"</w:t>
      </w:r>
      <w:r>
        <w:rPr>
          <w:rFonts w:ascii="inter-regular" w:hAnsi="inter-regular"/>
          <w:color w:val="000000"/>
          <w:bdr w:val="none" w:sz="0" w:space="0" w:color="auto" w:frame="1"/>
        </w:rPr>
        <w:t>);  </w:t>
      </w:r>
    </w:p>
    <w:p w14:paraId="6C89B377" w14:textId="77777777" w:rsidR="00EA691B" w:rsidRDefault="00EA691B" w:rsidP="00EA691B">
      <w:pPr>
        <w:numPr>
          <w:ilvl w:val="0"/>
          <w:numId w:val="210"/>
        </w:numPr>
        <w:spacing w:after="0" w:line="375" w:lineRule="atLeast"/>
        <w:jc w:val="both"/>
        <w:rPr>
          <w:rFonts w:ascii="inter-regular" w:hAnsi="inter-regular"/>
          <w:color w:val="000000"/>
        </w:rPr>
      </w:pPr>
      <w:r>
        <w:rPr>
          <w:rFonts w:ascii="inter-regular" w:hAnsi="inter-regular"/>
          <w:color w:val="000000"/>
          <w:bdr w:val="none" w:sz="0" w:space="0" w:color="auto" w:frame="1"/>
        </w:rPr>
        <w:t>        }  </w:t>
      </w:r>
    </w:p>
    <w:p w14:paraId="79B6DFA7" w14:textId="77777777" w:rsidR="00EA691B" w:rsidRDefault="00EA691B" w:rsidP="00EA691B">
      <w:pPr>
        <w:pStyle w:val="alt"/>
        <w:numPr>
          <w:ilvl w:val="0"/>
          <w:numId w:val="210"/>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  </w:t>
      </w:r>
    </w:p>
    <w:p w14:paraId="77AEFA95" w14:textId="77777777" w:rsidR="00EA691B" w:rsidRDefault="00EA691B" w:rsidP="00EA691B">
      <w:pPr>
        <w:numPr>
          <w:ilvl w:val="0"/>
          <w:numId w:val="210"/>
        </w:numPr>
        <w:spacing w:after="0" w:line="375" w:lineRule="atLeast"/>
        <w:jc w:val="both"/>
        <w:rPr>
          <w:rFonts w:ascii="inter-regular" w:hAnsi="inter-regular"/>
          <w:color w:val="000000"/>
        </w:rPr>
      </w:pPr>
      <w:r>
        <w:rPr>
          <w:rFonts w:ascii="inter-regular" w:hAnsi="inter-regular"/>
          <w:color w:val="000000"/>
          <w:bdr w:val="none" w:sz="0" w:space="0" w:color="auto" w:frame="1"/>
        </w:rPr>
        <w:t>    </w:t>
      </w:r>
      <w:r>
        <w:rPr>
          <w:rStyle w:val="comment"/>
          <w:rFonts w:ascii="inter-regular" w:hAnsi="inter-regular"/>
          <w:color w:val="008200"/>
          <w:bdr w:val="none" w:sz="0" w:space="0" w:color="auto" w:frame="1"/>
        </w:rPr>
        <w:t>//main method</w:t>
      </w:r>
      <w:r>
        <w:rPr>
          <w:rFonts w:ascii="inter-regular" w:hAnsi="inter-regular"/>
          <w:color w:val="000000"/>
          <w:bdr w:val="none" w:sz="0" w:space="0" w:color="auto" w:frame="1"/>
        </w:rPr>
        <w:t>  </w:t>
      </w:r>
    </w:p>
    <w:p w14:paraId="0ED01C25" w14:textId="77777777" w:rsidR="00EA691B" w:rsidRDefault="00EA691B" w:rsidP="00EA691B">
      <w:pPr>
        <w:pStyle w:val="alt"/>
        <w:numPr>
          <w:ilvl w:val="0"/>
          <w:numId w:val="210"/>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public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static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void</w:t>
      </w:r>
      <w:r>
        <w:rPr>
          <w:rFonts w:ascii="inter-regular" w:hAnsi="inter-regular"/>
          <w:color w:val="000000"/>
          <w:bdr w:val="none" w:sz="0" w:space="0" w:color="auto" w:frame="1"/>
        </w:rPr>
        <w:t> main(String args[]){  </w:t>
      </w:r>
    </w:p>
    <w:p w14:paraId="60D46E36" w14:textId="77777777" w:rsidR="00EA691B" w:rsidRDefault="00EA691B" w:rsidP="00EA691B">
      <w:pPr>
        <w:numPr>
          <w:ilvl w:val="0"/>
          <w:numId w:val="210"/>
        </w:numPr>
        <w:spacing w:after="0" w:line="375" w:lineRule="atLeast"/>
        <w:jc w:val="both"/>
        <w:rPr>
          <w:rFonts w:ascii="inter-regular" w:hAnsi="inter-regular"/>
          <w:color w:val="000000"/>
        </w:rPr>
      </w:pPr>
      <w:r>
        <w:rPr>
          <w:rFonts w:ascii="inter-regular" w:hAnsi="inter-regular"/>
          <w:color w:val="000000"/>
          <w:bdr w:val="none" w:sz="0" w:space="0" w:color="auto" w:frame="1"/>
        </w:rPr>
        <w:t>        </w:t>
      </w:r>
      <w:r>
        <w:rPr>
          <w:rStyle w:val="comment"/>
          <w:rFonts w:ascii="inter-regular" w:hAnsi="inter-regular"/>
          <w:color w:val="008200"/>
          <w:bdr w:val="none" w:sz="0" w:space="0" w:color="auto" w:frame="1"/>
        </w:rPr>
        <w:t>//calling the function</w:t>
      </w:r>
      <w:r>
        <w:rPr>
          <w:rFonts w:ascii="inter-regular" w:hAnsi="inter-regular"/>
          <w:color w:val="000000"/>
          <w:bdr w:val="none" w:sz="0" w:space="0" w:color="auto" w:frame="1"/>
        </w:rPr>
        <w:t>  </w:t>
      </w:r>
    </w:p>
    <w:p w14:paraId="5095055A" w14:textId="77777777" w:rsidR="00EA691B" w:rsidRDefault="00EA691B" w:rsidP="00EA691B">
      <w:pPr>
        <w:pStyle w:val="alt"/>
        <w:numPr>
          <w:ilvl w:val="0"/>
          <w:numId w:val="210"/>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validate(</w:t>
      </w:r>
      <w:r>
        <w:rPr>
          <w:rStyle w:val="number"/>
          <w:rFonts w:ascii="inter-regular" w:hAnsi="inter-regular"/>
          <w:color w:val="C00000"/>
          <w:bdr w:val="none" w:sz="0" w:space="0" w:color="auto" w:frame="1"/>
        </w:rPr>
        <w:t>13</w:t>
      </w:r>
      <w:r>
        <w:rPr>
          <w:rFonts w:ascii="inter-regular" w:hAnsi="inter-regular"/>
          <w:color w:val="000000"/>
          <w:bdr w:val="none" w:sz="0" w:space="0" w:color="auto" w:frame="1"/>
        </w:rPr>
        <w:t>);  </w:t>
      </w:r>
    </w:p>
    <w:p w14:paraId="7FFB3192" w14:textId="77777777" w:rsidR="00EA691B" w:rsidRDefault="00EA691B" w:rsidP="00EA691B">
      <w:pPr>
        <w:numPr>
          <w:ilvl w:val="0"/>
          <w:numId w:val="210"/>
        </w:numPr>
        <w:spacing w:after="0" w:line="375" w:lineRule="atLeast"/>
        <w:jc w:val="both"/>
        <w:rPr>
          <w:rFonts w:ascii="inter-regular" w:hAnsi="inter-regular"/>
          <w:color w:val="000000"/>
        </w:rPr>
      </w:pPr>
      <w:r>
        <w:rPr>
          <w:rFonts w:ascii="inter-regular" w:hAnsi="inter-regular"/>
          <w:color w:val="000000"/>
          <w:bdr w:val="none" w:sz="0" w:space="0" w:color="auto" w:frame="1"/>
        </w:rPr>
        <w:t>        System.out.println(</w:t>
      </w:r>
      <w:r>
        <w:rPr>
          <w:rStyle w:val="string"/>
          <w:rFonts w:ascii="inter-regular" w:hAnsi="inter-regular"/>
          <w:color w:val="0000FF"/>
          <w:bdr w:val="none" w:sz="0" w:space="0" w:color="auto" w:frame="1"/>
        </w:rPr>
        <w:t>"rest of the code..."</w:t>
      </w:r>
      <w:r>
        <w:rPr>
          <w:rFonts w:ascii="inter-regular" w:hAnsi="inter-regular"/>
          <w:color w:val="000000"/>
          <w:bdr w:val="none" w:sz="0" w:space="0" w:color="auto" w:frame="1"/>
        </w:rPr>
        <w:t>);    </w:t>
      </w:r>
    </w:p>
    <w:p w14:paraId="62A9B31C" w14:textId="77777777" w:rsidR="00EA691B" w:rsidRDefault="00EA691B" w:rsidP="00EA691B">
      <w:pPr>
        <w:pStyle w:val="alt"/>
        <w:numPr>
          <w:ilvl w:val="0"/>
          <w:numId w:val="210"/>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    </w:t>
      </w:r>
    </w:p>
    <w:p w14:paraId="234929CB" w14:textId="77777777" w:rsidR="00EA691B" w:rsidRDefault="00EA691B" w:rsidP="00EA691B">
      <w:pPr>
        <w:numPr>
          <w:ilvl w:val="0"/>
          <w:numId w:val="210"/>
        </w:numPr>
        <w:spacing w:after="0" w:line="375" w:lineRule="atLeast"/>
        <w:jc w:val="both"/>
        <w:rPr>
          <w:rFonts w:ascii="inter-regular" w:hAnsi="inter-regular"/>
          <w:color w:val="000000"/>
        </w:rPr>
      </w:pPr>
      <w:r>
        <w:rPr>
          <w:rFonts w:ascii="inter-regular" w:hAnsi="inter-regular"/>
          <w:color w:val="000000"/>
          <w:bdr w:val="none" w:sz="0" w:space="0" w:color="auto" w:frame="1"/>
        </w:rPr>
        <w:t>}    </w:t>
      </w:r>
    </w:p>
    <w:p w14:paraId="48D50472" w14:textId="77777777" w:rsidR="00EA691B" w:rsidRDefault="00EA691B" w:rsidP="00EA691B">
      <w:pPr>
        <w:pStyle w:val="NormalWeb"/>
        <w:shd w:val="clear" w:color="auto" w:fill="FFFFFF"/>
        <w:jc w:val="both"/>
        <w:rPr>
          <w:rFonts w:ascii="inter-regular" w:hAnsi="inter-regular"/>
          <w:color w:val="333333"/>
        </w:rPr>
      </w:pPr>
      <w:r>
        <w:rPr>
          <w:rStyle w:val="Strong"/>
          <w:rFonts w:ascii="Segoe UI" w:hAnsi="Segoe UI" w:cs="Segoe UI"/>
          <w:color w:val="333333"/>
        </w:rPr>
        <w:t>Output:</w:t>
      </w:r>
    </w:p>
    <w:p w14:paraId="2F186FFE" w14:textId="77777777" w:rsidR="00EA691B" w:rsidRDefault="00EA691B" w:rsidP="00EA691B">
      <w:pPr>
        <w:rPr>
          <w:rFonts w:ascii="Times New Roman" w:hAnsi="Times New Roman"/>
        </w:rPr>
      </w:pPr>
      <w:r>
        <w:rPr>
          <w:noProof/>
        </w:rPr>
        <w:drawing>
          <wp:inline distT="0" distB="0" distL="0" distR="0" wp14:anchorId="27E84EAF" wp14:editId="161F62AC">
            <wp:extent cx="5731510" cy="1117600"/>
            <wp:effectExtent l="0" t="0" r="2540" b="6350"/>
            <wp:docPr id="1158748509" name="Picture 16" descr="Java throw keywo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descr="Java throw keyword"/>
                    <pic:cNvPicPr>
                      <a:picLocks noChangeAspect="1" noChangeArrowheads="1"/>
                    </pic:cNvPicPr>
                  </pic:nvPicPr>
                  <pic:blipFill>
                    <a:blip r:embed="rId173">
                      <a:extLst>
                        <a:ext uri="{28A0092B-C50C-407E-A947-70E740481C1C}">
                          <a14:useLocalDpi xmlns:a14="http://schemas.microsoft.com/office/drawing/2010/main" val="0"/>
                        </a:ext>
                      </a:extLst>
                    </a:blip>
                    <a:srcRect/>
                    <a:stretch>
                      <a:fillRect/>
                    </a:stretch>
                  </pic:blipFill>
                  <pic:spPr bwMode="auto">
                    <a:xfrm>
                      <a:off x="0" y="0"/>
                      <a:ext cx="5731510" cy="1117600"/>
                    </a:xfrm>
                    <a:prstGeom prst="rect">
                      <a:avLst/>
                    </a:prstGeom>
                    <a:noFill/>
                    <a:ln>
                      <a:noFill/>
                    </a:ln>
                  </pic:spPr>
                </pic:pic>
              </a:graphicData>
            </a:graphic>
          </wp:inline>
        </w:drawing>
      </w:r>
    </w:p>
    <w:p w14:paraId="578D304C" w14:textId="77777777" w:rsidR="00EA691B" w:rsidRDefault="00EA691B" w:rsidP="00EA691B">
      <w:pPr>
        <w:pStyle w:val="NormalWeb"/>
        <w:shd w:val="clear" w:color="auto" w:fill="FFFFFF"/>
        <w:jc w:val="both"/>
        <w:rPr>
          <w:rFonts w:ascii="inter-regular" w:hAnsi="inter-regular"/>
          <w:color w:val="333333"/>
        </w:rPr>
      </w:pPr>
      <w:r>
        <w:rPr>
          <w:rFonts w:ascii="inter-regular" w:hAnsi="inter-regular"/>
          <w:color w:val="333333"/>
        </w:rPr>
        <w:t>The above code throw an unchecked exception. Similarly, we can also throw unchecked and user defined exceptions.</w:t>
      </w:r>
    </w:p>
    <w:p w14:paraId="5E82C952" w14:textId="77777777" w:rsidR="00EA691B" w:rsidRDefault="00EA691B" w:rsidP="00EA691B">
      <w:pPr>
        <w:pStyle w:val="Heading4"/>
        <w:pBdr>
          <w:left w:val="single" w:sz="18" w:space="30" w:color="FFA500"/>
        </w:pBdr>
        <w:shd w:val="clear" w:color="auto" w:fill="FAEBD7"/>
        <w:jc w:val="both"/>
        <w:rPr>
          <w:rFonts w:ascii="Arial" w:hAnsi="Arial" w:cs="Arial"/>
          <w:b w:val="0"/>
          <w:bCs w:val="0"/>
          <w:color w:val="333333"/>
          <w:sz w:val="23"/>
          <w:szCs w:val="23"/>
        </w:rPr>
      </w:pPr>
      <w:r>
        <w:rPr>
          <w:rFonts w:ascii="Arial" w:hAnsi="Arial" w:cs="Arial"/>
          <w:b w:val="0"/>
          <w:bCs w:val="0"/>
          <w:color w:val="333333"/>
          <w:sz w:val="23"/>
          <w:szCs w:val="23"/>
        </w:rPr>
        <w:t>Note: If we throw unchecked exception from a method, it is must to handle the exception or declare in throws clause.</w:t>
      </w:r>
    </w:p>
    <w:p w14:paraId="5A723657" w14:textId="77777777" w:rsidR="00EA691B" w:rsidRDefault="00EA691B" w:rsidP="00EA691B">
      <w:pPr>
        <w:pStyle w:val="NormalWeb"/>
        <w:shd w:val="clear" w:color="auto" w:fill="FFFFFF"/>
        <w:jc w:val="both"/>
        <w:rPr>
          <w:rFonts w:ascii="inter-regular" w:hAnsi="inter-regular"/>
          <w:color w:val="333333"/>
        </w:rPr>
      </w:pPr>
      <w:r>
        <w:rPr>
          <w:rFonts w:ascii="inter-regular" w:hAnsi="inter-regular"/>
          <w:color w:val="333333"/>
        </w:rPr>
        <w:t>If we throw a checked exception using throw keyword, it is must to handle the exception using catch block or the method must declare it using throws declaration.</w:t>
      </w:r>
    </w:p>
    <w:p w14:paraId="6A9B827E" w14:textId="77777777" w:rsidR="00EA691B" w:rsidRDefault="00EA691B" w:rsidP="00EA691B">
      <w:pPr>
        <w:pStyle w:val="Heading3"/>
        <w:shd w:val="clear" w:color="auto" w:fill="FFFFFF"/>
        <w:spacing w:line="312" w:lineRule="atLeast"/>
        <w:jc w:val="both"/>
        <w:rPr>
          <w:rFonts w:ascii="Helvetica" w:hAnsi="Helvetica"/>
          <w:color w:val="610B4B"/>
          <w:sz w:val="32"/>
          <w:szCs w:val="32"/>
        </w:rPr>
      </w:pPr>
      <w:r>
        <w:rPr>
          <w:rFonts w:ascii="Helvetica" w:hAnsi="Helvetica"/>
          <w:b/>
          <w:bCs/>
          <w:color w:val="610B4B"/>
          <w:sz w:val="32"/>
          <w:szCs w:val="32"/>
        </w:rPr>
        <w:t>Example 2: Throwing Checked Exception</w:t>
      </w:r>
    </w:p>
    <w:p w14:paraId="6AEA0246" w14:textId="77777777" w:rsidR="00EA691B" w:rsidRDefault="00EA691B" w:rsidP="00EA691B">
      <w:pPr>
        <w:pStyle w:val="Heading4"/>
        <w:pBdr>
          <w:left w:val="single" w:sz="18" w:space="30" w:color="FFA500"/>
        </w:pBdr>
        <w:shd w:val="clear" w:color="auto" w:fill="FAEBD7"/>
        <w:jc w:val="both"/>
        <w:rPr>
          <w:rFonts w:ascii="Arial" w:hAnsi="Arial" w:cs="Arial"/>
          <w:b w:val="0"/>
          <w:bCs w:val="0"/>
          <w:color w:val="333333"/>
          <w:sz w:val="23"/>
          <w:szCs w:val="23"/>
        </w:rPr>
      </w:pPr>
      <w:r>
        <w:rPr>
          <w:rFonts w:ascii="Arial" w:hAnsi="Arial" w:cs="Arial"/>
          <w:b w:val="0"/>
          <w:bCs w:val="0"/>
          <w:color w:val="333333"/>
          <w:sz w:val="23"/>
          <w:szCs w:val="23"/>
        </w:rPr>
        <w:t>Note: Every subclass of Error and RuntimeException is an unchecked exception in Java. A checked exception is everything else under the Throwable class.</w:t>
      </w:r>
    </w:p>
    <w:p w14:paraId="2E6623DA" w14:textId="77777777" w:rsidR="00EA691B" w:rsidRDefault="00EA691B" w:rsidP="00EA691B">
      <w:pPr>
        <w:pStyle w:val="NormalWeb"/>
        <w:shd w:val="clear" w:color="auto" w:fill="FFFFFF"/>
        <w:jc w:val="both"/>
        <w:rPr>
          <w:rFonts w:ascii="inter-regular" w:hAnsi="inter-regular"/>
          <w:color w:val="333333"/>
        </w:rPr>
      </w:pPr>
      <w:r>
        <w:rPr>
          <w:rStyle w:val="Strong"/>
          <w:rFonts w:ascii="Segoe UI" w:hAnsi="Segoe UI" w:cs="Segoe UI"/>
          <w:color w:val="333333"/>
        </w:rPr>
        <w:t>TestThrow2.java</w:t>
      </w:r>
    </w:p>
    <w:p w14:paraId="1F7A35BE" w14:textId="77777777" w:rsidR="00EA691B" w:rsidRDefault="00EA691B" w:rsidP="00EA691B">
      <w:pPr>
        <w:pStyle w:val="alt"/>
        <w:numPr>
          <w:ilvl w:val="0"/>
          <w:numId w:val="211"/>
        </w:numPr>
        <w:spacing w:before="0" w:beforeAutospacing="0" w:after="0" w:afterAutospacing="0" w:line="375" w:lineRule="atLeast"/>
        <w:jc w:val="both"/>
        <w:rPr>
          <w:rFonts w:ascii="inter-regular" w:hAnsi="inter-regular"/>
          <w:color w:val="000000"/>
        </w:rPr>
      </w:pPr>
      <w:r>
        <w:rPr>
          <w:rStyle w:val="keyword"/>
          <w:rFonts w:ascii="inter-regular" w:hAnsi="inter-regular"/>
          <w:b/>
          <w:bCs/>
          <w:color w:val="006699"/>
          <w:bdr w:val="none" w:sz="0" w:space="0" w:color="auto" w:frame="1"/>
        </w:rPr>
        <w:t>import</w:t>
      </w:r>
      <w:r>
        <w:rPr>
          <w:rFonts w:ascii="inter-regular" w:hAnsi="inter-regular"/>
          <w:color w:val="000000"/>
          <w:bdr w:val="none" w:sz="0" w:space="0" w:color="auto" w:frame="1"/>
        </w:rPr>
        <w:t> java.io.*;  </w:t>
      </w:r>
    </w:p>
    <w:p w14:paraId="2E6C81CE" w14:textId="77777777" w:rsidR="00EA691B" w:rsidRDefault="00EA691B" w:rsidP="00EA691B">
      <w:pPr>
        <w:numPr>
          <w:ilvl w:val="0"/>
          <w:numId w:val="211"/>
        </w:numPr>
        <w:spacing w:after="0" w:line="375" w:lineRule="atLeast"/>
        <w:jc w:val="both"/>
        <w:rPr>
          <w:rFonts w:ascii="inter-regular" w:hAnsi="inter-regular"/>
          <w:color w:val="000000"/>
        </w:rPr>
      </w:pPr>
      <w:r>
        <w:rPr>
          <w:rFonts w:ascii="inter-regular" w:hAnsi="inter-regular"/>
          <w:color w:val="000000"/>
          <w:bdr w:val="none" w:sz="0" w:space="0" w:color="auto" w:frame="1"/>
        </w:rPr>
        <w:t>  </w:t>
      </w:r>
    </w:p>
    <w:p w14:paraId="13BC9621" w14:textId="77777777" w:rsidR="00EA691B" w:rsidRDefault="00EA691B" w:rsidP="00EA691B">
      <w:pPr>
        <w:pStyle w:val="alt"/>
        <w:numPr>
          <w:ilvl w:val="0"/>
          <w:numId w:val="211"/>
        </w:numPr>
        <w:spacing w:before="0" w:beforeAutospacing="0" w:after="0" w:afterAutospacing="0" w:line="375" w:lineRule="atLeast"/>
        <w:jc w:val="both"/>
        <w:rPr>
          <w:rFonts w:ascii="inter-regular" w:hAnsi="inter-regular"/>
          <w:color w:val="000000"/>
        </w:rPr>
      </w:pPr>
      <w:r>
        <w:rPr>
          <w:rStyle w:val="keyword"/>
          <w:rFonts w:ascii="inter-regular" w:hAnsi="inter-regular"/>
          <w:b/>
          <w:bCs/>
          <w:color w:val="006699"/>
          <w:bdr w:val="none" w:sz="0" w:space="0" w:color="auto" w:frame="1"/>
        </w:rPr>
        <w:lastRenderedPageBreak/>
        <w:t>public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class</w:t>
      </w:r>
      <w:r>
        <w:rPr>
          <w:rFonts w:ascii="inter-regular" w:hAnsi="inter-regular"/>
          <w:color w:val="000000"/>
          <w:bdr w:val="none" w:sz="0" w:space="0" w:color="auto" w:frame="1"/>
        </w:rPr>
        <w:t> TestThrow2 {   </w:t>
      </w:r>
    </w:p>
    <w:p w14:paraId="44D81EBE" w14:textId="77777777" w:rsidR="00EA691B" w:rsidRDefault="00EA691B" w:rsidP="00EA691B">
      <w:pPr>
        <w:numPr>
          <w:ilvl w:val="0"/>
          <w:numId w:val="211"/>
        </w:numPr>
        <w:spacing w:after="0" w:line="375" w:lineRule="atLeast"/>
        <w:jc w:val="both"/>
        <w:rPr>
          <w:rFonts w:ascii="inter-regular" w:hAnsi="inter-regular"/>
          <w:color w:val="000000"/>
        </w:rPr>
      </w:pPr>
      <w:r>
        <w:rPr>
          <w:rFonts w:ascii="inter-regular" w:hAnsi="inter-regular"/>
          <w:color w:val="000000"/>
          <w:bdr w:val="none" w:sz="0" w:space="0" w:color="auto" w:frame="1"/>
        </w:rPr>
        <w:t>  </w:t>
      </w:r>
    </w:p>
    <w:p w14:paraId="3220460D" w14:textId="77777777" w:rsidR="00EA691B" w:rsidRDefault="00EA691B" w:rsidP="00EA691B">
      <w:pPr>
        <w:pStyle w:val="alt"/>
        <w:numPr>
          <w:ilvl w:val="0"/>
          <w:numId w:val="211"/>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w:t>
      </w:r>
      <w:r>
        <w:rPr>
          <w:rStyle w:val="comment"/>
          <w:rFonts w:ascii="inter-regular" w:hAnsi="inter-regular"/>
          <w:color w:val="008200"/>
          <w:bdr w:val="none" w:sz="0" w:space="0" w:color="auto" w:frame="1"/>
        </w:rPr>
        <w:t>//function to check if person is eligible to vote or not </w:t>
      </w:r>
      <w:r>
        <w:rPr>
          <w:rFonts w:ascii="inter-regular" w:hAnsi="inter-regular"/>
          <w:color w:val="000000"/>
          <w:bdr w:val="none" w:sz="0" w:space="0" w:color="auto" w:frame="1"/>
        </w:rPr>
        <w:t>  </w:t>
      </w:r>
    </w:p>
    <w:p w14:paraId="1B2C3133" w14:textId="77777777" w:rsidR="00EA691B" w:rsidRDefault="00EA691B" w:rsidP="00EA691B">
      <w:pPr>
        <w:numPr>
          <w:ilvl w:val="0"/>
          <w:numId w:val="211"/>
        </w:numPr>
        <w:spacing w:after="0" w:line="375" w:lineRule="atLeast"/>
        <w:jc w:val="both"/>
        <w:rPr>
          <w:rFonts w:ascii="inter-regular" w:hAnsi="inter-regular"/>
          <w:color w:val="000000"/>
        </w:rPr>
      </w:pP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public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static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void</w:t>
      </w:r>
      <w:r>
        <w:rPr>
          <w:rFonts w:ascii="inter-regular" w:hAnsi="inter-regular"/>
          <w:color w:val="000000"/>
          <w:bdr w:val="none" w:sz="0" w:space="0" w:color="auto" w:frame="1"/>
        </w:rPr>
        <w:t> method() </w:t>
      </w:r>
      <w:r>
        <w:rPr>
          <w:rStyle w:val="keyword"/>
          <w:rFonts w:ascii="inter-regular" w:hAnsi="inter-regular"/>
          <w:b/>
          <w:bCs/>
          <w:color w:val="006699"/>
          <w:bdr w:val="none" w:sz="0" w:space="0" w:color="auto" w:frame="1"/>
        </w:rPr>
        <w:t>throws</w:t>
      </w:r>
      <w:r>
        <w:rPr>
          <w:rFonts w:ascii="inter-regular" w:hAnsi="inter-regular"/>
          <w:color w:val="000000"/>
          <w:bdr w:val="none" w:sz="0" w:space="0" w:color="auto" w:frame="1"/>
        </w:rPr>
        <w:t> FileNotFoundException {  </w:t>
      </w:r>
    </w:p>
    <w:p w14:paraId="09682827" w14:textId="77777777" w:rsidR="00EA691B" w:rsidRDefault="00EA691B" w:rsidP="00EA691B">
      <w:pPr>
        <w:pStyle w:val="alt"/>
        <w:numPr>
          <w:ilvl w:val="0"/>
          <w:numId w:val="211"/>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w:t>
      </w:r>
    </w:p>
    <w:p w14:paraId="7BD9239A" w14:textId="77777777" w:rsidR="00EA691B" w:rsidRDefault="00EA691B" w:rsidP="00EA691B">
      <w:pPr>
        <w:numPr>
          <w:ilvl w:val="0"/>
          <w:numId w:val="211"/>
        </w:numPr>
        <w:spacing w:after="0" w:line="375" w:lineRule="atLeast"/>
        <w:jc w:val="both"/>
        <w:rPr>
          <w:rFonts w:ascii="inter-regular" w:hAnsi="inter-regular"/>
          <w:color w:val="000000"/>
        </w:rPr>
      </w:pPr>
      <w:r>
        <w:rPr>
          <w:rFonts w:ascii="inter-regular" w:hAnsi="inter-regular"/>
          <w:color w:val="000000"/>
          <w:bdr w:val="none" w:sz="0" w:space="0" w:color="auto" w:frame="1"/>
        </w:rPr>
        <w:t>        FileReader file = </w:t>
      </w:r>
      <w:r>
        <w:rPr>
          <w:rStyle w:val="keyword"/>
          <w:rFonts w:ascii="inter-regular" w:hAnsi="inter-regular"/>
          <w:b/>
          <w:bCs/>
          <w:color w:val="006699"/>
          <w:bdr w:val="none" w:sz="0" w:space="0" w:color="auto" w:frame="1"/>
        </w:rPr>
        <w:t>new</w:t>
      </w:r>
      <w:r>
        <w:rPr>
          <w:rFonts w:ascii="inter-regular" w:hAnsi="inter-regular"/>
          <w:color w:val="000000"/>
          <w:bdr w:val="none" w:sz="0" w:space="0" w:color="auto" w:frame="1"/>
        </w:rPr>
        <w:t> FileReader(</w:t>
      </w:r>
      <w:r>
        <w:rPr>
          <w:rStyle w:val="string"/>
          <w:rFonts w:ascii="inter-regular" w:hAnsi="inter-regular"/>
          <w:color w:val="0000FF"/>
          <w:bdr w:val="none" w:sz="0" w:space="0" w:color="auto" w:frame="1"/>
        </w:rPr>
        <w:t>"C:\\Users\\Anurati\\Desktop\\abc.txt"</w:t>
      </w:r>
      <w:r>
        <w:rPr>
          <w:rFonts w:ascii="inter-regular" w:hAnsi="inter-regular"/>
          <w:color w:val="000000"/>
          <w:bdr w:val="none" w:sz="0" w:space="0" w:color="auto" w:frame="1"/>
        </w:rPr>
        <w:t>);  </w:t>
      </w:r>
    </w:p>
    <w:p w14:paraId="5437B711" w14:textId="77777777" w:rsidR="00EA691B" w:rsidRDefault="00EA691B" w:rsidP="00EA691B">
      <w:pPr>
        <w:pStyle w:val="alt"/>
        <w:numPr>
          <w:ilvl w:val="0"/>
          <w:numId w:val="211"/>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BufferedReader fileInput = </w:t>
      </w:r>
      <w:r>
        <w:rPr>
          <w:rStyle w:val="keyword"/>
          <w:rFonts w:ascii="inter-regular" w:hAnsi="inter-regular"/>
          <w:b/>
          <w:bCs/>
          <w:color w:val="006699"/>
          <w:bdr w:val="none" w:sz="0" w:space="0" w:color="auto" w:frame="1"/>
        </w:rPr>
        <w:t>new</w:t>
      </w:r>
      <w:r>
        <w:rPr>
          <w:rFonts w:ascii="inter-regular" w:hAnsi="inter-regular"/>
          <w:color w:val="000000"/>
          <w:bdr w:val="none" w:sz="0" w:space="0" w:color="auto" w:frame="1"/>
        </w:rPr>
        <w:t> BufferedReader(file);  </w:t>
      </w:r>
    </w:p>
    <w:p w14:paraId="7876E535" w14:textId="77777777" w:rsidR="00EA691B" w:rsidRDefault="00EA691B" w:rsidP="00EA691B">
      <w:pPr>
        <w:numPr>
          <w:ilvl w:val="0"/>
          <w:numId w:val="211"/>
        </w:numPr>
        <w:spacing w:after="0" w:line="375" w:lineRule="atLeast"/>
        <w:jc w:val="both"/>
        <w:rPr>
          <w:rFonts w:ascii="inter-regular" w:hAnsi="inter-regular"/>
          <w:color w:val="000000"/>
        </w:rPr>
      </w:pPr>
      <w:r>
        <w:rPr>
          <w:rFonts w:ascii="inter-regular" w:hAnsi="inter-regular"/>
          <w:color w:val="000000"/>
          <w:bdr w:val="none" w:sz="0" w:space="0" w:color="auto" w:frame="1"/>
        </w:rPr>
        <w:t>  </w:t>
      </w:r>
    </w:p>
    <w:p w14:paraId="044420E3" w14:textId="77777777" w:rsidR="00EA691B" w:rsidRDefault="00EA691B" w:rsidP="00EA691B">
      <w:pPr>
        <w:pStyle w:val="alt"/>
        <w:numPr>
          <w:ilvl w:val="0"/>
          <w:numId w:val="211"/>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w:t>
      </w:r>
    </w:p>
    <w:p w14:paraId="44AE570B" w14:textId="77777777" w:rsidR="00EA691B" w:rsidRDefault="00EA691B" w:rsidP="00EA691B">
      <w:pPr>
        <w:numPr>
          <w:ilvl w:val="0"/>
          <w:numId w:val="211"/>
        </w:numPr>
        <w:spacing w:after="0" w:line="375" w:lineRule="atLeast"/>
        <w:jc w:val="both"/>
        <w:rPr>
          <w:rFonts w:ascii="inter-regular" w:hAnsi="inter-regular"/>
          <w:color w:val="000000"/>
        </w:rPr>
      </w:pP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throw</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new</w:t>
      </w:r>
      <w:r>
        <w:rPr>
          <w:rFonts w:ascii="inter-regular" w:hAnsi="inter-regular"/>
          <w:color w:val="000000"/>
          <w:bdr w:val="none" w:sz="0" w:space="0" w:color="auto" w:frame="1"/>
        </w:rPr>
        <w:t> FileNotFoundException();  </w:t>
      </w:r>
    </w:p>
    <w:p w14:paraId="6F4E0BC6" w14:textId="77777777" w:rsidR="00EA691B" w:rsidRDefault="00EA691B" w:rsidP="00EA691B">
      <w:pPr>
        <w:pStyle w:val="alt"/>
        <w:numPr>
          <w:ilvl w:val="0"/>
          <w:numId w:val="211"/>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w:t>
      </w:r>
    </w:p>
    <w:p w14:paraId="20268F69" w14:textId="77777777" w:rsidR="00EA691B" w:rsidRDefault="00EA691B" w:rsidP="00EA691B">
      <w:pPr>
        <w:numPr>
          <w:ilvl w:val="0"/>
          <w:numId w:val="211"/>
        </w:numPr>
        <w:spacing w:after="0" w:line="375" w:lineRule="atLeast"/>
        <w:jc w:val="both"/>
        <w:rPr>
          <w:rFonts w:ascii="inter-regular" w:hAnsi="inter-regular"/>
          <w:color w:val="000000"/>
        </w:rPr>
      </w:pPr>
      <w:r>
        <w:rPr>
          <w:rFonts w:ascii="inter-regular" w:hAnsi="inter-regular"/>
          <w:color w:val="000000"/>
          <w:bdr w:val="none" w:sz="0" w:space="0" w:color="auto" w:frame="1"/>
        </w:rPr>
        <w:t>    }  </w:t>
      </w:r>
    </w:p>
    <w:p w14:paraId="025878F4" w14:textId="77777777" w:rsidR="00EA691B" w:rsidRDefault="00EA691B" w:rsidP="00EA691B">
      <w:pPr>
        <w:pStyle w:val="alt"/>
        <w:numPr>
          <w:ilvl w:val="0"/>
          <w:numId w:val="211"/>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w:t>
      </w:r>
      <w:r>
        <w:rPr>
          <w:rStyle w:val="comment"/>
          <w:rFonts w:ascii="inter-regular" w:hAnsi="inter-regular"/>
          <w:color w:val="008200"/>
          <w:bdr w:val="none" w:sz="0" w:space="0" w:color="auto" w:frame="1"/>
        </w:rPr>
        <w:t>//main method</w:t>
      </w:r>
      <w:r>
        <w:rPr>
          <w:rFonts w:ascii="inter-regular" w:hAnsi="inter-regular"/>
          <w:color w:val="000000"/>
          <w:bdr w:val="none" w:sz="0" w:space="0" w:color="auto" w:frame="1"/>
        </w:rPr>
        <w:t>  </w:t>
      </w:r>
    </w:p>
    <w:p w14:paraId="1724D8E6" w14:textId="77777777" w:rsidR="00EA691B" w:rsidRDefault="00EA691B" w:rsidP="00EA691B">
      <w:pPr>
        <w:numPr>
          <w:ilvl w:val="0"/>
          <w:numId w:val="211"/>
        </w:numPr>
        <w:spacing w:after="0" w:line="375" w:lineRule="atLeast"/>
        <w:jc w:val="both"/>
        <w:rPr>
          <w:rFonts w:ascii="inter-regular" w:hAnsi="inter-regular"/>
          <w:color w:val="000000"/>
        </w:rPr>
      </w:pP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public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static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void</w:t>
      </w:r>
      <w:r>
        <w:rPr>
          <w:rFonts w:ascii="inter-regular" w:hAnsi="inter-regular"/>
          <w:color w:val="000000"/>
          <w:bdr w:val="none" w:sz="0" w:space="0" w:color="auto" w:frame="1"/>
        </w:rPr>
        <w:t> main(String args[]){  </w:t>
      </w:r>
    </w:p>
    <w:p w14:paraId="7BA1A221" w14:textId="77777777" w:rsidR="00EA691B" w:rsidRDefault="00EA691B" w:rsidP="00EA691B">
      <w:pPr>
        <w:pStyle w:val="alt"/>
        <w:numPr>
          <w:ilvl w:val="0"/>
          <w:numId w:val="211"/>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try</w:t>
      </w:r>
      <w:r>
        <w:rPr>
          <w:rFonts w:ascii="inter-regular" w:hAnsi="inter-regular"/>
          <w:color w:val="000000"/>
          <w:bdr w:val="none" w:sz="0" w:space="0" w:color="auto" w:frame="1"/>
        </w:rPr>
        <w:t>  </w:t>
      </w:r>
    </w:p>
    <w:p w14:paraId="02D5D423" w14:textId="77777777" w:rsidR="00EA691B" w:rsidRDefault="00EA691B" w:rsidP="00EA691B">
      <w:pPr>
        <w:numPr>
          <w:ilvl w:val="0"/>
          <w:numId w:val="211"/>
        </w:numPr>
        <w:spacing w:after="0" w:line="375" w:lineRule="atLeast"/>
        <w:jc w:val="both"/>
        <w:rPr>
          <w:rFonts w:ascii="inter-regular" w:hAnsi="inter-regular"/>
          <w:color w:val="000000"/>
        </w:rPr>
      </w:pPr>
      <w:r>
        <w:rPr>
          <w:rFonts w:ascii="inter-regular" w:hAnsi="inter-regular"/>
          <w:color w:val="000000"/>
          <w:bdr w:val="none" w:sz="0" w:space="0" w:color="auto" w:frame="1"/>
        </w:rPr>
        <w:t>        {  </w:t>
      </w:r>
    </w:p>
    <w:p w14:paraId="6037F7D6" w14:textId="77777777" w:rsidR="00EA691B" w:rsidRDefault="00EA691B" w:rsidP="00EA691B">
      <w:pPr>
        <w:pStyle w:val="alt"/>
        <w:numPr>
          <w:ilvl w:val="0"/>
          <w:numId w:val="211"/>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method();  </w:t>
      </w:r>
    </w:p>
    <w:p w14:paraId="5E2BC4A1" w14:textId="77777777" w:rsidR="00EA691B" w:rsidRDefault="00EA691B" w:rsidP="00EA691B">
      <w:pPr>
        <w:numPr>
          <w:ilvl w:val="0"/>
          <w:numId w:val="211"/>
        </w:numPr>
        <w:spacing w:after="0" w:line="375" w:lineRule="atLeast"/>
        <w:jc w:val="both"/>
        <w:rPr>
          <w:rFonts w:ascii="inter-regular" w:hAnsi="inter-regular"/>
          <w:color w:val="000000"/>
        </w:rPr>
      </w:pPr>
      <w:r>
        <w:rPr>
          <w:rFonts w:ascii="inter-regular" w:hAnsi="inter-regular"/>
          <w:color w:val="000000"/>
          <w:bdr w:val="none" w:sz="0" w:space="0" w:color="auto" w:frame="1"/>
        </w:rPr>
        <w:t>        }   </w:t>
      </w:r>
    </w:p>
    <w:p w14:paraId="502336F2" w14:textId="77777777" w:rsidR="00EA691B" w:rsidRDefault="00EA691B" w:rsidP="00EA691B">
      <w:pPr>
        <w:pStyle w:val="alt"/>
        <w:numPr>
          <w:ilvl w:val="0"/>
          <w:numId w:val="211"/>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catch</w:t>
      </w:r>
      <w:r>
        <w:rPr>
          <w:rFonts w:ascii="inter-regular" w:hAnsi="inter-regular"/>
          <w:color w:val="000000"/>
          <w:bdr w:val="none" w:sz="0" w:space="0" w:color="auto" w:frame="1"/>
        </w:rPr>
        <w:t> (FileNotFoundException e)   </w:t>
      </w:r>
    </w:p>
    <w:p w14:paraId="71FFAF50" w14:textId="77777777" w:rsidR="00EA691B" w:rsidRDefault="00EA691B" w:rsidP="00EA691B">
      <w:pPr>
        <w:numPr>
          <w:ilvl w:val="0"/>
          <w:numId w:val="211"/>
        </w:numPr>
        <w:spacing w:after="0" w:line="375" w:lineRule="atLeast"/>
        <w:jc w:val="both"/>
        <w:rPr>
          <w:rFonts w:ascii="inter-regular" w:hAnsi="inter-regular"/>
          <w:color w:val="000000"/>
        </w:rPr>
      </w:pPr>
      <w:r>
        <w:rPr>
          <w:rFonts w:ascii="inter-regular" w:hAnsi="inter-regular"/>
          <w:color w:val="000000"/>
          <w:bdr w:val="none" w:sz="0" w:space="0" w:color="auto" w:frame="1"/>
        </w:rPr>
        <w:t>        {  </w:t>
      </w:r>
    </w:p>
    <w:p w14:paraId="78F58240" w14:textId="77777777" w:rsidR="00EA691B" w:rsidRDefault="00EA691B" w:rsidP="00EA691B">
      <w:pPr>
        <w:pStyle w:val="alt"/>
        <w:numPr>
          <w:ilvl w:val="0"/>
          <w:numId w:val="211"/>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e.printStackTrace();  </w:t>
      </w:r>
    </w:p>
    <w:p w14:paraId="7D92CA8E" w14:textId="77777777" w:rsidR="00EA691B" w:rsidRDefault="00EA691B" w:rsidP="00EA691B">
      <w:pPr>
        <w:numPr>
          <w:ilvl w:val="0"/>
          <w:numId w:val="211"/>
        </w:numPr>
        <w:spacing w:after="0" w:line="375" w:lineRule="atLeast"/>
        <w:jc w:val="both"/>
        <w:rPr>
          <w:rFonts w:ascii="inter-regular" w:hAnsi="inter-regular"/>
          <w:color w:val="000000"/>
        </w:rPr>
      </w:pPr>
      <w:r>
        <w:rPr>
          <w:rFonts w:ascii="inter-regular" w:hAnsi="inter-regular"/>
          <w:color w:val="000000"/>
          <w:bdr w:val="none" w:sz="0" w:space="0" w:color="auto" w:frame="1"/>
        </w:rPr>
        <w:t>        }  </w:t>
      </w:r>
    </w:p>
    <w:p w14:paraId="0371ACCA" w14:textId="77777777" w:rsidR="00EA691B" w:rsidRDefault="00EA691B" w:rsidP="00EA691B">
      <w:pPr>
        <w:pStyle w:val="alt"/>
        <w:numPr>
          <w:ilvl w:val="0"/>
          <w:numId w:val="211"/>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System.out.println(</w:t>
      </w:r>
      <w:r>
        <w:rPr>
          <w:rStyle w:val="string"/>
          <w:rFonts w:ascii="inter-regular" w:hAnsi="inter-regular"/>
          <w:color w:val="0000FF"/>
          <w:bdr w:val="none" w:sz="0" w:space="0" w:color="auto" w:frame="1"/>
        </w:rPr>
        <w:t>"rest of the code..."</w:t>
      </w:r>
      <w:r>
        <w:rPr>
          <w:rFonts w:ascii="inter-regular" w:hAnsi="inter-regular"/>
          <w:color w:val="000000"/>
          <w:bdr w:val="none" w:sz="0" w:space="0" w:color="auto" w:frame="1"/>
        </w:rPr>
        <w:t>);    </w:t>
      </w:r>
    </w:p>
    <w:p w14:paraId="3AFE76F5" w14:textId="77777777" w:rsidR="00EA691B" w:rsidRDefault="00EA691B" w:rsidP="00EA691B">
      <w:pPr>
        <w:numPr>
          <w:ilvl w:val="0"/>
          <w:numId w:val="211"/>
        </w:numPr>
        <w:spacing w:after="0" w:line="375" w:lineRule="atLeast"/>
        <w:jc w:val="both"/>
        <w:rPr>
          <w:rFonts w:ascii="inter-regular" w:hAnsi="inter-regular"/>
          <w:color w:val="000000"/>
        </w:rPr>
      </w:pPr>
      <w:r>
        <w:rPr>
          <w:rFonts w:ascii="inter-regular" w:hAnsi="inter-regular"/>
          <w:color w:val="000000"/>
          <w:bdr w:val="none" w:sz="0" w:space="0" w:color="auto" w:frame="1"/>
        </w:rPr>
        <w:t>  }    </w:t>
      </w:r>
    </w:p>
    <w:p w14:paraId="4F2669F9" w14:textId="77777777" w:rsidR="00EA691B" w:rsidRDefault="00EA691B" w:rsidP="00EA691B">
      <w:pPr>
        <w:pStyle w:val="alt"/>
        <w:numPr>
          <w:ilvl w:val="0"/>
          <w:numId w:val="211"/>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w:t>
      </w:r>
    </w:p>
    <w:p w14:paraId="0FBC4E8D" w14:textId="77777777" w:rsidR="00EA691B" w:rsidRDefault="00EA691B" w:rsidP="00EA691B">
      <w:pPr>
        <w:pStyle w:val="NormalWeb"/>
        <w:shd w:val="clear" w:color="auto" w:fill="FFFFFF"/>
        <w:jc w:val="both"/>
        <w:rPr>
          <w:rFonts w:ascii="inter-regular" w:hAnsi="inter-regular"/>
          <w:color w:val="333333"/>
        </w:rPr>
      </w:pPr>
      <w:r>
        <w:rPr>
          <w:rStyle w:val="Strong"/>
          <w:rFonts w:ascii="Segoe UI" w:hAnsi="Segoe UI" w:cs="Segoe UI"/>
          <w:color w:val="333333"/>
        </w:rPr>
        <w:t>Output:</w:t>
      </w:r>
    </w:p>
    <w:p w14:paraId="461E2993" w14:textId="77777777" w:rsidR="00EA691B" w:rsidRDefault="00EA691B" w:rsidP="00EA691B">
      <w:pPr>
        <w:rPr>
          <w:rFonts w:ascii="Times New Roman" w:hAnsi="Times New Roman"/>
        </w:rPr>
      </w:pPr>
      <w:r>
        <w:rPr>
          <w:noProof/>
        </w:rPr>
        <w:drawing>
          <wp:inline distT="0" distB="0" distL="0" distR="0" wp14:anchorId="4D1924D2" wp14:editId="58A658F1">
            <wp:extent cx="5731510" cy="1149985"/>
            <wp:effectExtent l="0" t="0" r="2540" b="0"/>
            <wp:docPr id="1367996947" name="Picture 15" descr="Java throw keywo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descr="Java throw keyword"/>
                    <pic:cNvPicPr>
                      <a:picLocks noChangeAspect="1" noChangeArrowheads="1"/>
                    </pic:cNvPicPr>
                  </pic:nvPicPr>
                  <pic:blipFill>
                    <a:blip r:embed="rId174">
                      <a:extLst>
                        <a:ext uri="{28A0092B-C50C-407E-A947-70E740481C1C}">
                          <a14:useLocalDpi xmlns:a14="http://schemas.microsoft.com/office/drawing/2010/main" val="0"/>
                        </a:ext>
                      </a:extLst>
                    </a:blip>
                    <a:srcRect/>
                    <a:stretch>
                      <a:fillRect/>
                    </a:stretch>
                  </pic:blipFill>
                  <pic:spPr bwMode="auto">
                    <a:xfrm>
                      <a:off x="0" y="0"/>
                      <a:ext cx="5731510" cy="1149985"/>
                    </a:xfrm>
                    <a:prstGeom prst="rect">
                      <a:avLst/>
                    </a:prstGeom>
                    <a:noFill/>
                    <a:ln>
                      <a:noFill/>
                    </a:ln>
                  </pic:spPr>
                </pic:pic>
              </a:graphicData>
            </a:graphic>
          </wp:inline>
        </w:drawing>
      </w:r>
    </w:p>
    <w:p w14:paraId="0E2DC8A4" w14:textId="77777777" w:rsidR="00EA691B" w:rsidRDefault="00EA691B" w:rsidP="00EA691B">
      <w:pPr>
        <w:pStyle w:val="Heading3"/>
        <w:shd w:val="clear" w:color="auto" w:fill="FFFFFF"/>
        <w:spacing w:line="312" w:lineRule="atLeast"/>
        <w:jc w:val="both"/>
        <w:rPr>
          <w:rFonts w:ascii="Helvetica" w:hAnsi="Helvetica"/>
          <w:color w:val="610B4B"/>
          <w:sz w:val="32"/>
          <w:szCs w:val="32"/>
        </w:rPr>
      </w:pPr>
      <w:r>
        <w:rPr>
          <w:rFonts w:ascii="Helvetica" w:hAnsi="Helvetica"/>
          <w:b/>
          <w:bCs/>
          <w:color w:val="610B4B"/>
          <w:sz w:val="32"/>
          <w:szCs w:val="32"/>
        </w:rPr>
        <w:t>Example 3: Throwing User-defined Exception</w:t>
      </w:r>
    </w:p>
    <w:p w14:paraId="0D77060F" w14:textId="77777777" w:rsidR="00EA691B" w:rsidRDefault="00EA691B" w:rsidP="00EA691B">
      <w:pPr>
        <w:rPr>
          <w:rFonts w:ascii="Times New Roman" w:hAnsi="Times New Roman"/>
          <w:sz w:val="24"/>
          <w:szCs w:val="24"/>
        </w:rPr>
      </w:pPr>
      <w:r>
        <w:rPr>
          <w:rFonts w:ascii="inter-regular" w:hAnsi="inter-regular"/>
          <w:color w:val="333333"/>
          <w:shd w:val="clear" w:color="auto" w:fill="FFFFFF"/>
        </w:rPr>
        <w:t>exception is everything else under the Throwable class.</w:t>
      </w:r>
    </w:p>
    <w:p w14:paraId="2A30360E" w14:textId="77777777" w:rsidR="00EA691B" w:rsidRDefault="00EA691B" w:rsidP="00EA691B">
      <w:pPr>
        <w:pStyle w:val="NormalWeb"/>
        <w:shd w:val="clear" w:color="auto" w:fill="FFFFFF"/>
        <w:jc w:val="both"/>
        <w:rPr>
          <w:rFonts w:ascii="inter-regular" w:hAnsi="inter-regular"/>
          <w:color w:val="333333"/>
        </w:rPr>
      </w:pPr>
      <w:r>
        <w:rPr>
          <w:rStyle w:val="Strong"/>
          <w:rFonts w:ascii="Segoe UI" w:hAnsi="Segoe UI" w:cs="Segoe UI"/>
          <w:color w:val="333333"/>
        </w:rPr>
        <w:t>TestThrow3.java</w:t>
      </w:r>
    </w:p>
    <w:p w14:paraId="1696914D" w14:textId="77777777" w:rsidR="00EA691B" w:rsidRDefault="00EA691B" w:rsidP="00EA691B">
      <w:pPr>
        <w:pStyle w:val="alt"/>
        <w:numPr>
          <w:ilvl w:val="0"/>
          <w:numId w:val="212"/>
        </w:numPr>
        <w:spacing w:before="0" w:beforeAutospacing="0" w:after="0" w:afterAutospacing="0" w:line="375" w:lineRule="atLeast"/>
        <w:jc w:val="both"/>
        <w:rPr>
          <w:rFonts w:ascii="inter-regular" w:hAnsi="inter-regular"/>
          <w:color w:val="000000"/>
        </w:rPr>
      </w:pPr>
      <w:r>
        <w:rPr>
          <w:rStyle w:val="comment"/>
          <w:rFonts w:ascii="inter-regular" w:hAnsi="inter-regular"/>
          <w:color w:val="008200"/>
          <w:bdr w:val="none" w:sz="0" w:space="0" w:color="auto" w:frame="1"/>
        </w:rPr>
        <w:lastRenderedPageBreak/>
        <w:t>// class represents user-defined exception</w:t>
      </w:r>
      <w:r>
        <w:rPr>
          <w:rFonts w:ascii="inter-regular" w:hAnsi="inter-regular"/>
          <w:color w:val="000000"/>
          <w:bdr w:val="none" w:sz="0" w:space="0" w:color="auto" w:frame="1"/>
        </w:rPr>
        <w:t>  </w:t>
      </w:r>
    </w:p>
    <w:p w14:paraId="29510520" w14:textId="77777777" w:rsidR="00EA691B" w:rsidRDefault="00EA691B" w:rsidP="00EA691B">
      <w:pPr>
        <w:numPr>
          <w:ilvl w:val="0"/>
          <w:numId w:val="212"/>
        </w:numPr>
        <w:spacing w:after="0" w:line="375" w:lineRule="atLeast"/>
        <w:jc w:val="both"/>
        <w:rPr>
          <w:rFonts w:ascii="inter-regular" w:hAnsi="inter-regular"/>
          <w:color w:val="000000"/>
        </w:rPr>
      </w:pPr>
      <w:r>
        <w:rPr>
          <w:rStyle w:val="keyword"/>
          <w:rFonts w:ascii="inter-regular" w:hAnsi="inter-regular"/>
          <w:b/>
          <w:bCs/>
          <w:color w:val="006699"/>
          <w:bdr w:val="none" w:sz="0" w:space="0" w:color="auto" w:frame="1"/>
        </w:rPr>
        <w:t>class</w:t>
      </w:r>
      <w:r>
        <w:rPr>
          <w:rFonts w:ascii="inter-regular" w:hAnsi="inter-regular"/>
          <w:color w:val="000000"/>
          <w:bdr w:val="none" w:sz="0" w:space="0" w:color="auto" w:frame="1"/>
        </w:rPr>
        <w:t> UserDefinedException </w:t>
      </w:r>
      <w:r>
        <w:rPr>
          <w:rStyle w:val="keyword"/>
          <w:rFonts w:ascii="inter-regular" w:hAnsi="inter-regular"/>
          <w:b/>
          <w:bCs/>
          <w:color w:val="006699"/>
          <w:bdr w:val="none" w:sz="0" w:space="0" w:color="auto" w:frame="1"/>
        </w:rPr>
        <w:t>extends</w:t>
      </w:r>
      <w:r>
        <w:rPr>
          <w:rFonts w:ascii="inter-regular" w:hAnsi="inter-regular"/>
          <w:color w:val="000000"/>
          <w:bdr w:val="none" w:sz="0" w:space="0" w:color="auto" w:frame="1"/>
        </w:rPr>
        <w:t> Exception  </w:t>
      </w:r>
    </w:p>
    <w:p w14:paraId="243E6169" w14:textId="77777777" w:rsidR="00EA691B" w:rsidRDefault="00EA691B" w:rsidP="00EA691B">
      <w:pPr>
        <w:pStyle w:val="alt"/>
        <w:numPr>
          <w:ilvl w:val="0"/>
          <w:numId w:val="212"/>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w:t>
      </w:r>
    </w:p>
    <w:p w14:paraId="082BC93F" w14:textId="77777777" w:rsidR="00EA691B" w:rsidRDefault="00EA691B" w:rsidP="00EA691B">
      <w:pPr>
        <w:numPr>
          <w:ilvl w:val="0"/>
          <w:numId w:val="212"/>
        </w:numPr>
        <w:spacing w:after="0" w:line="375" w:lineRule="atLeast"/>
        <w:jc w:val="both"/>
        <w:rPr>
          <w:rFonts w:ascii="inter-regular" w:hAnsi="inter-regular"/>
          <w:color w:val="000000"/>
        </w:rPr>
      </w:pP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public</w:t>
      </w:r>
      <w:r>
        <w:rPr>
          <w:rFonts w:ascii="inter-regular" w:hAnsi="inter-regular"/>
          <w:color w:val="000000"/>
          <w:bdr w:val="none" w:sz="0" w:space="0" w:color="auto" w:frame="1"/>
        </w:rPr>
        <w:t> UserDefinedException(String str)  </w:t>
      </w:r>
    </w:p>
    <w:p w14:paraId="12D43009" w14:textId="77777777" w:rsidR="00EA691B" w:rsidRDefault="00EA691B" w:rsidP="00EA691B">
      <w:pPr>
        <w:pStyle w:val="alt"/>
        <w:numPr>
          <w:ilvl w:val="0"/>
          <w:numId w:val="212"/>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  </w:t>
      </w:r>
    </w:p>
    <w:p w14:paraId="71437AF2" w14:textId="77777777" w:rsidR="00EA691B" w:rsidRDefault="00EA691B" w:rsidP="00EA691B">
      <w:pPr>
        <w:numPr>
          <w:ilvl w:val="0"/>
          <w:numId w:val="212"/>
        </w:numPr>
        <w:spacing w:after="0" w:line="375" w:lineRule="atLeast"/>
        <w:jc w:val="both"/>
        <w:rPr>
          <w:rFonts w:ascii="inter-regular" w:hAnsi="inter-regular"/>
          <w:color w:val="000000"/>
        </w:rPr>
      </w:pPr>
      <w:r>
        <w:rPr>
          <w:rFonts w:ascii="inter-regular" w:hAnsi="inter-regular"/>
          <w:color w:val="000000"/>
          <w:bdr w:val="none" w:sz="0" w:space="0" w:color="auto" w:frame="1"/>
        </w:rPr>
        <w:t>        </w:t>
      </w:r>
      <w:r>
        <w:rPr>
          <w:rStyle w:val="comment"/>
          <w:rFonts w:ascii="inter-regular" w:hAnsi="inter-regular"/>
          <w:color w:val="008200"/>
          <w:bdr w:val="none" w:sz="0" w:space="0" w:color="auto" w:frame="1"/>
        </w:rPr>
        <w:t>// Calling constructor of parent Exception</w:t>
      </w:r>
      <w:r>
        <w:rPr>
          <w:rFonts w:ascii="inter-regular" w:hAnsi="inter-regular"/>
          <w:color w:val="000000"/>
          <w:bdr w:val="none" w:sz="0" w:space="0" w:color="auto" w:frame="1"/>
        </w:rPr>
        <w:t>  </w:t>
      </w:r>
    </w:p>
    <w:p w14:paraId="44D0802A" w14:textId="77777777" w:rsidR="00EA691B" w:rsidRDefault="00EA691B" w:rsidP="00EA691B">
      <w:pPr>
        <w:pStyle w:val="alt"/>
        <w:numPr>
          <w:ilvl w:val="0"/>
          <w:numId w:val="212"/>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super</w:t>
      </w:r>
      <w:r>
        <w:rPr>
          <w:rFonts w:ascii="inter-regular" w:hAnsi="inter-regular"/>
          <w:color w:val="000000"/>
          <w:bdr w:val="none" w:sz="0" w:space="0" w:color="auto" w:frame="1"/>
        </w:rPr>
        <w:t>(str);  </w:t>
      </w:r>
    </w:p>
    <w:p w14:paraId="0DD1949E" w14:textId="77777777" w:rsidR="00EA691B" w:rsidRDefault="00EA691B" w:rsidP="00EA691B">
      <w:pPr>
        <w:numPr>
          <w:ilvl w:val="0"/>
          <w:numId w:val="212"/>
        </w:numPr>
        <w:spacing w:after="0" w:line="375" w:lineRule="atLeast"/>
        <w:jc w:val="both"/>
        <w:rPr>
          <w:rFonts w:ascii="inter-regular" w:hAnsi="inter-regular"/>
          <w:color w:val="000000"/>
        </w:rPr>
      </w:pPr>
      <w:r>
        <w:rPr>
          <w:rFonts w:ascii="inter-regular" w:hAnsi="inter-regular"/>
          <w:color w:val="000000"/>
          <w:bdr w:val="none" w:sz="0" w:space="0" w:color="auto" w:frame="1"/>
        </w:rPr>
        <w:t>    }  </w:t>
      </w:r>
    </w:p>
    <w:p w14:paraId="3C3F1E35" w14:textId="77777777" w:rsidR="00EA691B" w:rsidRDefault="00EA691B" w:rsidP="00EA691B">
      <w:pPr>
        <w:pStyle w:val="alt"/>
        <w:numPr>
          <w:ilvl w:val="0"/>
          <w:numId w:val="212"/>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w:t>
      </w:r>
    </w:p>
    <w:p w14:paraId="5C76A28E" w14:textId="77777777" w:rsidR="00EA691B" w:rsidRDefault="00EA691B" w:rsidP="00EA691B">
      <w:pPr>
        <w:numPr>
          <w:ilvl w:val="0"/>
          <w:numId w:val="212"/>
        </w:numPr>
        <w:spacing w:after="0" w:line="375" w:lineRule="atLeast"/>
        <w:jc w:val="both"/>
        <w:rPr>
          <w:rFonts w:ascii="inter-regular" w:hAnsi="inter-regular"/>
          <w:color w:val="000000"/>
        </w:rPr>
      </w:pPr>
      <w:r>
        <w:rPr>
          <w:rStyle w:val="comment"/>
          <w:rFonts w:ascii="inter-regular" w:hAnsi="inter-regular"/>
          <w:color w:val="008200"/>
          <w:bdr w:val="none" w:sz="0" w:space="0" w:color="auto" w:frame="1"/>
        </w:rPr>
        <w:t>// Class that uses above MyException</w:t>
      </w:r>
      <w:r>
        <w:rPr>
          <w:rFonts w:ascii="inter-regular" w:hAnsi="inter-regular"/>
          <w:color w:val="000000"/>
          <w:bdr w:val="none" w:sz="0" w:space="0" w:color="auto" w:frame="1"/>
        </w:rPr>
        <w:t>  </w:t>
      </w:r>
    </w:p>
    <w:p w14:paraId="4E47107B" w14:textId="77777777" w:rsidR="00EA691B" w:rsidRDefault="00EA691B" w:rsidP="00EA691B">
      <w:pPr>
        <w:pStyle w:val="alt"/>
        <w:numPr>
          <w:ilvl w:val="0"/>
          <w:numId w:val="212"/>
        </w:numPr>
        <w:spacing w:before="0" w:beforeAutospacing="0" w:after="0" w:afterAutospacing="0" w:line="375" w:lineRule="atLeast"/>
        <w:jc w:val="both"/>
        <w:rPr>
          <w:rFonts w:ascii="inter-regular" w:hAnsi="inter-regular"/>
          <w:color w:val="000000"/>
        </w:rPr>
      </w:pPr>
      <w:r>
        <w:rPr>
          <w:rStyle w:val="keyword"/>
          <w:rFonts w:ascii="inter-regular" w:hAnsi="inter-regular"/>
          <w:b/>
          <w:bCs/>
          <w:color w:val="006699"/>
          <w:bdr w:val="none" w:sz="0" w:space="0" w:color="auto" w:frame="1"/>
        </w:rPr>
        <w:t>public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class</w:t>
      </w:r>
      <w:r>
        <w:rPr>
          <w:rFonts w:ascii="inter-regular" w:hAnsi="inter-regular"/>
          <w:color w:val="000000"/>
          <w:bdr w:val="none" w:sz="0" w:space="0" w:color="auto" w:frame="1"/>
        </w:rPr>
        <w:t> TestThrow3  </w:t>
      </w:r>
    </w:p>
    <w:p w14:paraId="175011EF" w14:textId="77777777" w:rsidR="00EA691B" w:rsidRDefault="00EA691B" w:rsidP="00EA691B">
      <w:pPr>
        <w:numPr>
          <w:ilvl w:val="0"/>
          <w:numId w:val="212"/>
        </w:numPr>
        <w:spacing w:after="0" w:line="375" w:lineRule="atLeast"/>
        <w:jc w:val="both"/>
        <w:rPr>
          <w:rFonts w:ascii="inter-regular" w:hAnsi="inter-regular"/>
          <w:color w:val="000000"/>
        </w:rPr>
      </w:pPr>
      <w:r>
        <w:rPr>
          <w:rFonts w:ascii="inter-regular" w:hAnsi="inter-regular"/>
          <w:color w:val="000000"/>
          <w:bdr w:val="none" w:sz="0" w:space="0" w:color="auto" w:frame="1"/>
        </w:rPr>
        <w:t>{  </w:t>
      </w:r>
    </w:p>
    <w:p w14:paraId="75CCA9BB" w14:textId="77777777" w:rsidR="00EA691B" w:rsidRDefault="00EA691B" w:rsidP="00EA691B">
      <w:pPr>
        <w:pStyle w:val="alt"/>
        <w:numPr>
          <w:ilvl w:val="0"/>
          <w:numId w:val="212"/>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public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static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void</w:t>
      </w:r>
      <w:r>
        <w:rPr>
          <w:rFonts w:ascii="inter-regular" w:hAnsi="inter-regular"/>
          <w:color w:val="000000"/>
          <w:bdr w:val="none" w:sz="0" w:space="0" w:color="auto" w:frame="1"/>
        </w:rPr>
        <w:t> main(String args[])  </w:t>
      </w:r>
    </w:p>
    <w:p w14:paraId="479855B5" w14:textId="77777777" w:rsidR="00EA691B" w:rsidRDefault="00EA691B" w:rsidP="00EA691B">
      <w:pPr>
        <w:numPr>
          <w:ilvl w:val="0"/>
          <w:numId w:val="212"/>
        </w:numPr>
        <w:spacing w:after="0" w:line="375" w:lineRule="atLeast"/>
        <w:jc w:val="both"/>
        <w:rPr>
          <w:rFonts w:ascii="inter-regular" w:hAnsi="inter-regular"/>
          <w:color w:val="000000"/>
        </w:rPr>
      </w:pPr>
      <w:r>
        <w:rPr>
          <w:rFonts w:ascii="inter-regular" w:hAnsi="inter-regular"/>
          <w:color w:val="000000"/>
          <w:bdr w:val="none" w:sz="0" w:space="0" w:color="auto" w:frame="1"/>
        </w:rPr>
        <w:t>    {  </w:t>
      </w:r>
    </w:p>
    <w:p w14:paraId="3A1CD473" w14:textId="77777777" w:rsidR="00EA691B" w:rsidRDefault="00EA691B" w:rsidP="00EA691B">
      <w:pPr>
        <w:pStyle w:val="alt"/>
        <w:numPr>
          <w:ilvl w:val="0"/>
          <w:numId w:val="212"/>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try</w:t>
      </w:r>
      <w:r>
        <w:rPr>
          <w:rFonts w:ascii="inter-regular" w:hAnsi="inter-regular"/>
          <w:color w:val="000000"/>
          <w:bdr w:val="none" w:sz="0" w:space="0" w:color="auto" w:frame="1"/>
        </w:rPr>
        <w:t>  </w:t>
      </w:r>
    </w:p>
    <w:p w14:paraId="7F0F157E" w14:textId="77777777" w:rsidR="00EA691B" w:rsidRDefault="00EA691B" w:rsidP="00EA691B">
      <w:pPr>
        <w:numPr>
          <w:ilvl w:val="0"/>
          <w:numId w:val="212"/>
        </w:numPr>
        <w:spacing w:after="0" w:line="375" w:lineRule="atLeast"/>
        <w:jc w:val="both"/>
        <w:rPr>
          <w:rFonts w:ascii="inter-regular" w:hAnsi="inter-regular"/>
          <w:color w:val="000000"/>
        </w:rPr>
      </w:pPr>
      <w:r>
        <w:rPr>
          <w:rFonts w:ascii="inter-regular" w:hAnsi="inter-regular"/>
          <w:color w:val="000000"/>
          <w:bdr w:val="none" w:sz="0" w:space="0" w:color="auto" w:frame="1"/>
        </w:rPr>
        <w:t>        {  </w:t>
      </w:r>
    </w:p>
    <w:p w14:paraId="00B87B30" w14:textId="77777777" w:rsidR="00EA691B" w:rsidRDefault="00EA691B" w:rsidP="00EA691B">
      <w:pPr>
        <w:pStyle w:val="alt"/>
        <w:numPr>
          <w:ilvl w:val="0"/>
          <w:numId w:val="212"/>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w:t>
      </w:r>
      <w:r>
        <w:rPr>
          <w:rStyle w:val="comment"/>
          <w:rFonts w:ascii="inter-regular" w:hAnsi="inter-regular"/>
          <w:color w:val="008200"/>
          <w:bdr w:val="none" w:sz="0" w:space="0" w:color="auto" w:frame="1"/>
        </w:rPr>
        <w:t>// throw an object of user defined exception</w:t>
      </w:r>
      <w:r>
        <w:rPr>
          <w:rFonts w:ascii="inter-regular" w:hAnsi="inter-regular"/>
          <w:color w:val="000000"/>
          <w:bdr w:val="none" w:sz="0" w:space="0" w:color="auto" w:frame="1"/>
        </w:rPr>
        <w:t>  </w:t>
      </w:r>
    </w:p>
    <w:p w14:paraId="405A9004" w14:textId="77777777" w:rsidR="00EA691B" w:rsidRDefault="00EA691B" w:rsidP="00EA691B">
      <w:pPr>
        <w:numPr>
          <w:ilvl w:val="0"/>
          <w:numId w:val="212"/>
        </w:numPr>
        <w:spacing w:after="0" w:line="375" w:lineRule="atLeast"/>
        <w:jc w:val="both"/>
        <w:rPr>
          <w:rFonts w:ascii="inter-regular" w:hAnsi="inter-regular"/>
          <w:color w:val="000000"/>
        </w:rPr>
      </w:pP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throw</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new</w:t>
      </w:r>
      <w:r>
        <w:rPr>
          <w:rFonts w:ascii="inter-regular" w:hAnsi="inter-regular"/>
          <w:color w:val="000000"/>
          <w:bdr w:val="none" w:sz="0" w:space="0" w:color="auto" w:frame="1"/>
        </w:rPr>
        <w:t> UserDefinedException(</w:t>
      </w:r>
      <w:r>
        <w:rPr>
          <w:rStyle w:val="string"/>
          <w:rFonts w:ascii="inter-regular" w:hAnsi="inter-regular"/>
          <w:color w:val="0000FF"/>
          <w:bdr w:val="none" w:sz="0" w:space="0" w:color="auto" w:frame="1"/>
        </w:rPr>
        <w:t>"This is user-defined exception"</w:t>
      </w:r>
      <w:r>
        <w:rPr>
          <w:rFonts w:ascii="inter-regular" w:hAnsi="inter-regular"/>
          <w:color w:val="000000"/>
          <w:bdr w:val="none" w:sz="0" w:space="0" w:color="auto" w:frame="1"/>
        </w:rPr>
        <w:t>);  </w:t>
      </w:r>
    </w:p>
    <w:p w14:paraId="6D53D067" w14:textId="77777777" w:rsidR="00EA691B" w:rsidRDefault="00EA691B" w:rsidP="00EA691B">
      <w:pPr>
        <w:pStyle w:val="alt"/>
        <w:numPr>
          <w:ilvl w:val="0"/>
          <w:numId w:val="212"/>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  </w:t>
      </w:r>
    </w:p>
    <w:p w14:paraId="436EFAC0" w14:textId="77777777" w:rsidR="00EA691B" w:rsidRDefault="00EA691B" w:rsidP="00EA691B">
      <w:pPr>
        <w:numPr>
          <w:ilvl w:val="0"/>
          <w:numId w:val="212"/>
        </w:numPr>
        <w:spacing w:after="0" w:line="375" w:lineRule="atLeast"/>
        <w:jc w:val="both"/>
        <w:rPr>
          <w:rFonts w:ascii="inter-regular" w:hAnsi="inter-regular"/>
          <w:color w:val="000000"/>
        </w:rPr>
      </w:pP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catch</w:t>
      </w:r>
      <w:r>
        <w:rPr>
          <w:rFonts w:ascii="inter-regular" w:hAnsi="inter-regular"/>
          <w:color w:val="000000"/>
          <w:bdr w:val="none" w:sz="0" w:space="0" w:color="auto" w:frame="1"/>
        </w:rPr>
        <w:t> (UserDefinedException ude)  </w:t>
      </w:r>
    </w:p>
    <w:p w14:paraId="139670FE" w14:textId="77777777" w:rsidR="00EA691B" w:rsidRDefault="00EA691B" w:rsidP="00EA691B">
      <w:pPr>
        <w:pStyle w:val="alt"/>
        <w:numPr>
          <w:ilvl w:val="0"/>
          <w:numId w:val="212"/>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  </w:t>
      </w:r>
    </w:p>
    <w:p w14:paraId="0D798091" w14:textId="77777777" w:rsidR="00EA691B" w:rsidRDefault="00EA691B" w:rsidP="00EA691B">
      <w:pPr>
        <w:numPr>
          <w:ilvl w:val="0"/>
          <w:numId w:val="212"/>
        </w:numPr>
        <w:spacing w:after="0" w:line="375" w:lineRule="atLeast"/>
        <w:jc w:val="both"/>
        <w:rPr>
          <w:rFonts w:ascii="inter-regular" w:hAnsi="inter-regular"/>
          <w:color w:val="000000"/>
        </w:rPr>
      </w:pPr>
      <w:r>
        <w:rPr>
          <w:rFonts w:ascii="inter-regular" w:hAnsi="inter-regular"/>
          <w:color w:val="000000"/>
          <w:bdr w:val="none" w:sz="0" w:space="0" w:color="auto" w:frame="1"/>
        </w:rPr>
        <w:t>            System.out.println(</w:t>
      </w:r>
      <w:r>
        <w:rPr>
          <w:rStyle w:val="string"/>
          <w:rFonts w:ascii="inter-regular" w:hAnsi="inter-regular"/>
          <w:color w:val="0000FF"/>
          <w:bdr w:val="none" w:sz="0" w:space="0" w:color="auto" w:frame="1"/>
        </w:rPr>
        <w:t>"Caught the exception"</w:t>
      </w:r>
      <w:r>
        <w:rPr>
          <w:rFonts w:ascii="inter-regular" w:hAnsi="inter-regular"/>
          <w:color w:val="000000"/>
          <w:bdr w:val="none" w:sz="0" w:space="0" w:color="auto" w:frame="1"/>
        </w:rPr>
        <w:t>);  </w:t>
      </w:r>
    </w:p>
    <w:p w14:paraId="0945E850" w14:textId="77777777" w:rsidR="00EA691B" w:rsidRDefault="00EA691B" w:rsidP="00EA691B">
      <w:pPr>
        <w:pStyle w:val="alt"/>
        <w:numPr>
          <w:ilvl w:val="0"/>
          <w:numId w:val="212"/>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w:t>
      </w:r>
      <w:r>
        <w:rPr>
          <w:rStyle w:val="comment"/>
          <w:rFonts w:ascii="inter-regular" w:hAnsi="inter-regular"/>
          <w:color w:val="008200"/>
          <w:bdr w:val="none" w:sz="0" w:space="0" w:color="auto" w:frame="1"/>
        </w:rPr>
        <w:t>// Print the message from MyException object</w:t>
      </w:r>
      <w:r>
        <w:rPr>
          <w:rFonts w:ascii="inter-regular" w:hAnsi="inter-regular"/>
          <w:color w:val="000000"/>
          <w:bdr w:val="none" w:sz="0" w:space="0" w:color="auto" w:frame="1"/>
        </w:rPr>
        <w:t>  </w:t>
      </w:r>
    </w:p>
    <w:p w14:paraId="59EDE9ED" w14:textId="77777777" w:rsidR="00EA691B" w:rsidRDefault="00EA691B" w:rsidP="00EA691B">
      <w:pPr>
        <w:numPr>
          <w:ilvl w:val="0"/>
          <w:numId w:val="212"/>
        </w:numPr>
        <w:spacing w:after="0" w:line="375" w:lineRule="atLeast"/>
        <w:jc w:val="both"/>
        <w:rPr>
          <w:rFonts w:ascii="inter-regular" w:hAnsi="inter-regular"/>
          <w:color w:val="000000"/>
        </w:rPr>
      </w:pPr>
      <w:r>
        <w:rPr>
          <w:rFonts w:ascii="inter-regular" w:hAnsi="inter-regular"/>
          <w:color w:val="000000"/>
          <w:bdr w:val="none" w:sz="0" w:space="0" w:color="auto" w:frame="1"/>
        </w:rPr>
        <w:t>            System.out.println(ude.getMessage());  </w:t>
      </w:r>
    </w:p>
    <w:p w14:paraId="17341107" w14:textId="77777777" w:rsidR="00EA691B" w:rsidRDefault="00EA691B" w:rsidP="00EA691B">
      <w:pPr>
        <w:pStyle w:val="alt"/>
        <w:numPr>
          <w:ilvl w:val="0"/>
          <w:numId w:val="212"/>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  </w:t>
      </w:r>
    </w:p>
    <w:p w14:paraId="437DEA8C" w14:textId="77777777" w:rsidR="00EA691B" w:rsidRDefault="00EA691B" w:rsidP="00EA691B">
      <w:pPr>
        <w:numPr>
          <w:ilvl w:val="0"/>
          <w:numId w:val="212"/>
        </w:numPr>
        <w:spacing w:after="0" w:line="375" w:lineRule="atLeast"/>
        <w:jc w:val="both"/>
        <w:rPr>
          <w:rFonts w:ascii="inter-regular" w:hAnsi="inter-regular"/>
          <w:color w:val="000000"/>
        </w:rPr>
      </w:pPr>
      <w:r>
        <w:rPr>
          <w:rFonts w:ascii="inter-regular" w:hAnsi="inter-regular"/>
          <w:color w:val="000000"/>
          <w:bdr w:val="none" w:sz="0" w:space="0" w:color="auto" w:frame="1"/>
        </w:rPr>
        <w:t>    }  </w:t>
      </w:r>
    </w:p>
    <w:p w14:paraId="509BCEC1" w14:textId="77777777" w:rsidR="00EA691B" w:rsidRDefault="00EA691B" w:rsidP="00EA691B">
      <w:pPr>
        <w:pStyle w:val="alt"/>
        <w:numPr>
          <w:ilvl w:val="0"/>
          <w:numId w:val="212"/>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w:t>
      </w:r>
    </w:p>
    <w:p w14:paraId="0457B069" w14:textId="77777777" w:rsidR="00DD7A94" w:rsidRPr="00EA691B" w:rsidRDefault="00DD7A94" w:rsidP="0027496C">
      <w:pPr>
        <w:rPr>
          <w:b/>
          <w:bCs/>
          <w:sz w:val="36"/>
          <w:szCs w:val="36"/>
          <w:u w:val="single"/>
        </w:rPr>
      </w:pPr>
    </w:p>
    <w:p w14:paraId="33176E02" w14:textId="77777777" w:rsidR="00EA691B" w:rsidRPr="00EA691B" w:rsidRDefault="00EA691B" w:rsidP="0027496C">
      <w:pPr>
        <w:rPr>
          <w:b/>
          <w:bCs/>
          <w:sz w:val="36"/>
          <w:szCs w:val="36"/>
          <w:u w:val="single"/>
        </w:rPr>
      </w:pPr>
      <w:r w:rsidRPr="00EA691B">
        <w:rPr>
          <w:b/>
          <w:bCs/>
          <w:sz w:val="36"/>
          <w:szCs w:val="36"/>
          <w:u w:val="single"/>
        </w:rPr>
        <w:t>Java throws keyword</w:t>
      </w:r>
    </w:p>
    <w:p w14:paraId="24E40F9B" w14:textId="77777777" w:rsidR="00EA691B" w:rsidRDefault="00EA691B" w:rsidP="00EA691B">
      <w:pPr>
        <w:pStyle w:val="NormalWeb"/>
        <w:shd w:val="clear" w:color="auto" w:fill="FFFFFF"/>
        <w:jc w:val="both"/>
        <w:rPr>
          <w:rFonts w:ascii="inter-regular" w:hAnsi="inter-regular"/>
          <w:color w:val="333333"/>
        </w:rPr>
      </w:pPr>
      <w:r>
        <w:rPr>
          <w:rFonts w:ascii="inter-regular" w:hAnsi="inter-regular"/>
          <w:color w:val="333333"/>
        </w:rPr>
        <w:t>The </w:t>
      </w:r>
      <w:r>
        <w:rPr>
          <w:rStyle w:val="Strong"/>
          <w:rFonts w:ascii="Segoe UI" w:hAnsi="Segoe UI" w:cs="Segoe UI"/>
          <w:color w:val="333333"/>
        </w:rPr>
        <w:t>Java throws keyword</w:t>
      </w:r>
      <w:r>
        <w:rPr>
          <w:rFonts w:ascii="inter-regular" w:hAnsi="inter-regular"/>
          <w:color w:val="333333"/>
        </w:rPr>
        <w:t> is used to declare an exception. It gives an information to the programmer that there may occur an exception. So, it is better for the programmer to provide the exception handling code so that the normal flow of the program can be maintained.</w:t>
      </w:r>
    </w:p>
    <w:p w14:paraId="5C376EB8" w14:textId="77777777" w:rsidR="00EA691B" w:rsidRDefault="00EA691B" w:rsidP="00EA691B">
      <w:pPr>
        <w:pStyle w:val="NormalWeb"/>
        <w:shd w:val="clear" w:color="auto" w:fill="FFFFFF"/>
        <w:jc w:val="both"/>
        <w:rPr>
          <w:rFonts w:ascii="inter-regular" w:hAnsi="inter-regular"/>
          <w:color w:val="333333"/>
        </w:rPr>
      </w:pPr>
      <w:r>
        <w:rPr>
          <w:rFonts w:ascii="inter-regular" w:hAnsi="inter-regular"/>
          <w:color w:val="333333"/>
        </w:rPr>
        <w:t>Exception Handling is mainly used to handle the checked exceptions. If there occurs any unchecked exception such as NullPointerException, it is programmers' fault that he is not checking the code before it being used.</w:t>
      </w:r>
    </w:p>
    <w:p w14:paraId="559F78A3" w14:textId="77777777" w:rsidR="00EA691B" w:rsidRDefault="00EA691B" w:rsidP="00EA691B">
      <w:pPr>
        <w:pStyle w:val="Heading3"/>
        <w:shd w:val="clear" w:color="auto" w:fill="FFFFFF"/>
        <w:spacing w:line="312" w:lineRule="atLeast"/>
        <w:jc w:val="both"/>
        <w:rPr>
          <w:rFonts w:ascii="Helvetica" w:hAnsi="Helvetica"/>
          <w:color w:val="610B4B"/>
          <w:sz w:val="32"/>
          <w:szCs w:val="32"/>
        </w:rPr>
      </w:pPr>
      <w:r>
        <w:rPr>
          <w:rFonts w:ascii="Helvetica" w:hAnsi="Helvetica"/>
          <w:b/>
          <w:bCs/>
          <w:color w:val="610B4B"/>
          <w:sz w:val="32"/>
          <w:szCs w:val="32"/>
        </w:rPr>
        <w:lastRenderedPageBreak/>
        <w:t>Syntax of Java throws</w:t>
      </w:r>
    </w:p>
    <w:p w14:paraId="61E3DF5A" w14:textId="77777777" w:rsidR="00EA691B" w:rsidRDefault="00EA691B" w:rsidP="00EA691B">
      <w:pPr>
        <w:pStyle w:val="alt"/>
        <w:numPr>
          <w:ilvl w:val="0"/>
          <w:numId w:val="213"/>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return_type method_name() </w:t>
      </w:r>
      <w:r>
        <w:rPr>
          <w:rStyle w:val="keyword"/>
          <w:rFonts w:ascii="inter-regular" w:hAnsi="inter-regular"/>
          <w:b/>
          <w:bCs/>
          <w:color w:val="006699"/>
          <w:bdr w:val="none" w:sz="0" w:space="0" w:color="auto" w:frame="1"/>
        </w:rPr>
        <w:t>throws</w:t>
      </w:r>
      <w:r>
        <w:rPr>
          <w:rFonts w:ascii="inter-regular" w:hAnsi="inter-regular"/>
          <w:color w:val="000000"/>
          <w:bdr w:val="none" w:sz="0" w:space="0" w:color="auto" w:frame="1"/>
        </w:rPr>
        <w:t> exception_class_name{  </w:t>
      </w:r>
    </w:p>
    <w:p w14:paraId="7DFC6D3D" w14:textId="77777777" w:rsidR="00EA691B" w:rsidRDefault="00EA691B" w:rsidP="00EA691B">
      <w:pPr>
        <w:numPr>
          <w:ilvl w:val="0"/>
          <w:numId w:val="213"/>
        </w:numPr>
        <w:spacing w:after="0" w:line="375" w:lineRule="atLeast"/>
        <w:jc w:val="both"/>
        <w:rPr>
          <w:rFonts w:ascii="inter-regular" w:hAnsi="inter-regular"/>
          <w:color w:val="000000"/>
        </w:rPr>
      </w:pPr>
      <w:r>
        <w:rPr>
          <w:rStyle w:val="comment"/>
          <w:rFonts w:ascii="inter-regular" w:hAnsi="inter-regular"/>
          <w:color w:val="008200"/>
          <w:bdr w:val="none" w:sz="0" w:space="0" w:color="auto" w:frame="1"/>
        </w:rPr>
        <w:t>//method code</w:t>
      </w:r>
      <w:r>
        <w:rPr>
          <w:rFonts w:ascii="inter-regular" w:hAnsi="inter-regular"/>
          <w:color w:val="000000"/>
          <w:bdr w:val="none" w:sz="0" w:space="0" w:color="auto" w:frame="1"/>
        </w:rPr>
        <w:t>  </w:t>
      </w:r>
    </w:p>
    <w:p w14:paraId="57F7AC6D" w14:textId="77777777" w:rsidR="00EA691B" w:rsidRDefault="00EA691B" w:rsidP="00EA691B">
      <w:pPr>
        <w:pStyle w:val="alt"/>
        <w:numPr>
          <w:ilvl w:val="0"/>
          <w:numId w:val="213"/>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w:t>
      </w:r>
    </w:p>
    <w:p w14:paraId="539EC7C2" w14:textId="77777777" w:rsidR="00EA691B" w:rsidRDefault="00EA691B" w:rsidP="00EA691B">
      <w:pPr>
        <w:pStyle w:val="Heading3"/>
        <w:shd w:val="clear" w:color="auto" w:fill="FFFFFF"/>
        <w:spacing w:line="312" w:lineRule="atLeast"/>
        <w:jc w:val="both"/>
        <w:rPr>
          <w:rFonts w:ascii="Helvetica" w:hAnsi="Helvetica"/>
          <w:color w:val="610B4B"/>
          <w:sz w:val="32"/>
          <w:szCs w:val="32"/>
        </w:rPr>
      </w:pPr>
      <w:r>
        <w:rPr>
          <w:rFonts w:ascii="Helvetica" w:hAnsi="Helvetica"/>
          <w:b/>
          <w:bCs/>
          <w:color w:val="610B4B"/>
          <w:sz w:val="32"/>
          <w:szCs w:val="32"/>
        </w:rPr>
        <w:t>Which exception should be declared?</w:t>
      </w:r>
    </w:p>
    <w:p w14:paraId="0D62487A" w14:textId="77777777" w:rsidR="00EA691B" w:rsidRDefault="00EA691B" w:rsidP="00EA691B">
      <w:pPr>
        <w:pStyle w:val="NormalWeb"/>
        <w:shd w:val="clear" w:color="auto" w:fill="FFFFFF"/>
        <w:jc w:val="both"/>
        <w:rPr>
          <w:rFonts w:ascii="inter-regular" w:hAnsi="inter-regular"/>
          <w:color w:val="333333"/>
        </w:rPr>
      </w:pPr>
      <w:r>
        <w:rPr>
          <w:rStyle w:val="Strong"/>
          <w:rFonts w:ascii="Segoe UI" w:hAnsi="Segoe UI" w:cs="Segoe UI"/>
          <w:color w:val="333333"/>
        </w:rPr>
        <w:t>Ans:</w:t>
      </w:r>
      <w:r>
        <w:rPr>
          <w:rFonts w:ascii="inter-regular" w:hAnsi="inter-regular"/>
          <w:color w:val="333333"/>
        </w:rPr>
        <w:t> Checked exception only, because:</w:t>
      </w:r>
    </w:p>
    <w:p w14:paraId="0E83327C" w14:textId="77777777" w:rsidR="00EA691B" w:rsidRDefault="00EA691B" w:rsidP="00EA691B">
      <w:pPr>
        <w:numPr>
          <w:ilvl w:val="0"/>
          <w:numId w:val="214"/>
        </w:numPr>
        <w:shd w:val="clear" w:color="auto" w:fill="FFFFFF"/>
        <w:spacing w:before="60" w:after="100" w:afterAutospacing="1" w:line="375" w:lineRule="atLeast"/>
        <w:jc w:val="both"/>
        <w:rPr>
          <w:rFonts w:ascii="inter-regular" w:hAnsi="inter-regular"/>
          <w:color w:val="000000"/>
        </w:rPr>
      </w:pPr>
      <w:r>
        <w:rPr>
          <w:rStyle w:val="Strong"/>
          <w:rFonts w:ascii="Segoe UI" w:hAnsi="Segoe UI" w:cs="Segoe UI"/>
          <w:color w:val="000000"/>
        </w:rPr>
        <w:t>unchecked exception:</w:t>
      </w:r>
      <w:r>
        <w:rPr>
          <w:rFonts w:ascii="inter-regular" w:hAnsi="inter-regular"/>
          <w:color w:val="000000"/>
        </w:rPr>
        <w:t> under our control so we can correct our code.</w:t>
      </w:r>
    </w:p>
    <w:p w14:paraId="5A34816F" w14:textId="77777777" w:rsidR="00EA691B" w:rsidRDefault="00EA691B" w:rsidP="00EA691B">
      <w:pPr>
        <w:numPr>
          <w:ilvl w:val="0"/>
          <w:numId w:val="214"/>
        </w:numPr>
        <w:shd w:val="clear" w:color="auto" w:fill="FFFFFF"/>
        <w:spacing w:before="60" w:after="100" w:afterAutospacing="1" w:line="375" w:lineRule="atLeast"/>
        <w:jc w:val="both"/>
        <w:rPr>
          <w:rFonts w:ascii="inter-regular" w:hAnsi="inter-regular"/>
          <w:color w:val="000000"/>
        </w:rPr>
      </w:pPr>
      <w:r>
        <w:rPr>
          <w:rStyle w:val="Strong"/>
          <w:rFonts w:ascii="Segoe UI" w:hAnsi="Segoe UI" w:cs="Segoe UI"/>
          <w:color w:val="000000"/>
        </w:rPr>
        <w:t>error:</w:t>
      </w:r>
      <w:r>
        <w:rPr>
          <w:rFonts w:ascii="inter-regular" w:hAnsi="inter-regular"/>
          <w:color w:val="000000"/>
        </w:rPr>
        <w:t> beyond our control. For example, we are unable to do anything if there occurs VirtualMachineError or StackOverflowError.</w:t>
      </w:r>
    </w:p>
    <w:p w14:paraId="2B56569E" w14:textId="77777777" w:rsidR="00EA691B" w:rsidRDefault="00EA691B" w:rsidP="00EA691B">
      <w:pPr>
        <w:pStyle w:val="Heading3"/>
        <w:shd w:val="clear" w:color="auto" w:fill="FFFFFF"/>
        <w:spacing w:line="312" w:lineRule="atLeast"/>
        <w:jc w:val="both"/>
        <w:rPr>
          <w:rFonts w:ascii="Helvetica" w:hAnsi="Helvetica"/>
          <w:color w:val="610B4B"/>
          <w:sz w:val="32"/>
          <w:szCs w:val="32"/>
        </w:rPr>
      </w:pPr>
      <w:r>
        <w:rPr>
          <w:rFonts w:ascii="Helvetica" w:hAnsi="Helvetica"/>
          <w:b/>
          <w:bCs/>
          <w:color w:val="610B4B"/>
          <w:sz w:val="32"/>
          <w:szCs w:val="32"/>
        </w:rPr>
        <w:t>Advantage of Java throws keyword</w:t>
      </w:r>
    </w:p>
    <w:p w14:paraId="2A45B654" w14:textId="77777777" w:rsidR="00EA691B" w:rsidRDefault="00EA691B" w:rsidP="00EA691B">
      <w:pPr>
        <w:pStyle w:val="NormalWeb"/>
        <w:shd w:val="clear" w:color="auto" w:fill="FFFFFF"/>
        <w:jc w:val="both"/>
        <w:rPr>
          <w:rFonts w:ascii="inter-regular" w:hAnsi="inter-regular"/>
          <w:color w:val="333333"/>
        </w:rPr>
      </w:pPr>
      <w:r>
        <w:rPr>
          <w:rFonts w:ascii="inter-regular" w:hAnsi="inter-regular"/>
          <w:color w:val="333333"/>
        </w:rPr>
        <w:t>Now Checked Exception can be propagated (forwarded in call stack).</w:t>
      </w:r>
    </w:p>
    <w:p w14:paraId="4F708091" w14:textId="77777777" w:rsidR="00EA691B" w:rsidRDefault="00EA691B" w:rsidP="00EA691B">
      <w:pPr>
        <w:pStyle w:val="NormalWeb"/>
        <w:shd w:val="clear" w:color="auto" w:fill="FFFFFF"/>
        <w:jc w:val="both"/>
        <w:rPr>
          <w:rFonts w:ascii="inter-regular" w:hAnsi="inter-regular"/>
          <w:color w:val="333333"/>
        </w:rPr>
      </w:pPr>
      <w:r>
        <w:rPr>
          <w:rFonts w:ascii="inter-regular" w:hAnsi="inter-regular"/>
          <w:color w:val="333333"/>
        </w:rPr>
        <w:t>It provides information to the caller of the method about the exception.</w:t>
      </w:r>
    </w:p>
    <w:p w14:paraId="2A012287" w14:textId="77777777" w:rsidR="00EA691B" w:rsidRDefault="00EA691B" w:rsidP="00EA691B">
      <w:pPr>
        <w:pStyle w:val="Heading2"/>
        <w:shd w:val="clear" w:color="auto" w:fill="FFFFFF"/>
        <w:spacing w:line="312" w:lineRule="atLeast"/>
        <w:jc w:val="both"/>
        <w:rPr>
          <w:rFonts w:ascii="Helvetica" w:hAnsi="Helvetica"/>
          <w:b w:val="0"/>
          <w:bCs w:val="0"/>
          <w:color w:val="610B38"/>
          <w:sz w:val="38"/>
          <w:szCs w:val="38"/>
        </w:rPr>
      </w:pPr>
      <w:r>
        <w:rPr>
          <w:rFonts w:ascii="Helvetica" w:hAnsi="Helvetica"/>
          <w:b w:val="0"/>
          <w:bCs w:val="0"/>
          <w:color w:val="610B38"/>
          <w:sz w:val="38"/>
          <w:szCs w:val="38"/>
        </w:rPr>
        <w:t>Java throws Example</w:t>
      </w:r>
    </w:p>
    <w:p w14:paraId="08966572" w14:textId="77777777" w:rsidR="00EA691B" w:rsidRDefault="00EA691B" w:rsidP="00EA691B">
      <w:pPr>
        <w:pStyle w:val="NormalWeb"/>
        <w:shd w:val="clear" w:color="auto" w:fill="FFFFFF"/>
        <w:jc w:val="both"/>
        <w:rPr>
          <w:rFonts w:ascii="inter-regular" w:hAnsi="inter-regular"/>
          <w:color w:val="333333"/>
        </w:rPr>
      </w:pPr>
      <w:r>
        <w:rPr>
          <w:rFonts w:ascii="inter-regular" w:hAnsi="inter-regular"/>
          <w:color w:val="333333"/>
        </w:rPr>
        <w:t>Let's see the example of Java throws clause which describes that checked exceptions can be propagated by throws keyword.</w:t>
      </w:r>
    </w:p>
    <w:p w14:paraId="0CBE7612" w14:textId="77777777" w:rsidR="00EA691B" w:rsidRDefault="00EA691B" w:rsidP="00EA691B">
      <w:pPr>
        <w:pStyle w:val="NormalWeb"/>
        <w:shd w:val="clear" w:color="auto" w:fill="FFFFFF"/>
        <w:jc w:val="both"/>
        <w:rPr>
          <w:rFonts w:ascii="inter-regular" w:hAnsi="inter-regular"/>
          <w:color w:val="333333"/>
        </w:rPr>
      </w:pPr>
      <w:r>
        <w:rPr>
          <w:rStyle w:val="Strong"/>
          <w:rFonts w:ascii="Segoe UI" w:hAnsi="Segoe UI" w:cs="Segoe UI"/>
          <w:color w:val="333333"/>
        </w:rPr>
        <w:t>Testthrows1.java</w:t>
      </w:r>
    </w:p>
    <w:p w14:paraId="01C4581A" w14:textId="77777777" w:rsidR="00EA691B" w:rsidRDefault="00EA691B" w:rsidP="00EA691B">
      <w:pPr>
        <w:pStyle w:val="alt"/>
        <w:numPr>
          <w:ilvl w:val="0"/>
          <w:numId w:val="215"/>
        </w:numPr>
        <w:spacing w:before="0" w:beforeAutospacing="0" w:after="0" w:afterAutospacing="0" w:line="375" w:lineRule="atLeast"/>
        <w:jc w:val="both"/>
        <w:rPr>
          <w:rFonts w:ascii="inter-regular" w:hAnsi="inter-regular"/>
          <w:color w:val="000000"/>
        </w:rPr>
      </w:pPr>
      <w:r>
        <w:rPr>
          <w:rStyle w:val="keyword"/>
          <w:rFonts w:ascii="inter-regular" w:hAnsi="inter-regular"/>
          <w:b/>
          <w:bCs/>
          <w:color w:val="006699"/>
          <w:bdr w:val="none" w:sz="0" w:space="0" w:color="auto" w:frame="1"/>
        </w:rPr>
        <w:t>import</w:t>
      </w:r>
      <w:r>
        <w:rPr>
          <w:rFonts w:ascii="inter-regular" w:hAnsi="inter-regular"/>
          <w:color w:val="000000"/>
          <w:bdr w:val="none" w:sz="0" w:space="0" w:color="auto" w:frame="1"/>
        </w:rPr>
        <w:t> java.io.IOException;  </w:t>
      </w:r>
    </w:p>
    <w:p w14:paraId="64747C77" w14:textId="77777777" w:rsidR="00EA691B" w:rsidRDefault="00EA691B" w:rsidP="00EA691B">
      <w:pPr>
        <w:numPr>
          <w:ilvl w:val="0"/>
          <w:numId w:val="215"/>
        </w:numPr>
        <w:spacing w:after="0" w:line="375" w:lineRule="atLeast"/>
        <w:jc w:val="both"/>
        <w:rPr>
          <w:rFonts w:ascii="inter-regular" w:hAnsi="inter-regular"/>
          <w:color w:val="000000"/>
        </w:rPr>
      </w:pPr>
      <w:r>
        <w:rPr>
          <w:rStyle w:val="keyword"/>
          <w:rFonts w:ascii="inter-regular" w:hAnsi="inter-regular"/>
          <w:b/>
          <w:bCs/>
          <w:color w:val="006699"/>
          <w:bdr w:val="none" w:sz="0" w:space="0" w:color="auto" w:frame="1"/>
        </w:rPr>
        <w:t>class</w:t>
      </w:r>
      <w:r>
        <w:rPr>
          <w:rFonts w:ascii="inter-regular" w:hAnsi="inter-regular"/>
          <w:color w:val="000000"/>
          <w:bdr w:val="none" w:sz="0" w:space="0" w:color="auto" w:frame="1"/>
        </w:rPr>
        <w:t> Testthrows1{  </w:t>
      </w:r>
    </w:p>
    <w:p w14:paraId="63D7C2B6" w14:textId="77777777" w:rsidR="00EA691B" w:rsidRDefault="00EA691B" w:rsidP="00EA691B">
      <w:pPr>
        <w:pStyle w:val="alt"/>
        <w:numPr>
          <w:ilvl w:val="0"/>
          <w:numId w:val="215"/>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void</w:t>
      </w:r>
      <w:r>
        <w:rPr>
          <w:rFonts w:ascii="inter-regular" w:hAnsi="inter-regular"/>
          <w:color w:val="000000"/>
          <w:bdr w:val="none" w:sz="0" w:space="0" w:color="auto" w:frame="1"/>
        </w:rPr>
        <w:t> m()</w:t>
      </w:r>
      <w:r>
        <w:rPr>
          <w:rStyle w:val="keyword"/>
          <w:rFonts w:ascii="inter-regular" w:hAnsi="inter-regular"/>
          <w:b/>
          <w:bCs/>
          <w:color w:val="006699"/>
          <w:bdr w:val="none" w:sz="0" w:space="0" w:color="auto" w:frame="1"/>
        </w:rPr>
        <w:t>throws</w:t>
      </w:r>
      <w:r>
        <w:rPr>
          <w:rFonts w:ascii="inter-regular" w:hAnsi="inter-regular"/>
          <w:color w:val="000000"/>
          <w:bdr w:val="none" w:sz="0" w:space="0" w:color="auto" w:frame="1"/>
        </w:rPr>
        <w:t> IOException{  </w:t>
      </w:r>
    </w:p>
    <w:p w14:paraId="6755BD05" w14:textId="77777777" w:rsidR="00EA691B" w:rsidRDefault="00EA691B" w:rsidP="00EA691B">
      <w:pPr>
        <w:numPr>
          <w:ilvl w:val="0"/>
          <w:numId w:val="215"/>
        </w:numPr>
        <w:spacing w:after="0" w:line="375" w:lineRule="atLeast"/>
        <w:jc w:val="both"/>
        <w:rPr>
          <w:rFonts w:ascii="inter-regular" w:hAnsi="inter-regular"/>
          <w:color w:val="000000"/>
        </w:rPr>
      </w:pP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throw</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new</w:t>
      </w:r>
      <w:r>
        <w:rPr>
          <w:rFonts w:ascii="inter-regular" w:hAnsi="inter-regular"/>
          <w:color w:val="000000"/>
          <w:bdr w:val="none" w:sz="0" w:space="0" w:color="auto" w:frame="1"/>
        </w:rPr>
        <w:t> IOException(</w:t>
      </w:r>
      <w:r>
        <w:rPr>
          <w:rStyle w:val="string"/>
          <w:rFonts w:ascii="inter-regular" w:hAnsi="inter-regular"/>
          <w:color w:val="0000FF"/>
          <w:bdr w:val="none" w:sz="0" w:space="0" w:color="auto" w:frame="1"/>
        </w:rPr>
        <w:t>"device error"</w:t>
      </w:r>
      <w:r>
        <w:rPr>
          <w:rFonts w:ascii="inter-regular" w:hAnsi="inter-regular"/>
          <w:color w:val="000000"/>
          <w:bdr w:val="none" w:sz="0" w:space="0" w:color="auto" w:frame="1"/>
        </w:rPr>
        <w:t>);</w:t>
      </w:r>
      <w:r>
        <w:rPr>
          <w:rStyle w:val="comment"/>
          <w:rFonts w:ascii="inter-regular" w:hAnsi="inter-regular"/>
          <w:color w:val="008200"/>
          <w:bdr w:val="none" w:sz="0" w:space="0" w:color="auto" w:frame="1"/>
        </w:rPr>
        <w:t>//checked exception</w:t>
      </w:r>
      <w:r>
        <w:rPr>
          <w:rFonts w:ascii="inter-regular" w:hAnsi="inter-regular"/>
          <w:color w:val="000000"/>
          <w:bdr w:val="none" w:sz="0" w:space="0" w:color="auto" w:frame="1"/>
        </w:rPr>
        <w:t>  </w:t>
      </w:r>
    </w:p>
    <w:p w14:paraId="5F416126" w14:textId="77777777" w:rsidR="00EA691B" w:rsidRDefault="00EA691B" w:rsidP="00EA691B">
      <w:pPr>
        <w:pStyle w:val="alt"/>
        <w:numPr>
          <w:ilvl w:val="0"/>
          <w:numId w:val="215"/>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  </w:t>
      </w:r>
    </w:p>
    <w:p w14:paraId="6A38E411" w14:textId="77777777" w:rsidR="00EA691B" w:rsidRDefault="00EA691B" w:rsidP="00EA691B">
      <w:pPr>
        <w:numPr>
          <w:ilvl w:val="0"/>
          <w:numId w:val="215"/>
        </w:numPr>
        <w:spacing w:after="0" w:line="375" w:lineRule="atLeast"/>
        <w:jc w:val="both"/>
        <w:rPr>
          <w:rFonts w:ascii="inter-regular" w:hAnsi="inter-regular"/>
          <w:color w:val="000000"/>
        </w:rPr>
      </w:pP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void</w:t>
      </w:r>
      <w:r>
        <w:rPr>
          <w:rFonts w:ascii="inter-regular" w:hAnsi="inter-regular"/>
          <w:color w:val="000000"/>
          <w:bdr w:val="none" w:sz="0" w:space="0" w:color="auto" w:frame="1"/>
        </w:rPr>
        <w:t> n()</w:t>
      </w:r>
      <w:r>
        <w:rPr>
          <w:rStyle w:val="keyword"/>
          <w:rFonts w:ascii="inter-regular" w:hAnsi="inter-regular"/>
          <w:b/>
          <w:bCs/>
          <w:color w:val="006699"/>
          <w:bdr w:val="none" w:sz="0" w:space="0" w:color="auto" w:frame="1"/>
        </w:rPr>
        <w:t>throws</w:t>
      </w:r>
      <w:r>
        <w:rPr>
          <w:rFonts w:ascii="inter-regular" w:hAnsi="inter-regular"/>
          <w:color w:val="000000"/>
          <w:bdr w:val="none" w:sz="0" w:space="0" w:color="auto" w:frame="1"/>
        </w:rPr>
        <w:t> IOException{  </w:t>
      </w:r>
    </w:p>
    <w:p w14:paraId="23924448" w14:textId="77777777" w:rsidR="00EA691B" w:rsidRDefault="00EA691B" w:rsidP="00EA691B">
      <w:pPr>
        <w:pStyle w:val="alt"/>
        <w:numPr>
          <w:ilvl w:val="0"/>
          <w:numId w:val="215"/>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m();  </w:t>
      </w:r>
    </w:p>
    <w:p w14:paraId="3D524B68" w14:textId="77777777" w:rsidR="00EA691B" w:rsidRDefault="00EA691B" w:rsidP="00EA691B">
      <w:pPr>
        <w:numPr>
          <w:ilvl w:val="0"/>
          <w:numId w:val="215"/>
        </w:numPr>
        <w:spacing w:after="0" w:line="375" w:lineRule="atLeast"/>
        <w:jc w:val="both"/>
        <w:rPr>
          <w:rFonts w:ascii="inter-regular" w:hAnsi="inter-regular"/>
          <w:color w:val="000000"/>
        </w:rPr>
      </w:pPr>
      <w:r>
        <w:rPr>
          <w:rFonts w:ascii="inter-regular" w:hAnsi="inter-regular"/>
          <w:color w:val="000000"/>
          <w:bdr w:val="none" w:sz="0" w:space="0" w:color="auto" w:frame="1"/>
        </w:rPr>
        <w:t>  }  </w:t>
      </w:r>
    </w:p>
    <w:p w14:paraId="1923B90A" w14:textId="77777777" w:rsidR="00EA691B" w:rsidRDefault="00EA691B" w:rsidP="00EA691B">
      <w:pPr>
        <w:pStyle w:val="alt"/>
        <w:numPr>
          <w:ilvl w:val="0"/>
          <w:numId w:val="215"/>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void</w:t>
      </w:r>
      <w:r>
        <w:rPr>
          <w:rFonts w:ascii="inter-regular" w:hAnsi="inter-regular"/>
          <w:color w:val="000000"/>
          <w:bdr w:val="none" w:sz="0" w:space="0" w:color="auto" w:frame="1"/>
        </w:rPr>
        <w:t> p(){  </w:t>
      </w:r>
    </w:p>
    <w:p w14:paraId="0A7E6976" w14:textId="77777777" w:rsidR="00EA691B" w:rsidRDefault="00EA691B" w:rsidP="00EA691B">
      <w:pPr>
        <w:numPr>
          <w:ilvl w:val="0"/>
          <w:numId w:val="215"/>
        </w:numPr>
        <w:spacing w:after="0" w:line="375" w:lineRule="atLeast"/>
        <w:jc w:val="both"/>
        <w:rPr>
          <w:rFonts w:ascii="inter-regular" w:hAnsi="inter-regular"/>
          <w:color w:val="000000"/>
        </w:rPr>
      </w:pP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try</w:t>
      </w:r>
      <w:r>
        <w:rPr>
          <w:rFonts w:ascii="inter-regular" w:hAnsi="inter-regular"/>
          <w:color w:val="000000"/>
          <w:bdr w:val="none" w:sz="0" w:space="0" w:color="auto" w:frame="1"/>
        </w:rPr>
        <w:t>{  </w:t>
      </w:r>
    </w:p>
    <w:p w14:paraId="2EA08984" w14:textId="77777777" w:rsidR="00EA691B" w:rsidRDefault="00EA691B" w:rsidP="00EA691B">
      <w:pPr>
        <w:pStyle w:val="alt"/>
        <w:numPr>
          <w:ilvl w:val="0"/>
          <w:numId w:val="215"/>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n();  </w:t>
      </w:r>
    </w:p>
    <w:p w14:paraId="5FC868E3" w14:textId="77777777" w:rsidR="00EA691B" w:rsidRDefault="00EA691B" w:rsidP="00EA691B">
      <w:pPr>
        <w:numPr>
          <w:ilvl w:val="0"/>
          <w:numId w:val="215"/>
        </w:numPr>
        <w:spacing w:after="0" w:line="375" w:lineRule="atLeast"/>
        <w:jc w:val="both"/>
        <w:rPr>
          <w:rFonts w:ascii="inter-regular" w:hAnsi="inter-regular"/>
          <w:color w:val="000000"/>
        </w:rPr>
      </w:pP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catch</w:t>
      </w:r>
      <w:r>
        <w:rPr>
          <w:rFonts w:ascii="inter-regular" w:hAnsi="inter-regular"/>
          <w:color w:val="000000"/>
          <w:bdr w:val="none" w:sz="0" w:space="0" w:color="auto" w:frame="1"/>
        </w:rPr>
        <w:t>(Exception e){System.out.println(</w:t>
      </w:r>
      <w:r>
        <w:rPr>
          <w:rStyle w:val="string"/>
          <w:rFonts w:ascii="inter-regular" w:hAnsi="inter-regular"/>
          <w:color w:val="0000FF"/>
          <w:bdr w:val="none" w:sz="0" w:space="0" w:color="auto" w:frame="1"/>
        </w:rPr>
        <w:t>"exception handled"</w:t>
      </w:r>
      <w:r>
        <w:rPr>
          <w:rFonts w:ascii="inter-regular" w:hAnsi="inter-regular"/>
          <w:color w:val="000000"/>
          <w:bdr w:val="none" w:sz="0" w:space="0" w:color="auto" w:frame="1"/>
        </w:rPr>
        <w:t>);}  </w:t>
      </w:r>
    </w:p>
    <w:p w14:paraId="266CC7CC" w14:textId="77777777" w:rsidR="00EA691B" w:rsidRDefault="00EA691B" w:rsidP="00EA691B">
      <w:pPr>
        <w:pStyle w:val="alt"/>
        <w:numPr>
          <w:ilvl w:val="0"/>
          <w:numId w:val="215"/>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  </w:t>
      </w:r>
    </w:p>
    <w:p w14:paraId="3639B633" w14:textId="77777777" w:rsidR="00EA691B" w:rsidRDefault="00EA691B" w:rsidP="00EA691B">
      <w:pPr>
        <w:numPr>
          <w:ilvl w:val="0"/>
          <w:numId w:val="215"/>
        </w:numPr>
        <w:spacing w:after="0" w:line="375" w:lineRule="atLeast"/>
        <w:jc w:val="both"/>
        <w:rPr>
          <w:rFonts w:ascii="inter-regular" w:hAnsi="inter-regular"/>
          <w:color w:val="000000"/>
        </w:rPr>
      </w:pP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public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static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void</w:t>
      </w:r>
      <w:r>
        <w:rPr>
          <w:rFonts w:ascii="inter-regular" w:hAnsi="inter-regular"/>
          <w:color w:val="000000"/>
          <w:bdr w:val="none" w:sz="0" w:space="0" w:color="auto" w:frame="1"/>
        </w:rPr>
        <w:t> main(String args[]){  </w:t>
      </w:r>
    </w:p>
    <w:p w14:paraId="5F0F9B3E" w14:textId="77777777" w:rsidR="00EA691B" w:rsidRDefault="00EA691B" w:rsidP="00EA691B">
      <w:pPr>
        <w:pStyle w:val="alt"/>
        <w:numPr>
          <w:ilvl w:val="0"/>
          <w:numId w:val="215"/>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Testthrows1 obj=</w:t>
      </w:r>
      <w:r>
        <w:rPr>
          <w:rStyle w:val="keyword"/>
          <w:rFonts w:ascii="inter-regular" w:hAnsi="inter-regular"/>
          <w:b/>
          <w:bCs/>
          <w:color w:val="006699"/>
          <w:bdr w:val="none" w:sz="0" w:space="0" w:color="auto" w:frame="1"/>
        </w:rPr>
        <w:t>new</w:t>
      </w:r>
      <w:r>
        <w:rPr>
          <w:rFonts w:ascii="inter-regular" w:hAnsi="inter-regular"/>
          <w:color w:val="000000"/>
          <w:bdr w:val="none" w:sz="0" w:space="0" w:color="auto" w:frame="1"/>
        </w:rPr>
        <w:t> Testthrows1();  </w:t>
      </w:r>
    </w:p>
    <w:p w14:paraId="74C375C2" w14:textId="77777777" w:rsidR="00EA691B" w:rsidRDefault="00EA691B" w:rsidP="00EA691B">
      <w:pPr>
        <w:numPr>
          <w:ilvl w:val="0"/>
          <w:numId w:val="215"/>
        </w:numPr>
        <w:spacing w:after="0" w:line="375" w:lineRule="atLeast"/>
        <w:jc w:val="both"/>
        <w:rPr>
          <w:rFonts w:ascii="inter-regular" w:hAnsi="inter-regular"/>
          <w:color w:val="000000"/>
        </w:rPr>
      </w:pPr>
      <w:r>
        <w:rPr>
          <w:rFonts w:ascii="inter-regular" w:hAnsi="inter-regular"/>
          <w:color w:val="000000"/>
          <w:bdr w:val="none" w:sz="0" w:space="0" w:color="auto" w:frame="1"/>
        </w:rPr>
        <w:lastRenderedPageBreak/>
        <w:t>   obj.p();  </w:t>
      </w:r>
    </w:p>
    <w:p w14:paraId="09898452" w14:textId="77777777" w:rsidR="00EA691B" w:rsidRDefault="00EA691B" w:rsidP="00EA691B">
      <w:pPr>
        <w:pStyle w:val="alt"/>
        <w:numPr>
          <w:ilvl w:val="0"/>
          <w:numId w:val="215"/>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System.out.println(</w:t>
      </w:r>
      <w:r>
        <w:rPr>
          <w:rStyle w:val="string"/>
          <w:rFonts w:ascii="inter-regular" w:hAnsi="inter-regular"/>
          <w:color w:val="0000FF"/>
          <w:bdr w:val="none" w:sz="0" w:space="0" w:color="auto" w:frame="1"/>
        </w:rPr>
        <w:t>"normal flow..."</w:t>
      </w:r>
      <w:r>
        <w:rPr>
          <w:rFonts w:ascii="inter-regular" w:hAnsi="inter-regular"/>
          <w:color w:val="000000"/>
          <w:bdr w:val="none" w:sz="0" w:space="0" w:color="auto" w:frame="1"/>
        </w:rPr>
        <w:t>);  </w:t>
      </w:r>
    </w:p>
    <w:p w14:paraId="7BA6068B" w14:textId="77777777" w:rsidR="00EA691B" w:rsidRDefault="00EA691B" w:rsidP="00EA691B">
      <w:pPr>
        <w:numPr>
          <w:ilvl w:val="0"/>
          <w:numId w:val="215"/>
        </w:numPr>
        <w:spacing w:after="0" w:line="375" w:lineRule="atLeast"/>
        <w:jc w:val="both"/>
        <w:rPr>
          <w:rFonts w:ascii="inter-regular" w:hAnsi="inter-regular"/>
          <w:color w:val="000000"/>
        </w:rPr>
      </w:pPr>
      <w:r>
        <w:rPr>
          <w:rFonts w:ascii="inter-regular" w:hAnsi="inter-regular"/>
          <w:color w:val="000000"/>
          <w:bdr w:val="none" w:sz="0" w:space="0" w:color="auto" w:frame="1"/>
        </w:rPr>
        <w:t>  }  </w:t>
      </w:r>
    </w:p>
    <w:p w14:paraId="2B55EAA6" w14:textId="77777777" w:rsidR="00EA691B" w:rsidRDefault="00EA691B" w:rsidP="00EA691B">
      <w:pPr>
        <w:pStyle w:val="alt"/>
        <w:numPr>
          <w:ilvl w:val="0"/>
          <w:numId w:val="215"/>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w:t>
      </w:r>
    </w:p>
    <w:p w14:paraId="1A17A85E" w14:textId="77777777" w:rsidR="00EA691B" w:rsidRDefault="00EA691B" w:rsidP="00EA691B">
      <w:pPr>
        <w:rPr>
          <w:rFonts w:ascii="Times New Roman" w:hAnsi="Times New Roman"/>
        </w:rPr>
      </w:pPr>
      <w:hyperlink r:id="rId175" w:tgtFrame="_blank" w:history="1">
        <w:r>
          <w:rPr>
            <w:rStyle w:val="Hyperlink"/>
            <w:rFonts w:ascii="Verdana" w:hAnsi="Verdana"/>
            <w:b/>
            <w:bCs/>
            <w:color w:val="FFFFFF"/>
            <w:sz w:val="20"/>
            <w:szCs w:val="20"/>
            <w:shd w:val="clear" w:color="auto" w:fill="4CAF50"/>
          </w:rPr>
          <w:t>Test it Now</w:t>
        </w:r>
      </w:hyperlink>
    </w:p>
    <w:p w14:paraId="18A2CB42" w14:textId="77777777" w:rsidR="00EA691B" w:rsidRDefault="00EA691B" w:rsidP="00EA691B">
      <w:pPr>
        <w:pStyle w:val="NormalWeb"/>
        <w:shd w:val="clear" w:color="auto" w:fill="FFFFFF"/>
        <w:jc w:val="both"/>
        <w:rPr>
          <w:rFonts w:ascii="inter-regular" w:hAnsi="inter-regular"/>
          <w:color w:val="333333"/>
        </w:rPr>
      </w:pPr>
      <w:r>
        <w:rPr>
          <w:rStyle w:val="Strong"/>
          <w:rFonts w:ascii="Segoe UI" w:hAnsi="Segoe UI" w:cs="Segoe UI"/>
          <w:color w:val="333333"/>
        </w:rPr>
        <w:t>Output:</w:t>
      </w:r>
    </w:p>
    <w:p w14:paraId="385C63CA" w14:textId="77777777" w:rsidR="00EA691B" w:rsidRDefault="00EA691B" w:rsidP="00EA691B">
      <w:pPr>
        <w:pStyle w:val="HTMLPreformatted"/>
        <w:shd w:val="clear" w:color="auto" w:fill="EEEEEE"/>
        <w:jc w:val="both"/>
        <w:rPr>
          <w:color w:val="535559"/>
        </w:rPr>
      </w:pPr>
      <w:r>
        <w:rPr>
          <w:color w:val="535559"/>
        </w:rPr>
        <w:t>exception handled</w:t>
      </w:r>
    </w:p>
    <w:p w14:paraId="4B6D1ACB" w14:textId="77777777" w:rsidR="00EA691B" w:rsidRDefault="00EA691B" w:rsidP="00EA691B">
      <w:pPr>
        <w:pStyle w:val="HTMLPreformatted"/>
        <w:shd w:val="clear" w:color="auto" w:fill="EEEEEE"/>
        <w:jc w:val="both"/>
        <w:rPr>
          <w:color w:val="535559"/>
        </w:rPr>
      </w:pPr>
      <w:r>
        <w:rPr>
          <w:color w:val="535559"/>
        </w:rPr>
        <w:t>normal flow...</w:t>
      </w:r>
    </w:p>
    <w:p w14:paraId="33A9B27E" w14:textId="77777777" w:rsidR="00EA691B" w:rsidRDefault="00EA691B" w:rsidP="00EA691B">
      <w:pPr>
        <w:pStyle w:val="Heading4"/>
        <w:pBdr>
          <w:left w:val="single" w:sz="18" w:space="30" w:color="FFA500"/>
        </w:pBdr>
        <w:shd w:val="clear" w:color="auto" w:fill="FAEBD7"/>
        <w:jc w:val="both"/>
        <w:rPr>
          <w:rFonts w:ascii="Arial" w:hAnsi="Arial" w:cs="Arial"/>
          <w:b w:val="0"/>
          <w:bCs w:val="0"/>
          <w:color w:val="333333"/>
          <w:sz w:val="23"/>
          <w:szCs w:val="23"/>
        </w:rPr>
      </w:pPr>
      <w:r>
        <w:rPr>
          <w:rFonts w:ascii="Arial" w:hAnsi="Arial" w:cs="Arial"/>
          <w:b w:val="0"/>
          <w:bCs w:val="0"/>
          <w:color w:val="333333"/>
          <w:sz w:val="23"/>
          <w:szCs w:val="23"/>
        </w:rPr>
        <w:t>Rule: If we are calling a method that declares an exception, we must either caught or declare the exception.</w:t>
      </w:r>
    </w:p>
    <w:p w14:paraId="10314FF6" w14:textId="77777777" w:rsidR="00EA691B" w:rsidRDefault="00EA691B" w:rsidP="00EA691B">
      <w:pPr>
        <w:pStyle w:val="NormalWeb"/>
        <w:shd w:val="clear" w:color="auto" w:fill="FFFFFF"/>
        <w:jc w:val="both"/>
        <w:rPr>
          <w:rFonts w:ascii="inter-regular" w:hAnsi="inter-regular"/>
          <w:color w:val="333333"/>
        </w:rPr>
      </w:pPr>
      <w:r>
        <w:rPr>
          <w:rStyle w:val="Strong"/>
          <w:rFonts w:ascii="Segoe UI" w:hAnsi="Segoe UI" w:cs="Segoe UI"/>
          <w:color w:val="333333"/>
        </w:rPr>
        <w:t>There are two cases:</w:t>
      </w:r>
    </w:p>
    <w:p w14:paraId="4ED54F15" w14:textId="77777777" w:rsidR="00EA691B" w:rsidRDefault="00EA691B" w:rsidP="00EA691B">
      <w:pPr>
        <w:numPr>
          <w:ilvl w:val="0"/>
          <w:numId w:val="216"/>
        </w:numPr>
        <w:shd w:val="clear" w:color="auto" w:fill="FFFFFF"/>
        <w:spacing w:before="60" w:after="100" w:afterAutospacing="1" w:line="375" w:lineRule="atLeast"/>
        <w:jc w:val="both"/>
        <w:rPr>
          <w:rFonts w:ascii="inter-regular" w:hAnsi="inter-regular"/>
          <w:color w:val="000000"/>
        </w:rPr>
      </w:pPr>
      <w:r>
        <w:rPr>
          <w:rStyle w:val="Strong"/>
          <w:rFonts w:ascii="Segoe UI" w:hAnsi="Segoe UI" w:cs="Segoe UI"/>
          <w:color w:val="000000"/>
        </w:rPr>
        <w:t>Case 1:</w:t>
      </w:r>
      <w:r>
        <w:rPr>
          <w:rFonts w:ascii="inter-regular" w:hAnsi="inter-regular"/>
          <w:color w:val="000000"/>
        </w:rPr>
        <w:t> We have caught the exception i.e. we have handled the exception using try/catch block.</w:t>
      </w:r>
    </w:p>
    <w:p w14:paraId="6847B3BD" w14:textId="77777777" w:rsidR="00EA691B" w:rsidRDefault="00EA691B" w:rsidP="00EA691B">
      <w:pPr>
        <w:numPr>
          <w:ilvl w:val="0"/>
          <w:numId w:val="216"/>
        </w:numPr>
        <w:shd w:val="clear" w:color="auto" w:fill="FFFFFF"/>
        <w:spacing w:before="60" w:after="100" w:afterAutospacing="1" w:line="375" w:lineRule="atLeast"/>
        <w:jc w:val="both"/>
        <w:rPr>
          <w:rFonts w:ascii="inter-regular" w:hAnsi="inter-regular"/>
          <w:color w:val="000000"/>
        </w:rPr>
      </w:pPr>
      <w:r>
        <w:rPr>
          <w:rStyle w:val="Strong"/>
          <w:rFonts w:ascii="Segoe UI" w:hAnsi="Segoe UI" w:cs="Segoe UI"/>
          <w:color w:val="000000"/>
        </w:rPr>
        <w:t>Case 2:</w:t>
      </w:r>
      <w:r>
        <w:rPr>
          <w:rFonts w:ascii="inter-regular" w:hAnsi="inter-regular"/>
          <w:color w:val="000000"/>
        </w:rPr>
        <w:t> We have declared the exception i.e. specified throws keyword with the method.</w:t>
      </w:r>
    </w:p>
    <w:p w14:paraId="21C75512" w14:textId="77777777" w:rsidR="00EA691B" w:rsidRDefault="00EA691B" w:rsidP="00EA691B">
      <w:pPr>
        <w:pStyle w:val="Heading3"/>
        <w:shd w:val="clear" w:color="auto" w:fill="FFFFFF"/>
        <w:spacing w:line="312" w:lineRule="atLeast"/>
        <w:jc w:val="both"/>
        <w:rPr>
          <w:rFonts w:ascii="Helvetica" w:hAnsi="Helvetica"/>
          <w:color w:val="610B4B"/>
          <w:sz w:val="32"/>
          <w:szCs w:val="32"/>
        </w:rPr>
      </w:pPr>
      <w:r>
        <w:rPr>
          <w:rFonts w:ascii="Helvetica" w:hAnsi="Helvetica"/>
          <w:b/>
          <w:bCs/>
          <w:color w:val="610B4B"/>
          <w:sz w:val="32"/>
          <w:szCs w:val="32"/>
        </w:rPr>
        <w:t>Case 1: Handle Exception Using try-catch block</w:t>
      </w:r>
    </w:p>
    <w:p w14:paraId="77174D3B" w14:textId="77777777" w:rsidR="00EA691B" w:rsidRDefault="00EA691B" w:rsidP="00EA691B">
      <w:pPr>
        <w:pStyle w:val="NormalWeb"/>
        <w:shd w:val="clear" w:color="auto" w:fill="FFFFFF"/>
        <w:jc w:val="both"/>
        <w:rPr>
          <w:rFonts w:ascii="inter-regular" w:hAnsi="inter-regular"/>
          <w:color w:val="333333"/>
        </w:rPr>
      </w:pPr>
      <w:r>
        <w:rPr>
          <w:rFonts w:ascii="inter-regular" w:hAnsi="inter-regular"/>
          <w:color w:val="333333"/>
        </w:rPr>
        <w:t>In case we handle the exception, the code will be executed fine whether exception occurs during the program or not.</w:t>
      </w:r>
    </w:p>
    <w:p w14:paraId="53FACB64" w14:textId="77777777" w:rsidR="00EA691B" w:rsidRDefault="00EA691B" w:rsidP="00EA691B">
      <w:pPr>
        <w:pStyle w:val="NormalWeb"/>
        <w:shd w:val="clear" w:color="auto" w:fill="FFFFFF"/>
        <w:jc w:val="both"/>
        <w:rPr>
          <w:rFonts w:ascii="inter-regular" w:hAnsi="inter-regular"/>
          <w:color w:val="333333"/>
        </w:rPr>
      </w:pPr>
      <w:r>
        <w:rPr>
          <w:rStyle w:val="Strong"/>
          <w:rFonts w:ascii="Segoe UI" w:hAnsi="Segoe UI" w:cs="Segoe UI"/>
          <w:color w:val="333333"/>
        </w:rPr>
        <w:t>Testthrows2.java</w:t>
      </w:r>
    </w:p>
    <w:p w14:paraId="57599803" w14:textId="77777777" w:rsidR="00EA691B" w:rsidRDefault="00EA691B" w:rsidP="00EA691B">
      <w:pPr>
        <w:pStyle w:val="alt"/>
        <w:numPr>
          <w:ilvl w:val="0"/>
          <w:numId w:val="217"/>
        </w:numPr>
        <w:spacing w:before="0" w:beforeAutospacing="0" w:after="0" w:afterAutospacing="0" w:line="375" w:lineRule="atLeast"/>
        <w:jc w:val="both"/>
        <w:rPr>
          <w:rFonts w:ascii="inter-regular" w:hAnsi="inter-regular"/>
          <w:color w:val="000000"/>
        </w:rPr>
      </w:pPr>
      <w:r>
        <w:rPr>
          <w:rStyle w:val="keyword"/>
          <w:rFonts w:ascii="inter-regular" w:hAnsi="inter-regular"/>
          <w:b/>
          <w:bCs/>
          <w:color w:val="006699"/>
          <w:bdr w:val="none" w:sz="0" w:space="0" w:color="auto" w:frame="1"/>
        </w:rPr>
        <w:t>import</w:t>
      </w:r>
      <w:r>
        <w:rPr>
          <w:rFonts w:ascii="inter-regular" w:hAnsi="inter-regular"/>
          <w:color w:val="000000"/>
          <w:bdr w:val="none" w:sz="0" w:space="0" w:color="auto" w:frame="1"/>
        </w:rPr>
        <w:t> java.io.*;  </w:t>
      </w:r>
    </w:p>
    <w:p w14:paraId="23299F61" w14:textId="77777777" w:rsidR="00EA691B" w:rsidRDefault="00EA691B" w:rsidP="00EA691B">
      <w:pPr>
        <w:numPr>
          <w:ilvl w:val="0"/>
          <w:numId w:val="217"/>
        </w:numPr>
        <w:spacing w:after="0" w:line="375" w:lineRule="atLeast"/>
        <w:jc w:val="both"/>
        <w:rPr>
          <w:rFonts w:ascii="inter-regular" w:hAnsi="inter-regular"/>
          <w:color w:val="000000"/>
        </w:rPr>
      </w:pPr>
      <w:r>
        <w:rPr>
          <w:rStyle w:val="keyword"/>
          <w:rFonts w:ascii="inter-regular" w:hAnsi="inter-regular"/>
          <w:b/>
          <w:bCs/>
          <w:color w:val="006699"/>
          <w:bdr w:val="none" w:sz="0" w:space="0" w:color="auto" w:frame="1"/>
        </w:rPr>
        <w:t>class</w:t>
      </w:r>
      <w:r>
        <w:rPr>
          <w:rFonts w:ascii="inter-regular" w:hAnsi="inter-regular"/>
          <w:color w:val="000000"/>
          <w:bdr w:val="none" w:sz="0" w:space="0" w:color="auto" w:frame="1"/>
        </w:rPr>
        <w:t> M{  </w:t>
      </w:r>
    </w:p>
    <w:p w14:paraId="0ED4227C" w14:textId="77777777" w:rsidR="00EA691B" w:rsidRDefault="00EA691B" w:rsidP="00EA691B">
      <w:pPr>
        <w:pStyle w:val="alt"/>
        <w:numPr>
          <w:ilvl w:val="0"/>
          <w:numId w:val="217"/>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void</w:t>
      </w:r>
      <w:r>
        <w:rPr>
          <w:rFonts w:ascii="inter-regular" w:hAnsi="inter-regular"/>
          <w:color w:val="000000"/>
          <w:bdr w:val="none" w:sz="0" w:space="0" w:color="auto" w:frame="1"/>
        </w:rPr>
        <w:t> method()</w:t>
      </w:r>
      <w:r>
        <w:rPr>
          <w:rStyle w:val="keyword"/>
          <w:rFonts w:ascii="inter-regular" w:hAnsi="inter-regular"/>
          <w:b/>
          <w:bCs/>
          <w:color w:val="006699"/>
          <w:bdr w:val="none" w:sz="0" w:space="0" w:color="auto" w:frame="1"/>
        </w:rPr>
        <w:t>throws</w:t>
      </w:r>
      <w:r>
        <w:rPr>
          <w:rFonts w:ascii="inter-regular" w:hAnsi="inter-regular"/>
          <w:color w:val="000000"/>
          <w:bdr w:val="none" w:sz="0" w:space="0" w:color="auto" w:frame="1"/>
        </w:rPr>
        <w:t> IOException{  </w:t>
      </w:r>
    </w:p>
    <w:p w14:paraId="7B3BA524" w14:textId="77777777" w:rsidR="00EA691B" w:rsidRDefault="00EA691B" w:rsidP="00EA691B">
      <w:pPr>
        <w:numPr>
          <w:ilvl w:val="0"/>
          <w:numId w:val="217"/>
        </w:numPr>
        <w:spacing w:after="0" w:line="375" w:lineRule="atLeast"/>
        <w:jc w:val="both"/>
        <w:rPr>
          <w:rFonts w:ascii="inter-regular" w:hAnsi="inter-regular"/>
          <w:color w:val="000000"/>
        </w:rPr>
      </w:pP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throw</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new</w:t>
      </w:r>
      <w:r>
        <w:rPr>
          <w:rFonts w:ascii="inter-regular" w:hAnsi="inter-regular"/>
          <w:color w:val="000000"/>
          <w:bdr w:val="none" w:sz="0" w:space="0" w:color="auto" w:frame="1"/>
        </w:rPr>
        <w:t> IOException(</w:t>
      </w:r>
      <w:r>
        <w:rPr>
          <w:rStyle w:val="string"/>
          <w:rFonts w:ascii="inter-regular" w:hAnsi="inter-regular"/>
          <w:color w:val="0000FF"/>
          <w:bdr w:val="none" w:sz="0" w:space="0" w:color="auto" w:frame="1"/>
        </w:rPr>
        <w:t>"device error"</w:t>
      </w:r>
      <w:r>
        <w:rPr>
          <w:rFonts w:ascii="inter-regular" w:hAnsi="inter-regular"/>
          <w:color w:val="000000"/>
          <w:bdr w:val="none" w:sz="0" w:space="0" w:color="auto" w:frame="1"/>
        </w:rPr>
        <w:t>);  </w:t>
      </w:r>
    </w:p>
    <w:p w14:paraId="3A3B5BD3" w14:textId="77777777" w:rsidR="00EA691B" w:rsidRDefault="00EA691B" w:rsidP="00EA691B">
      <w:pPr>
        <w:pStyle w:val="alt"/>
        <w:numPr>
          <w:ilvl w:val="0"/>
          <w:numId w:val="217"/>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  </w:t>
      </w:r>
    </w:p>
    <w:p w14:paraId="123E9056" w14:textId="77777777" w:rsidR="00EA691B" w:rsidRDefault="00EA691B" w:rsidP="00EA691B">
      <w:pPr>
        <w:numPr>
          <w:ilvl w:val="0"/>
          <w:numId w:val="217"/>
        </w:numPr>
        <w:spacing w:after="0" w:line="375" w:lineRule="atLeast"/>
        <w:jc w:val="both"/>
        <w:rPr>
          <w:rFonts w:ascii="inter-regular" w:hAnsi="inter-regular"/>
          <w:color w:val="000000"/>
        </w:rPr>
      </w:pPr>
      <w:r>
        <w:rPr>
          <w:rFonts w:ascii="inter-regular" w:hAnsi="inter-regular"/>
          <w:color w:val="000000"/>
          <w:bdr w:val="none" w:sz="0" w:space="0" w:color="auto" w:frame="1"/>
        </w:rPr>
        <w:t>}  </w:t>
      </w:r>
    </w:p>
    <w:p w14:paraId="0533EF30" w14:textId="77777777" w:rsidR="00EA691B" w:rsidRDefault="00EA691B" w:rsidP="00EA691B">
      <w:pPr>
        <w:pStyle w:val="alt"/>
        <w:numPr>
          <w:ilvl w:val="0"/>
          <w:numId w:val="217"/>
        </w:numPr>
        <w:spacing w:before="0" w:beforeAutospacing="0" w:after="0" w:afterAutospacing="0" w:line="375" w:lineRule="atLeast"/>
        <w:jc w:val="both"/>
        <w:rPr>
          <w:rFonts w:ascii="inter-regular" w:hAnsi="inter-regular"/>
          <w:color w:val="000000"/>
        </w:rPr>
      </w:pPr>
      <w:r>
        <w:rPr>
          <w:rStyle w:val="keyword"/>
          <w:rFonts w:ascii="inter-regular" w:hAnsi="inter-regular"/>
          <w:b/>
          <w:bCs/>
          <w:color w:val="006699"/>
          <w:bdr w:val="none" w:sz="0" w:space="0" w:color="auto" w:frame="1"/>
        </w:rPr>
        <w:t>public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class</w:t>
      </w:r>
      <w:r>
        <w:rPr>
          <w:rFonts w:ascii="inter-regular" w:hAnsi="inter-regular"/>
          <w:color w:val="000000"/>
          <w:bdr w:val="none" w:sz="0" w:space="0" w:color="auto" w:frame="1"/>
        </w:rPr>
        <w:t> Testthrows2{  </w:t>
      </w:r>
    </w:p>
    <w:p w14:paraId="346BC3E7" w14:textId="77777777" w:rsidR="00EA691B" w:rsidRDefault="00EA691B" w:rsidP="00EA691B">
      <w:pPr>
        <w:numPr>
          <w:ilvl w:val="0"/>
          <w:numId w:val="217"/>
        </w:numPr>
        <w:spacing w:after="0" w:line="375" w:lineRule="atLeast"/>
        <w:jc w:val="both"/>
        <w:rPr>
          <w:rFonts w:ascii="inter-regular" w:hAnsi="inter-regular"/>
          <w:color w:val="000000"/>
        </w:rPr>
      </w:pP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public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static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void</w:t>
      </w:r>
      <w:r>
        <w:rPr>
          <w:rFonts w:ascii="inter-regular" w:hAnsi="inter-regular"/>
          <w:color w:val="000000"/>
          <w:bdr w:val="none" w:sz="0" w:space="0" w:color="auto" w:frame="1"/>
        </w:rPr>
        <w:t> main(String args[]){  </w:t>
      </w:r>
    </w:p>
    <w:p w14:paraId="254748FD" w14:textId="77777777" w:rsidR="00EA691B" w:rsidRDefault="00EA691B" w:rsidP="00EA691B">
      <w:pPr>
        <w:pStyle w:val="alt"/>
        <w:numPr>
          <w:ilvl w:val="0"/>
          <w:numId w:val="217"/>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try</w:t>
      </w:r>
      <w:r>
        <w:rPr>
          <w:rFonts w:ascii="inter-regular" w:hAnsi="inter-regular"/>
          <w:color w:val="000000"/>
          <w:bdr w:val="none" w:sz="0" w:space="0" w:color="auto" w:frame="1"/>
        </w:rPr>
        <w:t>{  </w:t>
      </w:r>
    </w:p>
    <w:p w14:paraId="3AC7E41B" w14:textId="77777777" w:rsidR="00EA691B" w:rsidRDefault="00EA691B" w:rsidP="00EA691B">
      <w:pPr>
        <w:numPr>
          <w:ilvl w:val="0"/>
          <w:numId w:val="217"/>
        </w:numPr>
        <w:spacing w:after="0" w:line="375" w:lineRule="atLeast"/>
        <w:jc w:val="both"/>
        <w:rPr>
          <w:rFonts w:ascii="inter-regular" w:hAnsi="inter-regular"/>
          <w:color w:val="000000"/>
        </w:rPr>
      </w:pPr>
      <w:r>
        <w:rPr>
          <w:rFonts w:ascii="inter-regular" w:hAnsi="inter-regular"/>
          <w:color w:val="000000"/>
          <w:bdr w:val="none" w:sz="0" w:space="0" w:color="auto" w:frame="1"/>
        </w:rPr>
        <w:t>     M m=</w:t>
      </w:r>
      <w:r>
        <w:rPr>
          <w:rStyle w:val="keyword"/>
          <w:rFonts w:ascii="inter-regular" w:hAnsi="inter-regular"/>
          <w:b/>
          <w:bCs/>
          <w:color w:val="006699"/>
          <w:bdr w:val="none" w:sz="0" w:space="0" w:color="auto" w:frame="1"/>
        </w:rPr>
        <w:t>new</w:t>
      </w:r>
      <w:r>
        <w:rPr>
          <w:rFonts w:ascii="inter-regular" w:hAnsi="inter-regular"/>
          <w:color w:val="000000"/>
          <w:bdr w:val="none" w:sz="0" w:space="0" w:color="auto" w:frame="1"/>
        </w:rPr>
        <w:t> M();  </w:t>
      </w:r>
    </w:p>
    <w:p w14:paraId="2186C39E" w14:textId="77777777" w:rsidR="00EA691B" w:rsidRDefault="00EA691B" w:rsidP="00EA691B">
      <w:pPr>
        <w:pStyle w:val="alt"/>
        <w:numPr>
          <w:ilvl w:val="0"/>
          <w:numId w:val="217"/>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m.method();  </w:t>
      </w:r>
    </w:p>
    <w:p w14:paraId="4A0B35C7" w14:textId="77777777" w:rsidR="00EA691B" w:rsidRDefault="00EA691B" w:rsidP="00EA691B">
      <w:pPr>
        <w:numPr>
          <w:ilvl w:val="0"/>
          <w:numId w:val="217"/>
        </w:numPr>
        <w:spacing w:after="0" w:line="375" w:lineRule="atLeast"/>
        <w:jc w:val="both"/>
        <w:rPr>
          <w:rFonts w:ascii="inter-regular" w:hAnsi="inter-regular"/>
          <w:color w:val="000000"/>
        </w:rPr>
      </w:pP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catch</w:t>
      </w:r>
      <w:r>
        <w:rPr>
          <w:rFonts w:ascii="inter-regular" w:hAnsi="inter-regular"/>
          <w:color w:val="000000"/>
          <w:bdr w:val="none" w:sz="0" w:space="0" w:color="auto" w:frame="1"/>
        </w:rPr>
        <w:t>(Exception e){System.out.println(</w:t>
      </w:r>
      <w:r>
        <w:rPr>
          <w:rStyle w:val="string"/>
          <w:rFonts w:ascii="inter-regular" w:hAnsi="inter-regular"/>
          <w:color w:val="0000FF"/>
          <w:bdr w:val="none" w:sz="0" w:space="0" w:color="auto" w:frame="1"/>
        </w:rPr>
        <w:t>"exception handled"</w:t>
      </w:r>
      <w:r>
        <w:rPr>
          <w:rFonts w:ascii="inter-regular" w:hAnsi="inter-regular"/>
          <w:color w:val="000000"/>
          <w:bdr w:val="none" w:sz="0" w:space="0" w:color="auto" w:frame="1"/>
        </w:rPr>
        <w:t>);}     </w:t>
      </w:r>
    </w:p>
    <w:p w14:paraId="2B1AE1AB" w14:textId="77777777" w:rsidR="00EA691B" w:rsidRDefault="00EA691B" w:rsidP="00EA691B">
      <w:pPr>
        <w:pStyle w:val="alt"/>
        <w:numPr>
          <w:ilvl w:val="0"/>
          <w:numId w:val="217"/>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w:t>
      </w:r>
    </w:p>
    <w:p w14:paraId="415036CF" w14:textId="77777777" w:rsidR="00EA691B" w:rsidRDefault="00EA691B" w:rsidP="00EA691B">
      <w:pPr>
        <w:numPr>
          <w:ilvl w:val="0"/>
          <w:numId w:val="217"/>
        </w:numPr>
        <w:spacing w:after="0" w:line="375" w:lineRule="atLeast"/>
        <w:jc w:val="both"/>
        <w:rPr>
          <w:rFonts w:ascii="inter-regular" w:hAnsi="inter-regular"/>
          <w:color w:val="000000"/>
        </w:rPr>
      </w:pPr>
      <w:r>
        <w:rPr>
          <w:rFonts w:ascii="inter-regular" w:hAnsi="inter-regular"/>
          <w:color w:val="000000"/>
          <w:bdr w:val="none" w:sz="0" w:space="0" w:color="auto" w:frame="1"/>
        </w:rPr>
        <w:t>    System.out.println(</w:t>
      </w:r>
      <w:r>
        <w:rPr>
          <w:rStyle w:val="string"/>
          <w:rFonts w:ascii="inter-regular" w:hAnsi="inter-regular"/>
          <w:color w:val="0000FF"/>
          <w:bdr w:val="none" w:sz="0" w:space="0" w:color="auto" w:frame="1"/>
        </w:rPr>
        <w:t>"normal flow..."</w:t>
      </w:r>
      <w:r>
        <w:rPr>
          <w:rFonts w:ascii="inter-regular" w:hAnsi="inter-regular"/>
          <w:color w:val="000000"/>
          <w:bdr w:val="none" w:sz="0" w:space="0" w:color="auto" w:frame="1"/>
        </w:rPr>
        <w:t>);  </w:t>
      </w:r>
    </w:p>
    <w:p w14:paraId="3D538D4C" w14:textId="77777777" w:rsidR="00EA691B" w:rsidRDefault="00EA691B" w:rsidP="00EA691B">
      <w:pPr>
        <w:pStyle w:val="alt"/>
        <w:numPr>
          <w:ilvl w:val="0"/>
          <w:numId w:val="217"/>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lastRenderedPageBreak/>
        <w:t>  }  </w:t>
      </w:r>
    </w:p>
    <w:p w14:paraId="49607E3E" w14:textId="77777777" w:rsidR="00EA691B" w:rsidRDefault="00EA691B" w:rsidP="00EA691B">
      <w:pPr>
        <w:numPr>
          <w:ilvl w:val="0"/>
          <w:numId w:val="217"/>
        </w:numPr>
        <w:spacing w:after="0" w:line="375" w:lineRule="atLeast"/>
        <w:jc w:val="both"/>
        <w:rPr>
          <w:rFonts w:ascii="inter-regular" w:hAnsi="inter-regular"/>
          <w:color w:val="000000"/>
        </w:rPr>
      </w:pPr>
      <w:r>
        <w:rPr>
          <w:rFonts w:ascii="inter-regular" w:hAnsi="inter-regular"/>
          <w:color w:val="000000"/>
          <w:bdr w:val="none" w:sz="0" w:space="0" w:color="auto" w:frame="1"/>
        </w:rPr>
        <w:t>}  </w:t>
      </w:r>
    </w:p>
    <w:p w14:paraId="15D7DE01" w14:textId="77777777" w:rsidR="00EA691B" w:rsidRDefault="00EA691B" w:rsidP="00EA691B">
      <w:pPr>
        <w:spacing w:line="240" w:lineRule="auto"/>
        <w:rPr>
          <w:rFonts w:ascii="Times New Roman" w:hAnsi="Times New Roman"/>
        </w:rPr>
      </w:pPr>
      <w:hyperlink r:id="rId176" w:tgtFrame="_blank" w:history="1">
        <w:r>
          <w:rPr>
            <w:rStyle w:val="Hyperlink"/>
            <w:rFonts w:ascii="Verdana" w:hAnsi="Verdana"/>
            <w:b/>
            <w:bCs/>
            <w:color w:val="FFFFFF"/>
            <w:sz w:val="20"/>
            <w:szCs w:val="20"/>
            <w:shd w:val="clear" w:color="auto" w:fill="4CAF50"/>
          </w:rPr>
          <w:t>Test it Now</w:t>
        </w:r>
      </w:hyperlink>
    </w:p>
    <w:p w14:paraId="156C78CC" w14:textId="77777777" w:rsidR="00EA691B" w:rsidRDefault="00EA691B" w:rsidP="00EA691B">
      <w:pPr>
        <w:pStyle w:val="NormalWeb"/>
        <w:shd w:val="clear" w:color="auto" w:fill="FFFFFF"/>
        <w:jc w:val="both"/>
        <w:rPr>
          <w:rFonts w:ascii="inter-regular" w:hAnsi="inter-regular"/>
          <w:color w:val="333333"/>
        </w:rPr>
      </w:pPr>
      <w:r>
        <w:rPr>
          <w:rStyle w:val="Strong"/>
          <w:rFonts w:ascii="Segoe UI" w:hAnsi="Segoe UI" w:cs="Segoe UI"/>
          <w:color w:val="333333"/>
        </w:rPr>
        <w:t>Output:</w:t>
      </w:r>
    </w:p>
    <w:p w14:paraId="7D62F8EE" w14:textId="77777777" w:rsidR="00EA691B" w:rsidRDefault="00EA691B" w:rsidP="00EA691B">
      <w:pPr>
        <w:pStyle w:val="HTMLPreformatted"/>
        <w:shd w:val="clear" w:color="auto" w:fill="EEEEEE"/>
        <w:jc w:val="both"/>
        <w:rPr>
          <w:color w:val="535559"/>
        </w:rPr>
      </w:pPr>
      <w:r>
        <w:rPr>
          <w:color w:val="535559"/>
        </w:rPr>
        <w:t>exception handled</w:t>
      </w:r>
    </w:p>
    <w:p w14:paraId="58F4C5F5" w14:textId="77777777" w:rsidR="00EA691B" w:rsidRDefault="00EA691B" w:rsidP="00EA691B">
      <w:pPr>
        <w:pStyle w:val="HTMLPreformatted"/>
        <w:shd w:val="clear" w:color="auto" w:fill="EEEEEE"/>
        <w:jc w:val="both"/>
        <w:rPr>
          <w:color w:val="535559"/>
        </w:rPr>
      </w:pPr>
      <w:r>
        <w:rPr>
          <w:color w:val="535559"/>
        </w:rPr>
        <w:t xml:space="preserve">       normal flow...</w:t>
      </w:r>
    </w:p>
    <w:p w14:paraId="415B3FD1" w14:textId="77777777" w:rsidR="00EA691B" w:rsidRDefault="00EA691B" w:rsidP="00EA691B">
      <w:pPr>
        <w:pStyle w:val="Heading3"/>
        <w:shd w:val="clear" w:color="auto" w:fill="FFFFFF"/>
        <w:spacing w:line="312" w:lineRule="atLeast"/>
        <w:jc w:val="both"/>
        <w:rPr>
          <w:rFonts w:ascii="Helvetica" w:hAnsi="Helvetica"/>
          <w:color w:val="610B4B"/>
          <w:sz w:val="32"/>
          <w:szCs w:val="32"/>
        </w:rPr>
      </w:pPr>
      <w:r>
        <w:rPr>
          <w:rFonts w:ascii="Helvetica" w:hAnsi="Helvetica"/>
          <w:b/>
          <w:bCs/>
          <w:color w:val="610B4B"/>
          <w:sz w:val="32"/>
          <w:szCs w:val="32"/>
        </w:rPr>
        <w:t>Case 2: Declare Exception</w:t>
      </w:r>
    </w:p>
    <w:p w14:paraId="64ABF969" w14:textId="77777777" w:rsidR="00EA691B" w:rsidRDefault="00EA691B" w:rsidP="00EA691B">
      <w:pPr>
        <w:numPr>
          <w:ilvl w:val="0"/>
          <w:numId w:val="218"/>
        </w:numPr>
        <w:shd w:val="clear" w:color="auto" w:fill="FFFFFF"/>
        <w:spacing w:before="60" w:after="100" w:afterAutospacing="1" w:line="375" w:lineRule="atLeast"/>
        <w:jc w:val="both"/>
        <w:rPr>
          <w:rFonts w:ascii="inter-regular" w:hAnsi="inter-regular"/>
          <w:color w:val="000000"/>
          <w:sz w:val="24"/>
          <w:szCs w:val="24"/>
        </w:rPr>
      </w:pPr>
      <w:r>
        <w:rPr>
          <w:rFonts w:ascii="inter-regular" w:hAnsi="inter-regular"/>
          <w:color w:val="000000"/>
        </w:rPr>
        <w:t>In case we declare the exception, if exception does not occur, the code will be executed fine.</w:t>
      </w:r>
    </w:p>
    <w:p w14:paraId="348C0BBC" w14:textId="77777777" w:rsidR="00EA691B" w:rsidRDefault="00EA691B" w:rsidP="00EA691B">
      <w:pPr>
        <w:numPr>
          <w:ilvl w:val="0"/>
          <w:numId w:val="218"/>
        </w:numPr>
        <w:shd w:val="clear" w:color="auto" w:fill="FFFFFF"/>
        <w:spacing w:before="60" w:after="100" w:afterAutospacing="1" w:line="375" w:lineRule="atLeast"/>
        <w:jc w:val="both"/>
        <w:rPr>
          <w:rFonts w:ascii="inter-regular" w:hAnsi="inter-regular"/>
          <w:color w:val="000000"/>
        </w:rPr>
      </w:pPr>
      <w:r>
        <w:rPr>
          <w:rFonts w:ascii="inter-regular" w:hAnsi="inter-regular"/>
          <w:color w:val="000000"/>
        </w:rPr>
        <w:t>In case we declare the exception and the exception occurs, it will be thrown at runtime because </w:t>
      </w:r>
      <w:r>
        <w:rPr>
          <w:rStyle w:val="Strong"/>
          <w:rFonts w:ascii="Segoe UI" w:hAnsi="Segoe UI" w:cs="Segoe UI"/>
          <w:color w:val="000000"/>
        </w:rPr>
        <w:t>throws</w:t>
      </w:r>
      <w:r>
        <w:rPr>
          <w:rFonts w:ascii="inter-regular" w:hAnsi="inter-regular"/>
          <w:color w:val="000000"/>
        </w:rPr>
        <w:t> does not handle the exception.</w:t>
      </w:r>
    </w:p>
    <w:p w14:paraId="7BAAF5EC" w14:textId="77777777" w:rsidR="00EA691B" w:rsidRDefault="00EA691B" w:rsidP="00EA691B">
      <w:pPr>
        <w:pStyle w:val="NormalWeb"/>
        <w:shd w:val="clear" w:color="auto" w:fill="FFFFFF"/>
        <w:jc w:val="both"/>
        <w:rPr>
          <w:rFonts w:ascii="inter-regular" w:hAnsi="inter-regular"/>
          <w:color w:val="333333"/>
        </w:rPr>
      </w:pPr>
      <w:r>
        <w:rPr>
          <w:rFonts w:ascii="inter-regular" w:hAnsi="inter-regular"/>
          <w:color w:val="333333"/>
        </w:rPr>
        <w:t>Let's see examples for both the scenario.</w:t>
      </w:r>
    </w:p>
    <w:p w14:paraId="68A95BA3" w14:textId="77777777" w:rsidR="00EA691B" w:rsidRDefault="00EA691B" w:rsidP="00EA691B">
      <w:pPr>
        <w:pStyle w:val="NormalWeb"/>
        <w:shd w:val="clear" w:color="auto" w:fill="FFFFFF"/>
        <w:jc w:val="both"/>
        <w:rPr>
          <w:rFonts w:ascii="inter-regular" w:hAnsi="inter-regular"/>
          <w:color w:val="333333"/>
        </w:rPr>
      </w:pPr>
      <w:r>
        <w:rPr>
          <w:rStyle w:val="Emphasis"/>
          <w:rFonts w:ascii="Segoe UI" w:eastAsiaTheme="majorEastAsia" w:hAnsi="Segoe UI" w:cs="Segoe UI"/>
          <w:b/>
          <w:bCs/>
          <w:color w:val="333333"/>
        </w:rPr>
        <w:t>A) If exception does not occur</w:t>
      </w:r>
    </w:p>
    <w:p w14:paraId="442D74A0" w14:textId="77777777" w:rsidR="00EA691B" w:rsidRDefault="00EA691B" w:rsidP="00EA691B">
      <w:pPr>
        <w:pStyle w:val="NormalWeb"/>
        <w:shd w:val="clear" w:color="auto" w:fill="FFFFFF"/>
        <w:jc w:val="both"/>
        <w:rPr>
          <w:rFonts w:ascii="inter-regular" w:hAnsi="inter-regular"/>
          <w:color w:val="333333"/>
        </w:rPr>
      </w:pPr>
      <w:r>
        <w:rPr>
          <w:rStyle w:val="Strong"/>
          <w:rFonts w:ascii="Segoe UI" w:hAnsi="Segoe UI" w:cs="Segoe UI"/>
          <w:color w:val="333333"/>
        </w:rPr>
        <w:t>Testthrows3.java</w:t>
      </w:r>
    </w:p>
    <w:p w14:paraId="1EDFF3FF" w14:textId="77777777" w:rsidR="00EA691B" w:rsidRDefault="00EA691B" w:rsidP="00EA691B">
      <w:pPr>
        <w:pStyle w:val="alt"/>
        <w:numPr>
          <w:ilvl w:val="0"/>
          <w:numId w:val="219"/>
        </w:numPr>
        <w:spacing w:before="0" w:beforeAutospacing="0" w:after="0" w:afterAutospacing="0" w:line="375" w:lineRule="atLeast"/>
        <w:jc w:val="both"/>
        <w:rPr>
          <w:rFonts w:ascii="inter-regular" w:hAnsi="inter-regular"/>
          <w:color w:val="000000"/>
        </w:rPr>
      </w:pPr>
      <w:r>
        <w:rPr>
          <w:rStyle w:val="keyword"/>
          <w:rFonts w:ascii="inter-regular" w:hAnsi="inter-regular"/>
          <w:b/>
          <w:bCs/>
          <w:color w:val="006699"/>
          <w:bdr w:val="none" w:sz="0" w:space="0" w:color="auto" w:frame="1"/>
        </w:rPr>
        <w:t>import</w:t>
      </w:r>
      <w:r>
        <w:rPr>
          <w:rFonts w:ascii="inter-regular" w:hAnsi="inter-regular"/>
          <w:color w:val="000000"/>
          <w:bdr w:val="none" w:sz="0" w:space="0" w:color="auto" w:frame="1"/>
        </w:rPr>
        <w:t> java.io.*;  </w:t>
      </w:r>
    </w:p>
    <w:p w14:paraId="10A03743" w14:textId="77777777" w:rsidR="00EA691B" w:rsidRDefault="00EA691B" w:rsidP="00EA691B">
      <w:pPr>
        <w:numPr>
          <w:ilvl w:val="0"/>
          <w:numId w:val="219"/>
        </w:numPr>
        <w:spacing w:after="0" w:line="375" w:lineRule="atLeast"/>
        <w:jc w:val="both"/>
        <w:rPr>
          <w:rFonts w:ascii="inter-regular" w:hAnsi="inter-regular"/>
          <w:color w:val="000000"/>
        </w:rPr>
      </w:pPr>
      <w:r>
        <w:rPr>
          <w:rStyle w:val="keyword"/>
          <w:rFonts w:ascii="inter-regular" w:hAnsi="inter-regular"/>
          <w:b/>
          <w:bCs/>
          <w:color w:val="006699"/>
          <w:bdr w:val="none" w:sz="0" w:space="0" w:color="auto" w:frame="1"/>
        </w:rPr>
        <w:t>class</w:t>
      </w:r>
      <w:r>
        <w:rPr>
          <w:rFonts w:ascii="inter-regular" w:hAnsi="inter-regular"/>
          <w:color w:val="000000"/>
          <w:bdr w:val="none" w:sz="0" w:space="0" w:color="auto" w:frame="1"/>
        </w:rPr>
        <w:t> M{  </w:t>
      </w:r>
    </w:p>
    <w:p w14:paraId="6D74AC9A" w14:textId="77777777" w:rsidR="00EA691B" w:rsidRDefault="00EA691B" w:rsidP="00EA691B">
      <w:pPr>
        <w:pStyle w:val="alt"/>
        <w:numPr>
          <w:ilvl w:val="0"/>
          <w:numId w:val="219"/>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void</w:t>
      </w:r>
      <w:r>
        <w:rPr>
          <w:rFonts w:ascii="inter-regular" w:hAnsi="inter-regular"/>
          <w:color w:val="000000"/>
          <w:bdr w:val="none" w:sz="0" w:space="0" w:color="auto" w:frame="1"/>
        </w:rPr>
        <w:t> method()</w:t>
      </w:r>
      <w:r>
        <w:rPr>
          <w:rStyle w:val="keyword"/>
          <w:rFonts w:ascii="inter-regular" w:hAnsi="inter-regular"/>
          <w:b/>
          <w:bCs/>
          <w:color w:val="006699"/>
          <w:bdr w:val="none" w:sz="0" w:space="0" w:color="auto" w:frame="1"/>
        </w:rPr>
        <w:t>throws</w:t>
      </w:r>
      <w:r>
        <w:rPr>
          <w:rFonts w:ascii="inter-regular" w:hAnsi="inter-regular"/>
          <w:color w:val="000000"/>
          <w:bdr w:val="none" w:sz="0" w:space="0" w:color="auto" w:frame="1"/>
        </w:rPr>
        <w:t> IOException{  </w:t>
      </w:r>
    </w:p>
    <w:p w14:paraId="300E70AE" w14:textId="77777777" w:rsidR="00EA691B" w:rsidRDefault="00EA691B" w:rsidP="00EA691B">
      <w:pPr>
        <w:numPr>
          <w:ilvl w:val="0"/>
          <w:numId w:val="219"/>
        </w:numPr>
        <w:spacing w:after="0" w:line="375" w:lineRule="atLeast"/>
        <w:jc w:val="both"/>
        <w:rPr>
          <w:rFonts w:ascii="inter-regular" w:hAnsi="inter-regular"/>
          <w:color w:val="000000"/>
        </w:rPr>
      </w:pPr>
      <w:r>
        <w:rPr>
          <w:rFonts w:ascii="inter-regular" w:hAnsi="inter-regular"/>
          <w:color w:val="000000"/>
          <w:bdr w:val="none" w:sz="0" w:space="0" w:color="auto" w:frame="1"/>
        </w:rPr>
        <w:t>  System.out.println(</w:t>
      </w:r>
      <w:r>
        <w:rPr>
          <w:rStyle w:val="string"/>
          <w:rFonts w:ascii="inter-regular" w:hAnsi="inter-regular"/>
          <w:color w:val="0000FF"/>
          <w:bdr w:val="none" w:sz="0" w:space="0" w:color="auto" w:frame="1"/>
        </w:rPr>
        <w:t>"device operation performed"</w:t>
      </w:r>
      <w:r>
        <w:rPr>
          <w:rFonts w:ascii="inter-regular" w:hAnsi="inter-regular"/>
          <w:color w:val="000000"/>
          <w:bdr w:val="none" w:sz="0" w:space="0" w:color="auto" w:frame="1"/>
        </w:rPr>
        <w:t>);  </w:t>
      </w:r>
    </w:p>
    <w:p w14:paraId="350589DF" w14:textId="77777777" w:rsidR="00EA691B" w:rsidRDefault="00EA691B" w:rsidP="00EA691B">
      <w:pPr>
        <w:pStyle w:val="alt"/>
        <w:numPr>
          <w:ilvl w:val="0"/>
          <w:numId w:val="219"/>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  </w:t>
      </w:r>
    </w:p>
    <w:p w14:paraId="3086EE81" w14:textId="77777777" w:rsidR="00EA691B" w:rsidRDefault="00EA691B" w:rsidP="00EA691B">
      <w:pPr>
        <w:numPr>
          <w:ilvl w:val="0"/>
          <w:numId w:val="219"/>
        </w:numPr>
        <w:spacing w:after="0" w:line="375" w:lineRule="atLeast"/>
        <w:jc w:val="both"/>
        <w:rPr>
          <w:rFonts w:ascii="inter-regular" w:hAnsi="inter-regular"/>
          <w:color w:val="000000"/>
        </w:rPr>
      </w:pPr>
      <w:r>
        <w:rPr>
          <w:rFonts w:ascii="inter-regular" w:hAnsi="inter-regular"/>
          <w:color w:val="000000"/>
          <w:bdr w:val="none" w:sz="0" w:space="0" w:color="auto" w:frame="1"/>
        </w:rPr>
        <w:t>}  </w:t>
      </w:r>
    </w:p>
    <w:p w14:paraId="43789112" w14:textId="77777777" w:rsidR="00EA691B" w:rsidRDefault="00EA691B" w:rsidP="00EA691B">
      <w:pPr>
        <w:pStyle w:val="alt"/>
        <w:numPr>
          <w:ilvl w:val="0"/>
          <w:numId w:val="219"/>
        </w:numPr>
        <w:spacing w:before="0" w:beforeAutospacing="0" w:after="0" w:afterAutospacing="0" w:line="375" w:lineRule="atLeast"/>
        <w:jc w:val="both"/>
        <w:rPr>
          <w:rFonts w:ascii="inter-regular" w:hAnsi="inter-regular"/>
          <w:color w:val="000000"/>
        </w:rPr>
      </w:pPr>
      <w:r>
        <w:rPr>
          <w:rStyle w:val="keyword"/>
          <w:rFonts w:ascii="inter-regular" w:hAnsi="inter-regular"/>
          <w:b/>
          <w:bCs/>
          <w:color w:val="006699"/>
          <w:bdr w:val="none" w:sz="0" w:space="0" w:color="auto" w:frame="1"/>
        </w:rPr>
        <w:t>class</w:t>
      </w:r>
      <w:r>
        <w:rPr>
          <w:rFonts w:ascii="inter-regular" w:hAnsi="inter-regular"/>
          <w:color w:val="000000"/>
          <w:bdr w:val="none" w:sz="0" w:space="0" w:color="auto" w:frame="1"/>
        </w:rPr>
        <w:t> Testthrows3{  </w:t>
      </w:r>
    </w:p>
    <w:p w14:paraId="036240F3" w14:textId="77777777" w:rsidR="00EA691B" w:rsidRDefault="00EA691B" w:rsidP="00EA691B">
      <w:pPr>
        <w:numPr>
          <w:ilvl w:val="0"/>
          <w:numId w:val="219"/>
        </w:numPr>
        <w:spacing w:after="0" w:line="375" w:lineRule="atLeast"/>
        <w:jc w:val="both"/>
        <w:rPr>
          <w:rFonts w:ascii="inter-regular" w:hAnsi="inter-regular"/>
          <w:color w:val="000000"/>
        </w:rPr>
      </w:pP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public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static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void</w:t>
      </w:r>
      <w:r>
        <w:rPr>
          <w:rFonts w:ascii="inter-regular" w:hAnsi="inter-regular"/>
          <w:color w:val="000000"/>
          <w:bdr w:val="none" w:sz="0" w:space="0" w:color="auto" w:frame="1"/>
        </w:rPr>
        <w:t> main(String args[])</w:t>
      </w:r>
      <w:r>
        <w:rPr>
          <w:rStyle w:val="keyword"/>
          <w:rFonts w:ascii="inter-regular" w:hAnsi="inter-regular"/>
          <w:b/>
          <w:bCs/>
          <w:color w:val="006699"/>
          <w:bdr w:val="none" w:sz="0" w:space="0" w:color="auto" w:frame="1"/>
        </w:rPr>
        <w:t>throws</w:t>
      </w:r>
      <w:r>
        <w:rPr>
          <w:rFonts w:ascii="inter-regular" w:hAnsi="inter-regular"/>
          <w:color w:val="000000"/>
          <w:bdr w:val="none" w:sz="0" w:space="0" w:color="auto" w:frame="1"/>
        </w:rPr>
        <w:t> IOException{</w:t>
      </w:r>
      <w:r>
        <w:rPr>
          <w:rStyle w:val="comment"/>
          <w:rFonts w:ascii="inter-regular" w:hAnsi="inter-regular"/>
          <w:color w:val="008200"/>
          <w:bdr w:val="none" w:sz="0" w:space="0" w:color="auto" w:frame="1"/>
        </w:rPr>
        <w:t>//declare exception</w:t>
      </w:r>
      <w:r>
        <w:rPr>
          <w:rFonts w:ascii="inter-regular" w:hAnsi="inter-regular"/>
          <w:color w:val="000000"/>
          <w:bdr w:val="none" w:sz="0" w:space="0" w:color="auto" w:frame="1"/>
        </w:rPr>
        <w:t>  </w:t>
      </w:r>
    </w:p>
    <w:p w14:paraId="6B6262D9" w14:textId="77777777" w:rsidR="00EA691B" w:rsidRDefault="00EA691B" w:rsidP="00EA691B">
      <w:pPr>
        <w:pStyle w:val="alt"/>
        <w:numPr>
          <w:ilvl w:val="0"/>
          <w:numId w:val="219"/>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M m=</w:t>
      </w:r>
      <w:r>
        <w:rPr>
          <w:rStyle w:val="keyword"/>
          <w:rFonts w:ascii="inter-regular" w:hAnsi="inter-regular"/>
          <w:b/>
          <w:bCs/>
          <w:color w:val="006699"/>
          <w:bdr w:val="none" w:sz="0" w:space="0" w:color="auto" w:frame="1"/>
        </w:rPr>
        <w:t>new</w:t>
      </w:r>
      <w:r>
        <w:rPr>
          <w:rFonts w:ascii="inter-regular" w:hAnsi="inter-regular"/>
          <w:color w:val="000000"/>
          <w:bdr w:val="none" w:sz="0" w:space="0" w:color="auto" w:frame="1"/>
        </w:rPr>
        <w:t> M();  </w:t>
      </w:r>
    </w:p>
    <w:p w14:paraId="3876FDFE" w14:textId="77777777" w:rsidR="00EA691B" w:rsidRDefault="00EA691B" w:rsidP="00EA691B">
      <w:pPr>
        <w:numPr>
          <w:ilvl w:val="0"/>
          <w:numId w:val="219"/>
        </w:numPr>
        <w:spacing w:after="0" w:line="375" w:lineRule="atLeast"/>
        <w:jc w:val="both"/>
        <w:rPr>
          <w:rFonts w:ascii="inter-regular" w:hAnsi="inter-regular"/>
          <w:color w:val="000000"/>
        </w:rPr>
      </w:pPr>
      <w:r>
        <w:rPr>
          <w:rFonts w:ascii="inter-regular" w:hAnsi="inter-regular"/>
          <w:color w:val="000000"/>
          <w:bdr w:val="none" w:sz="0" w:space="0" w:color="auto" w:frame="1"/>
        </w:rPr>
        <w:t>     m.method();  </w:t>
      </w:r>
    </w:p>
    <w:p w14:paraId="47FAC720" w14:textId="77777777" w:rsidR="00EA691B" w:rsidRDefault="00EA691B" w:rsidP="00EA691B">
      <w:pPr>
        <w:pStyle w:val="alt"/>
        <w:numPr>
          <w:ilvl w:val="0"/>
          <w:numId w:val="219"/>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w:t>
      </w:r>
    </w:p>
    <w:p w14:paraId="7AB5E5E5" w14:textId="77777777" w:rsidR="00EA691B" w:rsidRDefault="00EA691B" w:rsidP="00EA691B">
      <w:pPr>
        <w:numPr>
          <w:ilvl w:val="0"/>
          <w:numId w:val="219"/>
        </w:numPr>
        <w:spacing w:after="0" w:line="375" w:lineRule="atLeast"/>
        <w:jc w:val="both"/>
        <w:rPr>
          <w:rFonts w:ascii="inter-regular" w:hAnsi="inter-regular"/>
          <w:color w:val="000000"/>
        </w:rPr>
      </w:pPr>
      <w:r>
        <w:rPr>
          <w:rFonts w:ascii="inter-regular" w:hAnsi="inter-regular"/>
          <w:color w:val="000000"/>
          <w:bdr w:val="none" w:sz="0" w:space="0" w:color="auto" w:frame="1"/>
        </w:rPr>
        <w:t>    System.out.println(</w:t>
      </w:r>
      <w:r>
        <w:rPr>
          <w:rStyle w:val="string"/>
          <w:rFonts w:ascii="inter-regular" w:hAnsi="inter-regular"/>
          <w:color w:val="0000FF"/>
          <w:bdr w:val="none" w:sz="0" w:space="0" w:color="auto" w:frame="1"/>
        </w:rPr>
        <w:t>"normal flow..."</w:t>
      </w:r>
      <w:r>
        <w:rPr>
          <w:rFonts w:ascii="inter-regular" w:hAnsi="inter-regular"/>
          <w:color w:val="000000"/>
          <w:bdr w:val="none" w:sz="0" w:space="0" w:color="auto" w:frame="1"/>
        </w:rPr>
        <w:t>);  </w:t>
      </w:r>
    </w:p>
    <w:p w14:paraId="2F418923" w14:textId="77777777" w:rsidR="00EA691B" w:rsidRDefault="00EA691B" w:rsidP="00EA691B">
      <w:pPr>
        <w:pStyle w:val="alt"/>
        <w:numPr>
          <w:ilvl w:val="0"/>
          <w:numId w:val="219"/>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  </w:t>
      </w:r>
    </w:p>
    <w:p w14:paraId="0036E2CE" w14:textId="77777777" w:rsidR="00EA691B" w:rsidRDefault="00EA691B" w:rsidP="00EA691B">
      <w:pPr>
        <w:numPr>
          <w:ilvl w:val="0"/>
          <w:numId w:val="219"/>
        </w:numPr>
        <w:spacing w:after="0" w:line="375" w:lineRule="atLeast"/>
        <w:jc w:val="both"/>
        <w:rPr>
          <w:rFonts w:ascii="inter-regular" w:hAnsi="inter-regular"/>
          <w:color w:val="000000"/>
        </w:rPr>
      </w:pPr>
      <w:r>
        <w:rPr>
          <w:rFonts w:ascii="inter-regular" w:hAnsi="inter-regular"/>
          <w:color w:val="000000"/>
          <w:bdr w:val="none" w:sz="0" w:space="0" w:color="auto" w:frame="1"/>
        </w:rPr>
        <w:t>}  </w:t>
      </w:r>
    </w:p>
    <w:p w14:paraId="54A79934" w14:textId="77777777" w:rsidR="00EA691B" w:rsidRDefault="00EA691B" w:rsidP="00EA691B">
      <w:pPr>
        <w:spacing w:line="240" w:lineRule="auto"/>
        <w:rPr>
          <w:rFonts w:ascii="Times New Roman" w:hAnsi="Times New Roman"/>
        </w:rPr>
      </w:pPr>
      <w:hyperlink r:id="rId177" w:tgtFrame="_blank" w:history="1">
        <w:r>
          <w:rPr>
            <w:rStyle w:val="Hyperlink"/>
            <w:rFonts w:ascii="Verdana" w:hAnsi="Verdana"/>
            <w:b/>
            <w:bCs/>
            <w:color w:val="FFFFFF"/>
            <w:sz w:val="20"/>
            <w:szCs w:val="20"/>
            <w:shd w:val="clear" w:color="auto" w:fill="4CAF50"/>
          </w:rPr>
          <w:t>Test it Now</w:t>
        </w:r>
      </w:hyperlink>
    </w:p>
    <w:p w14:paraId="3CAD4BB7" w14:textId="77777777" w:rsidR="00EA691B" w:rsidRDefault="00EA691B" w:rsidP="00EA691B">
      <w:pPr>
        <w:pStyle w:val="NormalWeb"/>
        <w:shd w:val="clear" w:color="auto" w:fill="FFFFFF"/>
        <w:jc w:val="both"/>
        <w:rPr>
          <w:rFonts w:ascii="inter-regular" w:hAnsi="inter-regular"/>
          <w:color w:val="333333"/>
        </w:rPr>
      </w:pPr>
      <w:r>
        <w:rPr>
          <w:rStyle w:val="Strong"/>
          <w:rFonts w:ascii="Segoe UI" w:hAnsi="Segoe UI" w:cs="Segoe UI"/>
          <w:color w:val="333333"/>
        </w:rPr>
        <w:t>Output:</w:t>
      </w:r>
    </w:p>
    <w:p w14:paraId="5F3E7BF4" w14:textId="77777777" w:rsidR="00EA691B" w:rsidRDefault="00EA691B" w:rsidP="00EA691B">
      <w:pPr>
        <w:pStyle w:val="HTMLPreformatted"/>
        <w:shd w:val="clear" w:color="auto" w:fill="EEEEEE"/>
        <w:jc w:val="both"/>
        <w:rPr>
          <w:color w:val="535559"/>
        </w:rPr>
      </w:pPr>
      <w:r>
        <w:rPr>
          <w:color w:val="535559"/>
        </w:rPr>
        <w:t>device operation performed</w:t>
      </w:r>
    </w:p>
    <w:p w14:paraId="7B261CA0" w14:textId="77777777" w:rsidR="00EA691B" w:rsidRDefault="00EA691B" w:rsidP="00EA691B">
      <w:pPr>
        <w:pStyle w:val="HTMLPreformatted"/>
        <w:shd w:val="clear" w:color="auto" w:fill="EEEEEE"/>
        <w:jc w:val="both"/>
        <w:rPr>
          <w:color w:val="535559"/>
        </w:rPr>
      </w:pPr>
      <w:r>
        <w:rPr>
          <w:color w:val="535559"/>
        </w:rPr>
        <w:t xml:space="preserve">       normal flow...</w:t>
      </w:r>
    </w:p>
    <w:p w14:paraId="00250FEE" w14:textId="77777777" w:rsidR="00EA691B" w:rsidRDefault="00EA691B" w:rsidP="00EA691B">
      <w:pPr>
        <w:pStyle w:val="NormalWeb"/>
        <w:shd w:val="clear" w:color="auto" w:fill="FFFFFF"/>
        <w:jc w:val="both"/>
        <w:rPr>
          <w:rFonts w:ascii="inter-regular" w:hAnsi="inter-regular"/>
          <w:color w:val="333333"/>
        </w:rPr>
      </w:pPr>
      <w:r>
        <w:rPr>
          <w:rStyle w:val="Emphasis"/>
          <w:rFonts w:ascii="Segoe UI" w:eastAsiaTheme="majorEastAsia" w:hAnsi="Segoe UI" w:cs="Segoe UI"/>
          <w:b/>
          <w:bCs/>
          <w:color w:val="333333"/>
        </w:rPr>
        <w:t>B) If exception occurs</w:t>
      </w:r>
    </w:p>
    <w:p w14:paraId="28E0BCDC" w14:textId="77777777" w:rsidR="00EA691B" w:rsidRDefault="00EA691B" w:rsidP="00EA691B">
      <w:pPr>
        <w:pStyle w:val="NormalWeb"/>
        <w:shd w:val="clear" w:color="auto" w:fill="FFFFFF"/>
        <w:jc w:val="both"/>
        <w:rPr>
          <w:rFonts w:ascii="inter-regular" w:hAnsi="inter-regular"/>
          <w:color w:val="333333"/>
        </w:rPr>
      </w:pPr>
      <w:r>
        <w:rPr>
          <w:rStyle w:val="Strong"/>
          <w:rFonts w:ascii="Segoe UI" w:hAnsi="Segoe UI" w:cs="Segoe UI"/>
          <w:color w:val="333333"/>
        </w:rPr>
        <w:lastRenderedPageBreak/>
        <w:t>Testthrows4.java</w:t>
      </w:r>
    </w:p>
    <w:p w14:paraId="50B9FB85" w14:textId="77777777" w:rsidR="00EA691B" w:rsidRDefault="00EA691B" w:rsidP="00EA691B">
      <w:pPr>
        <w:pStyle w:val="alt"/>
        <w:numPr>
          <w:ilvl w:val="0"/>
          <w:numId w:val="220"/>
        </w:numPr>
        <w:spacing w:before="0" w:beforeAutospacing="0" w:after="0" w:afterAutospacing="0" w:line="375" w:lineRule="atLeast"/>
        <w:jc w:val="both"/>
        <w:rPr>
          <w:rFonts w:ascii="inter-regular" w:hAnsi="inter-regular"/>
          <w:color w:val="000000"/>
        </w:rPr>
      </w:pPr>
      <w:r>
        <w:rPr>
          <w:rStyle w:val="keyword"/>
          <w:rFonts w:ascii="inter-regular" w:hAnsi="inter-regular"/>
          <w:b/>
          <w:bCs/>
          <w:color w:val="006699"/>
          <w:bdr w:val="none" w:sz="0" w:space="0" w:color="auto" w:frame="1"/>
        </w:rPr>
        <w:t>import</w:t>
      </w:r>
      <w:r>
        <w:rPr>
          <w:rFonts w:ascii="inter-regular" w:hAnsi="inter-regular"/>
          <w:color w:val="000000"/>
          <w:bdr w:val="none" w:sz="0" w:space="0" w:color="auto" w:frame="1"/>
        </w:rPr>
        <w:t> java.io.*;  </w:t>
      </w:r>
    </w:p>
    <w:p w14:paraId="09F2FD01" w14:textId="77777777" w:rsidR="00EA691B" w:rsidRDefault="00EA691B" w:rsidP="00EA691B">
      <w:pPr>
        <w:numPr>
          <w:ilvl w:val="0"/>
          <w:numId w:val="220"/>
        </w:numPr>
        <w:spacing w:after="0" w:line="375" w:lineRule="atLeast"/>
        <w:jc w:val="both"/>
        <w:rPr>
          <w:rFonts w:ascii="inter-regular" w:hAnsi="inter-regular"/>
          <w:color w:val="000000"/>
        </w:rPr>
      </w:pPr>
      <w:r>
        <w:rPr>
          <w:rStyle w:val="keyword"/>
          <w:rFonts w:ascii="inter-regular" w:hAnsi="inter-regular"/>
          <w:b/>
          <w:bCs/>
          <w:color w:val="006699"/>
          <w:bdr w:val="none" w:sz="0" w:space="0" w:color="auto" w:frame="1"/>
        </w:rPr>
        <w:t>class</w:t>
      </w:r>
      <w:r>
        <w:rPr>
          <w:rFonts w:ascii="inter-regular" w:hAnsi="inter-regular"/>
          <w:color w:val="000000"/>
          <w:bdr w:val="none" w:sz="0" w:space="0" w:color="auto" w:frame="1"/>
        </w:rPr>
        <w:t> M{  </w:t>
      </w:r>
    </w:p>
    <w:p w14:paraId="49E0C11E" w14:textId="77777777" w:rsidR="00EA691B" w:rsidRDefault="00EA691B" w:rsidP="00EA691B">
      <w:pPr>
        <w:pStyle w:val="alt"/>
        <w:numPr>
          <w:ilvl w:val="0"/>
          <w:numId w:val="220"/>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void</w:t>
      </w:r>
      <w:r>
        <w:rPr>
          <w:rFonts w:ascii="inter-regular" w:hAnsi="inter-regular"/>
          <w:color w:val="000000"/>
          <w:bdr w:val="none" w:sz="0" w:space="0" w:color="auto" w:frame="1"/>
        </w:rPr>
        <w:t> method()</w:t>
      </w:r>
      <w:r>
        <w:rPr>
          <w:rStyle w:val="keyword"/>
          <w:rFonts w:ascii="inter-regular" w:hAnsi="inter-regular"/>
          <w:b/>
          <w:bCs/>
          <w:color w:val="006699"/>
          <w:bdr w:val="none" w:sz="0" w:space="0" w:color="auto" w:frame="1"/>
        </w:rPr>
        <w:t>throws</w:t>
      </w:r>
      <w:r>
        <w:rPr>
          <w:rFonts w:ascii="inter-regular" w:hAnsi="inter-regular"/>
          <w:color w:val="000000"/>
          <w:bdr w:val="none" w:sz="0" w:space="0" w:color="auto" w:frame="1"/>
        </w:rPr>
        <w:t> IOException{  </w:t>
      </w:r>
    </w:p>
    <w:p w14:paraId="4E5D66C0" w14:textId="77777777" w:rsidR="00EA691B" w:rsidRDefault="00EA691B" w:rsidP="00EA691B">
      <w:pPr>
        <w:numPr>
          <w:ilvl w:val="0"/>
          <w:numId w:val="220"/>
        </w:numPr>
        <w:spacing w:after="0" w:line="375" w:lineRule="atLeast"/>
        <w:jc w:val="both"/>
        <w:rPr>
          <w:rFonts w:ascii="inter-regular" w:hAnsi="inter-regular"/>
          <w:color w:val="000000"/>
        </w:rPr>
      </w:pP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throw</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new</w:t>
      </w:r>
      <w:r>
        <w:rPr>
          <w:rFonts w:ascii="inter-regular" w:hAnsi="inter-regular"/>
          <w:color w:val="000000"/>
          <w:bdr w:val="none" w:sz="0" w:space="0" w:color="auto" w:frame="1"/>
        </w:rPr>
        <w:t> IOException(</w:t>
      </w:r>
      <w:r>
        <w:rPr>
          <w:rStyle w:val="string"/>
          <w:rFonts w:ascii="inter-regular" w:hAnsi="inter-regular"/>
          <w:color w:val="0000FF"/>
          <w:bdr w:val="none" w:sz="0" w:space="0" w:color="auto" w:frame="1"/>
        </w:rPr>
        <w:t>"device error"</w:t>
      </w:r>
      <w:r>
        <w:rPr>
          <w:rFonts w:ascii="inter-regular" w:hAnsi="inter-regular"/>
          <w:color w:val="000000"/>
          <w:bdr w:val="none" w:sz="0" w:space="0" w:color="auto" w:frame="1"/>
        </w:rPr>
        <w:t>);  </w:t>
      </w:r>
    </w:p>
    <w:p w14:paraId="703BBF32" w14:textId="77777777" w:rsidR="00EA691B" w:rsidRDefault="00EA691B" w:rsidP="00EA691B">
      <w:pPr>
        <w:pStyle w:val="alt"/>
        <w:numPr>
          <w:ilvl w:val="0"/>
          <w:numId w:val="220"/>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  </w:t>
      </w:r>
    </w:p>
    <w:p w14:paraId="3F22CD23" w14:textId="77777777" w:rsidR="00EA691B" w:rsidRDefault="00EA691B" w:rsidP="00EA691B">
      <w:pPr>
        <w:numPr>
          <w:ilvl w:val="0"/>
          <w:numId w:val="220"/>
        </w:numPr>
        <w:spacing w:after="0" w:line="375" w:lineRule="atLeast"/>
        <w:jc w:val="both"/>
        <w:rPr>
          <w:rFonts w:ascii="inter-regular" w:hAnsi="inter-regular"/>
          <w:color w:val="000000"/>
        </w:rPr>
      </w:pPr>
      <w:r>
        <w:rPr>
          <w:rFonts w:ascii="inter-regular" w:hAnsi="inter-regular"/>
          <w:color w:val="000000"/>
          <w:bdr w:val="none" w:sz="0" w:space="0" w:color="auto" w:frame="1"/>
        </w:rPr>
        <w:t>}  </w:t>
      </w:r>
    </w:p>
    <w:p w14:paraId="352487D0" w14:textId="77777777" w:rsidR="00EA691B" w:rsidRDefault="00EA691B" w:rsidP="00EA691B">
      <w:pPr>
        <w:pStyle w:val="alt"/>
        <w:numPr>
          <w:ilvl w:val="0"/>
          <w:numId w:val="220"/>
        </w:numPr>
        <w:spacing w:before="0" w:beforeAutospacing="0" w:after="0" w:afterAutospacing="0" w:line="375" w:lineRule="atLeast"/>
        <w:jc w:val="both"/>
        <w:rPr>
          <w:rFonts w:ascii="inter-regular" w:hAnsi="inter-regular"/>
          <w:color w:val="000000"/>
        </w:rPr>
      </w:pPr>
      <w:r>
        <w:rPr>
          <w:rStyle w:val="keyword"/>
          <w:rFonts w:ascii="inter-regular" w:hAnsi="inter-regular"/>
          <w:b/>
          <w:bCs/>
          <w:color w:val="006699"/>
          <w:bdr w:val="none" w:sz="0" w:space="0" w:color="auto" w:frame="1"/>
        </w:rPr>
        <w:t>class</w:t>
      </w:r>
      <w:r>
        <w:rPr>
          <w:rFonts w:ascii="inter-regular" w:hAnsi="inter-regular"/>
          <w:color w:val="000000"/>
          <w:bdr w:val="none" w:sz="0" w:space="0" w:color="auto" w:frame="1"/>
        </w:rPr>
        <w:t> Testthrows4{  </w:t>
      </w:r>
    </w:p>
    <w:p w14:paraId="557B1712" w14:textId="77777777" w:rsidR="00EA691B" w:rsidRDefault="00EA691B" w:rsidP="00EA691B">
      <w:pPr>
        <w:numPr>
          <w:ilvl w:val="0"/>
          <w:numId w:val="220"/>
        </w:numPr>
        <w:spacing w:after="0" w:line="375" w:lineRule="atLeast"/>
        <w:jc w:val="both"/>
        <w:rPr>
          <w:rFonts w:ascii="inter-regular" w:hAnsi="inter-regular"/>
          <w:color w:val="000000"/>
        </w:rPr>
      </w:pP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public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static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void</w:t>
      </w:r>
      <w:r>
        <w:rPr>
          <w:rFonts w:ascii="inter-regular" w:hAnsi="inter-regular"/>
          <w:color w:val="000000"/>
          <w:bdr w:val="none" w:sz="0" w:space="0" w:color="auto" w:frame="1"/>
        </w:rPr>
        <w:t> main(String args[])</w:t>
      </w:r>
      <w:r>
        <w:rPr>
          <w:rStyle w:val="keyword"/>
          <w:rFonts w:ascii="inter-regular" w:hAnsi="inter-regular"/>
          <w:b/>
          <w:bCs/>
          <w:color w:val="006699"/>
          <w:bdr w:val="none" w:sz="0" w:space="0" w:color="auto" w:frame="1"/>
        </w:rPr>
        <w:t>throws</w:t>
      </w:r>
      <w:r>
        <w:rPr>
          <w:rFonts w:ascii="inter-regular" w:hAnsi="inter-regular"/>
          <w:color w:val="000000"/>
          <w:bdr w:val="none" w:sz="0" w:space="0" w:color="auto" w:frame="1"/>
        </w:rPr>
        <w:t> IOException{</w:t>
      </w:r>
      <w:r>
        <w:rPr>
          <w:rStyle w:val="comment"/>
          <w:rFonts w:ascii="inter-regular" w:hAnsi="inter-regular"/>
          <w:color w:val="008200"/>
          <w:bdr w:val="none" w:sz="0" w:space="0" w:color="auto" w:frame="1"/>
        </w:rPr>
        <w:t>//declare exception</w:t>
      </w:r>
      <w:r>
        <w:rPr>
          <w:rFonts w:ascii="inter-regular" w:hAnsi="inter-regular"/>
          <w:color w:val="000000"/>
          <w:bdr w:val="none" w:sz="0" w:space="0" w:color="auto" w:frame="1"/>
        </w:rPr>
        <w:t>  </w:t>
      </w:r>
    </w:p>
    <w:p w14:paraId="6E30E594" w14:textId="77777777" w:rsidR="00EA691B" w:rsidRDefault="00EA691B" w:rsidP="00EA691B">
      <w:pPr>
        <w:pStyle w:val="alt"/>
        <w:numPr>
          <w:ilvl w:val="0"/>
          <w:numId w:val="220"/>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M m=</w:t>
      </w:r>
      <w:r>
        <w:rPr>
          <w:rStyle w:val="keyword"/>
          <w:rFonts w:ascii="inter-regular" w:hAnsi="inter-regular"/>
          <w:b/>
          <w:bCs/>
          <w:color w:val="006699"/>
          <w:bdr w:val="none" w:sz="0" w:space="0" w:color="auto" w:frame="1"/>
        </w:rPr>
        <w:t>new</w:t>
      </w:r>
      <w:r>
        <w:rPr>
          <w:rFonts w:ascii="inter-regular" w:hAnsi="inter-regular"/>
          <w:color w:val="000000"/>
          <w:bdr w:val="none" w:sz="0" w:space="0" w:color="auto" w:frame="1"/>
        </w:rPr>
        <w:t> M();  </w:t>
      </w:r>
    </w:p>
    <w:p w14:paraId="64E44903" w14:textId="77777777" w:rsidR="00EA691B" w:rsidRDefault="00EA691B" w:rsidP="00EA691B">
      <w:pPr>
        <w:numPr>
          <w:ilvl w:val="0"/>
          <w:numId w:val="220"/>
        </w:numPr>
        <w:spacing w:after="0" w:line="375" w:lineRule="atLeast"/>
        <w:jc w:val="both"/>
        <w:rPr>
          <w:rFonts w:ascii="inter-regular" w:hAnsi="inter-regular"/>
          <w:color w:val="000000"/>
        </w:rPr>
      </w:pPr>
      <w:r>
        <w:rPr>
          <w:rFonts w:ascii="inter-regular" w:hAnsi="inter-regular"/>
          <w:color w:val="000000"/>
          <w:bdr w:val="none" w:sz="0" w:space="0" w:color="auto" w:frame="1"/>
        </w:rPr>
        <w:t>     m.method();  </w:t>
      </w:r>
    </w:p>
    <w:p w14:paraId="24D1E7CF" w14:textId="77777777" w:rsidR="00EA691B" w:rsidRDefault="00EA691B" w:rsidP="00EA691B">
      <w:pPr>
        <w:pStyle w:val="alt"/>
        <w:numPr>
          <w:ilvl w:val="0"/>
          <w:numId w:val="220"/>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w:t>
      </w:r>
    </w:p>
    <w:p w14:paraId="23B6C35F" w14:textId="77777777" w:rsidR="00EA691B" w:rsidRDefault="00EA691B" w:rsidP="00EA691B">
      <w:pPr>
        <w:numPr>
          <w:ilvl w:val="0"/>
          <w:numId w:val="220"/>
        </w:numPr>
        <w:spacing w:after="0" w:line="375" w:lineRule="atLeast"/>
        <w:jc w:val="both"/>
        <w:rPr>
          <w:rFonts w:ascii="inter-regular" w:hAnsi="inter-regular"/>
          <w:color w:val="000000"/>
        </w:rPr>
      </w:pPr>
      <w:r>
        <w:rPr>
          <w:rFonts w:ascii="inter-regular" w:hAnsi="inter-regular"/>
          <w:color w:val="000000"/>
          <w:bdr w:val="none" w:sz="0" w:space="0" w:color="auto" w:frame="1"/>
        </w:rPr>
        <w:t>    System.out.println(</w:t>
      </w:r>
      <w:r>
        <w:rPr>
          <w:rStyle w:val="string"/>
          <w:rFonts w:ascii="inter-regular" w:hAnsi="inter-regular"/>
          <w:color w:val="0000FF"/>
          <w:bdr w:val="none" w:sz="0" w:space="0" w:color="auto" w:frame="1"/>
        </w:rPr>
        <w:t>"normal flow..."</w:t>
      </w:r>
      <w:r>
        <w:rPr>
          <w:rFonts w:ascii="inter-regular" w:hAnsi="inter-regular"/>
          <w:color w:val="000000"/>
          <w:bdr w:val="none" w:sz="0" w:space="0" w:color="auto" w:frame="1"/>
        </w:rPr>
        <w:t>);  </w:t>
      </w:r>
    </w:p>
    <w:p w14:paraId="3571DED1" w14:textId="77777777" w:rsidR="00EA691B" w:rsidRDefault="00EA691B" w:rsidP="00EA691B">
      <w:pPr>
        <w:pStyle w:val="alt"/>
        <w:numPr>
          <w:ilvl w:val="0"/>
          <w:numId w:val="220"/>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  </w:t>
      </w:r>
    </w:p>
    <w:p w14:paraId="6C7DC074" w14:textId="77777777" w:rsidR="00EA691B" w:rsidRDefault="00EA691B" w:rsidP="00EA691B">
      <w:pPr>
        <w:numPr>
          <w:ilvl w:val="0"/>
          <w:numId w:val="220"/>
        </w:numPr>
        <w:spacing w:after="0" w:line="375" w:lineRule="atLeast"/>
        <w:jc w:val="both"/>
        <w:rPr>
          <w:rFonts w:ascii="inter-regular" w:hAnsi="inter-regular"/>
          <w:color w:val="000000"/>
        </w:rPr>
      </w:pPr>
      <w:r>
        <w:rPr>
          <w:rFonts w:ascii="inter-regular" w:hAnsi="inter-regular"/>
          <w:color w:val="000000"/>
          <w:bdr w:val="none" w:sz="0" w:space="0" w:color="auto" w:frame="1"/>
        </w:rPr>
        <w:t>}  </w:t>
      </w:r>
    </w:p>
    <w:p w14:paraId="2F4D1BC0" w14:textId="77777777" w:rsidR="00EA691B" w:rsidRDefault="00EA691B" w:rsidP="0027496C">
      <w:pPr>
        <w:rPr>
          <w:b/>
          <w:bCs/>
          <w:sz w:val="44"/>
          <w:szCs w:val="44"/>
          <w:u w:val="single"/>
        </w:rPr>
      </w:pPr>
    </w:p>
    <w:p w14:paraId="3C2E6719" w14:textId="77777777" w:rsidR="004F404D" w:rsidRDefault="004F404D" w:rsidP="004F404D">
      <w:pPr>
        <w:pStyle w:val="NormalWeb"/>
        <w:shd w:val="clear" w:color="auto" w:fill="FFFFFF"/>
        <w:jc w:val="both"/>
        <w:rPr>
          <w:rFonts w:ascii="inter-regular" w:hAnsi="inter-regular"/>
          <w:color w:val="333333"/>
        </w:rPr>
      </w:pPr>
      <w:r>
        <w:rPr>
          <w:rStyle w:val="Strong"/>
          <w:rFonts w:ascii="Segoe UI" w:hAnsi="Segoe UI" w:cs="Segoe UI"/>
          <w:color w:val="333333"/>
        </w:rPr>
        <w:t>Java finally block</w:t>
      </w:r>
      <w:r>
        <w:rPr>
          <w:rFonts w:ascii="inter-regular" w:hAnsi="inter-regular"/>
          <w:color w:val="333333"/>
        </w:rPr>
        <w:t> is a block used to execute important code such as closing the connection, etc.</w:t>
      </w:r>
    </w:p>
    <w:p w14:paraId="5B35F575" w14:textId="77777777" w:rsidR="004F404D" w:rsidRDefault="004F404D" w:rsidP="004F404D">
      <w:pPr>
        <w:pStyle w:val="NormalWeb"/>
        <w:shd w:val="clear" w:color="auto" w:fill="FFFFFF"/>
        <w:jc w:val="both"/>
        <w:rPr>
          <w:rFonts w:ascii="inter-regular" w:hAnsi="inter-regular"/>
          <w:color w:val="333333"/>
        </w:rPr>
      </w:pPr>
      <w:r>
        <w:rPr>
          <w:rFonts w:ascii="inter-regular" w:hAnsi="inter-regular"/>
          <w:color w:val="333333"/>
        </w:rPr>
        <w:t>Java finally block is always executed whether an exception is handled or not. Therefore, it contains all the necessary statements that need to be printed regardless of the exception occurs or not.</w:t>
      </w:r>
    </w:p>
    <w:p w14:paraId="40167F5E" w14:textId="77777777" w:rsidR="004F404D" w:rsidRDefault="004F404D" w:rsidP="004F404D">
      <w:pPr>
        <w:pStyle w:val="NormalWeb"/>
        <w:shd w:val="clear" w:color="auto" w:fill="FFFFFF"/>
        <w:jc w:val="both"/>
        <w:rPr>
          <w:rFonts w:ascii="inter-regular" w:hAnsi="inter-regular"/>
          <w:color w:val="333333"/>
        </w:rPr>
      </w:pPr>
      <w:r>
        <w:rPr>
          <w:rFonts w:ascii="inter-regular" w:hAnsi="inter-regular"/>
          <w:color w:val="333333"/>
        </w:rPr>
        <w:t>The finally block follows the try-catch block.</w:t>
      </w:r>
    </w:p>
    <w:p w14:paraId="3A210846" w14:textId="77777777" w:rsidR="004F404D" w:rsidRDefault="004F404D" w:rsidP="004F404D">
      <w:pPr>
        <w:pStyle w:val="Heading3"/>
        <w:shd w:val="clear" w:color="auto" w:fill="FFFFFF"/>
        <w:spacing w:line="312" w:lineRule="atLeast"/>
        <w:jc w:val="both"/>
        <w:rPr>
          <w:rFonts w:ascii="Helvetica" w:hAnsi="Helvetica"/>
          <w:color w:val="610B4B"/>
          <w:sz w:val="32"/>
          <w:szCs w:val="32"/>
        </w:rPr>
      </w:pPr>
      <w:r>
        <w:rPr>
          <w:rFonts w:ascii="Helvetica" w:hAnsi="Helvetica"/>
          <w:b/>
          <w:bCs/>
          <w:color w:val="610B4B"/>
          <w:sz w:val="32"/>
          <w:szCs w:val="32"/>
        </w:rPr>
        <w:lastRenderedPageBreak/>
        <w:t>Flowchart of finally block</w:t>
      </w:r>
    </w:p>
    <w:p w14:paraId="20473814" w14:textId="77777777" w:rsidR="004F404D" w:rsidRDefault="004F404D" w:rsidP="004F404D">
      <w:pPr>
        <w:rPr>
          <w:rFonts w:ascii="Times New Roman" w:hAnsi="Times New Roman"/>
          <w:sz w:val="24"/>
          <w:szCs w:val="24"/>
        </w:rPr>
      </w:pPr>
      <w:r>
        <w:rPr>
          <w:noProof/>
        </w:rPr>
        <w:drawing>
          <wp:inline distT="0" distB="0" distL="0" distR="0" wp14:anchorId="00AEE86D" wp14:editId="51174D07">
            <wp:extent cx="4686300" cy="4286250"/>
            <wp:effectExtent l="0" t="0" r="0" b="0"/>
            <wp:docPr id="1025611754" name="Picture 4" descr="Java finally bl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Java finally block"/>
                    <pic:cNvPicPr>
                      <a:picLocks noChangeAspect="1" noChangeArrowheads="1"/>
                    </pic:cNvPicPr>
                  </pic:nvPicPr>
                  <pic:blipFill>
                    <a:blip r:embed="rId178">
                      <a:extLst>
                        <a:ext uri="{28A0092B-C50C-407E-A947-70E740481C1C}">
                          <a14:useLocalDpi xmlns:a14="http://schemas.microsoft.com/office/drawing/2010/main" val="0"/>
                        </a:ext>
                      </a:extLst>
                    </a:blip>
                    <a:srcRect/>
                    <a:stretch>
                      <a:fillRect/>
                    </a:stretch>
                  </pic:blipFill>
                  <pic:spPr bwMode="auto">
                    <a:xfrm>
                      <a:off x="0" y="0"/>
                      <a:ext cx="4686300" cy="4286250"/>
                    </a:xfrm>
                    <a:prstGeom prst="rect">
                      <a:avLst/>
                    </a:prstGeom>
                    <a:noFill/>
                    <a:ln>
                      <a:noFill/>
                    </a:ln>
                  </pic:spPr>
                </pic:pic>
              </a:graphicData>
            </a:graphic>
          </wp:inline>
        </w:drawing>
      </w:r>
    </w:p>
    <w:p w14:paraId="673F1827" w14:textId="77777777" w:rsidR="004F404D" w:rsidRDefault="004F404D" w:rsidP="004F404D">
      <w:pPr>
        <w:pStyle w:val="Heading4"/>
        <w:pBdr>
          <w:left w:val="single" w:sz="18" w:space="30" w:color="FFA500"/>
        </w:pBdr>
        <w:shd w:val="clear" w:color="auto" w:fill="FAEBD7"/>
        <w:jc w:val="both"/>
        <w:rPr>
          <w:rFonts w:ascii="Arial" w:hAnsi="Arial" w:cs="Arial"/>
          <w:b w:val="0"/>
          <w:bCs w:val="0"/>
          <w:color w:val="333333"/>
          <w:sz w:val="23"/>
          <w:szCs w:val="23"/>
        </w:rPr>
      </w:pPr>
      <w:r>
        <w:rPr>
          <w:rFonts w:ascii="Arial" w:hAnsi="Arial" w:cs="Arial"/>
          <w:b w:val="0"/>
          <w:bCs w:val="0"/>
          <w:color w:val="333333"/>
          <w:sz w:val="23"/>
          <w:szCs w:val="23"/>
        </w:rPr>
        <w:t>Note: If you don't handle the exception, before terminating the program, JVM executes finally block (if any).</w:t>
      </w:r>
    </w:p>
    <w:p w14:paraId="7A8E758B" w14:textId="77777777" w:rsidR="004F404D" w:rsidRDefault="004F404D" w:rsidP="004F404D">
      <w:pPr>
        <w:pStyle w:val="Heading2"/>
        <w:shd w:val="clear" w:color="auto" w:fill="FFFFFF"/>
        <w:spacing w:line="312" w:lineRule="atLeast"/>
        <w:jc w:val="both"/>
        <w:rPr>
          <w:rFonts w:ascii="Helvetica" w:hAnsi="Helvetica"/>
          <w:b w:val="0"/>
          <w:bCs w:val="0"/>
          <w:color w:val="610B38"/>
          <w:sz w:val="38"/>
          <w:szCs w:val="38"/>
        </w:rPr>
      </w:pPr>
      <w:r>
        <w:rPr>
          <w:rFonts w:ascii="Helvetica" w:hAnsi="Helvetica"/>
          <w:b w:val="0"/>
          <w:bCs w:val="0"/>
          <w:color w:val="610B38"/>
          <w:sz w:val="38"/>
          <w:szCs w:val="38"/>
        </w:rPr>
        <w:t>Why use Java finally block?</w:t>
      </w:r>
    </w:p>
    <w:p w14:paraId="46404C7B" w14:textId="77777777" w:rsidR="004F404D" w:rsidRDefault="004F404D" w:rsidP="004F404D">
      <w:pPr>
        <w:numPr>
          <w:ilvl w:val="0"/>
          <w:numId w:val="221"/>
        </w:numPr>
        <w:shd w:val="clear" w:color="auto" w:fill="FFFFFF"/>
        <w:spacing w:before="60" w:after="100" w:afterAutospacing="1" w:line="375" w:lineRule="atLeast"/>
        <w:jc w:val="both"/>
        <w:rPr>
          <w:rFonts w:ascii="inter-regular" w:hAnsi="inter-regular"/>
          <w:color w:val="000000"/>
          <w:sz w:val="24"/>
          <w:szCs w:val="24"/>
        </w:rPr>
      </w:pPr>
      <w:r>
        <w:rPr>
          <w:rFonts w:ascii="inter-regular" w:hAnsi="inter-regular"/>
          <w:color w:val="000000"/>
        </w:rPr>
        <w:t>finally block in Java can be used to put "</w:t>
      </w:r>
      <w:r>
        <w:rPr>
          <w:rStyle w:val="Strong"/>
          <w:rFonts w:ascii="Segoe UI" w:hAnsi="Segoe UI" w:cs="Segoe UI"/>
          <w:color w:val="000000"/>
        </w:rPr>
        <w:t>cleanup</w:t>
      </w:r>
      <w:r>
        <w:rPr>
          <w:rFonts w:ascii="inter-regular" w:hAnsi="inter-regular"/>
          <w:color w:val="000000"/>
        </w:rPr>
        <w:t>" code such as closing a file, closing connection, etc.</w:t>
      </w:r>
    </w:p>
    <w:p w14:paraId="2BC2F59C" w14:textId="77777777" w:rsidR="004F404D" w:rsidRDefault="004F404D" w:rsidP="004F404D">
      <w:pPr>
        <w:numPr>
          <w:ilvl w:val="0"/>
          <w:numId w:val="221"/>
        </w:numPr>
        <w:shd w:val="clear" w:color="auto" w:fill="FFFFFF"/>
        <w:spacing w:before="60" w:after="100" w:afterAutospacing="1" w:line="375" w:lineRule="atLeast"/>
        <w:jc w:val="both"/>
        <w:rPr>
          <w:rFonts w:ascii="inter-regular" w:hAnsi="inter-regular"/>
          <w:color w:val="000000"/>
        </w:rPr>
      </w:pPr>
      <w:r>
        <w:rPr>
          <w:rFonts w:ascii="inter-regular" w:hAnsi="inter-regular"/>
          <w:color w:val="000000"/>
        </w:rPr>
        <w:t>The important statements to be printed can be placed in the finally block.</w:t>
      </w:r>
    </w:p>
    <w:p w14:paraId="71551CDD" w14:textId="77777777" w:rsidR="004F404D" w:rsidRDefault="004F404D" w:rsidP="004F404D">
      <w:pPr>
        <w:pStyle w:val="Heading2"/>
        <w:shd w:val="clear" w:color="auto" w:fill="FFFFFF"/>
        <w:spacing w:line="312" w:lineRule="atLeast"/>
        <w:jc w:val="both"/>
        <w:rPr>
          <w:rFonts w:ascii="Helvetica" w:hAnsi="Helvetica"/>
          <w:b w:val="0"/>
          <w:bCs w:val="0"/>
          <w:color w:val="610B38"/>
          <w:sz w:val="38"/>
          <w:szCs w:val="38"/>
        </w:rPr>
      </w:pPr>
      <w:r>
        <w:rPr>
          <w:rFonts w:ascii="Helvetica" w:hAnsi="Helvetica"/>
          <w:b w:val="0"/>
          <w:bCs w:val="0"/>
          <w:color w:val="610B38"/>
          <w:sz w:val="38"/>
          <w:szCs w:val="38"/>
        </w:rPr>
        <w:t>Usage of Java finally</w:t>
      </w:r>
    </w:p>
    <w:p w14:paraId="69413727" w14:textId="77777777" w:rsidR="004F404D" w:rsidRDefault="004F404D" w:rsidP="004F404D">
      <w:pPr>
        <w:pStyle w:val="NormalWeb"/>
        <w:shd w:val="clear" w:color="auto" w:fill="FFFFFF"/>
        <w:jc w:val="both"/>
        <w:rPr>
          <w:rFonts w:ascii="inter-regular" w:hAnsi="inter-regular"/>
          <w:color w:val="333333"/>
        </w:rPr>
      </w:pPr>
      <w:r>
        <w:rPr>
          <w:rFonts w:ascii="inter-regular" w:hAnsi="inter-regular"/>
          <w:color w:val="333333"/>
        </w:rPr>
        <w:t>Let's see the different cases where Java finally block can be used.</w:t>
      </w:r>
    </w:p>
    <w:p w14:paraId="05EDD087" w14:textId="77777777" w:rsidR="004F404D" w:rsidRDefault="004F404D" w:rsidP="004F404D">
      <w:pPr>
        <w:jc w:val="center"/>
        <w:textAlignment w:val="top"/>
        <w:rPr>
          <w:rFonts w:ascii="Roboto" w:hAnsi="Roboto"/>
          <w:color w:val="FFFFFF"/>
          <w:sz w:val="21"/>
          <w:szCs w:val="21"/>
          <w:lang w:val="en"/>
        </w:rPr>
      </w:pPr>
      <w:r>
        <w:rPr>
          <w:rStyle w:val="vjs-control-text"/>
          <w:rFonts w:ascii="Roboto" w:hAnsi="Roboto"/>
          <w:color w:val="FFFFFF"/>
          <w:sz w:val="21"/>
          <w:szCs w:val="21"/>
          <w:bdr w:val="none" w:sz="0" w:space="0" w:color="auto" w:frame="1"/>
          <w:lang w:val="en"/>
        </w:rPr>
        <w:t>PlayNext</w:t>
      </w:r>
    </w:p>
    <w:p w14:paraId="0F657A1A" w14:textId="77777777" w:rsidR="004F404D" w:rsidRDefault="004F404D" w:rsidP="004F404D">
      <w:pPr>
        <w:jc w:val="center"/>
        <w:textAlignment w:val="top"/>
        <w:rPr>
          <w:rFonts w:ascii="Roboto" w:hAnsi="Roboto"/>
          <w:color w:val="FFFFFF"/>
          <w:sz w:val="21"/>
          <w:szCs w:val="21"/>
          <w:lang w:val="en"/>
        </w:rPr>
      </w:pPr>
      <w:r>
        <w:rPr>
          <w:rStyle w:val="vjs-control-text"/>
          <w:rFonts w:ascii="Roboto" w:hAnsi="Roboto"/>
          <w:color w:val="FFFFFF"/>
          <w:sz w:val="21"/>
          <w:szCs w:val="21"/>
          <w:bdr w:val="none" w:sz="0" w:space="0" w:color="auto" w:frame="1"/>
          <w:lang w:val="en"/>
        </w:rPr>
        <w:t>Unmute</w:t>
      </w:r>
    </w:p>
    <w:p w14:paraId="4309ED9E" w14:textId="77777777" w:rsidR="004F404D" w:rsidRDefault="004F404D" w:rsidP="004F404D">
      <w:pPr>
        <w:spacing w:line="720" w:lineRule="atLeast"/>
        <w:jc w:val="center"/>
        <w:textAlignment w:val="top"/>
        <w:rPr>
          <w:rFonts w:ascii="Roboto" w:hAnsi="Roboto"/>
          <w:color w:val="FFFFFF"/>
          <w:sz w:val="18"/>
          <w:szCs w:val="18"/>
          <w:lang w:val="en"/>
        </w:rPr>
      </w:pPr>
      <w:r>
        <w:rPr>
          <w:rStyle w:val="vjs-control-text"/>
          <w:rFonts w:ascii="Roboto" w:hAnsi="Roboto"/>
          <w:color w:val="FFFFFF"/>
          <w:sz w:val="18"/>
          <w:szCs w:val="18"/>
          <w:bdr w:val="none" w:sz="0" w:space="0" w:color="auto" w:frame="1"/>
          <w:lang w:val="en"/>
        </w:rPr>
        <w:t>Current TimeÂ </w:t>
      </w:r>
      <w:r>
        <w:rPr>
          <w:rStyle w:val="vjs-current-time-display"/>
          <w:rFonts w:ascii="Roboto" w:hAnsi="Roboto"/>
          <w:color w:val="FFFFFF"/>
          <w:sz w:val="18"/>
          <w:szCs w:val="18"/>
          <w:lang w:val="en"/>
        </w:rPr>
        <w:t>0:00</w:t>
      </w:r>
    </w:p>
    <w:p w14:paraId="6EEDACBF" w14:textId="77777777" w:rsidR="004F404D" w:rsidRDefault="004F404D" w:rsidP="004F404D">
      <w:pPr>
        <w:spacing w:line="720" w:lineRule="atLeast"/>
        <w:jc w:val="center"/>
        <w:textAlignment w:val="top"/>
        <w:rPr>
          <w:rFonts w:ascii="Roboto" w:hAnsi="Roboto"/>
          <w:color w:val="FFFFFF"/>
          <w:sz w:val="18"/>
          <w:szCs w:val="18"/>
          <w:lang w:val="en"/>
        </w:rPr>
      </w:pPr>
      <w:r>
        <w:rPr>
          <w:rFonts w:ascii="Roboto" w:hAnsi="Roboto"/>
          <w:color w:val="FFFFFF"/>
          <w:sz w:val="18"/>
          <w:szCs w:val="18"/>
          <w:lang w:val="en"/>
        </w:rPr>
        <w:lastRenderedPageBreak/>
        <w:t>/</w:t>
      </w:r>
    </w:p>
    <w:p w14:paraId="2F09203C" w14:textId="77777777" w:rsidR="004F404D" w:rsidRDefault="004F404D" w:rsidP="004F404D">
      <w:pPr>
        <w:spacing w:line="720" w:lineRule="atLeast"/>
        <w:jc w:val="center"/>
        <w:textAlignment w:val="top"/>
        <w:rPr>
          <w:rFonts w:ascii="Roboto" w:hAnsi="Roboto"/>
          <w:color w:val="FFFFFF"/>
          <w:sz w:val="18"/>
          <w:szCs w:val="18"/>
          <w:lang w:val="en"/>
        </w:rPr>
      </w:pPr>
      <w:r>
        <w:rPr>
          <w:rStyle w:val="vjs-control-text"/>
          <w:rFonts w:ascii="Roboto" w:hAnsi="Roboto"/>
          <w:color w:val="FFFFFF"/>
          <w:sz w:val="18"/>
          <w:szCs w:val="18"/>
          <w:bdr w:val="none" w:sz="0" w:space="0" w:color="auto" w:frame="1"/>
          <w:lang w:val="en"/>
        </w:rPr>
        <w:t>DurationÂ </w:t>
      </w:r>
      <w:r>
        <w:rPr>
          <w:rStyle w:val="vjs-duration-display"/>
          <w:rFonts w:ascii="Roboto" w:hAnsi="Roboto"/>
          <w:color w:val="FFFFFF"/>
          <w:sz w:val="18"/>
          <w:szCs w:val="18"/>
          <w:lang w:val="en"/>
        </w:rPr>
        <w:t>18:10</w:t>
      </w:r>
    </w:p>
    <w:p w14:paraId="0C267996" w14:textId="77777777" w:rsidR="004F404D" w:rsidRDefault="004F404D" w:rsidP="004F404D">
      <w:pPr>
        <w:spacing w:line="240" w:lineRule="auto"/>
        <w:jc w:val="center"/>
        <w:textAlignment w:val="top"/>
        <w:rPr>
          <w:rFonts w:ascii="Roboto" w:hAnsi="Roboto"/>
          <w:color w:val="FFFFFF"/>
          <w:sz w:val="21"/>
          <w:szCs w:val="21"/>
          <w:lang w:val="en"/>
        </w:rPr>
      </w:pPr>
      <w:r>
        <w:rPr>
          <w:rStyle w:val="vjs-control-text"/>
          <w:rFonts w:ascii="Roboto" w:hAnsi="Roboto"/>
          <w:color w:val="FFFFFF"/>
          <w:sz w:val="21"/>
          <w:szCs w:val="21"/>
          <w:bdr w:val="none" w:sz="0" w:space="0" w:color="auto" w:frame="1"/>
          <w:lang w:val="en"/>
        </w:rPr>
        <w:t>Loaded: </w:t>
      </w:r>
      <w:r>
        <w:rPr>
          <w:rStyle w:val="vjs-control-text-loaded-percentage"/>
          <w:rFonts w:ascii="Roboto" w:hAnsi="Roboto"/>
          <w:color w:val="FFFFFF"/>
          <w:sz w:val="21"/>
          <w:szCs w:val="21"/>
          <w:bdr w:val="none" w:sz="0" w:space="0" w:color="auto" w:frame="1"/>
          <w:lang w:val="en"/>
        </w:rPr>
        <w:t>0.37%</w:t>
      </w:r>
    </w:p>
    <w:p w14:paraId="3B133686" w14:textId="77777777" w:rsidR="004F404D" w:rsidRDefault="004F404D" w:rsidP="004F404D">
      <w:pPr>
        <w:jc w:val="center"/>
        <w:textAlignment w:val="top"/>
        <w:rPr>
          <w:rFonts w:ascii="Roboto" w:hAnsi="Roboto"/>
          <w:color w:val="FFFFFF"/>
          <w:sz w:val="21"/>
          <w:szCs w:val="21"/>
          <w:lang w:val="en"/>
        </w:rPr>
      </w:pPr>
      <w:r>
        <w:rPr>
          <w:rFonts w:ascii="Roboto" w:hAnsi="Roboto"/>
          <w:color w:val="FFFFFF"/>
          <w:sz w:val="21"/>
          <w:szCs w:val="21"/>
          <w:lang w:val="en"/>
        </w:rPr>
        <w:t>Â </w:t>
      </w:r>
    </w:p>
    <w:p w14:paraId="6B1F9402" w14:textId="77777777" w:rsidR="004F404D" w:rsidRDefault="004F404D" w:rsidP="004F404D">
      <w:pPr>
        <w:jc w:val="center"/>
        <w:textAlignment w:val="top"/>
        <w:rPr>
          <w:rFonts w:ascii="Roboto" w:hAnsi="Roboto"/>
          <w:color w:val="FFFFFF"/>
          <w:sz w:val="21"/>
          <w:szCs w:val="21"/>
          <w:lang w:val="en"/>
        </w:rPr>
      </w:pPr>
      <w:r>
        <w:rPr>
          <w:rStyle w:val="vjs-control-text"/>
          <w:rFonts w:ascii="Roboto" w:hAnsi="Roboto"/>
          <w:color w:val="FFFFFF"/>
          <w:sz w:val="21"/>
          <w:szCs w:val="21"/>
          <w:bdr w:val="none" w:sz="0" w:space="0" w:color="auto" w:frame="1"/>
          <w:lang w:val="en"/>
        </w:rPr>
        <w:t>Fullscreen</w:t>
      </w:r>
    </w:p>
    <w:p w14:paraId="357E0F0F" w14:textId="77777777" w:rsidR="004F404D" w:rsidRDefault="004F404D" w:rsidP="004F404D">
      <w:pPr>
        <w:jc w:val="center"/>
        <w:textAlignment w:val="top"/>
        <w:rPr>
          <w:rFonts w:ascii="Roboto" w:hAnsi="Roboto"/>
          <w:color w:val="FFFFFF"/>
          <w:sz w:val="21"/>
          <w:szCs w:val="21"/>
          <w:lang w:val="en"/>
        </w:rPr>
      </w:pPr>
      <w:r>
        <w:rPr>
          <w:rStyle w:val="vjs-control-text"/>
          <w:rFonts w:ascii="Roboto" w:hAnsi="Roboto"/>
          <w:color w:val="FFFFFF"/>
          <w:sz w:val="21"/>
          <w:szCs w:val="21"/>
          <w:bdr w:val="none" w:sz="0" w:space="0" w:color="auto" w:frame="1"/>
          <w:lang w:val="en"/>
        </w:rPr>
        <w:t>Backward Skip 10sPlay VideoForward Skip 10s</w:t>
      </w:r>
    </w:p>
    <w:p w14:paraId="40146F84" w14:textId="77777777" w:rsidR="004F404D" w:rsidRDefault="004F404D" w:rsidP="004F404D">
      <w:pPr>
        <w:pStyle w:val="Heading3"/>
        <w:shd w:val="clear" w:color="auto" w:fill="FFFFFF"/>
        <w:spacing w:line="312" w:lineRule="atLeast"/>
        <w:jc w:val="both"/>
        <w:rPr>
          <w:rFonts w:ascii="Helvetica" w:hAnsi="Helvetica"/>
          <w:color w:val="610B4B"/>
          <w:sz w:val="32"/>
          <w:szCs w:val="32"/>
        </w:rPr>
      </w:pPr>
      <w:r>
        <w:rPr>
          <w:rFonts w:ascii="Helvetica" w:hAnsi="Helvetica"/>
          <w:b/>
          <w:bCs/>
          <w:color w:val="610B4B"/>
          <w:sz w:val="32"/>
          <w:szCs w:val="32"/>
        </w:rPr>
        <w:t>Case 1: When an exception does not occur</w:t>
      </w:r>
    </w:p>
    <w:p w14:paraId="6B06F637" w14:textId="77777777" w:rsidR="004F404D" w:rsidRDefault="004F404D" w:rsidP="004F404D">
      <w:pPr>
        <w:pStyle w:val="NormalWeb"/>
        <w:shd w:val="clear" w:color="auto" w:fill="FFFFFF"/>
        <w:jc w:val="both"/>
        <w:rPr>
          <w:rFonts w:ascii="inter-regular" w:hAnsi="inter-regular"/>
          <w:color w:val="333333"/>
        </w:rPr>
      </w:pPr>
      <w:r>
        <w:rPr>
          <w:rFonts w:ascii="inter-regular" w:hAnsi="inter-regular"/>
          <w:color w:val="333333"/>
        </w:rPr>
        <w:t>Let's see the below example where the Java program does not throw any exception, and the finally block is executed after the try block.</w:t>
      </w:r>
    </w:p>
    <w:p w14:paraId="05207EF7" w14:textId="77777777" w:rsidR="004F404D" w:rsidRDefault="004F404D" w:rsidP="004F404D">
      <w:pPr>
        <w:pStyle w:val="NormalWeb"/>
        <w:shd w:val="clear" w:color="auto" w:fill="FFFFFF"/>
        <w:jc w:val="both"/>
        <w:rPr>
          <w:rFonts w:ascii="inter-regular" w:hAnsi="inter-regular"/>
          <w:color w:val="333333"/>
        </w:rPr>
      </w:pPr>
      <w:r>
        <w:rPr>
          <w:rStyle w:val="Strong"/>
          <w:rFonts w:ascii="Segoe UI" w:hAnsi="Segoe UI" w:cs="Segoe UI"/>
          <w:color w:val="333333"/>
        </w:rPr>
        <w:t>TestFinallyBlock.java</w:t>
      </w:r>
    </w:p>
    <w:p w14:paraId="4AB37B42" w14:textId="77777777" w:rsidR="004F404D" w:rsidRDefault="004F404D" w:rsidP="004F404D">
      <w:pPr>
        <w:pStyle w:val="alt"/>
        <w:numPr>
          <w:ilvl w:val="0"/>
          <w:numId w:val="222"/>
        </w:numPr>
        <w:spacing w:before="0" w:beforeAutospacing="0" w:after="0" w:afterAutospacing="0" w:line="375" w:lineRule="atLeast"/>
        <w:jc w:val="both"/>
        <w:rPr>
          <w:rFonts w:ascii="inter-regular" w:hAnsi="inter-regular"/>
          <w:color w:val="000000"/>
        </w:rPr>
      </w:pPr>
      <w:r>
        <w:rPr>
          <w:rStyle w:val="keyword"/>
          <w:rFonts w:ascii="inter-regular" w:hAnsi="inter-regular"/>
          <w:b/>
          <w:bCs/>
          <w:color w:val="006699"/>
          <w:bdr w:val="none" w:sz="0" w:space="0" w:color="auto" w:frame="1"/>
        </w:rPr>
        <w:t>class</w:t>
      </w:r>
      <w:r>
        <w:rPr>
          <w:rFonts w:ascii="inter-regular" w:hAnsi="inter-regular"/>
          <w:color w:val="000000"/>
          <w:bdr w:val="none" w:sz="0" w:space="0" w:color="auto" w:frame="1"/>
        </w:rPr>
        <w:t> TestFinallyBlock {    </w:t>
      </w:r>
    </w:p>
    <w:p w14:paraId="628C6F49" w14:textId="77777777" w:rsidR="004F404D" w:rsidRDefault="004F404D" w:rsidP="004F404D">
      <w:pPr>
        <w:numPr>
          <w:ilvl w:val="0"/>
          <w:numId w:val="222"/>
        </w:numPr>
        <w:spacing w:after="0" w:line="375" w:lineRule="atLeast"/>
        <w:jc w:val="both"/>
        <w:rPr>
          <w:rFonts w:ascii="inter-regular" w:hAnsi="inter-regular"/>
          <w:color w:val="000000"/>
        </w:rPr>
      </w:pP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public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static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void</w:t>
      </w:r>
      <w:r>
        <w:rPr>
          <w:rFonts w:ascii="inter-regular" w:hAnsi="inter-regular"/>
          <w:color w:val="000000"/>
          <w:bdr w:val="none" w:sz="0" w:space="0" w:color="auto" w:frame="1"/>
        </w:rPr>
        <w:t> main(String args[]){    </w:t>
      </w:r>
    </w:p>
    <w:p w14:paraId="40963B55" w14:textId="77777777" w:rsidR="004F404D" w:rsidRDefault="004F404D" w:rsidP="004F404D">
      <w:pPr>
        <w:pStyle w:val="alt"/>
        <w:numPr>
          <w:ilvl w:val="0"/>
          <w:numId w:val="222"/>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try</w:t>
      </w:r>
      <w:r>
        <w:rPr>
          <w:rFonts w:ascii="inter-regular" w:hAnsi="inter-regular"/>
          <w:color w:val="000000"/>
          <w:bdr w:val="none" w:sz="0" w:space="0" w:color="auto" w:frame="1"/>
        </w:rPr>
        <w:t>{    </w:t>
      </w:r>
    </w:p>
    <w:p w14:paraId="5E6EF05D" w14:textId="77777777" w:rsidR="004F404D" w:rsidRDefault="004F404D" w:rsidP="004F404D">
      <w:pPr>
        <w:numPr>
          <w:ilvl w:val="0"/>
          <w:numId w:val="222"/>
        </w:numPr>
        <w:spacing w:after="0" w:line="375" w:lineRule="atLeast"/>
        <w:jc w:val="both"/>
        <w:rPr>
          <w:rFonts w:ascii="inter-regular" w:hAnsi="inter-regular"/>
          <w:color w:val="000000"/>
        </w:rPr>
      </w:pPr>
      <w:r>
        <w:rPr>
          <w:rStyle w:val="comment"/>
          <w:rFonts w:ascii="inter-regular" w:hAnsi="inter-regular"/>
          <w:color w:val="008200"/>
          <w:bdr w:val="none" w:sz="0" w:space="0" w:color="auto" w:frame="1"/>
        </w:rPr>
        <w:t>//below code do not throw any exception</w:t>
      </w:r>
      <w:r>
        <w:rPr>
          <w:rFonts w:ascii="inter-regular" w:hAnsi="inter-regular"/>
          <w:color w:val="000000"/>
          <w:bdr w:val="none" w:sz="0" w:space="0" w:color="auto" w:frame="1"/>
        </w:rPr>
        <w:t>  </w:t>
      </w:r>
    </w:p>
    <w:p w14:paraId="6107FA5F" w14:textId="77777777" w:rsidR="004F404D" w:rsidRDefault="004F404D" w:rsidP="004F404D">
      <w:pPr>
        <w:pStyle w:val="alt"/>
        <w:numPr>
          <w:ilvl w:val="0"/>
          <w:numId w:val="222"/>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int</w:t>
      </w:r>
      <w:r>
        <w:rPr>
          <w:rFonts w:ascii="inter-regular" w:hAnsi="inter-regular"/>
          <w:color w:val="000000"/>
          <w:bdr w:val="none" w:sz="0" w:space="0" w:color="auto" w:frame="1"/>
        </w:rPr>
        <w:t> data=</w:t>
      </w:r>
      <w:r>
        <w:rPr>
          <w:rStyle w:val="number"/>
          <w:rFonts w:ascii="inter-regular" w:hAnsi="inter-regular"/>
          <w:color w:val="C00000"/>
          <w:bdr w:val="none" w:sz="0" w:space="0" w:color="auto" w:frame="1"/>
        </w:rPr>
        <w:t>25</w:t>
      </w:r>
      <w:r>
        <w:rPr>
          <w:rFonts w:ascii="inter-regular" w:hAnsi="inter-regular"/>
          <w:color w:val="000000"/>
          <w:bdr w:val="none" w:sz="0" w:space="0" w:color="auto" w:frame="1"/>
        </w:rPr>
        <w:t>/</w:t>
      </w:r>
      <w:r>
        <w:rPr>
          <w:rStyle w:val="number"/>
          <w:rFonts w:ascii="inter-regular" w:hAnsi="inter-regular"/>
          <w:color w:val="C00000"/>
          <w:bdr w:val="none" w:sz="0" w:space="0" w:color="auto" w:frame="1"/>
        </w:rPr>
        <w:t>5</w:t>
      </w:r>
      <w:r>
        <w:rPr>
          <w:rFonts w:ascii="inter-regular" w:hAnsi="inter-regular"/>
          <w:color w:val="000000"/>
          <w:bdr w:val="none" w:sz="0" w:space="0" w:color="auto" w:frame="1"/>
        </w:rPr>
        <w:t>;    </w:t>
      </w:r>
    </w:p>
    <w:p w14:paraId="0A1CFF82" w14:textId="77777777" w:rsidR="004F404D" w:rsidRDefault="004F404D" w:rsidP="004F404D">
      <w:pPr>
        <w:numPr>
          <w:ilvl w:val="0"/>
          <w:numId w:val="222"/>
        </w:numPr>
        <w:spacing w:after="0" w:line="375" w:lineRule="atLeast"/>
        <w:jc w:val="both"/>
        <w:rPr>
          <w:rFonts w:ascii="inter-regular" w:hAnsi="inter-regular"/>
          <w:color w:val="000000"/>
        </w:rPr>
      </w:pPr>
      <w:r>
        <w:rPr>
          <w:rFonts w:ascii="inter-regular" w:hAnsi="inter-regular"/>
          <w:color w:val="000000"/>
          <w:bdr w:val="none" w:sz="0" w:space="0" w:color="auto" w:frame="1"/>
        </w:rPr>
        <w:t>   System.out.println(data);    </w:t>
      </w:r>
    </w:p>
    <w:p w14:paraId="1582CE69" w14:textId="77777777" w:rsidR="004F404D" w:rsidRDefault="004F404D" w:rsidP="004F404D">
      <w:pPr>
        <w:pStyle w:val="alt"/>
        <w:numPr>
          <w:ilvl w:val="0"/>
          <w:numId w:val="222"/>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    </w:t>
      </w:r>
    </w:p>
    <w:p w14:paraId="56353DC0" w14:textId="77777777" w:rsidR="004F404D" w:rsidRDefault="004F404D" w:rsidP="004F404D">
      <w:pPr>
        <w:numPr>
          <w:ilvl w:val="0"/>
          <w:numId w:val="222"/>
        </w:numPr>
        <w:spacing w:after="0" w:line="375" w:lineRule="atLeast"/>
        <w:jc w:val="both"/>
        <w:rPr>
          <w:rFonts w:ascii="inter-regular" w:hAnsi="inter-regular"/>
          <w:color w:val="000000"/>
        </w:rPr>
      </w:pPr>
      <w:r>
        <w:rPr>
          <w:rStyle w:val="comment"/>
          <w:rFonts w:ascii="inter-regular" w:hAnsi="inter-regular"/>
          <w:color w:val="008200"/>
          <w:bdr w:val="none" w:sz="0" w:space="0" w:color="auto" w:frame="1"/>
        </w:rPr>
        <w:t>//catch won't be executed</w:t>
      </w:r>
      <w:r>
        <w:rPr>
          <w:rFonts w:ascii="inter-regular" w:hAnsi="inter-regular"/>
          <w:color w:val="000000"/>
          <w:bdr w:val="none" w:sz="0" w:space="0" w:color="auto" w:frame="1"/>
        </w:rPr>
        <w:t>  </w:t>
      </w:r>
    </w:p>
    <w:p w14:paraId="538EE403" w14:textId="77777777" w:rsidR="004F404D" w:rsidRDefault="004F404D" w:rsidP="004F404D">
      <w:pPr>
        <w:pStyle w:val="alt"/>
        <w:numPr>
          <w:ilvl w:val="0"/>
          <w:numId w:val="222"/>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catch</w:t>
      </w:r>
      <w:r>
        <w:rPr>
          <w:rFonts w:ascii="inter-regular" w:hAnsi="inter-regular"/>
          <w:color w:val="000000"/>
          <w:bdr w:val="none" w:sz="0" w:space="0" w:color="auto" w:frame="1"/>
        </w:rPr>
        <w:t>(NullPointerException e){  </w:t>
      </w:r>
    </w:p>
    <w:p w14:paraId="2BCE2B32" w14:textId="77777777" w:rsidR="004F404D" w:rsidRDefault="004F404D" w:rsidP="004F404D">
      <w:pPr>
        <w:numPr>
          <w:ilvl w:val="0"/>
          <w:numId w:val="222"/>
        </w:numPr>
        <w:spacing w:after="0" w:line="375" w:lineRule="atLeast"/>
        <w:jc w:val="both"/>
        <w:rPr>
          <w:rFonts w:ascii="inter-regular" w:hAnsi="inter-regular"/>
          <w:color w:val="000000"/>
        </w:rPr>
      </w:pPr>
      <w:r>
        <w:rPr>
          <w:rFonts w:ascii="inter-regular" w:hAnsi="inter-regular"/>
          <w:color w:val="000000"/>
          <w:bdr w:val="none" w:sz="0" w:space="0" w:color="auto" w:frame="1"/>
        </w:rPr>
        <w:t>System.out.println(e);  </w:t>
      </w:r>
    </w:p>
    <w:p w14:paraId="1F5BEA6B" w14:textId="77777777" w:rsidR="004F404D" w:rsidRDefault="004F404D" w:rsidP="004F404D">
      <w:pPr>
        <w:pStyle w:val="alt"/>
        <w:numPr>
          <w:ilvl w:val="0"/>
          <w:numId w:val="222"/>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w:t>
      </w:r>
    </w:p>
    <w:p w14:paraId="243CC8C4" w14:textId="77777777" w:rsidR="004F404D" w:rsidRDefault="004F404D" w:rsidP="004F404D">
      <w:pPr>
        <w:numPr>
          <w:ilvl w:val="0"/>
          <w:numId w:val="222"/>
        </w:numPr>
        <w:spacing w:after="0" w:line="375" w:lineRule="atLeast"/>
        <w:jc w:val="both"/>
        <w:rPr>
          <w:rFonts w:ascii="inter-regular" w:hAnsi="inter-regular"/>
          <w:color w:val="000000"/>
        </w:rPr>
      </w:pPr>
      <w:r>
        <w:rPr>
          <w:rStyle w:val="comment"/>
          <w:rFonts w:ascii="inter-regular" w:hAnsi="inter-regular"/>
          <w:color w:val="008200"/>
          <w:bdr w:val="none" w:sz="0" w:space="0" w:color="auto" w:frame="1"/>
        </w:rPr>
        <w:t>//executed regardless of exception occurred or not</w:t>
      </w:r>
      <w:r>
        <w:rPr>
          <w:rFonts w:ascii="inter-regular" w:hAnsi="inter-regular"/>
          <w:color w:val="000000"/>
          <w:bdr w:val="none" w:sz="0" w:space="0" w:color="auto" w:frame="1"/>
        </w:rPr>
        <w:t>  </w:t>
      </w:r>
    </w:p>
    <w:p w14:paraId="4AEEBC07" w14:textId="77777777" w:rsidR="004F404D" w:rsidRDefault="004F404D" w:rsidP="004F404D">
      <w:pPr>
        <w:pStyle w:val="alt"/>
        <w:numPr>
          <w:ilvl w:val="0"/>
          <w:numId w:val="222"/>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finally</w:t>
      </w:r>
      <w:r>
        <w:rPr>
          <w:rFonts w:ascii="inter-regular" w:hAnsi="inter-regular"/>
          <w:color w:val="000000"/>
          <w:bdr w:val="none" w:sz="0" w:space="0" w:color="auto" w:frame="1"/>
        </w:rPr>
        <w:t> {  </w:t>
      </w:r>
    </w:p>
    <w:p w14:paraId="43B0348E" w14:textId="77777777" w:rsidR="004F404D" w:rsidRDefault="004F404D" w:rsidP="004F404D">
      <w:pPr>
        <w:numPr>
          <w:ilvl w:val="0"/>
          <w:numId w:val="222"/>
        </w:numPr>
        <w:spacing w:after="0" w:line="375" w:lineRule="atLeast"/>
        <w:jc w:val="both"/>
        <w:rPr>
          <w:rFonts w:ascii="inter-regular" w:hAnsi="inter-regular"/>
          <w:color w:val="000000"/>
        </w:rPr>
      </w:pPr>
      <w:r>
        <w:rPr>
          <w:rFonts w:ascii="inter-regular" w:hAnsi="inter-regular"/>
          <w:color w:val="000000"/>
          <w:bdr w:val="none" w:sz="0" w:space="0" w:color="auto" w:frame="1"/>
        </w:rPr>
        <w:t>System.out.println(</w:t>
      </w:r>
      <w:r>
        <w:rPr>
          <w:rStyle w:val="string"/>
          <w:rFonts w:ascii="inter-regular" w:hAnsi="inter-regular"/>
          <w:color w:val="0000FF"/>
          <w:bdr w:val="none" w:sz="0" w:space="0" w:color="auto" w:frame="1"/>
        </w:rPr>
        <w:t>"finally block is always executed"</w:t>
      </w:r>
      <w:r>
        <w:rPr>
          <w:rFonts w:ascii="inter-regular" w:hAnsi="inter-regular"/>
          <w:color w:val="000000"/>
          <w:bdr w:val="none" w:sz="0" w:space="0" w:color="auto" w:frame="1"/>
        </w:rPr>
        <w:t>);  </w:t>
      </w:r>
    </w:p>
    <w:p w14:paraId="59DD0786" w14:textId="77777777" w:rsidR="004F404D" w:rsidRDefault="004F404D" w:rsidP="004F404D">
      <w:pPr>
        <w:pStyle w:val="alt"/>
        <w:numPr>
          <w:ilvl w:val="0"/>
          <w:numId w:val="222"/>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w:t>
      </w:r>
    </w:p>
    <w:p w14:paraId="0F7674A7" w14:textId="77777777" w:rsidR="004F404D" w:rsidRDefault="004F404D" w:rsidP="004F404D">
      <w:pPr>
        <w:numPr>
          <w:ilvl w:val="0"/>
          <w:numId w:val="222"/>
        </w:numPr>
        <w:spacing w:after="0" w:line="375" w:lineRule="atLeast"/>
        <w:jc w:val="both"/>
        <w:rPr>
          <w:rFonts w:ascii="inter-regular" w:hAnsi="inter-regular"/>
          <w:color w:val="000000"/>
        </w:rPr>
      </w:pPr>
      <w:r>
        <w:rPr>
          <w:rFonts w:ascii="inter-regular" w:hAnsi="inter-regular"/>
          <w:color w:val="000000"/>
          <w:bdr w:val="none" w:sz="0" w:space="0" w:color="auto" w:frame="1"/>
        </w:rPr>
        <w:t>    </w:t>
      </w:r>
    </w:p>
    <w:p w14:paraId="4E65DD65" w14:textId="77777777" w:rsidR="004F404D" w:rsidRDefault="004F404D" w:rsidP="004F404D">
      <w:pPr>
        <w:pStyle w:val="alt"/>
        <w:numPr>
          <w:ilvl w:val="0"/>
          <w:numId w:val="222"/>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System.out.println(</w:t>
      </w:r>
      <w:r>
        <w:rPr>
          <w:rStyle w:val="string"/>
          <w:rFonts w:ascii="inter-regular" w:hAnsi="inter-regular"/>
          <w:color w:val="0000FF"/>
          <w:bdr w:val="none" w:sz="0" w:space="0" w:color="auto" w:frame="1"/>
        </w:rPr>
        <w:t>"rest of phe code..."</w:t>
      </w:r>
      <w:r>
        <w:rPr>
          <w:rFonts w:ascii="inter-regular" w:hAnsi="inter-regular"/>
          <w:color w:val="000000"/>
          <w:bdr w:val="none" w:sz="0" w:space="0" w:color="auto" w:frame="1"/>
        </w:rPr>
        <w:t>);    </w:t>
      </w:r>
    </w:p>
    <w:p w14:paraId="34EB4468" w14:textId="77777777" w:rsidR="004F404D" w:rsidRDefault="004F404D" w:rsidP="004F404D">
      <w:pPr>
        <w:numPr>
          <w:ilvl w:val="0"/>
          <w:numId w:val="222"/>
        </w:numPr>
        <w:spacing w:after="0" w:line="375" w:lineRule="atLeast"/>
        <w:jc w:val="both"/>
        <w:rPr>
          <w:rFonts w:ascii="inter-regular" w:hAnsi="inter-regular"/>
          <w:color w:val="000000"/>
        </w:rPr>
      </w:pPr>
      <w:r>
        <w:rPr>
          <w:rFonts w:ascii="inter-regular" w:hAnsi="inter-regular"/>
          <w:color w:val="000000"/>
          <w:bdr w:val="none" w:sz="0" w:space="0" w:color="auto" w:frame="1"/>
        </w:rPr>
        <w:t>  }    </w:t>
      </w:r>
    </w:p>
    <w:p w14:paraId="40AC2605" w14:textId="77777777" w:rsidR="004F404D" w:rsidRDefault="004F404D" w:rsidP="004F404D">
      <w:pPr>
        <w:pStyle w:val="alt"/>
        <w:numPr>
          <w:ilvl w:val="0"/>
          <w:numId w:val="222"/>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w:t>
      </w:r>
    </w:p>
    <w:p w14:paraId="273B584C" w14:textId="77777777" w:rsidR="004F404D" w:rsidRDefault="004F404D" w:rsidP="004F404D">
      <w:pPr>
        <w:pStyle w:val="NormalWeb"/>
        <w:shd w:val="clear" w:color="auto" w:fill="FFFFFF"/>
        <w:jc w:val="both"/>
        <w:rPr>
          <w:rFonts w:ascii="inter-regular" w:hAnsi="inter-regular"/>
          <w:color w:val="333333"/>
        </w:rPr>
      </w:pPr>
      <w:r>
        <w:rPr>
          <w:rStyle w:val="Strong"/>
          <w:rFonts w:ascii="Segoe UI" w:hAnsi="Segoe UI" w:cs="Segoe UI"/>
          <w:color w:val="333333"/>
        </w:rPr>
        <w:t>Output:</w:t>
      </w:r>
    </w:p>
    <w:p w14:paraId="2AB72437" w14:textId="77777777" w:rsidR="004F404D" w:rsidRDefault="004F404D" w:rsidP="004F404D">
      <w:pPr>
        <w:rPr>
          <w:rFonts w:ascii="Times New Roman" w:hAnsi="Times New Roman"/>
        </w:rPr>
      </w:pPr>
      <w:r>
        <w:rPr>
          <w:noProof/>
        </w:rPr>
        <w:lastRenderedPageBreak/>
        <w:drawing>
          <wp:inline distT="0" distB="0" distL="0" distR="0" wp14:anchorId="05F2DE90" wp14:editId="5150F129">
            <wp:extent cx="5731510" cy="1021715"/>
            <wp:effectExtent l="0" t="0" r="2540" b="6985"/>
            <wp:docPr id="1553648263" name="Picture 3" descr="Java finally bl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Java finally block"/>
                    <pic:cNvPicPr>
                      <a:picLocks noChangeAspect="1" noChangeArrowheads="1"/>
                    </pic:cNvPicPr>
                  </pic:nvPicPr>
                  <pic:blipFill>
                    <a:blip r:embed="rId179">
                      <a:extLst>
                        <a:ext uri="{28A0092B-C50C-407E-A947-70E740481C1C}">
                          <a14:useLocalDpi xmlns:a14="http://schemas.microsoft.com/office/drawing/2010/main" val="0"/>
                        </a:ext>
                      </a:extLst>
                    </a:blip>
                    <a:srcRect/>
                    <a:stretch>
                      <a:fillRect/>
                    </a:stretch>
                  </pic:blipFill>
                  <pic:spPr bwMode="auto">
                    <a:xfrm>
                      <a:off x="0" y="0"/>
                      <a:ext cx="5731510" cy="1021715"/>
                    </a:xfrm>
                    <a:prstGeom prst="rect">
                      <a:avLst/>
                    </a:prstGeom>
                    <a:noFill/>
                    <a:ln>
                      <a:noFill/>
                    </a:ln>
                  </pic:spPr>
                </pic:pic>
              </a:graphicData>
            </a:graphic>
          </wp:inline>
        </w:drawing>
      </w:r>
    </w:p>
    <w:p w14:paraId="4EF52C32" w14:textId="77777777" w:rsidR="004F404D" w:rsidRDefault="004F404D" w:rsidP="004F404D">
      <w:pPr>
        <w:pStyle w:val="Heading3"/>
        <w:shd w:val="clear" w:color="auto" w:fill="FFFFFF"/>
        <w:spacing w:line="312" w:lineRule="atLeast"/>
        <w:jc w:val="both"/>
        <w:rPr>
          <w:rFonts w:ascii="Helvetica" w:hAnsi="Helvetica"/>
          <w:color w:val="610B4B"/>
          <w:sz w:val="32"/>
          <w:szCs w:val="32"/>
        </w:rPr>
      </w:pPr>
      <w:r>
        <w:rPr>
          <w:rFonts w:ascii="Helvetica" w:hAnsi="Helvetica"/>
          <w:b/>
          <w:bCs/>
          <w:color w:val="610B4B"/>
          <w:sz w:val="32"/>
          <w:szCs w:val="32"/>
        </w:rPr>
        <w:t>Case 2: When an exception occurr but not handled by the catch block</w:t>
      </w:r>
    </w:p>
    <w:p w14:paraId="2EAD4851" w14:textId="77777777" w:rsidR="004F404D" w:rsidRDefault="004F404D" w:rsidP="004F404D">
      <w:pPr>
        <w:pStyle w:val="NormalWeb"/>
        <w:shd w:val="clear" w:color="auto" w:fill="FFFFFF"/>
        <w:jc w:val="both"/>
        <w:rPr>
          <w:rFonts w:ascii="inter-regular" w:hAnsi="inter-regular"/>
          <w:color w:val="333333"/>
        </w:rPr>
      </w:pPr>
      <w:r>
        <w:rPr>
          <w:rFonts w:ascii="inter-regular" w:hAnsi="inter-regular"/>
          <w:color w:val="333333"/>
        </w:rPr>
        <w:t>Let's see the the fillowing example. Here, the code throws an exception however the catch block cannot handle it. Despite this, the finally block is executed after the try block and then the program terminates abnormally.</w:t>
      </w:r>
    </w:p>
    <w:p w14:paraId="48BC1036" w14:textId="77777777" w:rsidR="004F404D" w:rsidRDefault="004F404D" w:rsidP="004F404D">
      <w:pPr>
        <w:pStyle w:val="NormalWeb"/>
        <w:shd w:val="clear" w:color="auto" w:fill="FFFFFF"/>
        <w:jc w:val="both"/>
        <w:rPr>
          <w:rFonts w:ascii="inter-regular" w:hAnsi="inter-regular"/>
          <w:color w:val="333333"/>
        </w:rPr>
      </w:pPr>
      <w:r>
        <w:rPr>
          <w:rStyle w:val="Strong"/>
          <w:rFonts w:ascii="Segoe UI" w:hAnsi="Segoe UI" w:cs="Segoe UI"/>
          <w:color w:val="333333"/>
        </w:rPr>
        <w:t>TestFinallyBlock1.java</w:t>
      </w:r>
    </w:p>
    <w:p w14:paraId="71C6B7B6" w14:textId="77777777" w:rsidR="004F404D" w:rsidRDefault="004F404D" w:rsidP="004F404D">
      <w:pPr>
        <w:pStyle w:val="alt"/>
        <w:numPr>
          <w:ilvl w:val="0"/>
          <w:numId w:val="223"/>
        </w:numPr>
        <w:spacing w:before="0" w:beforeAutospacing="0" w:after="0" w:afterAutospacing="0" w:line="375" w:lineRule="atLeast"/>
        <w:jc w:val="both"/>
        <w:rPr>
          <w:rFonts w:ascii="inter-regular" w:hAnsi="inter-regular"/>
          <w:color w:val="000000"/>
        </w:rPr>
      </w:pPr>
      <w:r>
        <w:rPr>
          <w:rStyle w:val="keyword"/>
          <w:rFonts w:ascii="inter-regular" w:hAnsi="inter-regular"/>
          <w:b/>
          <w:bCs/>
          <w:color w:val="006699"/>
          <w:bdr w:val="none" w:sz="0" w:space="0" w:color="auto" w:frame="1"/>
        </w:rPr>
        <w:t>public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class</w:t>
      </w:r>
      <w:r>
        <w:rPr>
          <w:rFonts w:ascii="inter-regular" w:hAnsi="inter-regular"/>
          <w:color w:val="000000"/>
          <w:bdr w:val="none" w:sz="0" w:space="0" w:color="auto" w:frame="1"/>
        </w:rPr>
        <w:t> TestFinallyBlock1{    </w:t>
      </w:r>
    </w:p>
    <w:p w14:paraId="6F82C7FC" w14:textId="77777777" w:rsidR="004F404D" w:rsidRDefault="004F404D" w:rsidP="004F404D">
      <w:pPr>
        <w:numPr>
          <w:ilvl w:val="0"/>
          <w:numId w:val="223"/>
        </w:numPr>
        <w:spacing w:after="0" w:line="375" w:lineRule="atLeast"/>
        <w:jc w:val="both"/>
        <w:rPr>
          <w:rFonts w:ascii="inter-regular" w:hAnsi="inter-regular"/>
          <w:color w:val="000000"/>
        </w:rPr>
      </w:pP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public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static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void</w:t>
      </w:r>
      <w:r>
        <w:rPr>
          <w:rFonts w:ascii="inter-regular" w:hAnsi="inter-regular"/>
          <w:color w:val="000000"/>
          <w:bdr w:val="none" w:sz="0" w:space="0" w:color="auto" w:frame="1"/>
        </w:rPr>
        <w:t> main(String args[]){   </w:t>
      </w:r>
    </w:p>
    <w:p w14:paraId="073F0CF4" w14:textId="77777777" w:rsidR="004F404D" w:rsidRDefault="004F404D" w:rsidP="004F404D">
      <w:pPr>
        <w:pStyle w:val="alt"/>
        <w:numPr>
          <w:ilvl w:val="0"/>
          <w:numId w:val="223"/>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w:t>
      </w:r>
    </w:p>
    <w:p w14:paraId="18E0B09A" w14:textId="77777777" w:rsidR="004F404D" w:rsidRDefault="004F404D" w:rsidP="004F404D">
      <w:pPr>
        <w:numPr>
          <w:ilvl w:val="0"/>
          <w:numId w:val="223"/>
        </w:numPr>
        <w:spacing w:after="0" w:line="375" w:lineRule="atLeast"/>
        <w:jc w:val="both"/>
        <w:rPr>
          <w:rFonts w:ascii="inter-regular" w:hAnsi="inter-regular"/>
          <w:color w:val="000000"/>
        </w:rPr>
      </w:pP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try</w:t>
      </w:r>
      <w:r>
        <w:rPr>
          <w:rFonts w:ascii="inter-regular" w:hAnsi="inter-regular"/>
          <w:color w:val="000000"/>
          <w:bdr w:val="none" w:sz="0" w:space="0" w:color="auto" w:frame="1"/>
        </w:rPr>
        <w:t> {    </w:t>
      </w:r>
    </w:p>
    <w:p w14:paraId="7EE3D41D" w14:textId="77777777" w:rsidR="004F404D" w:rsidRDefault="004F404D" w:rsidP="004F404D">
      <w:pPr>
        <w:pStyle w:val="alt"/>
        <w:numPr>
          <w:ilvl w:val="0"/>
          <w:numId w:val="223"/>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w:t>
      </w:r>
    </w:p>
    <w:p w14:paraId="054D6A61" w14:textId="77777777" w:rsidR="004F404D" w:rsidRDefault="004F404D" w:rsidP="004F404D">
      <w:pPr>
        <w:numPr>
          <w:ilvl w:val="0"/>
          <w:numId w:val="223"/>
        </w:numPr>
        <w:spacing w:after="0" w:line="375" w:lineRule="atLeast"/>
        <w:jc w:val="both"/>
        <w:rPr>
          <w:rFonts w:ascii="inter-regular" w:hAnsi="inter-regular"/>
          <w:color w:val="000000"/>
        </w:rPr>
      </w:pPr>
      <w:r>
        <w:rPr>
          <w:rFonts w:ascii="inter-regular" w:hAnsi="inter-regular"/>
          <w:color w:val="000000"/>
          <w:bdr w:val="none" w:sz="0" w:space="0" w:color="auto" w:frame="1"/>
        </w:rPr>
        <w:t>        System.out.println(</w:t>
      </w:r>
      <w:r>
        <w:rPr>
          <w:rStyle w:val="string"/>
          <w:rFonts w:ascii="inter-regular" w:hAnsi="inter-regular"/>
          <w:color w:val="0000FF"/>
          <w:bdr w:val="none" w:sz="0" w:space="0" w:color="auto" w:frame="1"/>
        </w:rPr>
        <w:t>"Inside the try block"</w:t>
      </w:r>
      <w:r>
        <w:rPr>
          <w:rFonts w:ascii="inter-regular" w:hAnsi="inter-regular"/>
          <w:color w:val="000000"/>
          <w:bdr w:val="none" w:sz="0" w:space="0" w:color="auto" w:frame="1"/>
        </w:rPr>
        <w:t>);  </w:t>
      </w:r>
    </w:p>
    <w:p w14:paraId="05F6B8E0" w14:textId="77777777" w:rsidR="004F404D" w:rsidRDefault="004F404D" w:rsidP="004F404D">
      <w:pPr>
        <w:pStyle w:val="alt"/>
        <w:numPr>
          <w:ilvl w:val="0"/>
          <w:numId w:val="223"/>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w:t>
      </w:r>
    </w:p>
    <w:p w14:paraId="651F0E3D" w14:textId="77777777" w:rsidR="004F404D" w:rsidRDefault="004F404D" w:rsidP="004F404D">
      <w:pPr>
        <w:numPr>
          <w:ilvl w:val="0"/>
          <w:numId w:val="223"/>
        </w:numPr>
        <w:spacing w:after="0" w:line="375" w:lineRule="atLeast"/>
        <w:jc w:val="both"/>
        <w:rPr>
          <w:rFonts w:ascii="inter-regular" w:hAnsi="inter-regular"/>
          <w:color w:val="000000"/>
        </w:rPr>
      </w:pPr>
      <w:r>
        <w:rPr>
          <w:rFonts w:ascii="inter-regular" w:hAnsi="inter-regular"/>
          <w:color w:val="000000"/>
          <w:bdr w:val="none" w:sz="0" w:space="0" w:color="auto" w:frame="1"/>
        </w:rPr>
        <w:t>        </w:t>
      </w:r>
      <w:r>
        <w:rPr>
          <w:rStyle w:val="comment"/>
          <w:rFonts w:ascii="inter-regular" w:hAnsi="inter-regular"/>
          <w:color w:val="008200"/>
          <w:bdr w:val="none" w:sz="0" w:space="0" w:color="auto" w:frame="1"/>
        </w:rPr>
        <w:t>//below code throws divide by zero exception</w:t>
      </w:r>
      <w:r>
        <w:rPr>
          <w:rFonts w:ascii="inter-regular" w:hAnsi="inter-regular"/>
          <w:color w:val="000000"/>
          <w:bdr w:val="none" w:sz="0" w:space="0" w:color="auto" w:frame="1"/>
        </w:rPr>
        <w:t>  </w:t>
      </w:r>
    </w:p>
    <w:p w14:paraId="73722215" w14:textId="77777777" w:rsidR="004F404D" w:rsidRDefault="004F404D" w:rsidP="004F404D">
      <w:pPr>
        <w:pStyle w:val="alt"/>
        <w:numPr>
          <w:ilvl w:val="0"/>
          <w:numId w:val="223"/>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int</w:t>
      </w:r>
      <w:r>
        <w:rPr>
          <w:rFonts w:ascii="inter-regular" w:hAnsi="inter-regular"/>
          <w:color w:val="000000"/>
          <w:bdr w:val="none" w:sz="0" w:space="0" w:color="auto" w:frame="1"/>
        </w:rPr>
        <w:t> data=</w:t>
      </w:r>
      <w:r>
        <w:rPr>
          <w:rStyle w:val="number"/>
          <w:rFonts w:ascii="inter-regular" w:hAnsi="inter-regular"/>
          <w:color w:val="C00000"/>
          <w:bdr w:val="none" w:sz="0" w:space="0" w:color="auto" w:frame="1"/>
        </w:rPr>
        <w:t>25</w:t>
      </w:r>
      <w:r>
        <w:rPr>
          <w:rFonts w:ascii="inter-regular" w:hAnsi="inter-regular"/>
          <w:color w:val="000000"/>
          <w:bdr w:val="none" w:sz="0" w:space="0" w:color="auto" w:frame="1"/>
        </w:rPr>
        <w:t>/</w:t>
      </w:r>
      <w:r>
        <w:rPr>
          <w:rStyle w:val="number"/>
          <w:rFonts w:ascii="inter-regular" w:hAnsi="inter-regular"/>
          <w:color w:val="C00000"/>
          <w:bdr w:val="none" w:sz="0" w:space="0" w:color="auto" w:frame="1"/>
        </w:rPr>
        <w:t>0</w:t>
      </w:r>
      <w:r>
        <w:rPr>
          <w:rFonts w:ascii="inter-regular" w:hAnsi="inter-regular"/>
          <w:color w:val="000000"/>
          <w:bdr w:val="none" w:sz="0" w:space="0" w:color="auto" w:frame="1"/>
        </w:rPr>
        <w:t>;    </w:t>
      </w:r>
    </w:p>
    <w:p w14:paraId="7C927D5B" w14:textId="77777777" w:rsidR="004F404D" w:rsidRDefault="004F404D" w:rsidP="004F404D">
      <w:pPr>
        <w:numPr>
          <w:ilvl w:val="0"/>
          <w:numId w:val="223"/>
        </w:numPr>
        <w:spacing w:after="0" w:line="375" w:lineRule="atLeast"/>
        <w:jc w:val="both"/>
        <w:rPr>
          <w:rFonts w:ascii="inter-regular" w:hAnsi="inter-regular"/>
          <w:color w:val="000000"/>
        </w:rPr>
      </w:pPr>
      <w:r>
        <w:rPr>
          <w:rFonts w:ascii="inter-regular" w:hAnsi="inter-regular"/>
          <w:color w:val="000000"/>
          <w:bdr w:val="none" w:sz="0" w:space="0" w:color="auto" w:frame="1"/>
        </w:rPr>
        <w:t>       System.out.println(data);    </w:t>
      </w:r>
    </w:p>
    <w:p w14:paraId="1AE00479" w14:textId="77777777" w:rsidR="004F404D" w:rsidRDefault="004F404D" w:rsidP="004F404D">
      <w:pPr>
        <w:pStyle w:val="alt"/>
        <w:numPr>
          <w:ilvl w:val="0"/>
          <w:numId w:val="223"/>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    </w:t>
      </w:r>
    </w:p>
    <w:p w14:paraId="1F18458A" w14:textId="77777777" w:rsidR="004F404D" w:rsidRDefault="004F404D" w:rsidP="004F404D">
      <w:pPr>
        <w:numPr>
          <w:ilvl w:val="0"/>
          <w:numId w:val="223"/>
        </w:numPr>
        <w:spacing w:after="0" w:line="375" w:lineRule="atLeast"/>
        <w:jc w:val="both"/>
        <w:rPr>
          <w:rFonts w:ascii="inter-regular" w:hAnsi="inter-regular"/>
          <w:color w:val="000000"/>
        </w:rPr>
      </w:pPr>
      <w:r>
        <w:rPr>
          <w:rFonts w:ascii="inter-regular" w:hAnsi="inter-regular"/>
          <w:color w:val="000000"/>
          <w:bdr w:val="none" w:sz="0" w:space="0" w:color="auto" w:frame="1"/>
        </w:rPr>
        <w:t>      </w:t>
      </w:r>
      <w:r>
        <w:rPr>
          <w:rStyle w:val="comment"/>
          <w:rFonts w:ascii="inter-regular" w:hAnsi="inter-regular"/>
          <w:color w:val="008200"/>
          <w:bdr w:val="none" w:sz="0" w:space="0" w:color="auto" w:frame="1"/>
        </w:rPr>
        <w:t>//cannot handle Arithmetic type exception</w:t>
      </w:r>
      <w:r>
        <w:rPr>
          <w:rFonts w:ascii="inter-regular" w:hAnsi="inter-regular"/>
          <w:color w:val="000000"/>
          <w:bdr w:val="none" w:sz="0" w:space="0" w:color="auto" w:frame="1"/>
        </w:rPr>
        <w:t>  </w:t>
      </w:r>
    </w:p>
    <w:p w14:paraId="01307FBA" w14:textId="77777777" w:rsidR="004F404D" w:rsidRDefault="004F404D" w:rsidP="004F404D">
      <w:pPr>
        <w:pStyle w:val="alt"/>
        <w:numPr>
          <w:ilvl w:val="0"/>
          <w:numId w:val="223"/>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w:t>
      </w:r>
      <w:r>
        <w:rPr>
          <w:rStyle w:val="comment"/>
          <w:rFonts w:ascii="inter-regular" w:hAnsi="inter-regular"/>
          <w:color w:val="008200"/>
          <w:bdr w:val="none" w:sz="0" w:space="0" w:color="auto" w:frame="1"/>
        </w:rPr>
        <w:t>//can only accept Null Pointer type exception</w:t>
      </w:r>
      <w:r>
        <w:rPr>
          <w:rFonts w:ascii="inter-regular" w:hAnsi="inter-regular"/>
          <w:color w:val="000000"/>
          <w:bdr w:val="none" w:sz="0" w:space="0" w:color="auto" w:frame="1"/>
        </w:rPr>
        <w:t>  </w:t>
      </w:r>
    </w:p>
    <w:p w14:paraId="3CA0A5B6" w14:textId="77777777" w:rsidR="004F404D" w:rsidRDefault="004F404D" w:rsidP="004F404D">
      <w:pPr>
        <w:numPr>
          <w:ilvl w:val="0"/>
          <w:numId w:val="223"/>
        </w:numPr>
        <w:spacing w:after="0" w:line="375" w:lineRule="atLeast"/>
        <w:jc w:val="both"/>
        <w:rPr>
          <w:rFonts w:ascii="inter-regular" w:hAnsi="inter-regular"/>
          <w:color w:val="000000"/>
        </w:rPr>
      </w:pP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catch</w:t>
      </w:r>
      <w:r>
        <w:rPr>
          <w:rFonts w:ascii="inter-regular" w:hAnsi="inter-regular"/>
          <w:color w:val="000000"/>
          <w:bdr w:val="none" w:sz="0" w:space="0" w:color="auto" w:frame="1"/>
        </w:rPr>
        <w:t>(NullPointerException e){  </w:t>
      </w:r>
    </w:p>
    <w:p w14:paraId="7A021839" w14:textId="77777777" w:rsidR="004F404D" w:rsidRDefault="004F404D" w:rsidP="004F404D">
      <w:pPr>
        <w:pStyle w:val="alt"/>
        <w:numPr>
          <w:ilvl w:val="0"/>
          <w:numId w:val="223"/>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System.out.println(e);  </w:t>
      </w:r>
    </w:p>
    <w:p w14:paraId="3D683798" w14:textId="77777777" w:rsidR="004F404D" w:rsidRDefault="004F404D" w:rsidP="004F404D">
      <w:pPr>
        <w:numPr>
          <w:ilvl w:val="0"/>
          <w:numId w:val="223"/>
        </w:numPr>
        <w:spacing w:after="0" w:line="375" w:lineRule="atLeast"/>
        <w:jc w:val="both"/>
        <w:rPr>
          <w:rFonts w:ascii="inter-regular" w:hAnsi="inter-regular"/>
          <w:color w:val="000000"/>
        </w:rPr>
      </w:pPr>
      <w:r>
        <w:rPr>
          <w:rFonts w:ascii="inter-regular" w:hAnsi="inter-regular"/>
          <w:color w:val="000000"/>
          <w:bdr w:val="none" w:sz="0" w:space="0" w:color="auto" w:frame="1"/>
        </w:rPr>
        <w:t>      }   </w:t>
      </w:r>
    </w:p>
    <w:p w14:paraId="6229A9D8" w14:textId="77777777" w:rsidR="004F404D" w:rsidRDefault="004F404D" w:rsidP="004F404D">
      <w:pPr>
        <w:pStyle w:val="alt"/>
        <w:numPr>
          <w:ilvl w:val="0"/>
          <w:numId w:val="223"/>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w:t>
      </w:r>
    </w:p>
    <w:p w14:paraId="7365A553" w14:textId="77777777" w:rsidR="004F404D" w:rsidRDefault="004F404D" w:rsidP="004F404D">
      <w:pPr>
        <w:numPr>
          <w:ilvl w:val="0"/>
          <w:numId w:val="223"/>
        </w:numPr>
        <w:spacing w:after="0" w:line="375" w:lineRule="atLeast"/>
        <w:jc w:val="both"/>
        <w:rPr>
          <w:rFonts w:ascii="inter-regular" w:hAnsi="inter-regular"/>
          <w:color w:val="000000"/>
        </w:rPr>
      </w:pPr>
      <w:r>
        <w:rPr>
          <w:rFonts w:ascii="inter-regular" w:hAnsi="inter-regular"/>
          <w:color w:val="000000"/>
          <w:bdr w:val="none" w:sz="0" w:space="0" w:color="auto" w:frame="1"/>
        </w:rPr>
        <w:t>      </w:t>
      </w:r>
      <w:r>
        <w:rPr>
          <w:rStyle w:val="comment"/>
          <w:rFonts w:ascii="inter-regular" w:hAnsi="inter-regular"/>
          <w:color w:val="008200"/>
          <w:bdr w:val="none" w:sz="0" w:space="0" w:color="auto" w:frame="1"/>
        </w:rPr>
        <w:t>//executes regardless of exception occured or not </w:t>
      </w:r>
      <w:r>
        <w:rPr>
          <w:rFonts w:ascii="inter-regular" w:hAnsi="inter-regular"/>
          <w:color w:val="000000"/>
          <w:bdr w:val="none" w:sz="0" w:space="0" w:color="auto" w:frame="1"/>
        </w:rPr>
        <w:t>  </w:t>
      </w:r>
    </w:p>
    <w:p w14:paraId="1D844389" w14:textId="77777777" w:rsidR="004F404D" w:rsidRDefault="004F404D" w:rsidP="004F404D">
      <w:pPr>
        <w:pStyle w:val="alt"/>
        <w:numPr>
          <w:ilvl w:val="0"/>
          <w:numId w:val="223"/>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finally</w:t>
      </w:r>
      <w:r>
        <w:rPr>
          <w:rFonts w:ascii="inter-regular" w:hAnsi="inter-regular"/>
          <w:color w:val="000000"/>
          <w:bdr w:val="none" w:sz="0" w:space="0" w:color="auto" w:frame="1"/>
        </w:rPr>
        <w:t> {  </w:t>
      </w:r>
    </w:p>
    <w:p w14:paraId="761FA546" w14:textId="77777777" w:rsidR="004F404D" w:rsidRDefault="004F404D" w:rsidP="004F404D">
      <w:pPr>
        <w:numPr>
          <w:ilvl w:val="0"/>
          <w:numId w:val="223"/>
        </w:numPr>
        <w:spacing w:after="0" w:line="375" w:lineRule="atLeast"/>
        <w:jc w:val="both"/>
        <w:rPr>
          <w:rFonts w:ascii="inter-regular" w:hAnsi="inter-regular"/>
          <w:color w:val="000000"/>
        </w:rPr>
      </w:pPr>
      <w:r>
        <w:rPr>
          <w:rFonts w:ascii="inter-regular" w:hAnsi="inter-regular"/>
          <w:color w:val="000000"/>
          <w:bdr w:val="none" w:sz="0" w:space="0" w:color="auto" w:frame="1"/>
        </w:rPr>
        <w:t>        System.out.println(</w:t>
      </w:r>
      <w:r>
        <w:rPr>
          <w:rStyle w:val="string"/>
          <w:rFonts w:ascii="inter-regular" w:hAnsi="inter-regular"/>
          <w:color w:val="0000FF"/>
          <w:bdr w:val="none" w:sz="0" w:space="0" w:color="auto" w:frame="1"/>
        </w:rPr>
        <w:t>"finally block is always executed"</w:t>
      </w:r>
      <w:r>
        <w:rPr>
          <w:rFonts w:ascii="inter-regular" w:hAnsi="inter-regular"/>
          <w:color w:val="000000"/>
          <w:bdr w:val="none" w:sz="0" w:space="0" w:color="auto" w:frame="1"/>
        </w:rPr>
        <w:t>);  </w:t>
      </w:r>
    </w:p>
    <w:p w14:paraId="37146BB6" w14:textId="77777777" w:rsidR="004F404D" w:rsidRDefault="004F404D" w:rsidP="004F404D">
      <w:pPr>
        <w:pStyle w:val="alt"/>
        <w:numPr>
          <w:ilvl w:val="0"/>
          <w:numId w:val="223"/>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    </w:t>
      </w:r>
    </w:p>
    <w:p w14:paraId="2574F392" w14:textId="77777777" w:rsidR="004F404D" w:rsidRDefault="004F404D" w:rsidP="004F404D">
      <w:pPr>
        <w:numPr>
          <w:ilvl w:val="0"/>
          <w:numId w:val="223"/>
        </w:numPr>
        <w:spacing w:after="0" w:line="375" w:lineRule="atLeast"/>
        <w:jc w:val="both"/>
        <w:rPr>
          <w:rFonts w:ascii="inter-regular" w:hAnsi="inter-regular"/>
          <w:color w:val="000000"/>
        </w:rPr>
      </w:pPr>
      <w:r>
        <w:rPr>
          <w:rFonts w:ascii="inter-regular" w:hAnsi="inter-regular"/>
          <w:color w:val="000000"/>
          <w:bdr w:val="none" w:sz="0" w:space="0" w:color="auto" w:frame="1"/>
        </w:rPr>
        <w:t>  </w:t>
      </w:r>
    </w:p>
    <w:p w14:paraId="12B0E256" w14:textId="77777777" w:rsidR="004F404D" w:rsidRDefault="004F404D" w:rsidP="004F404D">
      <w:pPr>
        <w:pStyle w:val="alt"/>
        <w:numPr>
          <w:ilvl w:val="0"/>
          <w:numId w:val="223"/>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System.out.println(</w:t>
      </w:r>
      <w:r>
        <w:rPr>
          <w:rStyle w:val="string"/>
          <w:rFonts w:ascii="inter-regular" w:hAnsi="inter-regular"/>
          <w:color w:val="0000FF"/>
          <w:bdr w:val="none" w:sz="0" w:space="0" w:color="auto" w:frame="1"/>
        </w:rPr>
        <w:t>"rest of the code..."</w:t>
      </w:r>
      <w:r>
        <w:rPr>
          <w:rFonts w:ascii="inter-regular" w:hAnsi="inter-regular"/>
          <w:color w:val="000000"/>
          <w:bdr w:val="none" w:sz="0" w:space="0" w:color="auto" w:frame="1"/>
        </w:rPr>
        <w:t>);    </w:t>
      </w:r>
    </w:p>
    <w:p w14:paraId="26E7BCDC" w14:textId="77777777" w:rsidR="004F404D" w:rsidRDefault="004F404D" w:rsidP="004F404D">
      <w:pPr>
        <w:numPr>
          <w:ilvl w:val="0"/>
          <w:numId w:val="223"/>
        </w:numPr>
        <w:spacing w:after="0" w:line="375" w:lineRule="atLeast"/>
        <w:jc w:val="both"/>
        <w:rPr>
          <w:rFonts w:ascii="inter-regular" w:hAnsi="inter-regular"/>
          <w:color w:val="000000"/>
        </w:rPr>
      </w:pPr>
      <w:r>
        <w:rPr>
          <w:rFonts w:ascii="inter-regular" w:hAnsi="inter-regular"/>
          <w:color w:val="000000"/>
          <w:bdr w:val="none" w:sz="0" w:space="0" w:color="auto" w:frame="1"/>
        </w:rPr>
        <w:t>      }    </w:t>
      </w:r>
    </w:p>
    <w:p w14:paraId="2344FF91" w14:textId="77777777" w:rsidR="004F404D" w:rsidRDefault="004F404D" w:rsidP="004F404D">
      <w:pPr>
        <w:pStyle w:val="alt"/>
        <w:numPr>
          <w:ilvl w:val="0"/>
          <w:numId w:val="223"/>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    </w:t>
      </w:r>
    </w:p>
    <w:p w14:paraId="290D27A2" w14:textId="77777777" w:rsidR="004F404D" w:rsidRDefault="004F404D" w:rsidP="004F404D">
      <w:pPr>
        <w:pStyle w:val="NormalWeb"/>
        <w:shd w:val="clear" w:color="auto" w:fill="FFFFFF"/>
        <w:jc w:val="both"/>
        <w:rPr>
          <w:rFonts w:ascii="inter-regular" w:hAnsi="inter-regular"/>
          <w:color w:val="333333"/>
        </w:rPr>
      </w:pPr>
      <w:r>
        <w:rPr>
          <w:rStyle w:val="Strong"/>
          <w:rFonts w:ascii="Segoe UI" w:hAnsi="Segoe UI" w:cs="Segoe UI"/>
          <w:color w:val="333333"/>
        </w:rPr>
        <w:lastRenderedPageBreak/>
        <w:t>Output:</w:t>
      </w:r>
    </w:p>
    <w:p w14:paraId="78B6300A" w14:textId="77777777" w:rsidR="004F404D" w:rsidRDefault="004F404D" w:rsidP="004F404D">
      <w:pPr>
        <w:rPr>
          <w:rFonts w:ascii="Times New Roman" w:hAnsi="Times New Roman"/>
        </w:rPr>
      </w:pPr>
      <w:r>
        <w:rPr>
          <w:noProof/>
        </w:rPr>
        <w:drawing>
          <wp:inline distT="0" distB="0" distL="0" distR="0" wp14:anchorId="29408A3D" wp14:editId="2C03FF8F">
            <wp:extent cx="5731510" cy="1092835"/>
            <wp:effectExtent l="0" t="0" r="2540" b="0"/>
            <wp:docPr id="10553712" name="Picture 2" descr="Java finally bl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Java finally block"/>
                    <pic:cNvPicPr>
                      <a:picLocks noChangeAspect="1" noChangeArrowheads="1"/>
                    </pic:cNvPicPr>
                  </pic:nvPicPr>
                  <pic:blipFill>
                    <a:blip r:embed="rId180">
                      <a:extLst>
                        <a:ext uri="{28A0092B-C50C-407E-A947-70E740481C1C}">
                          <a14:useLocalDpi xmlns:a14="http://schemas.microsoft.com/office/drawing/2010/main" val="0"/>
                        </a:ext>
                      </a:extLst>
                    </a:blip>
                    <a:srcRect/>
                    <a:stretch>
                      <a:fillRect/>
                    </a:stretch>
                  </pic:blipFill>
                  <pic:spPr bwMode="auto">
                    <a:xfrm>
                      <a:off x="0" y="0"/>
                      <a:ext cx="5731510" cy="1092835"/>
                    </a:xfrm>
                    <a:prstGeom prst="rect">
                      <a:avLst/>
                    </a:prstGeom>
                    <a:noFill/>
                    <a:ln>
                      <a:noFill/>
                    </a:ln>
                  </pic:spPr>
                </pic:pic>
              </a:graphicData>
            </a:graphic>
          </wp:inline>
        </w:drawing>
      </w:r>
    </w:p>
    <w:p w14:paraId="005DE6B3" w14:textId="77777777" w:rsidR="004F404D" w:rsidRDefault="004F404D" w:rsidP="004F404D">
      <w:pPr>
        <w:pStyle w:val="Heading3"/>
        <w:shd w:val="clear" w:color="auto" w:fill="FFFFFF"/>
        <w:spacing w:line="312" w:lineRule="atLeast"/>
        <w:jc w:val="both"/>
        <w:rPr>
          <w:rFonts w:ascii="Helvetica" w:hAnsi="Helvetica"/>
          <w:color w:val="610B4B"/>
          <w:sz w:val="32"/>
          <w:szCs w:val="32"/>
        </w:rPr>
      </w:pPr>
      <w:r>
        <w:rPr>
          <w:rFonts w:ascii="Helvetica" w:hAnsi="Helvetica"/>
          <w:b/>
          <w:bCs/>
          <w:color w:val="610B4B"/>
          <w:sz w:val="32"/>
          <w:szCs w:val="32"/>
        </w:rPr>
        <w:t>Case 3: When an exception occurs and is handled by the catch block</w:t>
      </w:r>
    </w:p>
    <w:p w14:paraId="2D680645" w14:textId="77777777" w:rsidR="004F404D" w:rsidRDefault="004F404D" w:rsidP="004F404D">
      <w:pPr>
        <w:pStyle w:val="NormalWeb"/>
        <w:shd w:val="clear" w:color="auto" w:fill="FFFFFF"/>
        <w:jc w:val="both"/>
        <w:rPr>
          <w:rFonts w:ascii="inter-regular" w:hAnsi="inter-regular"/>
          <w:color w:val="333333"/>
        </w:rPr>
      </w:pPr>
      <w:r>
        <w:rPr>
          <w:rStyle w:val="Strong"/>
          <w:rFonts w:ascii="Segoe UI" w:hAnsi="Segoe UI" w:cs="Segoe UI"/>
          <w:color w:val="333333"/>
        </w:rPr>
        <w:t>Example:</w:t>
      </w:r>
    </w:p>
    <w:p w14:paraId="0AC5431D" w14:textId="77777777" w:rsidR="004F404D" w:rsidRDefault="004F404D" w:rsidP="004F404D">
      <w:pPr>
        <w:pStyle w:val="NormalWeb"/>
        <w:shd w:val="clear" w:color="auto" w:fill="FFFFFF"/>
        <w:jc w:val="both"/>
        <w:rPr>
          <w:rFonts w:ascii="inter-regular" w:hAnsi="inter-regular"/>
          <w:color w:val="333333"/>
        </w:rPr>
      </w:pPr>
      <w:r>
        <w:rPr>
          <w:rFonts w:ascii="inter-regular" w:hAnsi="inter-regular"/>
          <w:color w:val="333333"/>
        </w:rPr>
        <w:t>Let's see the following example where the Java code throws an exception and the catch block handles the exception. Later the finally block is executed after the try-catch block. Further, the rest of the code is also executed normally.</w:t>
      </w:r>
    </w:p>
    <w:p w14:paraId="4CAC5A52" w14:textId="77777777" w:rsidR="004F404D" w:rsidRDefault="004F404D" w:rsidP="004F404D">
      <w:pPr>
        <w:pStyle w:val="NormalWeb"/>
        <w:shd w:val="clear" w:color="auto" w:fill="FFFFFF"/>
        <w:jc w:val="both"/>
        <w:rPr>
          <w:rFonts w:ascii="inter-regular" w:hAnsi="inter-regular"/>
          <w:color w:val="333333"/>
        </w:rPr>
      </w:pPr>
      <w:r>
        <w:rPr>
          <w:rStyle w:val="Strong"/>
          <w:rFonts w:ascii="Segoe UI" w:hAnsi="Segoe UI" w:cs="Segoe UI"/>
          <w:color w:val="333333"/>
        </w:rPr>
        <w:t>TestFinallyBlock2.java</w:t>
      </w:r>
    </w:p>
    <w:p w14:paraId="0B11CAC4" w14:textId="77777777" w:rsidR="004F404D" w:rsidRDefault="004F404D" w:rsidP="004F404D">
      <w:pPr>
        <w:pStyle w:val="alt"/>
        <w:numPr>
          <w:ilvl w:val="0"/>
          <w:numId w:val="224"/>
        </w:numPr>
        <w:spacing w:before="0" w:beforeAutospacing="0" w:after="0" w:afterAutospacing="0" w:line="375" w:lineRule="atLeast"/>
        <w:jc w:val="both"/>
        <w:rPr>
          <w:rFonts w:ascii="inter-regular" w:hAnsi="inter-regular"/>
          <w:color w:val="000000"/>
        </w:rPr>
      </w:pPr>
      <w:r>
        <w:rPr>
          <w:rStyle w:val="keyword"/>
          <w:rFonts w:ascii="inter-regular" w:hAnsi="inter-regular"/>
          <w:b/>
          <w:bCs/>
          <w:color w:val="006699"/>
          <w:bdr w:val="none" w:sz="0" w:space="0" w:color="auto" w:frame="1"/>
        </w:rPr>
        <w:t>public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class</w:t>
      </w:r>
      <w:r>
        <w:rPr>
          <w:rFonts w:ascii="inter-regular" w:hAnsi="inter-regular"/>
          <w:color w:val="000000"/>
          <w:bdr w:val="none" w:sz="0" w:space="0" w:color="auto" w:frame="1"/>
        </w:rPr>
        <w:t> TestFinallyBlock2{    </w:t>
      </w:r>
    </w:p>
    <w:p w14:paraId="449C85EA" w14:textId="77777777" w:rsidR="004F404D" w:rsidRDefault="004F404D" w:rsidP="004F404D">
      <w:pPr>
        <w:numPr>
          <w:ilvl w:val="0"/>
          <w:numId w:val="224"/>
        </w:numPr>
        <w:spacing w:after="0" w:line="375" w:lineRule="atLeast"/>
        <w:jc w:val="both"/>
        <w:rPr>
          <w:rFonts w:ascii="inter-regular" w:hAnsi="inter-regular"/>
          <w:color w:val="000000"/>
        </w:rPr>
      </w:pP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public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static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void</w:t>
      </w:r>
      <w:r>
        <w:rPr>
          <w:rFonts w:ascii="inter-regular" w:hAnsi="inter-regular"/>
          <w:color w:val="000000"/>
          <w:bdr w:val="none" w:sz="0" w:space="0" w:color="auto" w:frame="1"/>
        </w:rPr>
        <w:t> main(String args[]){   </w:t>
      </w:r>
    </w:p>
    <w:p w14:paraId="43CA2B23" w14:textId="77777777" w:rsidR="004F404D" w:rsidRDefault="004F404D" w:rsidP="004F404D">
      <w:pPr>
        <w:pStyle w:val="alt"/>
        <w:numPr>
          <w:ilvl w:val="0"/>
          <w:numId w:val="224"/>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w:t>
      </w:r>
    </w:p>
    <w:p w14:paraId="3DE5C258" w14:textId="77777777" w:rsidR="004F404D" w:rsidRDefault="004F404D" w:rsidP="004F404D">
      <w:pPr>
        <w:numPr>
          <w:ilvl w:val="0"/>
          <w:numId w:val="224"/>
        </w:numPr>
        <w:spacing w:after="0" w:line="375" w:lineRule="atLeast"/>
        <w:jc w:val="both"/>
        <w:rPr>
          <w:rFonts w:ascii="inter-regular" w:hAnsi="inter-regular"/>
          <w:color w:val="000000"/>
        </w:rPr>
      </w:pP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try</w:t>
      </w:r>
      <w:r>
        <w:rPr>
          <w:rFonts w:ascii="inter-regular" w:hAnsi="inter-regular"/>
          <w:color w:val="000000"/>
          <w:bdr w:val="none" w:sz="0" w:space="0" w:color="auto" w:frame="1"/>
        </w:rPr>
        <w:t> {    </w:t>
      </w:r>
    </w:p>
    <w:p w14:paraId="325D81A3" w14:textId="77777777" w:rsidR="004F404D" w:rsidRDefault="004F404D" w:rsidP="004F404D">
      <w:pPr>
        <w:pStyle w:val="alt"/>
        <w:numPr>
          <w:ilvl w:val="0"/>
          <w:numId w:val="224"/>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w:t>
      </w:r>
    </w:p>
    <w:p w14:paraId="4843119F" w14:textId="77777777" w:rsidR="004F404D" w:rsidRDefault="004F404D" w:rsidP="004F404D">
      <w:pPr>
        <w:numPr>
          <w:ilvl w:val="0"/>
          <w:numId w:val="224"/>
        </w:numPr>
        <w:spacing w:after="0" w:line="375" w:lineRule="atLeast"/>
        <w:jc w:val="both"/>
        <w:rPr>
          <w:rFonts w:ascii="inter-regular" w:hAnsi="inter-regular"/>
          <w:color w:val="000000"/>
        </w:rPr>
      </w:pPr>
      <w:r>
        <w:rPr>
          <w:rFonts w:ascii="inter-regular" w:hAnsi="inter-regular"/>
          <w:color w:val="000000"/>
          <w:bdr w:val="none" w:sz="0" w:space="0" w:color="auto" w:frame="1"/>
        </w:rPr>
        <w:t>        System.out.println(</w:t>
      </w:r>
      <w:r>
        <w:rPr>
          <w:rStyle w:val="string"/>
          <w:rFonts w:ascii="inter-regular" w:hAnsi="inter-regular"/>
          <w:color w:val="0000FF"/>
          <w:bdr w:val="none" w:sz="0" w:space="0" w:color="auto" w:frame="1"/>
        </w:rPr>
        <w:t>"Inside try block"</w:t>
      </w:r>
      <w:r>
        <w:rPr>
          <w:rFonts w:ascii="inter-regular" w:hAnsi="inter-regular"/>
          <w:color w:val="000000"/>
          <w:bdr w:val="none" w:sz="0" w:space="0" w:color="auto" w:frame="1"/>
        </w:rPr>
        <w:t>);  </w:t>
      </w:r>
    </w:p>
    <w:p w14:paraId="5007DE92" w14:textId="77777777" w:rsidR="004F404D" w:rsidRDefault="004F404D" w:rsidP="004F404D">
      <w:pPr>
        <w:pStyle w:val="alt"/>
        <w:numPr>
          <w:ilvl w:val="0"/>
          <w:numId w:val="224"/>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w:t>
      </w:r>
    </w:p>
    <w:p w14:paraId="58F270C3" w14:textId="77777777" w:rsidR="004F404D" w:rsidRDefault="004F404D" w:rsidP="004F404D">
      <w:pPr>
        <w:numPr>
          <w:ilvl w:val="0"/>
          <w:numId w:val="224"/>
        </w:numPr>
        <w:spacing w:after="0" w:line="375" w:lineRule="atLeast"/>
        <w:jc w:val="both"/>
        <w:rPr>
          <w:rFonts w:ascii="inter-regular" w:hAnsi="inter-regular"/>
          <w:color w:val="000000"/>
        </w:rPr>
      </w:pPr>
      <w:r>
        <w:rPr>
          <w:rFonts w:ascii="inter-regular" w:hAnsi="inter-regular"/>
          <w:color w:val="000000"/>
          <w:bdr w:val="none" w:sz="0" w:space="0" w:color="auto" w:frame="1"/>
        </w:rPr>
        <w:t>        </w:t>
      </w:r>
      <w:r>
        <w:rPr>
          <w:rStyle w:val="comment"/>
          <w:rFonts w:ascii="inter-regular" w:hAnsi="inter-regular"/>
          <w:color w:val="008200"/>
          <w:bdr w:val="none" w:sz="0" w:space="0" w:color="auto" w:frame="1"/>
        </w:rPr>
        <w:t>//below code throws divide by zero exception</w:t>
      </w:r>
      <w:r>
        <w:rPr>
          <w:rFonts w:ascii="inter-regular" w:hAnsi="inter-regular"/>
          <w:color w:val="000000"/>
          <w:bdr w:val="none" w:sz="0" w:space="0" w:color="auto" w:frame="1"/>
        </w:rPr>
        <w:t>  </w:t>
      </w:r>
    </w:p>
    <w:p w14:paraId="67DCCDFE" w14:textId="77777777" w:rsidR="004F404D" w:rsidRDefault="004F404D" w:rsidP="004F404D">
      <w:pPr>
        <w:pStyle w:val="alt"/>
        <w:numPr>
          <w:ilvl w:val="0"/>
          <w:numId w:val="224"/>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int</w:t>
      </w:r>
      <w:r>
        <w:rPr>
          <w:rFonts w:ascii="inter-regular" w:hAnsi="inter-regular"/>
          <w:color w:val="000000"/>
          <w:bdr w:val="none" w:sz="0" w:space="0" w:color="auto" w:frame="1"/>
        </w:rPr>
        <w:t> data=</w:t>
      </w:r>
      <w:r>
        <w:rPr>
          <w:rStyle w:val="number"/>
          <w:rFonts w:ascii="inter-regular" w:hAnsi="inter-regular"/>
          <w:color w:val="C00000"/>
          <w:bdr w:val="none" w:sz="0" w:space="0" w:color="auto" w:frame="1"/>
        </w:rPr>
        <w:t>25</w:t>
      </w:r>
      <w:r>
        <w:rPr>
          <w:rFonts w:ascii="inter-regular" w:hAnsi="inter-regular"/>
          <w:color w:val="000000"/>
          <w:bdr w:val="none" w:sz="0" w:space="0" w:color="auto" w:frame="1"/>
        </w:rPr>
        <w:t>/</w:t>
      </w:r>
      <w:r>
        <w:rPr>
          <w:rStyle w:val="number"/>
          <w:rFonts w:ascii="inter-regular" w:hAnsi="inter-regular"/>
          <w:color w:val="C00000"/>
          <w:bdr w:val="none" w:sz="0" w:space="0" w:color="auto" w:frame="1"/>
        </w:rPr>
        <w:t>0</w:t>
      </w:r>
      <w:r>
        <w:rPr>
          <w:rFonts w:ascii="inter-regular" w:hAnsi="inter-regular"/>
          <w:color w:val="000000"/>
          <w:bdr w:val="none" w:sz="0" w:space="0" w:color="auto" w:frame="1"/>
        </w:rPr>
        <w:t>;    </w:t>
      </w:r>
    </w:p>
    <w:p w14:paraId="1CD76B5B" w14:textId="77777777" w:rsidR="004F404D" w:rsidRDefault="004F404D" w:rsidP="004F404D">
      <w:pPr>
        <w:numPr>
          <w:ilvl w:val="0"/>
          <w:numId w:val="224"/>
        </w:numPr>
        <w:spacing w:after="0" w:line="375" w:lineRule="atLeast"/>
        <w:jc w:val="both"/>
        <w:rPr>
          <w:rFonts w:ascii="inter-regular" w:hAnsi="inter-regular"/>
          <w:color w:val="000000"/>
        </w:rPr>
      </w:pPr>
      <w:r>
        <w:rPr>
          <w:rFonts w:ascii="inter-regular" w:hAnsi="inter-regular"/>
          <w:color w:val="000000"/>
          <w:bdr w:val="none" w:sz="0" w:space="0" w:color="auto" w:frame="1"/>
        </w:rPr>
        <w:t>       System.out.println(data);    </w:t>
      </w:r>
    </w:p>
    <w:p w14:paraId="0F3E52FC" w14:textId="77777777" w:rsidR="004F404D" w:rsidRDefault="004F404D" w:rsidP="004F404D">
      <w:pPr>
        <w:pStyle w:val="alt"/>
        <w:numPr>
          <w:ilvl w:val="0"/>
          <w:numId w:val="224"/>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   </w:t>
      </w:r>
    </w:p>
    <w:p w14:paraId="6502479D" w14:textId="77777777" w:rsidR="004F404D" w:rsidRDefault="004F404D" w:rsidP="004F404D">
      <w:pPr>
        <w:numPr>
          <w:ilvl w:val="0"/>
          <w:numId w:val="224"/>
        </w:numPr>
        <w:spacing w:after="0" w:line="375" w:lineRule="atLeast"/>
        <w:jc w:val="both"/>
        <w:rPr>
          <w:rFonts w:ascii="inter-regular" w:hAnsi="inter-regular"/>
          <w:color w:val="000000"/>
        </w:rPr>
      </w:pPr>
      <w:r>
        <w:rPr>
          <w:rFonts w:ascii="inter-regular" w:hAnsi="inter-regular"/>
          <w:color w:val="000000"/>
          <w:bdr w:val="none" w:sz="0" w:space="0" w:color="auto" w:frame="1"/>
        </w:rPr>
        <w:t>  </w:t>
      </w:r>
    </w:p>
    <w:p w14:paraId="23824979" w14:textId="77777777" w:rsidR="004F404D" w:rsidRDefault="004F404D" w:rsidP="004F404D">
      <w:pPr>
        <w:pStyle w:val="alt"/>
        <w:numPr>
          <w:ilvl w:val="0"/>
          <w:numId w:val="224"/>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w:t>
      </w:r>
      <w:r>
        <w:rPr>
          <w:rStyle w:val="comment"/>
          <w:rFonts w:ascii="inter-regular" w:hAnsi="inter-regular"/>
          <w:color w:val="008200"/>
          <w:bdr w:val="none" w:sz="0" w:space="0" w:color="auto" w:frame="1"/>
        </w:rPr>
        <w:t>//handles the Arithmetic Exception / Divide by zero exception</w:t>
      </w:r>
      <w:r>
        <w:rPr>
          <w:rFonts w:ascii="inter-regular" w:hAnsi="inter-regular"/>
          <w:color w:val="000000"/>
          <w:bdr w:val="none" w:sz="0" w:space="0" w:color="auto" w:frame="1"/>
        </w:rPr>
        <w:t>  </w:t>
      </w:r>
    </w:p>
    <w:p w14:paraId="58496EF6" w14:textId="77777777" w:rsidR="004F404D" w:rsidRDefault="004F404D" w:rsidP="004F404D">
      <w:pPr>
        <w:numPr>
          <w:ilvl w:val="0"/>
          <w:numId w:val="224"/>
        </w:numPr>
        <w:spacing w:after="0" w:line="375" w:lineRule="atLeast"/>
        <w:jc w:val="both"/>
        <w:rPr>
          <w:rFonts w:ascii="inter-regular" w:hAnsi="inter-regular"/>
          <w:color w:val="000000"/>
        </w:rPr>
      </w:pP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catch</w:t>
      </w:r>
      <w:r>
        <w:rPr>
          <w:rFonts w:ascii="inter-regular" w:hAnsi="inter-regular"/>
          <w:color w:val="000000"/>
          <w:bdr w:val="none" w:sz="0" w:space="0" w:color="auto" w:frame="1"/>
        </w:rPr>
        <w:t>(ArithmeticException e){  </w:t>
      </w:r>
    </w:p>
    <w:p w14:paraId="1432C290" w14:textId="77777777" w:rsidR="004F404D" w:rsidRDefault="004F404D" w:rsidP="004F404D">
      <w:pPr>
        <w:pStyle w:val="alt"/>
        <w:numPr>
          <w:ilvl w:val="0"/>
          <w:numId w:val="224"/>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System.out.println(</w:t>
      </w:r>
      <w:r>
        <w:rPr>
          <w:rStyle w:val="string"/>
          <w:rFonts w:ascii="inter-regular" w:hAnsi="inter-regular"/>
          <w:color w:val="0000FF"/>
          <w:bdr w:val="none" w:sz="0" w:space="0" w:color="auto" w:frame="1"/>
        </w:rPr>
        <w:t>"Exception handled"</w:t>
      </w:r>
      <w:r>
        <w:rPr>
          <w:rFonts w:ascii="inter-regular" w:hAnsi="inter-regular"/>
          <w:color w:val="000000"/>
          <w:bdr w:val="none" w:sz="0" w:space="0" w:color="auto" w:frame="1"/>
        </w:rPr>
        <w:t>);  </w:t>
      </w:r>
    </w:p>
    <w:p w14:paraId="7A5ED711" w14:textId="77777777" w:rsidR="004F404D" w:rsidRDefault="004F404D" w:rsidP="004F404D">
      <w:pPr>
        <w:numPr>
          <w:ilvl w:val="0"/>
          <w:numId w:val="224"/>
        </w:numPr>
        <w:spacing w:after="0" w:line="375" w:lineRule="atLeast"/>
        <w:jc w:val="both"/>
        <w:rPr>
          <w:rFonts w:ascii="inter-regular" w:hAnsi="inter-regular"/>
          <w:color w:val="000000"/>
        </w:rPr>
      </w:pPr>
      <w:r>
        <w:rPr>
          <w:rFonts w:ascii="inter-regular" w:hAnsi="inter-regular"/>
          <w:color w:val="000000"/>
          <w:bdr w:val="none" w:sz="0" w:space="0" w:color="auto" w:frame="1"/>
        </w:rPr>
        <w:t>        System.out.println(e);  </w:t>
      </w:r>
    </w:p>
    <w:p w14:paraId="236D8F54" w14:textId="77777777" w:rsidR="004F404D" w:rsidRDefault="004F404D" w:rsidP="004F404D">
      <w:pPr>
        <w:pStyle w:val="alt"/>
        <w:numPr>
          <w:ilvl w:val="0"/>
          <w:numId w:val="224"/>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   </w:t>
      </w:r>
    </w:p>
    <w:p w14:paraId="3D204F93" w14:textId="77777777" w:rsidR="004F404D" w:rsidRDefault="004F404D" w:rsidP="004F404D">
      <w:pPr>
        <w:numPr>
          <w:ilvl w:val="0"/>
          <w:numId w:val="224"/>
        </w:numPr>
        <w:spacing w:after="0" w:line="375" w:lineRule="atLeast"/>
        <w:jc w:val="both"/>
        <w:rPr>
          <w:rFonts w:ascii="inter-regular" w:hAnsi="inter-regular"/>
          <w:color w:val="000000"/>
        </w:rPr>
      </w:pPr>
      <w:r>
        <w:rPr>
          <w:rFonts w:ascii="inter-regular" w:hAnsi="inter-regular"/>
          <w:color w:val="000000"/>
          <w:bdr w:val="none" w:sz="0" w:space="0" w:color="auto" w:frame="1"/>
        </w:rPr>
        <w:t>  </w:t>
      </w:r>
    </w:p>
    <w:p w14:paraId="1B998DE0" w14:textId="77777777" w:rsidR="004F404D" w:rsidRDefault="004F404D" w:rsidP="004F404D">
      <w:pPr>
        <w:pStyle w:val="alt"/>
        <w:numPr>
          <w:ilvl w:val="0"/>
          <w:numId w:val="224"/>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w:t>
      </w:r>
      <w:r>
        <w:rPr>
          <w:rStyle w:val="comment"/>
          <w:rFonts w:ascii="inter-regular" w:hAnsi="inter-regular"/>
          <w:color w:val="008200"/>
          <w:bdr w:val="none" w:sz="0" w:space="0" w:color="auto" w:frame="1"/>
        </w:rPr>
        <w:t>//executes regardless of exception occured or not </w:t>
      </w:r>
      <w:r>
        <w:rPr>
          <w:rFonts w:ascii="inter-regular" w:hAnsi="inter-regular"/>
          <w:color w:val="000000"/>
          <w:bdr w:val="none" w:sz="0" w:space="0" w:color="auto" w:frame="1"/>
        </w:rPr>
        <w:t>  </w:t>
      </w:r>
    </w:p>
    <w:p w14:paraId="6CE48B30" w14:textId="77777777" w:rsidR="004F404D" w:rsidRDefault="004F404D" w:rsidP="004F404D">
      <w:pPr>
        <w:numPr>
          <w:ilvl w:val="0"/>
          <w:numId w:val="224"/>
        </w:numPr>
        <w:spacing w:after="0" w:line="375" w:lineRule="atLeast"/>
        <w:jc w:val="both"/>
        <w:rPr>
          <w:rFonts w:ascii="inter-regular" w:hAnsi="inter-regular"/>
          <w:color w:val="000000"/>
        </w:rPr>
      </w:pP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finally</w:t>
      </w:r>
      <w:r>
        <w:rPr>
          <w:rFonts w:ascii="inter-regular" w:hAnsi="inter-regular"/>
          <w:color w:val="000000"/>
          <w:bdr w:val="none" w:sz="0" w:space="0" w:color="auto" w:frame="1"/>
        </w:rPr>
        <w:t> {  </w:t>
      </w:r>
    </w:p>
    <w:p w14:paraId="16BC8EDA" w14:textId="77777777" w:rsidR="004F404D" w:rsidRDefault="004F404D" w:rsidP="004F404D">
      <w:pPr>
        <w:pStyle w:val="alt"/>
        <w:numPr>
          <w:ilvl w:val="0"/>
          <w:numId w:val="224"/>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System.out.println(</w:t>
      </w:r>
      <w:r>
        <w:rPr>
          <w:rStyle w:val="string"/>
          <w:rFonts w:ascii="inter-regular" w:hAnsi="inter-regular"/>
          <w:color w:val="0000FF"/>
          <w:bdr w:val="none" w:sz="0" w:space="0" w:color="auto" w:frame="1"/>
        </w:rPr>
        <w:t>"finally block is always executed"</w:t>
      </w:r>
      <w:r>
        <w:rPr>
          <w:rFonts w:ascii="inter-regular" w:hAnsi="inter-regular"/>
          <w:color w:val="000000"/>
          <w:bdr w:val="none" w:sz="0" w:space="0" w:color="auto" w:frame="1"/>
        </w:rPr>
        <w:t>);  </w:t>
      </w:r>
    </w:p>
    <w:p w14:paraId="5AC0EF93" w14:textId="77777777" w:rsidR="004F404D" w:rsidRDefault="004F404D" w:rsidP="004F404D">
      <w:pPr>
        <w:numPr>
          <w:ilvl w:val="0"/>
          <w:numId w:val="224"/>
        </w:numPr>
        <w:spacing w:after="0" w:line="375" w:lineRule="atLeast"/>
        <w:jc w:val="both"/>
        <w:rPr>
          <w:rFonts w:ascii="inter-regular" w:hAnsi="inter-regular"/>
          <w:color w:val="000000"/>
        </w:rPr>
      </w:pPr>
      <w:r>
        <w:rPr>
          <w:rFonts w:ascii="inter-regular" w:hAnsi="inter-regular"/>
          <w:color w:val="000000"/>
          <w:bdr w:val="none" w:sz="0" w:space="0" w:color="auto" w:frame="1"/>
        </w:rPr>
        <w:lastRenderedPageBreak/>
        <w:t>      }    </w:t>
      </w:r>
    </w:p>
    <w:p w14:paraId="36B3C4F4" w14:textId="77777777" w:rsidR="004F404D" w:rsidRDefault="004F404D" w:rsidP="004F404D">
      <w:pPr>
        <w:pStyle w:val="alt"/>
        <w:numPr>
          <w:ilvl w:val="0"/>
          <w:numId w:val="224"/>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w:t>
      </w:r>
    </w:p>
    <w:p w14:paraId="2997835B" w14:textId="77777777" w:rsidR="004F404D" w:rsidRDefault="004F404D" w:rsidP="004F404D">
      <w:pPr>
        <w:numPr>
          <w:ilvl w:val="0"/>
          <w:numId w:val="224"/>
        </w:numPr>
        <w:spacing w:after="0" w:line="375" w:lineRule="atLeast"/>
        <w:jc w:val="both"/>
        <w:rPr>
          <w:rFonts w:ascii="inter-regular" w:hAnsi="inter-regular"/>
          <w:color w:val="000000"/>
        </w:rPr>
      </w:pPr>
      <w:r>
        <w:rPr>
          <w:rFonts w:ascii="inter-regular" w:hAnsi="inter-regular"/>
          <w:color w:val="000000"/>
          <w:bdr w:val="none" w:sz="0" w:space="0" w:color="auto" w:frame="1"/>
        </w:rPr>
        <w:t>      System.out.println(</w:t>
      </w:r>
      <w:r>
        <w:rPr>
          <w:rStyle w:val="string"/>
          <w:rFonts w:ascii="inter-regular" w:hAnsi="inter-regular"/>
          <w:color w:val="0000FF"/>
          <w:bdr w:val="none" w:sz="0" w:space="0" w:color="auto" w:frame="1"/>
        </w:rPr>
        <w:t>"rest of the code..."</w:t>
      </w:r>
      <w:r>
        <w:rPr>
          <w:rFonts w:ascii="inter-regular" w:hAnsi="inter-regular"/>
          <w:color w:val="000000"/>
          <w:bdr w:val="none" w:sz="0" w:space="0" w:color="auto" w:frame="1"/>
        </w:rPr>
        <w:t>);    </w:t>
      </w:r>
    </w:p>
    <w:p w14:paraId="3497152C" w14:textId="77777777" w:rsidR="004F404D" w:rsidRDefault="004F404D" w:rsidP="004F404D">
      <w:pPr>
        <w:pStyle w:val="alt"/>
        <w:numPr>
          <w:ilvl w:val="0"/>
          <w:numId w:val="224"/>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    </w:t>
      </w:r>
    </w:p>
    <w:p w14:paraId="23140E08" w14:textId="77777777" w:rsidR="004F404D" w:rsidRDefault="004F404D" w:rsidP="004F404D">
      <w:pPr>
        <w:numPr>
          <w:ilvl w:val="0"/>
          <w:numId w:val="224"/>
        </w:numPr>
        <w:spacing w:after="0" w:line="375" w:lineRule="atLeast"/>
        <w:jc w:val="both"/>
        <w:rPr>
          <w:rFonts w:ascii="inter-regular" w:hAnsi="inter-regular"/>
          <w:color w:val="000000"/>
        </w:rPr>
      </w:pPr>
      <w:r>
        <w:rPr>
          <w:rFonts w:ascii="inter-regular" w:hAnsi="inter-regular"/>
          <w:color w:val="000000"/>
          <w:bdr w:val="none" w:sz="0" w:space="0" w:color="auto" w:frame="1"/>
        </w:rPr>
        <w:t>    }  </w:t>
      </w:r>
    </w:p>
    <w:p w14:paraId="536B029A" w14:textId="77777777" w:rsidR="004F404D" w:rsidRDefault="004F404D" w:rsidP="004F404D">
      <w:pPr>
        <w:pStyle w:val="NormalWeb"/>
        <w:shd w:val="clear" w:color="auto" w:fill="FFFFFF"/>
        <w:jc w:val="both"/>
        <w:rPr>
          <w:rFonts w:ascii="inter-regular" w:hAnsi="inter-regular"/>
          <w:color w:val="333333"/>
        </w:rPr>
      </w:pPr>
      <w:r>
        <w:rPr>
          <w:rStyle w:val="Strong"/>
          <w:rFonts w:ascii="Segoe UI" w:hAnsi="Segoe UI" w:cs="Segoe UI"/>
          <w:color w:val="333333"/>
        </w:rPr>
        <w:t>Output:</w:t>
      </w:r>
    </w:p>
    <w:p w14:paraId="4B4FA28A" w14:textId="77777777" w:rsidR="004F404D" w:rsidRDefault="004F404D" w:rsidP="004F404D">
      <w:pPr>
        <w:rPr>
          <w:rFonts w:ascii="Times New Roman" w:hAnsi="Times New Roman"/>
        </w:rPr>
      </w:pPr>
      <w:r>
        <w:rPr>
          <w:noProof/>
        </w:rPr>
        <w:drawing>
          <wp:inline distT="0" distB="0" distL="0" distR="0" wp14:anchorId="306FC9AC" wp14:editId="4B989237">
            <wp:extent cx="5731510" cy="1239520"/>
            <wp:effectExtent l="0" t="0" r="2540" b="0"/>
            <wp:docPr id="252372868" name="Picture 1" descr="Java finally bl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Java finally block"/>
                    <pic:cNvPicPr>
                      <a:picLocks noChangeAspect="1" noChangeArrowheads="1"/>
                    </pic:cNvPicPr>
                  </pic:nvPicPr>
                  <pic:blipFill>
                    <a:blip r:embed="rId181">
                      <a:extLst>
                        <a:ext uri="{28A0092B-C50C-407E-A947-70E740481C1C}">
                          <a14:useLocalDpi xmlns:a14="http://schemas.microsoft.com/office/drawing/2010/main" val="0"/>
                        </a:ext>
                      </a:extLst>
                    </a:blip>
                    <a:srcRect/>
                    <a:stretch>
                      <a:fillRect/>
                    </a:stretch>
                  </pic:blipFill>
                  <pic:spPr bwMode="auto">
                    <a:xfrm>
                      <a:off x="0" y="0"/>
                      <a:ext cx="5731510" cy="1239520"/>
                    </a:xfrm>
                    <a:prstGeom prst="rect">
                      <a:avLst/>
                    </a:prstGeom>
                    <a:noFill/>
                    <a:ln>
                      <a:noFill/>
                    </a:ln>
                  </pic:spPr>
                </pic:pic>
              </a:graphicData>
            </a:graphic>
          </wp:inline>
        </w:drawing>
      </w:r>
    </w:p>
    <w:p w14:paraId="491B64BE" w14:textId="77777777" w:rsidR="004F404D" w:rsidRDefault="004F404D" w:rsidP="004F404D">
      <w:pPr>
        <w:pStyle w:val="Heading4"/>
        <w:pBdr>
          <w:left w:val="single" w:sz="18" w:space="30" w:color="FFA500"/>
        </w:pBdr>
        <w:shd w:val="clear" w:color="auto" w:fill="FAEBD7"/>
        <w:jc w:val="both"/>
        <w:rPr>
          <w:rFonts w:ascii="Arial" w:hAnsi="Arial" w:cs="Arial"/>
          <w:b w:val="0"/>
          <w:bCs w:val="0"/>
          <w:color w:val="333333"/>
          <w:sz w:val="23"/>
          <w:szCs w:val="23"/>
        </w:rPr>
      </w:pPr>
      <w:r>
        <w:rPr>
          <w:rFonts w:ascii="Arial" w:hAnsi="Arial" w:cs="Arial"/>
          <w:b w:val="0"/>
          <w:bCs w:val="0"/>
          <w:color w:val="333333"/>
          <w:sz w:val="23"/>
          <w:szCs w:val="23"/>
        </w:rPr>
        <w:t>Rule: For each try block there can be zero or more catch blocks, but only one finally block.</w:t>
      </w:r>
    </w:p>
    <w:p w14:paraId="3AF4BA58" w14:textId="77777777" w:rsidR="004F404D" w:rsidRDefault="004F404D" w:rsidP="004F404D">
      <w:pPr>
        <w:pStyle w:val="Heading4"/>
        <w:pBdr>
          <w:left w:val="single" w:sz="18" w:space="30" w:color="FFA500"/>
        </w:pBdr>
        <w:shd w:val="clear" w:color="auto" w:fill="FAEBD7"/>
        <w:jc w:val="both"/>
        <w:rPr>
          <w:rFonts w:ascii="Arial" w:hAnsi="Arial" w:cs="Arial"/>
          <w:b w:val="0"/>
          <w:bCs w:val="0"/>
          <w:color w:val="333333"/>
          <w:sz w:val="23"/>
          <w:szCs w:val="23"/>
        </w:rPr>
      </w:pPr>
      <w:r>
        <w:rPr>
          <w:rFonts w:ascii="Arial" w:hAnsi="Arial" w:cs="Arial"/>
          <w:b w:val="0"/>
          <w:bCs w:val="0"/>
          <w:color w:val="333333"/>
          <w:sz w:val="23"/>
          <w:szCs w:val="23"/>
        </w:rPr>
        <w:t>Note: The finally block will not be executed if the program exits (either by calling System.exit() or by causing a fatal error that causes the process to abort).</w:t>
      </w:r>
    </w:p>
    <w:p w14:paraId="599D9C55" w14:textId="77777777" w:rsidR="004F404D" w:rsidRDefault="004F404D" w:rsidP="0027496C">
      <w:pPr>
        <w:rPr>
          <w:b/>
          <w:bCs/>
          <w:sz w:val="44"/>
          <w:szCs w:val="44"/>
          <w:u w:val="single"/>
        </w:rPr>
      </w:pPr>
    </w:p>
    <w:p w14:paraId="0E8344F8" w14:textId="77777777" w:rsidR="004F404D" w:rsidRDefault="004F404D" w:rsidP="004F404D">
      <w:pPr>
        <w:pStyle w:val="Heading1"/>
        <w:shd w:val="clear" w:color="auto" w:fill="FFFFFF"/>
        <w:spacing w:before="75" w:line="312" w:lineRule="atLeast"/>
        <w:jc w:val="both"/>
        <w:rPr>
          <w:rFonts w:ascii="Helvetica" w:hAnsi="Helvetica"/>
          <w:color w:val="610B38"/>
          <w:sz w:val="44"/>
          <w:szCs w:val="44"/>
        </w:rPr>
      </w:pPr>
      <w:r>
        <w:rPr>
          <w:rFonts w:ascii="Helvetica" w:hAnsi="Helvetica"/>
          <w:b/>
          <w:bCs/>
          <w:color w:val="610B38"/>
          <w:sz w:val="44"/>
          <w:szCs w:val="44"/>
        </w:rPr>
        <w:t>File Operations in Java</w:t>
      </w:r>
    </w:p>
    <w:p w14:paraId="5CF99AA2" w14:textId="77777777" w:rsidR="004F404D" w:rsidRDefault="004F404D" w:rsidP="004F404D">
      <w:pPr>
        <w:pStyle w:val="NormalWeb"/>
        <w:shd w:val="clear" w:color="auto" w:fill="FFFFFF"/>
        <w:jc w:val="both"/>
        <w:rPr>
          <w:rFonts w:ascii="inter-regular" w:hAnsi="inter-regular"/>
          <w:color w:val="333333"/>
        </w:rPr>
      </w:pPr>
      <w:r>
        <w:rPr>
          <w:rFonts w:ascii="inter-regular" w:hAnsi="inter-regular"/>
          <w:color w:val="333333"/>
        </w:rPr>
        <w:t>In Java, a </w:t>
      </w:r>
      <w:r>
        <w:rPr>
          <w:rStyle w:val="Strong"/>
          <w:rFonts w:ascii="Segoe UI" w:hAnsi="Segoe UI" w:cs="Segoe UI"/>
          <w:color w:val="333333"/>
        </w:rPr>
        <w:t>File</w:t>
      </w:r>
      <w:r>
        <w:rPr>
          <w:rFonts w:ascii="inter-regular" w:hAnsi="inter-regular"/>
          <w:color w:val="333333"/>
        </w:rPr>
        <w:t> is an abstract data type. A named location used to store related information is known as a </w:t>
      </w:r>
      <w:r>
        <w:rPr>
          <w:rStyle w:val="Strong"/>
          <w:rFonts w:ascii="Segoe UI" w:hAnsi="Segoe UI" w:cs="Segoe UI"/>
          <w:color w:val="333333"/>
        </w:rPr>
        <w:t>File</w:t>
      </w:r>
      <w:r>
        <w:rPr>
          <w:rFonts w:ascii="inter-regular" w:hAnsi="inter-regular"/>
          <w:color w:val="333333"/>
        </w:rPr>
        <w:t>. There are several </w:t>
      </w:r>
      <w:r>
        <w:rPr>
          <w:rStyle w:val="Strong"/>
          <w:rFonts w:ascii="Segoe UI" w:hAnsi="Segoe UI" w:cs="Segoe UI"/>
          <w:color w:val="333333"/>
        </w:rPr>
        <w:t>File Operations</w:t>
      </w:r>
      <w:r>
        <w:rPr>
          <w:rFonts w:ascii="inter-regular" w:hAnsi="inter-regular"/>
          <w:color w:val="333333"/>
        </w:rPr>
        <w:t> like </w:t>
      </w:r>
      <w:r>
        <w:rPr>
          <w:rStyle w:val="Strong"/>
          <w:rFonts w:ascii="Segoe UI" w:hAnsi="Segoe UI" w:cs="Segoe UI"/>
          <w:color w:val="333333"/>
        </w:rPr>
        <w:t>creating a new File, getting information about File, writing into a File, reading from a File</w:t>
      </w:r>
      <w:r>
        <w:rPr>
          <w:rFonts w:ascii="inter-regular" w:hAnsi="inter-regular"/>
          <w:color w:val="333333"/>
        </w:rPr>
        <w:t> and </w:t>
      </w:r>
      <w:r>
        <w:rPr>
          <w:rStyle w:val="Strong"/>
          <w:rFonts w:ascii="Segoe UI" w:hAnsi="Segoe UI" w:cs="Segoe UI"/>
          <w:color w:val="333333"/>
        </w:rPr>
        <w:t>deleting a File</w:t>
      </w:r>
      <w:r>
        <w:rPr>
          <w:rFonts w:ascii="inter-regular" w:hAnsi="inter-regular"/>
          <w:color w:val="333333"/>
        </w:rPr>
        <w:t>.</w:t>
      </w:r>
    </w:p>
    <w:p w14:paraId="6EAE300F" w14:textId="77777777" w:rsidR="004F404D" w:rsidRDefault="004F404D" w:rsidP="004F404D">
      <w:pPr>
        <w:pStyle w:val="NormalWeb"/>
        <w:shd w:val="clear" w:color="auto" w:fill="FFFFFF"/>
        <w:jc w:val="both"/>
        <w:rPr>
          <w:rFonts w:ascii="inter-regular" w:hAnsi="inter-regular"/>
          <w:color w:val="333333"/>
        </w:rPr>
      </w:pPr>
      <w:r>
        <w:rPr>
          <w:rFonts w:ascii="inter-regular" w:hAnsi="inter-regular"/>
          <w:color w:val="333333"/>
        </w:rPr>
        <w:t>We can perform the following operation on a file:</w:t>
      </w:r>
    </w:p>
    <w:p w14:paraId="2B76AF47" w14:textId="77777777" w:rsidR="004F404D" w:rsidRDefault="004F404D" w:rsidP="004F404D">
      <w:pPr>
        <w:numPr>
          <w:ilvl w:val="0"/>
          <w:numId w:val="225"/>
        </w:numPr>
        <w:shd w:val="clear" w:color="auto" w:fill="FFFFFF"/>
        <w:spacing w:before="60" w:after="100" w:afterAutospacing="1" w:line="375" w:lineRule="atLeast"/>
        <w:jc w:val="both"/>
        <w:rPr>
          <w:rFonts w:ascii="inter-regular" w:hAnsi="inter-regular"/>
          <w:color w:val="000000"/>
        </w:rPr>
      </w:pPr>
      <w:r>
        <w:rPr>
          <w:rFonts w:ascii="inter-regular" w:hAnsi="inter-regular"/>
          <w:color w:val="000000"/>
        </w:rPr>
        <w:t>Create a File</w:t>
      </w:r>
    </w:p>
    <w:p w14:paraId="032F0C24" w14:textId="77777777" w:rsidR="004F404D" w:rsidRDefault="004F404D" w:rsidP="004F404D">
      <w:pPr>
        <w:numPr>
          <w:ilvl w:val="0"/>
          <w:numId w:val="225"/>
        </w:numPr>
        <w:shd w:val="clear" w:color="auto" w:fill="FFFFFF"/>
        <w:spacing w:before="60" w:after="100" w:afterAutospacing="1" w:line="375" w:lineRule="atLeast"/>
        <w:jc w:val="both"/>
        <w:rPr>
          <w:rFonts w:ascii="inter-regular" w:hAnsi="inter-regular"/>
          <w:color w:val="000000"/>
        </w:rPr>
      </w:pPr>
      <w:r>
        <w:rPr>
          <w:rFonts w:ascii="inter-regular" w:hAnsi="inter-regular"/>
          <w:color w:val="000000"/>
        </w:rPr>
        <w:t>Get File Information</w:t>
      </w:r>
    </w:p>
    <w:p w14:paraId="3EF17049" w14:textId="77777777" w:rsidR="004F404D" w:rsidRDefault="004F404D" w:rsidP="004F404D">
      <w:pPr>
        <w:numPr>
          <w:ilvl w:val="0"/>
          <w:numId w:val="225"/>
        </w:numPr>
        <w:shd w:val="clear" w:color="auto" w:fill="FFFFFF"/>
        <w:spacing w:before="60" w:after="100" w:afterAutospacing="1" w:line="375" w:lineRule="atLeast"/>
        <w:jc w:val="both"/>
        <w:rPr>
          <w:rFonts w:ascii="inter-regular" w:hAnsi="inter-regular"/>
          <w:color w:val="000000"/>
        </w:rPr>
      </w:pPr>
      <w:r>
        <w:rPr>
          <w:rFonts w:ascii="inter-regular" w:hAnsi="inter-regular"/>
          <w:color w:val="000000"/>
        </w:rPr>
        <w:t>Write to a File</w:t>
      </w:r>
    </w:p>
    <w:p w14:paraId="4F6D64A2" w14:textId="77777777" w:rsidR="004F404D" w:rsidRDefault="004F404D" w:rsidP="004F404D">
      <w:pPr>
        <w:numPr>
          <w:ilvl w:val="0"/>
          <w:numId w:val="225"/>
        </w:numPr>
        <w:shd w:val="clear" w:color="auto" w:fill="FFFFFF"/>
        <w:spacing w:before="60" w:after="100" w:afterAutospacing="1" w:line="375" w:lineRule="atLeast"/>
        <w:jc w:val="both"/>
        <w:rPr>
          <w:rFonts w:ascii="inter-regular" w:hAnsi="inter-regular"/>
          <w:color w:val="000000"/>
        </w:rPr>
      </w:pPr>
      <w:r>
        <w:rPr>
          <w:rFonts w:ascii="inter-regular" w:hAnsi="inter-regular"/>
          <w:color w:val="000000"/>
        </w:rPr>
        <w:t>Read from a File</w:t>
      </w:r>
    </w:p>
    <w:p w14:paraId="32BA699A" w14:textId="77777777" w:rsidR="004F404D" w:rsidRDefault="004F404D" w:rsidP="004F404D">
      <w:pPr>
        <w:numPr>
          <w:ilvl w:val="0"/>
          <w:numId w:val="225"/>
        </w:numPr>
        <w:shd w:val="clear" w:color="auto" w:fill="FFFFFF"/>
        <w:spacing w:before="60" w:after="100" w:afterAutospacing="1" w:line="375" w:lineRule="atLeast"/>
        <w:jc w:val="both"/>
        <w:rPr>
          <w:rFonts w:ascii="inter-regular" w:hAnsi="inter-regular"/>
          <w:color w:val="000000"/>
        </w:rPr>
      </w:pPr>
      <w:r>
        <w:rPr>
          <w:rFonts w:ascii="inter-regular" w:hAnsi="inter-regular"/>
          <w:color w:val="000000"/>
        </w:rPr>
        <w:t>Delete a File</w:t>
      </w:r>
    </w:p>
    <w:p w14:paraId="34720F1D" w14:textId="77777777" w:rsidR="004F404D" w:rsidRDefault="004F404D" w:rsidP="004F404D">
      <w:pPr>
        <w:spacing w:after="0" w:line="240" w:lineRule="auto"/>
        <w:rPr>
          <w:rFonts w:ascii="Times New Roman" w:hAnsi="Times New Roman"/>
        </w:rPr>
      </w:pPr>
      <w:r>
        <w:rPr>
          <w:noProof/>
        </w:rPr>
        <w:lastRenderedPageBreak/>
        <w:drawing>
          <wp:inline distT="0" distB="0" distL="0" distR="0" wp14:anchorId="372E33CE" wp14:editId="028627ED">
            <wp:extent cx="5486400" cy="3727450"/>
            <wp:effectExtent l="0" t="0" r="0" b="0"/>
            <wp:docPr id="1378668972" name="Picture 12" descr="File Operations in Ja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File Operations in Java"/>
                    <pic:cNvPicPr>
                      <a:picLocks noChangeAspect="1" noChangeArrowheads="1"/>
                    </pic:cNvPicPr>
                  </pic:nvPicPr>
                  <pic:blipFill>
                    <a:blip r:embed="rId182">
                      <a:extLst>
                        <a:ext uri="{28A0092B-C50C-407E-A947-70E740481C1C}">
                          <a14:useLocalDpi xmlns:a14="http://schemas.microsoft.com/office/drawing/2010/main" val="0"/>
                        </a:ext>
                      </a:extLst>
                    </a:blip>
                    <a:srcRect/>
                    <a:stretch>
                      <a:fillRect/>
                    </a:stretch>
                  </pic:blipFill>
                  <pic:spPr bwMode="auto">
                    <a:xfrm>
                      <a:off x="0" y="0"/>
                      <a:ext cx="5486400" cy="3727450"/>
                    </a:xfrm>
                    <a:prstGeom prst="rect">
                      <a:avLst/>
                    </a:prstGeom>
                    <a:noFill/>
                    <a:ln>
                      <a:noFill/>
                    </a:ln>
                  </pic:spPr>
                </pic:pic>
              </a:graphicData>
            </a:graphic>
          </wp:inline>
        </w:drawing>
      </w:r>
    </w:p>
    <w:p w14:paraId="16BAA108" w14:textId="77777777" w:rsidR="004F404D" w:rsidRDefault="004F404D" w:rsidP="004F404D">
      <w:pPr>
        <w:pStyle w:val="Heading3"/>
        <w:shd w:val="clear" w:color="auto" w:fill="FFFFFF"/>
        <w:spacing w:line="312" w:lineRule="atLeast"/>
        <w:jc w:val="both"/>
        <w:rPr>
          <w:rFonts w:ascii="Helvetica" w:hAnsi="Helvetica"/>
          <w:color w:val="610B4B"/>
          <w:sz w:val="32"/>
          <w:szCs w:val="32"/>
        </w:rPr>
      </w:pPr>
      <w:r>
        <w:rPr>
          <w:rFonts w:ascii="Helvetica" w:hAnsi="Helvetica"/>
          <w:b/>
          <w:bCs/>
          <w:color w:val="610B4B"/>
          <w:sz w:val="32"/>
          <w:szCs w:val="32"/>
        </w:rPr>
        <w:t>Create a File</w:t>
      </w:r>
    </w:p>
    <w:p w14:paraId="10C06D0D" w14:textId="77777777" w:rsidR="004F404D" w:rsidRDefault="004F404D" w:rsidP="004F404D">
      <w:pPr>
        <w:pStyle w:val="NormalWeb"/>
        <w:shd w:val="clear" w:color="auto" w:fill="FFFFFF"/>
        <w:jc w:val="both"/>
        <w:rPr>
          <w:rFonts w:ascii="inter-regular" w:hAnsi="inter-regular"/>
          <w:color w:val="333333"/>
        </w:rPr>
      </w:pPr>
      <w:r>
        <w:rPr>
          <w:rStyle w:val="Strong"/>
          <w:rFonts w:ascii="Segoe UI" w:hAnsi="Segoe UI" w:cs="Segoe UI"/>
          <w:color w:val="333333"/>
        </w:rPr>
        <w:t>Create a File</w:t>
      </w:r>
      <w:r>
        <w:rPr>
          <w:rFonts w:ascii="inter-regular" w:hAnsi="inter-regular"/>
          <w:color w:val="333333"/>
        </w:rPr>
        <w:t> operation is performed to create a new file. We use the </w:t>
      </w:r>
      <w:r>
        <w:rPr>
          <w:rStyle w:val="Strong"/>
          <w:rFonts w:ascii="Segoe UI" w:hAnsi="Segoe UI" w:cs="Segoe UI"/>
          <w:color w:val="333333"/>
        </w:rPr>
        <w:t>createNewFile()</w:t>
      </w:r>
      <w:r>
        <w:rPr>
          <w:rFonts w:ascii="inter-regular" w:hAnsi="inter-regular"/>
          <w:color w:val="333333"/>
        </w:rPr>
        <w:t> method of file. The </w:t>
      </w:r>
      <w:r>
        <w:rPr>
          <w:rStyle w:val="Strong"/>
          <w:rFonts w:ascii="Segoe UI" w:hAnsi="Segoe UI" w:cs="Segoe UI"/>
          <w:color w:val="333333"/>
        </w:rPr>
        <w:t>createNewFile()</w:t>
      </w:r>
      <w:r>
        <w:rPr>
          <w:rFonts w:ascii="inter-regular" w:hAnsi="inter-regular"/>
          <w:color w:val="333333"/>
        </w:rPr>
        <w:t> method returns true when it successfully creates a new file and returns false when the file already exists.</w:t>
      </w:r>
    </w:p>
    <w:p w14:paraId="41244797" w14:textId="77777777" w:rsidR="004F404D" w:rsidRDefault="004F404D" w:rsidP="004F404D">
      <w:pPr>
        <w:pStyle w:val="NormalWeb"/>
        <w:shd w:val="clear" w:color="auto" w:fill="FFFFFF"/>
        <w:jc w:val="both"/>
        <w:rPr>
          <w:rFonts w:ascii="inter-regular" w:hAnsi="inter-regular"/>
          <w:color w:val="333333"/>
        </w:rPr>
      </w:pPr>
      <w:r>
        <w:rPr>
          <w:rFonts w:ascii="inter-regular" w:hAnsi="inter-regular"/>
          <w:color w:val="333333"/>
        </w:rPr>
        <w:t>Let's take an example of creating a file to understand how we can use the </w:t>
      </w:r>
      <w:r>
        <w:rPr>
          <w:rStyle w:val="Strong"/>
          <w:rFonts w:ascii="Segoe UI" w:hAnsi="Segoe UI" w:cs="Segoe UI"/>
          <w:color w:val="333333"/>
        </w:rPr>
        <w:t>createNewFile()</w:t>
      </w:r>
      <w:r>
        <w:rPr>
          <w:rFonts w:ascii="inter-regular" w:hAnsi="inter-regular"/>
          <w:color w:val="333333"/>
        </w:rPr>
        <w:t> method to perform this operation.</w:t>
      </w:r>
    </w:p>
    <w:p w14:paraId="27DB4AB7" w14:textId="77777777" w:rsidR="004F404D" w:rsidRDefault="004F404D" w:rsidP="004F404D">
      <w:pPr>
        <w:pStyle w:val="NormalWeb"/>
        <w:shd w:val="clear" w:color="auto" w:fill="FFFFFF"/>
        <w:jc w:val="both"/>
        <w:rPr>
          <w:rFonts w:ascii="inter-regular" w:hAnsi="inter-regular"/>
          <w:color w:val="333333"/>
        </w:rPr>
      </w:pPr>
      <w:r>
        <w:rPr>
          <w:rStyle w:val="Strong"/>
          <w:rFonts w:ascii="Segoe UI" w:hAnsi="Segoe UI" w:cs="Segoe UI"/>
          <w:color w:val="333333"/>
        </w:rPr>
        <w:t>CreateFile.java</w:t>
      </w:r>
    </w:p>
    <w:p w14:paraId="22CE26AC" w14:textId="77777777" w:rsidR="004F404D" w:rsidRDefault="004F404D" w:rsidP="004F404D">
      <w:pPr>
        <w:pStyle w:val="alt"/>
        <w:numPr>
          <w:ilvl w:val="0"/>
          <w:numId w:val="226"/>
        </w:numPr>
        <w:spacing w:before="0" w:beforeAutospacing="0" w:after="0" w:afterAutospacing="0" w:line="375" w:lineRule="atLeast"/>
        <w:jc w:val="both"/>
        <w:rPr>
          <w:rFonts w:ascii="inter-regular" w:hAnsi="inter-regular"/>
          <w:color w:val="000000"/>
        </w:rPr>
      </w:pPr>
      <w:r>
        <w:rPr>
          <w:rStyle w:val="comment"/>
          <w:rFonts w:ascii="inter-regular" w:hAnsi="inter-regular"/>
          <w:color w:val="008200"/>
          <w:bdr w:val="none" w:sz="0" w:space="0" w:color="auto" w:frame="1"/>
        </w:rPr>
        <w:t>// Importing File class</w:t>
      </w:r>
      <w:r>
        <w:rPr>
          <w:rFonts w:ascii="inter-regular" w:hAnsi="inter-regular"/>
          <w:color w:val="000000"/>
          <w:bdr w:val="none" w:sz="0" w:space="0" w:color="auto" w:frame="1"/>
        </w:rPr>
        <w:t>  </w:t>
      </w:r>
    </w:p>
    <w:p w14:paraId="59AE664E" w14:textId="77777777" w:rsidR="004F404D" w:rsidRDefault="004F404D" w:rsidP="004F404D">
      <w:pPr>
        <w:numPr>
          <w:ilvl w:val="0"/>
          <w:numId w:val="226"/>
        </w:numPr>
        <w:spacing w:after="0" w:line="375" w:lineRule="atLeast"/>
        <w:jc w:val="both"/>
        <w:rPr>
          <w:rFonts w:ascii="inter-regular" w:hAnsi="inter-regular"/>
          <w:color w:val="000000"/>
        </w:rPr>
      </w:pPr>
      <w:r>
        <w:rPr>
          <w:rStyle w:val="keyword"/>
          <w:rFonts w:ascii="inter-regular" w:hAnsi="inter-regular"/>
          <w:b/>
          <w:bCs/>
          <w:color w:val="006699"/>
          <w:bdr w:val="none" w:sz="0" w:space="0" w:color="auto" w:frame="1"/>
        </w:rPr>
        <w:t>import</w:t>
      </w:r>
      <w:r>
        <w:rPr>
          <w:rFonts w:ascii="inter-regular" w:hAnsi="inter-regular"/>
          <w:color w:val="000000"/>
          <w:bdr w:val="none" w:sz="0" w:space="0" w:color="auto" w:frame="1"/>
        </w:rPr>
        <w:t> java.io.File;  </w:t>
      </w:r>
    </w:p>
    <w:p w14:paraId="1297A5AA" w14:textId="77777777" w:rsidR="004F404D" w:rsidRDefault="004F404D" w:rsidP="004F404D">
      <w:pPr>
        <w:pStyle w:val="alt"/>
        <w:numPr>
          <w:ilvl w:val="0"/>
          <w:numId w:val="226"/>
        </w:numPr>
        <w:spacing w:before="0" w:beforeAutospacing="0" w:after="0" w:afterAutospacing="0" w:line="375" w:lineRule="atLeast"/>
        <w:jc w:val="both"/>
        <w:rPr>
          <w:rFonts w:ascii="inter-regular" w:hAnsi="inter-regular"/>
          <w:color w:val="000000"/>
        </w:rPr>
      </w:pPr>
      <w:r>
        <w:rPr>
          <w:rStyle w:val="comment"/>
          <w:rFonts w:ascii="inter-regular" w:hAnsi="inter-regular"/>
          <w:color w:val="008200"/>
          <w:bdr w:val="none" w:sz="0" w:space="0" w:color="auto" w:frame="1"/>
        </w:rPr>
        <w:t>// Importing the IOException class for handling errors</w:t>
      </w:r>
      <w:r>
        <w:rPr>
          <w:rFonts w:ascii="inter-regular" w:hAnsi="inter-regular"/>
          <w:color w:val="000000"/>
          <w:bdr w:val="none" w:sz="0" w:space="0" w:color="auto" w:frame="1"/>
        </w:rPr>
        <w:t>  </w:t>
      </w:r>
    </w:p>
    <w:p w14:paraId="5EBB30BD" w14:textId="77777777" w:rsidR="004F404D" w:rsidRDefault="004F404D" w:rsidP="004F404D">
      <w:pPr>
        <w:numPr>
          <w:ilvl w:val="0"/>
          <w:numId w:val="226"/>
        </w:numPr>
        <w:spacing w:after="0" w:line="375" w:lineRule="atLeast"/>
        <w:jc w:val="both"/>
        <w:rPr>
          <w:rFonts w:ascii="inter-regular" w:hAnsi="inter-regular"/>
          <w:color w:val="000000"/>
        </w:rPr>
      </w:pPr>
      <w:r>
        <w:rPr>
          <w:rStyle w:val="keyword"/>
          <w:rFonts w:ascii="inter-regular" w:hAnsi="inter-regular"/>
          <w:b/>
          <w:bCs/>
          <w:color w:val="006699"/>
          <w:bdr w:val="none" w:sz="0" w:space="0" w:color="auto" w:frame="1"/>
        </w:rPr>
        <w:t>import</w:t>
      </w:r>
      <w:r>
        <w:rPr>
          <w:rFonts w:ascii="inter-regular" w:hAnsi="inter-regular"/>
          <w:color w:val="000000"/>
          <w:bdr w:val="none" w:sz="0" w:space="0" w:color="auto" w:frame="1"/>
        </w:rPr>
        <w:t> java.io.IOException;   </w:t>
      </w:r>
    </w:p>
    <w:p w14:paraId="4E49B586" w14:textId="77777777" w:rsidR="004F404D" w:rsidRDefault="004F404D" w:rsidP="004F404D">
      <w:pPr>
        <w:pStyle w:val="alt"/>
        <w:numPr>
          <w:ilvl w:val="0"/>
          <w:numId w:val="226"/>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class</w:t>
      </w:r>
      <w:r>
        <w:rPr>
          <w:rFonts w:ascii="inter-regular" w:hAnsi="inter-regular"/>
          <w:color w:val="000000"/>
          <w:bdr w:val="none" w:sz="0" w:space="0" w:color="auto" w:frame="1"/>
        </w:rPr>
        <w:t> CreateFile {  </w:t>
      </w:r>
    </w:p>
    <w:p w14:paraId="7CC5C0F9" w14:textId="77777777" w:rsidR="004F404D" w:rsidRDefault="004F404D" w:rsidP="004F404D">
      <w:pPr>
        <w:numPr>
          <w:ilvl w:val="0"/>
          <w:numId w:val="226"/>
        </w:numPr>
        <w:spacing w:after="0" w:line="375" w:lineRule="atLeast"/>
        <w:jc w:val="both"/>
        <w:rPr>
          <w:rFonts w:ascii="inter-regular" w:hAnsi="inter-regular"/>
          <w:color w:val="000000"/>
        </w:rPr>
      </w:pP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public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static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void</w:t>
      </w:r>
      <w:r>
        <w:rPr>
          <w:rFonts w:ascii="inter-regular" w:hAnsi="inter-regular"/>
          <w:color w:val="000000"/>
          <w:bdr w:val="none" w:sz="0" w:space="0" w:color="auto" w:frame="1"/>
        </w:rPr>
        <w:t> main(String args[]) {  </w:t>
      </w:r>
    </w:p>
    <w:p w14:paraId="498914DB" w14:textId="77777777" w:rsidR="004F404D" w:rsidRDefault="004F404D" w:rsidP="004F404D">
      <w:pPr>
        <w:pStyle w:val="alt"/>
        <w:numPr>
          <w:ilvl w:val="0"/>
          <w:numId w:val="226"/>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try</w:t>
      </w:r>
      <w:r>
        <w:rPr>
          <w:rFonts w:ascii="inter-regular" w:hAnsi="inter-regular"/>
          <w:color w:val="000000"/>
          <w:bdr w:val="none" w:sz="0" w:space="0" w:color="auto" w:frame="1"/>
        </w:rPr>
        <w:t> {  </w:t>
      </w:r>
    </w:p>
    <w:p w14:paraId="2AF1EDE7" w14:textId="77777777" w:rsidR="004F404D" w:rsidRDefault="004F404D" w:rsidP="004F404D">
      <w:pPr>
        <w:numPr>
          <w:ilvl w:val="0"/>
          <w:numId w:val="226"/>
        </w:numPr>
        <w:spacing w:after="0" w:line="375" w:lineRule="atLeast"/>
        <w:jc w:val="both"/>
        <w:rPr>
          <w:rFonts w:ascii="inter-regular" w:hAnsi="inter-regular"/>
          <w:color w:val="000000"/>
        </w:rPr>
      </w:pPr>
      <w:r>
        <w:rPr>
          <w:rFonts w:ascii="inter-regular" w:hAnsi="inter-regular"/>
          <w:color w:val="000000"/>
          <w:bdr w:val="none" w:sz="0" w:space="0" w:color="auto" w:frame="1"/>
        </w:rPr>
        <w:t>                       </w:t>
      </w:r>
      <w:r>
        <w:rPr>
          <w:rStyle w:val="comment"/>
          <w:rFonts w:ascii="inter-regular" w:hAnsi="inter-regular"/>
          <w:color w:val="008200"/>
          <w:bdr w:val="none" w:sz="0" w:space="0" w:color="auto" w:frame="1"/>
        </w:rPr>
        <w:t>// Creating an object of a file</w:t>
      </w:r>
      <w:r>
        <w:rPr>
          <w:rFonts w:ascii="inter-regular" w:hAnsi="inter-regular"/>
          <w:color w:val="000000"/>
          <w:bdr w:val="none" w:sz="0" w:space="0" w:color="auto" w:frame="1"/>
        </w:rPr>
        <w:t>  </w:t>
      </w:r>
    </w:p>
    <w:p w14:paraId="1E407051" w14:textId="77777777" w:rsidR="004F404D" w:rsidRDefault="004F404D" w:rsidP="004F404D">
      <w:pPr>
        <w:pStyle w:val="alt"/>
        <w:numPr>
          <w:ilvl w:val="0"/>
          <w:numId w:val="226"/>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File f0 = </w:t>
      </w:r>
      <w:r>
        <w:rPr>
          <w:rStyle w:val="keyword"/>
          <w:rFonts w:ascii="inter-regular" w:hAnsi="inter-regular"/>
          <w:b/>
          <w:bCs/>
          <w:color w:val="006699"/>
          <w:bdr w:val="none" w:sz="0" w:space="0" w:color="auto" w:frame="1"/>
        </w:rPr>
        <w:t>new</w:t>
      </w:r>
      <w:r>
        <w:rPr>
          <w:rFonts w:ascii="inter-regular" w:hAnsi="inter-regular"/>
          <w:color w:val="000000"/>
          <w:bdr w:val="none" w:sz="0" w:space="0" w:color="auto" w:frame="1"/>
        </w:rPr>
        <w:t> File(</w:t>
      </w:r>
      <w:r>
        <w:rPr>
          <w:rStyle w:val="string"/>
          <w:rFonts w:ascii="inter-regular" w:hAnsi="inter-regular"/>
          <w:color w:val="0000FF"/>
          <w:bdr w:val="none" w:sz="0" w:space="0" w:color="auto" w:frame="1"/>
        </w:rPr>
        <w:t>"D:FileOperationExample.txt"</w:t>
      </w:r>
      <w:r>
        <w:rPr>
          <w:rFonts w:ascii="inter-regular" w:hAnsi="inter-regular"/>
          <w:color w:val="000000"/>
          <w:bdr w:val="none" w:sz="0" w:space="0" w:color="auto" w:frame="1"/>
        </w:rPr>
        <w:t>);   </w:t>
      </w:r>
    </w:p>
    <w:p w14:paraId="29218C26" w14:textId="77777777" w:rsidR="004F404D" w:rsidRDefault="004F404D" w:rsidP="004F404D">
      <w:pPr>
        <w:numPr>
          <w:ilvl w:val="0"/>
          <w:numId w:val="226"/>
        </w:numPr>
        <w:spacing w:after="0" w:line="375" w:lineRule="atLeast"/>
        <w:jc w:val="both"/>
        <w:rPr>
          <w:rFonts w:ascii="inter-regular" w:hAnsi="inter-regular"/>
          <w:color w:val="000000"/>
        </w:rPr>
      </w:pP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if</w:t>
      </w:r>
      <w:r>
        <w:rPr>
          <w:rFonts w:ascii="inter-regular" w:hAnsi="inter-regular"/>
          <w:color w:val="000000"/>
          <w:bdr w:val="none" w:sz="0" w:space="0" w:color="auto" w:frame="1"/>
        </w:rPr>
        <w:t> (f0.createNewFile()) {  </w:t>
      </w:r>
    </w:p>
    <w:p w14:paraId="070A548A" w14:textId="77777777" w:rsidR="004F404D" w:rsidRDefault="004F404D" w:rsidP="004F404D">
      <w:pPr>
        <w:pStyle w:val="alt"/>
        <w:numPr>
          <w:ilvl w:val="0"/>
          <w:numId w:val="226"/>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System.out.println(</w:t>
      </w:r>
      <w:r>
        <w:rPr>
          <w:rStyle w:val="string"/>
          <w:rFonts w:ascii="inter-regular" w:hAnsi="inter-regular"/>
          <w:color w:val="0000FF"/>
          <w:bdr w:val="none" w:sz="0" w:space="0" w:color="auto" w:frame="1"/>
        </w:rPr>
        <w:t>"File "</w:t>
      </w:r>
      <w:r>
        <w:rPr>
          <w:rFonts w:ascii="inter-regular" w:hAnsi="inter-regular"/>
          <w:color w:val="000000"/>
          <w:bdr w:val="none" w:sz="0" w:space="0" w:color="auto" w:frame="1"/>
        </w:rPr>
        <w:t> + f0.getName() + </w:t>
      </w:r>
      <w:r>
        <w:rPr>
          <w:rStyle w:val="string"/>
          <w:rFonts w:ascii="inter-regular" w:hAnsi="inter-regular"/>
          <w:color w:val="0000FF"/>
          <w:bdr w:val="none" w:sz="0" w:space="0" w:color="auto" w:frame="1"/>
        </w:rPr>
        <w:t>" is created successfully."</w:t>
      </w:r>
      <w:r>
        <w:rPr>
          <w:rFonts w:ascii="inter-regular" w:hAnsi="inter-regular"/>
          <w:color w:val="000000"/>
          <w:bdr w:val="none" w:sz="0" w:space="0" w:color="auto" w:frame="1"/>
        </w:rPr>
        <w:t>);  </w:t>
      </w:r>
    </w:p>
    <w:p w14:paraId="3259F798" w14:textId="77777777" w:rsidR="004F404D" w:rsidRDefault="004F404D" w:rsidP="004F404D">
      <w:pPr>
        <w:numPr>
          <w:ilvl w:val="0"/>
          <w:numId w:val="226"/>
        </w:numPr>
        <w:spacing w:after="0" w:line="375" w:lineRule="atLeast"/>
        <w:jc w:val="both"/>
        <w:rPr>
          <w:rFonts w:ascii="inter-regular" w:hAnsi="inter-regular"/>
          <w:color w:val="000000"/>
        </w:rPr>
      </w:pPr>
      <w:r>
        <w:rPr>
          <w:rFonts w:ascii="inter-regular" w:hAnsi="inter-regular"/>
          <w:color w:val="000000"/>
          <w:bdr w:val="none" w:sz="0" w:space="0" w:color="auto" w:frame="1"/>
        </w:rPr>
        <w:lastRenderedPageBreak/>
        <w:t>                       } </w:t>
      </w:r>
      <w:r>
        <w:rPr>
          <w:rStyle w:val="keyword"/>
          <w:rFonts w:ascii="inter-regular" w:hAnsi="inter-regular"/>
          <w:b/>
          <w:bCs/>
          <w:color w:val="006699"/>
          <w:bdr w:val="none" w:sz="0" w:space="0" w:color="auto" w:frame="1"/>
        </w:rPr>
        <w:t>else</w:t>
      </w:r>
      <w:r>
        <w:rPr>
          <w:rFonts w:ascii="inter-regular" w:hAnsi="inter-regular"/>
          <w:color w:val="000000"/>
          <w:bdr w:val="none" w:sz="0" w:space="0" w:color="auto" w:frame="1"/>
        </w:rPr>
        <w:t> {  </w:t>
      </w:r>
    </w:p>
    <w:p w14:paraId="407C444E" w14:textId="77777777" w:rsidR="004F404D" w:rsidRDefault="004F404D" w:rsidP="004F404D">
      <w:pPr>
        <w:pStyle w:val="alt"/>
        <w:numPr>
          <w:ilvl w:val="0"/>
          <w:numId w:val="226"/>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System.out.println(</w:t>
      </w:r>
      <w:r>
        <w:rPr>
          <w:rStyle w:val="string"/>
          <w:rFonts w:ascii="inter-regular" w:hAnsi="inter-regular"/>
          <w:color w:val="0000FF"/>
          <w:bdr w:val="none" w:sz="0" w:space="0" w:color="auto" w:frame="1"/>
        </w:rPr>
        <w:t>"File is already exist in the directory."</w:t>
      </w:r>
      <w:r>
        <w:rPr>
          <w:rFonts w:ascii="inter-regular" w:hAnsi="inter-regular"/>
          <w:color w:val="000000"/>
          <w:bdr w:val="none" w:sz="0" w:space="0" w:color="auto" w:frame="1"/>
        </w:rPr>
        <w:t>);  </w:t>
      </w:r>
    </w:p>
    <w:p w14:paraId="7A55461D" w14:textId="77777777" w:rsidR="004F404D" w:rsidRDefault="004F404D" w:rsidP="004F404D">
      <w:pPr>
        <w:numPr>
          <w:ilvl w:val="0"/>
          <w:numId w:val="226"/>
        </w:numPr>
        <w:spacing w:after="0" w:line="375" w:lineRule="atLeast"/>
        <w:jc w:val="both"/>
        <w:rPr>
          <w:rFonts w:ascii="inter-regular" w:hAnsi="inter-regular"/>
          <w:color w:val="000000"/>
        </w:rPr>
      </w:pPr>
      <w:r>
        <w:rPr>
          <w:rFonts w:ascii="inter-regular" w:hAnsi="inter-regular"/>
          <w:color w:val="000000"/>
          <w:bdr w:val="none" w:sz="0" w:space="0" w:color="auto" w:frame="1"/>
        </w:rPr>
        <w:t>                       }  </w:t>
      </w:r>
    </w:p>
    <w:p w14:paraId="346FC850" w14:textId="77777777" w:rsidR="004F404D" w:rsidRDefault="004F404D" w:rsidP="004F404D">
      <w:pPr>
        <w:pStyle w:val="alt"/>
        <w:numPr>
          <w:ilvl w:val="0"/>
          <w:numId w:val="226"/>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 </w:t>
      </w:r>
      <w:r>
        <w:rPr>
          <w:rStyle w:val="keyword"/>
          <w:rFonts w:ascii="inter-regular" w:hAnsi="inter-regular"/>
          <w:b/>
          <w:bCs/>
          <w:color w:val="006699"/>
          <w:bdr w:val="none" w:sz="0" w:space="0" w:color="auto" w:frame="1"/>
        </w:rPr>
        <w:t>catch</w:t>
      </w:r>
      <w:r>
        <w:rPr>
          <w:rFonts w:ascii="inter-regular" w:hAnsi="inter-regular"/>
          <w:color w:val="000000"/>
          <w:bdr w:val="none" w:sz="0" w:space="0" w:color="auto" w:frame="1"/>
        </w:rPr>
        <w:t> (IOException exception) {  </w:t>
      </w:r>
    </w:p>
    <w:p w14:paraId="3F646F9E" w14:textId="77777777" w:rsidR="004F404D" w:rsidRDefault="004F404D" w:rsidP="004F404D">
      <w:pPr>
        <w:numPr>
          <w:ilvl w:val="0"/>
          <w:numId w:val="226"/>
        </w:numPr>
        <w:spacing w:after="0" w:line="375" w:lineRule="atLeast"/>
        <w:jc w:val="both"/>
        <w:rPr>
          <w:rFonts w:ascii="inter-regular" w:hAnsi="inter-regular"/>
          <w:color w:val="000000"/>
        </w:rPr>
      </w:pPr>
      <w:r>
        <w:rPr>
          <w:rFonts w:ascii="inter-regular" w:hAnsi="inter-regular"/>
          <w:color w:val="000000"/>
          <w:bdr w:val="none" w:sz="0" w:space="0" w:color="auto" w:frame="1"/>
        </w:rPr>
        <w:t>                              System.out.println(</w:t>
      </w:r>
      <w:r>
        <w:rPr>
          <w:rStyle w:val="string"/>
          <w:rFonts w:ascii="inter-regular" w:hAnsi="inter-regular"/>
          <w:color w:val="0000FF"/>
          <w:bdr w:val="none" w:sz="0" w:space="0" w:color="auto" w:frame="1"/>
        </w:rPr>
        <w:t>"An unexpected error is occurred."</w:t>
      </w:r>
      <w:r>
        <w:rPr>
          <w:rFonts w:ascii="inter-regular" w:hAnsi="inter-regular"/>
          <w:color w:val="000000"/>
          <w:bdr w:val="none" w:sz="0" w:space="0" w:color="auto" w:frame="1"/>
        </w:rPr>
        <w:t>);  </w:t>
      </w:r>
    </w:p>
    <w:p w14:paraId="0B1ACFFA" w14:textId="77777777" w:rsidR="004F404D" w:rsidRDefault="004F404D" w:rsidP="004F404D">
      <w:pPr>
        <w:pStyle w:val="alt"/>
        <w:numPr>
          <w:ilvl w:val="0"/>
          <w:numId w:val="226"/>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exception.printStackTrace();  </w:t>
      </w:r>
    </w:p>
    <w:p w14:paraId="1EA9598D" w14:textId="77777777" w:rsidR="004F404D" w:rsidRDefault="004F404D" w:rsidP="004F404D">
      <w:pPr>
        <w:numPr>
          <w:ilvl w:val="0"/>
          <w:numId w:val="226"/>
        </w:numPr>
        <w:spacing w:after="0" w:line="375" w:lineRule="atLeast"/>
        <w:jc w:val="both"/>
        <w:rPr>
          <w:rFonts w:ascii="inter-regular" w:hAnsi="inter-regular"/>
          <w:color w:val="000000"/>
        </w:rPr>
      </w:pPr>
      <w:r>
        <w:rPr>
          <w:rFonts w:ascii="inter-regular" w:hAnsi="inter-regular"/>
          <w:color w:val="000000"/>
          <w:bdr w:val="none" w:sz="0" w:space="0" w:color="auto" w:frame="1"/>
        </w:rPr>
        <w:t>                  }   </w:t>
      </w:r>
    </w:p>
    <w:p w14:paraId="61DD44BF" w14:textId="77777777" w:rsidR="004F404D" w:rsidRDefault="004F404D" w:rsidP="004F404D">
      <w:pPr>
        <w:pStyle w:val="alt"/>
        <w:numPr>
          <w:ilvl w:val="0"/>
          <w:numId w:val="226"/>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  </w:t>
      </w:r>
    </w:p>
    <w:p w14:paraId="00A33B04" w14:textId="77777777" w:rsidR="004F404D" w:rsidRDefault="004F404D" w:rsidP="004F404D">
      <w:pPr>
        <w:numPr>
          <w:ilvl w:val="0"/>
          <w:numId w:val="226"/>
        </w:numPr>
        <w:spacing w:after="0" w:line="375" w:lineRule="atLeast"/>
        <w:jc w:val="both"/>
        <w:rPr>
          <w:rFonts w:ascii="inter-regular" w:hAnsi="inter-regular"/>
          <w:color w:val="000000"/>
        </w:rPr>
      </w:pPr>
      <w:r>
        <w:rPr>
          <w:rFonts w:ascii="inter-regular" w:hAnsi="inter-regular"/>
          <w:color w:val="000000"/>
          <w:bdr w:val="none" w:sz="0" w:space="0" w:color="auto" w:frame="1"/>
        </w:rPr>
        <w:t>}  </w:t>
      </w:r>
    </w:p>
    <w:p w14:paraId="111BC3F3" w14:textId="77777777" w:rsidR="004F404D" w:rsidRDefault="004F404D" w:rsidP="004F404D">
      <w:pPr>
        <w:pStyle w:val="NormalWeb"/>
        <w:shd w:val="clear" w:color="auto" w:fill="FFFFFF"/>
        <w:jc w:val="both"/>
        <w:rPr>
          <w:rFonts w:ascii="inter-regular" w:hAnsi="inter-regular"/>
          <w:color w:val="333333"/>
        </w:rPr>
      </w:pPr>
      <w:r>
        <w:rPr>
          <w:rStyle w:val="Strong"/>
          <w:rFonts w:ascii="Segoe UI" w:hAnsi="Segoe UI" w:cs="Segoe UI"/>
          <w:color w:val="333333"/>
        </w:rPr>
        <w:t>Output:</w:t>
      </w:r>
    </w:p>
    <w:p w14:paraId="7138FD4B" w14:textId="77777777" w:rsidR="004F404D" w:rsidRDefault="004F404D" w:rsidP="004F404D">
      <w:pPr>
        <w:rPr>
          <w:rFonts w:ascii="Times New Roman" w:hAnsi="Times New Roman"/>
        </w:rPr>
      </w:pPr>
      <w:r>
        <w:rPr>
          <w:noProof/>
        </w:rPr>
        <w:drawing>
          <wp:inline distT="0" distB="0" distL="0" distR="0" wp14:anchorId="6FB66A83" wp14:editId="4421255E">
            <wp:extent cx="5731510" cy="2031365"/>
            <wp:effectExtent l="0" t="0" r="2540" b="6985"/>
            <wp:docPr id="759908997" name="Picture 11" descr="File Operations in Ja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File Operations in Java"/>
                    <pic:cNvPicPr>
                      <a:picLocks noChangeAspect="1" noChangeArrowheads="1"/>
                    </pic:cNvPicPr>
                  </pic:nvPicPr>
                  <pic:blipFill>
                    <a:blip r:embed="rId183">
                      <a:extLst>
                        <a:ext uri="{28A0092B-C50C-407E-A947-70E740481C1C}">
                          <a14:useLocalDpi xmlns:a14="http://schemas.microsoft.com/office/drawing/2010/main" val="0"/>
                        </a:ext>
                      </a:extLst>
                    </a:blip>
                    <a:srcRect/>
                    <a:stretch>
                      <a:fillRect/>
                    </a:stretch>
                  </pic:blipFill>
                  <pic:spPr bwMode="auto">
                    <a:xfrm>
                      <a:off x="0" y="0"/>
                      <a:ext cx="5731510" cy="2031365"/>
                    </a:xfrm>
                    <a:prstGeom prst="rect">
                      <a:avLst/>
                    </a:prstGeom>
                    <a:noFill/>
                    <a:ln>
                      <a:noFill/>
                    </a:ln>
                  </pic:spPr>
                </pic:pic>
              </a:graphicData>
            </a:graphic>
          </wp:inline>
        </w:drawing>
      </w:r>
      <w:r>
        <w:rPr>
          <w:rFonts w:ascii="inter-regular" w:hAnsi="inter-regular"/>
          <w:color w:val="333333"/>
        </w:rPr>
        <w:br/>
      </w:r>
      <w:r>
        <w:rPr>
          <w:noProof/>
        </w:rPr>
        <w:drawing>
          <wp:inline distT="0" distB="0" distL="0" distR="0" wp14:anchorId="46A368C8" wp14:editId="05F78E23">
            <wp:extent cx="5731510" cy="2102485"/>
            <wp:effectExtent l="0" t="0" r="2540" b="0"/>
            <wp:docPr id="1565685459" name="Picture 10" descr="File Operations in Ja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File Operations in Java"/>
                    <pic:cNvPicPr>
                      <a:picLocks noChangeAspect="1" noChangeArrowheads="1"/>
                    </pic:cNvPicPr>
                  </pic:nvPicPr>
                  <pic:blipFill>
                    <a:blip r:embed="rId184">
                      <a:extLst>
                        <a:ext uri="{28A0092B-C50C-407E-A947-70E740481C1C}">
                          <a14:useLocalDpi xmlns:a14="http://schemas.microsoft.com/office/drawing/2010/main" val="0"/>
                        </a:ext>
                      </a:extLst>
                    </a:blip>
                    <a:srcRect/>
                    <a:stretch>
                      <a:fillRect/>
                    </a:stretch>
                  </pic:blipFill>
                  <pic:spPr bwMode="auto">
                    <a:xfrm>
                      <a:off x="0" y="0"/>
                      <a:ext cx="5731510" cy="2102485"/>
                    </a:xfrm>
                    <a:prstGeom prst="rect">
                      <a:avLst/>
                    </a:prstGeom>
                    <a:noFill/>
                    <a:ln>
                      <a:noFill/>
                    </a:ln>
                  </pic:spPr>
                </pic:pic>
              </a:graphicData>
            </a:graphic>
          </wp:inline>
        </w:drawing>
      </w:r>
    </w:p>
    <w:p w14:paraId="325A1E8B" w14:textId="77777777" w:rsidR="004F404D" w:rsidRDefault="004F404D" w:rsidP="004F404D">
      <w:pPr>
        <w:pStyle w:val="NormalWeb"/>
        <w:shd w:val="clear" w:color="auto" w:fill="FFFFFF"/>
        <w:jc w:val="both"/>
        <w:rPr>
          <w:rFonts w:ascii="inter-regular" w:hAnsi="inter-regular"/>
          <w:color w:val="333333"/>
        </w:rPr>
      </w:pPr>
      <w:r>
        <w:rPr>
          <w:rStyle w:val="Strong"/>
          <w:rFonts w:ascii="Segoe UI" w:hAnsi="Segoe UI" w:cs="Segoe UI"/>
          <w:color w:val="333333"/>
        </w:rPr>
        <w:t>Explanation:</w:t>
      </w:r>
    </w:p>
    <w:p w14:paraId="46529921" w14:textId="77777777" w:rsidR="004F404D" w:rsidRDefault="004F404D" w:rsidP="004F404D">
      <w:pPr>
        <w:pStyle w:val="NormalWeb"/>
        <w:shd w:val="clear" w:color="auto" w:fill="FFFFFF"/>
        <w:jc w:val="both"/>
        <w:rPr>
          <w:rFonts w:ascii="inter-regular" w:hAnsi="inter-regular"/>
          <w:color w:val="333333"/>
        </w:rPr>
      </w:pPr>
      <w:r>
        <w:rPr>
          <w:rFonts w:ascii="inter-regular" w:hAnsi="inter-regular"/>
          <w:color w:val="333333"/>
        </w:rPr>
        <w:t>In the above code, we import the File and IOException class for performing file operation and handling errors, respectively. We create the </w:t>
      </w:r>
      <w:r>
        <w:rPr>
          <w:rStyle w:val="Strong"/>
          <w:rFonts w:ascii="Segoe UI" w:hAnsi="Segoe UI" w:cs="Segoe UI"/>
          <w:color w:val="333333"/>
        </w:rPr>
        <w:t>f0</w:t>
      </w:r>
      <w:r>
        <w:rPr>
          <w:rFonts w:ascii="inter-regular" w:hAnsi="inter-regular"/>
          <w:color w:val="333333"/>
        </w:rPr>
        <w:t> object of the File class and specify the location of the directory where we want to create a file. In the try block, we call the </w:t>
      </w:r>
      <w:r>
        <w:rPr>
          <w:rStyle w:val="Strong"/>
          <w:rFonts w:ascii="Segoe UI" w:hAnsi="Segoe UI" w:cs="Segoe UI"/>
          <w:color w:val="333333"/>
        </w:rPr>
        <w:t>createNewFile()</w:t>
      </w:r>
      <w:r>
        <w:rPr>
          <w:rFonts w:ascii="inter-regular" w:hAnsi="inter-regular"/>
          <w:color w:val="333333"/>
        </w:rPr>
        <w:t> method through the </w:t>
      </w:r>
      <w:r>
        <w:rPr>
          <w:rStyle w:val="Strong"/>
          <w:rFonts w:ascii="Segoe UI" w:hAnsi="Segoe UI" w:cs="Segoe UI"/>
          <w:color w:val="333333"/>
        </w:rPr>
        <w:t>f0</w:t>
      </w:r>
      <w:r>
        <w:rPr>
          <w:rFonts w:ascii="inter-regular" w:hAnsi="inter-regular"/>
          <w:color w:val="333333"/>
        </w:rPr>
        <w:t> object to create a new file in the specified location. If the method returns false, it will jump to the else section. If there is any error, it gets handled in the catch block.</w:t>
      </w:r>
    </w:p>
    <w:p w14:paraId="69C970A3" w14:textId="77777777" w:rsidR="004F404D" w:rsidRDefault="004F404D" w:rsidP="004F404D">
      <w:pPr>
        <w:pStyle w:val="Heading3"/>
        <w:shd w:val="clear" w:color="auto" w:fill="FFFFFF"/>
        <w:spacing w:line="312" w:lineRule="atLeast"/>
        <w:jc w:val="both"/>
        <w:rPr>
          <w:rFonts w:ascii="Helvetica" w:hAnsi="Helvetica"/>
          <w:color w:val="610B4B"/>
          <w:sz w:val="32"/>
          <w:szCs w:val="32"/>
        </w:rPr>
      </w:pPr>
      <w:r>
        <w:rPr>
          <w:rFonts w:ascii="Helvetica" w:hAnsi="Helvetica"/>
          <w:b/>
          <w:bCs/>
          <w:color w:val="610B4B"/>
          <w:sz w:val="32"/>
          <w:szCs w:val="32"/>
        </w:rPr>
        <w:lastRenderedPageBreak/>
        <w:t>Get File Information</w:t>
      </w:r>
    </w:p>
    <w:p w14:paraId="6FF2FB66" w14:textId="77777777" w:rsidR="004F404D" w:rsidRDefault="004F404D" w:rsidP="004F404D">
      <w:pPr>
        <w:pStyle w:val="NormalWeb"/>
        <w:shd w:val="clear" w:color="auto" w:fill="FFFFFF"/>
        <w:jc w:val="both"/>
        <w:rPr>
          <w:rFonts w:ascii="inter-regular" w:hAnsi="inter-regular"/>
          <w:color w:val="333333"/>
        </w:rPr>
      </w:pPr>
      <w:r>
        <w:rPr>
          <w:rFonts w:ascii="inter-regular" w:hAnsi="inter-regular"/>
          <w:color w:val="333333"/>
        </w:rPr>
        <w:t>The operation is performed to get the file information. We use several methods to get the information about the file like name, absolute path, is readable, is writable and length.</w:t>
      </w:r>
    </w:p>
    <w:p w14:paraId="57A35E41" w14:textId="77777777" w:rsidR="004F404D" w:rsidRDefault="004F404D" w:rsidP="004F404D">
      <w:pPr>
        <w:pStyle w:val="NormalWeb"/>
        <w:shd w:val="clear" w:color="auto" w:fill="FFFFFF"/>
        <w:jc w:val="both"/>
        <w:rPr>
          <w:rFonts w:ascii="inter-regular" w:hAnsi="inter-regular"/>
          <w:color w:val="333333"/>
        </w:rPr>
      </w:pPr>
      <w:r>
        <w:rPr>
          <w:rFonts w:ascii="inter-regular" w:hAnsi="inter-regular"/>
          <w:color w:val="333333"/>
        </w:rPr>
        <w:t>Let's take an example to understand how to use file methods to get the information of the file.</w:t>
      </w:r>
    </w:p>
    <w:p w14:paraId="3163DA87" w14:textId="77777777" w:rsidR="004F404D" w:rsidRDefault="004F404D" w:rsidP="004F404D">
      <w:pPr>
        <w:pStyle w:val="NormalWeb"/>
        <w:shd w:val="clear" w:color="auto" w:fill="FFFFFF"/>
        <w:jc w:val="both"/>
        <w:rPr>
          <w:rFonts w:ascii="inter-regular" w:hAnsi="inter-regular"/>
          <w:color w:val="333333"/>
        </w:rPr>
      </w:pPr>
      <w:r>
        <w:rPr>
          <w:rStyle w:val="Strong"/>
          <w:rFonts w:ascii="Segoe UI" w:hAnsi="Segoe UI" w:cs="Segoe UI"/>
          <w:color w:val="333333"/>
        </w:rPr>
        <w:t>FileInfo.java</w:t>
      </w:r>
    </w:p>
    <w:p w14:paraId="5EC32AA2" w14:textId="77777777" w:rsidR="004F404D" w:rsidRDefault="004F404D" w:rsidP="004F404D">
      <w:pPr>
        <w:pStyle w:val="alt"/>
        <w:numPr>
          <w:ilvl w:val="0"/>
          <w:numId w:val="227"/>
        </w:numPr>
        <w:spacing w:before="0" w:beforeAutospacing="0" w:after="0" w:afterAutospacing="0" w:line="375" w:lineRule="atLeast"/>
        <w:jc w:val="both"/>
        <w:rPr>
          <w:rFonts w:ascii="inter-regular" w:hAnsi="inter-regular"/>
          <w:color w:val="000000"/>
        </w:rPr>
      </w:pPr>
      <w:r>
        <w:rPr>
          <w:rStyle w:val="comment"/>
          <w:rFonts w:ascii="inter-regular" w:hAnsi="inter-regular"/>
          <w:color w:val="008200"/>
          <w:bdr w:val="none" w:sz="0" w:space="0" w:color="auto" w:frame="1"/>
        </w:rPr>
        <w:t>// Import the File class</w:t>
      </w:r>
      <w:r>
        <w:rPr>
          <w:rFonts w:ascii="inter-regular" w:hAnsi="inter-regular"/>
          <w:color w:val="000000"/>
          <w:bdr w:val="none" w:sz="0" w:space="0" w:color="auto" w:frame="1"/>
        </w:rPr>
        <w:t>  </w:t>
      </w:r>
    </w:p>
    <w:p w14:paraId="00476E89" w14:textId="77777777" w:rsidR="004F404D" w:rsidRDefault="004F404D" w:rsidP="004F404D">
      <w:pPr>
        <w:numPr>
          <w:ilvl w:val="0"/>
          <w:numId w:val="227"/>
        </w:numPr>
        <w:spacing w:after="0" w:line="375" w:lineRule="atLeast"/>
        <w:jc w:val="both"/>
        <w:rPr>
          <w:rFonts w:ascii="inter-regular" w:hAnsi="inter-regular"/>
          <w:color w:val="000000"/>
        </w:rPr>
      </w:pPr>
      <w:r>
        <w:rPr>
          <w:rStyle w:val="keyword"/>
          <w:rFonts w:ascii="inter-regular" w:hAnsi="inter-regular"/>
          <w:b/>
          <w:bCs/>
          <w:color w:val="006699"/>
          <w:bdr w:val="none" w:sz="0" w:space="0" w:color="auto" w:frame="1"/>
        </w:rPr>
        <w:t>import</w:t>
      </w:r>
      <w:r>
        <w:rPr>
          <w:rFonts w:ascii="inter-regular" w:hAnsi="inter-regular"/>
          <w:color w:val="000000"/>
          <w:bdr w:val="none" w:sz="0" w:space="0" w:color="auto" w:frame="1"/>
        </w:rPr>
        <w:t> java.io.File;   </w:t>
      </w:r>
    </w:p>
    <w:p w14:paraId="4F681D8A" w14:textId="77777777" w:rsidR="004F404D" w:rsidRDefault="004F404D" w:rsidP="004F404D">
      <w:pPr>
        <w:pStyle w:val="alt"/>
        <w:numPr>
          <w:ilvl w:val="0"/>
          <w:numId w:val="227"/>
        </w:numPr>
        <w:spacing w:before="0" w:beforeAutospacing="0" w:after="0" w:afterAutospacing="0" w:line="375" w:lineRule="atLeast"/>
        <w:jc w:val="both"/>
        <w:rPr>
          <w:rFonts w:ascii="inter-regular" w:hAnsi="inter-regular"/>
          <w:color w:val="000000"/>
        </w:rPr>
      </w:pPr>
      <w:r>
        <w:rPr>
          <w:rStyle w:val="keyword"/>
          <w:rFonts w:ascii="inter-regular" w:hAnsi="inter-regular"/>
          <w:b/>
          <w:bCs/>
          <w:color w:val="006699"/>
          <w:bdr w:val="none" w:sz="0" w:space="0" w:color="auto" w:frame="1"/>
        </w:rPr>
        <w:t>class</w:t>
      </w:r>
      <w:r>
        <w:rPr>
          <w:rFonts w:ascii="inter-regular" w:hAnsi="inter-regular"/>
          <w:color w:val="000000"/>
          <w:bdr w:val="none" w:sz="0" w:space="0" w:color="auto" w:frame="1"/>
        </w:rPr>
        <w:t> FileInfo {  </w:t>
      </w:r>
    </w:p>
    <w:p w14:paraId="68421192" w14:textId="77777777" w:rsidR="004F404D" w:rsidRDefault="004F404D" w:rsidP="004F404D">
      <w:pPr>
        <w:numPr>
          <w:ilvl w:val="0"/>
          <w:numId w:val="227"/>
        </w:numPr>
        <w:spacing w:after="0" w:line="375" w:lineRule="atLeast"/>
        <w:jc w:val="both"/>
        <w:rPr>
          <w:rFonts w:ascii="inter-regular" w:hAnsi="inter-regular"/>
          <w:color w:val="000000"/>
        </w:rPr>
      </w:pP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public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static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void</w:t>
      </w:r>
      <w:r>
        <w:rPr>
          <w:rFonts w:ascii="inter-regular" w:hAnsi="inter-regular"/>
          <w:color w:val="000000"/>
          <w:bdr w:val="none" w:sz="0" w:space="0" w:color="auto" w:frame="1"/>
        </w:rPr>
        <w:t> main(String[] args) {  </w:t>
      </w:r>
    </w:p>
    <w:p w14:paraId="49A8FF7B" w14:textId="77777777" w:rsidR="004F404D" w:rsidRDefault="004F404D" w:rsidP="004F404D">
      <w:pPr>
        <w:pStyle w:val="alt"/>
        <w:numPr>
          <w:ilvl w:val="0"/>
          <w:numId w:val="227"/>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w:t>
      </w:r>
      <w:r>
        <w:rPr>
          <w:rStyle w:val="comment"/>
          <w:rFonts w:ascii="inter-regular" w:hAnsi="inter-regular"/>
          <w:color w:val="008200"/>
          <w:bdr w:val="none" w:sz="0" w:space="0" w:color="auto" w:frame="1"/>
        </w:rPr>
        <w:t>// Creating file object</w:t>
      </w:r>
      <w:r>
        <w:rPr>
          <w:rFonts w:ascii="inter-regular" w:hAnsi="inter-regular"/>
          <w:color w:val="000000"/>
          <w:bdr w:val="none" w:sz="0" w:space="0" w:color="auto" w:frame="1"/>
        </w:rPr>
        <w:t>  </w:t>
      </w:r>
    </w:p>
    <w:p w14:paraId="735DEBAB" w14:textId="77777777" w:rsidR="004F404D" w:rsidRDefault="004F404D" w:rsidP="004F404D">
      <w:pPr>
        <w:numPr>
          <w:ilvl w:val="0"/>
          <w:numId w:val="227"/>
        </w:numPr>
        <w:spacing w:after="0" w:line="375" w:lineRule="atLeast"/>
        <w:jc w:val="both"/>
        <w:rPr>
          <w:rFonts w:ascii="inter-regular" w:hAnsi="inter-regular"/>
          <w:color w:val="000000"/>
        </w:rPr>
      </w:pPr>
      <w:r>
        <w:rPr>
          <w:rFonts w:ascii="inter-regular" w:hAnsi="inter-regular"/>
          <w:color w:val="000000"/>
          <w:bdr w:val="none" w:sz="0" w:space="0" w:color="auto" w:frame="1"/>
        </w:rPr>
        <w:t>        File f0 = </w:t>
      </w:r>
      <w:r>
        <w:rPr>
          <w:rStyle w:val="keyword"/>
          <w:rFonts w:ascii="inter-regular" w:hAnsi="inter-regular"/>
          <w:b/>
          <w:bCs/>
          <w:color w:val="006699"/>
          <w:bdr w:val="none" w:sz="0" w:space="0" w:color="auto" w:frame="1"/>
        </w:rPr>
        <w:t>new</w:t>
      </w:r>
      <w:r>
        <w:rPr>
          <w:rFonts w:ascii="inter-regular" w:hAnsi="inter-regular"/>
          <w:color w:val="000000"/>
          <w:bdr w:val="none" w:sz="0" w:space="0" w:color="auto" w:frame="1"/>
        </w:rPr>
        <w:t> File(</w:t>
      </w:r>
      <w:r>
        <w:rPr>
          <w:rStyle w:val="string"/>
          <w:rFonts w:ascii="inter-regular" w:hAnsi="inter-regular"/>
          <w:color w:val="0000FF"/>
          <w:bdr w:val="none" w:sz="0" w:space="0" w:color="auto" w:frame="1"/>
        </w:rPr>
        <w:t>"D:FileOperationExample.txt"</w:t>
      </w:r>
      <w:r>
        <w:rPr>
          <w:rFonts w:ascii="inter-regular" w:hAnsi="inter-regular"/>
          <w:color w:val="000000"/>
          <w:bdr w:val="none" w:sz="0" w:space="0" w:color="auto" w:frame="1"/>
        </w:rPr>
        <w:t>);  </w:t>
      </w:r>
    </w:p>
    <w:p w14:paraId="75270517" w14:textId="77777777" w:rsidR="004F404D" w:rsidRDefault="004F404D" w:rsidP="004F404D">
      <w:pPr>
        <w:pStyle w:val="alt"/>
        <w:numPr>
          <w:ilvl w:val="0"/>
          <w:numId w:val="227"/>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if</w:t>
      </w:r>
      <w:r>
        <w:rPr>
          <w:rFonts w:ascii="inter-regular" w:hAnsi="inter-regular"/>
          <w:color w:val="000000"/>
          <w:bdr w:val="none" w:sz="0" w:space="0" w:color="auto" w:frame="1"/>
        </w:rPr>
        <w:t> (f0.exists()) {  </w:t>
      </w:r>
    </w:p>
    <w:p w14:paraId="74FB3ADD" w14:textId="77777777" w:rsidR="004F404D" w:rsidRDefault="004F404D" w:rsidP="004F404D">
      <w:pPr>
        <w:numPr>
          <w:ilvl w:val="0"/>
          <w:numId w:val="227"/>
        </w:numPr>
        <w:spacing w:after="0" w:line="375" w:lineRule="atLeast"/>
        <w:jc w:val="both"/>
        <w:rPr>
          <w:rFonts w:ascii="inter-regular" w:hAnsi="inter-regular"/>
          <w:color w:val="000000"/>
        </w:rPr>
      </w:pPr>
      <w:r>
        <w:rPr>
          <w:rFonts w:ascii="inter-regular" w:hAnsi="inter-regular"/>
          <w:color w:val="000000"/>
          <w:bdr w:val="none" w:sz="0" w:space="0" w:color="auto" w:frame="1"/>
        </w:rPr>
        <w:t>            </w:t>
      </w:r>
      <w:r>
        <w:rPr>
          <w:rStyle w:val="comment"/>
          <w:rFonts w:ascii="inter-regular" w:hAnsi="inter-regular"/>
          <w:color w:val="008200"/>
          <w:bdr w:val="none" w:sz="0" w:space="0" w:color="auto" w:frame="1"/>
        </w:rPr>
        <w:t>// Getting file name</w:t>
      </w:r>
      <w:r>
        <w:rPr>
          <w:rFonts w:ascii="inter-regular" w:hAnsi="inter-regular"/>
          <w:color w:val="000000"/>
          <w:bdr w:val="none" w:sz="0" w:space="0" w:color="auto" w:frame="1"/>
        </w:rPr>
        <w:t>  </w:t>
      </w:r>
    </w:p>
    <w:p w14:paraId="650E25B2" w14:textId="77777777" w:rsidR="004F404D" w:rsidRDefault="004F404D" w:rsidP="004F404D">
      <w:pPr>
        <w:pStyle w:val="alt"/>
        <w:numPr>
          <w:ilvl w:val="0"/>
          <w:numId w:val="227"/>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System.out.println(</w:t>
      </w:r>
      <w:r>
        <w:rPr>
          <w:rStyle w:val="string"/>
          <w:rFonts w:ascii="inter-regular" w:hAnsi="inter-regular"/>
          <w:color w:val="0000FF"/>
          <w:bdr w:val="none" w:sz="0" w:space="0" w:color="auto" w:frame="1"/>
        </w:rPr>
        <w:t>"The name of the file is: "</w:t>
      </w:r>
      <w:r>
        <w:rPr>
          <w:rFonts w:ascii="inter-regular" w:hAnsi="inter-regular"/>
          <w:color w:val="000000"/>
          <w:bdr w:val="none" w:sz="0" w:space="0" w:color="auto" w:frame="1"/>
        </w:rPr>
        <w:t> + f0.getName());  </w:t>
      </w:r>
    </w:p>
    <w:p w14:paraId="6AC90FC7" w14:textId="77777777" w:rsidR="004F404D" w:rsidRDefault="004F404D" w:rsidP="004F404D">
      <w:pPr>
        <w:numPr>
          <w:ilvl w:val="0"/>
          <w:numId w:val="227"/>
        </w:numPr>
        <w:spacing w:after="0" w:line="375" w:lineRule="atLeast"/>
        <w:jc w:val="both"/>
        <w:rPr>
          <w:rFonts w:ascii="inter-regular" w:hAnsi="inter-regular"/>
          <w:color w:val="000000"/>
        </w:rPr>
      </w:pPr>
      <w:r>
        <w:rPr>
          <w:rFonts w:ascii="inter-regular" w:hAnsi="inter-regular"/>
          <w:color w:val="000000"/>
          <w:bdr w:val="none" w:sz="0" w:space="0" w:color="auto" w:frame="1"/>
        </w:rPr>
        <w:t>   </w:t>
      </w:r>
    </w:p>
    <w:p w14:paraId="3E6F37A2" w14:textId="77777777" w:rsidR="004F404D" w:rsidRDefault="004F404D" w:rsidP="004F404D">
      <w:pPr>
        <w:pStyle w:val="alt"/>
        <w:numPr>
          <w:ilvl w:val="0"/>
          <w:numId w:val="227"/>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w:t>
      </w:r>
      <w:r>
        <w:rPr>
          <w:rStyle w:val="comment"/>
          <w:rFonts w:ascii="inter-regular" w:hAnsi="inter-regular"/>
          <w:color w:val="008200"/>
          <w:bdr w:val="none" w:sz="0" w:space="0" w:color="auto" w:frame="1"/>
        </w:rPr>
        <w:t>// Getting path of the file </w:t>
      </w:r>
      <w:r>
        <w:rPr>
          <w:rFonts w:ascii="inter-regular" w:hAnsi="inter-regular"/>
          <w:color w:val="000000"/>
          <w:bdr w:val="none" w:sz="0" w:space="0" w:color="auto" w:frame="1"/>
        </w:rPr>
        <w:t>  </w:t>
      </w:r>
    </w:p>
    <w:p w14:paraId="4BB622E2" w14:textId="77777777" w:rsidR="004F404D" w:rsidRDefault="004F404D" w:rsidP="004F404D">
      <w:pPr>
        <w:numPr>
          <w:ilvl w:val="0"/>
          <w:numId w:val="227"/>
        </w:numPr>
        <w:spacing w:after="0" w:line="375" w:lineRule="atLeast"/>
        <w:jc w:val="both"/>
        <w:rPr>
          <w:rFonts w:ascii="inter-regular" w:hAnsi="inter-regular"/>
          <w:color w:val="000000"/>
        </w:rPr>
      </w:pPr>
      <w:r>
        <w:rPr>
          <w:rFonts w:ascii="inter-regular" w:hAnsi="inter-regular"/>
          <w:color w:val="000000"/>
          <w:bdr w:val="none" w:sz="0" w:space="0" w:color="auto" w:frame="1"/>
        </w:rPr>
        <w:t>            System.out.println(</w:t>
      </w:r>
      <w:r>
        <w:rPr>
          <w:rStyle w:val="string"/>
          <w:rFonts w:ascii="inter-regular" w:hAnsi="inter-regular"/>
          <w:color w:val="0000FF"/>
          <w:bdr w:val="none" w:sz="0" w:space="0" w:color="auto" w:frame="1"/>
        </w:rPr>
        <w:t>"The absolute path of the file is: "</w:t>
      </w:r>
      <w:r>
        <w:rPr>
          <w:rFonts w:ascii="inter-regular" w:hAnsi="inter-regular"/>
          <w:color w:val="000000"/>
          <w:bdr w:val="none" w:sz="0" w:space="0" w:color="auto" w:frame="1"/>
        </w:rPr>
        <w:t> + f0.getAbsolutePath());     </w:t>
      </w:r>
    </w:p>
    <w:p w14:paraId="25651A8F" w14:textId="77777777" w:rsidR="004F404D" w:rsidRDefault="004F404D" w:rsidP="004F404D">
      <w:pPr>
        <w:pStyle w:val="alt"/>
        <w:numPr>
          <w:ilvl w:val="0"/>
          <w:numId w:val="227"/>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w:t>
      </w:r>
    </w:p>
    <w:p w14:paraId="32B8AD5A" w14:textId="77777777" w:rsidR="004F404D" w:rsidRDefault="004F404D" w:rsidP="004F404D">
      <w:pPr>
        <w:numPr>
          <w:ilvl w:val="0"/>
          <w:numId w:val="227"/>
        </w:numPr>
        <w:spacing w:after="0" w:line="375" w:lineRule="atLeast"/>
        <w:jc w:val="both"/>
        <w:rPr>
          <w:rFonts w:ascii="inter-regular" w:hAnsi="inter-regular"/>
          <w:color w:val="000000"/>
        </w:rPr>
      </w:pPr>
      <w:r>
        <w:rPr>
          <w:rFonts w:ascii="inter-regular" w:hAnsi="inter-regular"/>
          <w:color w:val="000000"/>
          <w:bdr w:val="none" w:sz="0" w:space="0" w:color="auto" w:frame="1"/>
        </w:rPr>
        <w:t>            </w:t>
      </w:r>
      <w:r>
        <w:rPr>
          <w:rStyle w:val="comment"/>
          <w:rFonts w:ascii="inter-regular" w:hAnsi="inter-regular"/>
          <w:color w:val="008200"/>
          <w:bdr w:val="none" w:sz="0" w:space="0" w:color="auto" w:frame="1"/>
        </w:rPr>
        <w:t>// Checking whether the file is writable or not</w:t>
      </w:r>
      <w:r>
        <w:rPr>
          <w:rFonts w:ascii="inter-regular" w:hAnsi="inter-regular"/>
          <w:color w:val="000000"/>
          <w:bdr w:val="none" w:sz="0" w:space="0" w:color="auto" w:frame="1"/>
        </w:rPr>
        <w:t>  </w:t>
      </w:r>
    </w:p>
    <w:p w14:paraId="71DF2185" w14:textId="77777777" w:rsidR="004F404D" w:rsidRDefault="004F404D" w:rsidP="004F404D">
      <w:pPr>
        <w:pStyle w:val="alt"/>
        <w:numPr>
          <w:ilvl w:val="0"/>
          <w:numId w:val="227"/>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System.out.println(</w:t>
      </w:r>
      <w:r>
        <w:rPr>
          <w:rStyle w:val="string"/>
          <w:rFonts w:ascii="inter-regular" w:hAnsi="inter-regular"/>
          <w:color w:val="0000FF"/>
          <w:bdr w:val="none" w:sz="0" w:space="0" w:color="auto" w:frame="1"/>
        </w:rPr>
        <w:t>"Is file writeable?: "</w:t>
      </w:r>
      <w:r>
        <w:rPr>
          <w:rFonts w:ascii="inter-regular" w:hAnsi="inter-regular"/>
          <w:color w:val="000000"/>
          <w:bdr w:val="none" w:sz="0" w:space="0" w:color="auto" w:frame="1"/>
        </w:rPr>
        <w:t> + f0.canWrite());    </w:t>
      </w:r>
    </w:p>
    <w:p w14:paraId="1815E4A1" w14:textId="77777777" w:rsidR="004F404D" w:rsidRDefault="004F404D" w:rsidP="004F404D">
      <w:pPr>
        <w:numPr>
          <w:ilvl w:val="0"/>
          <w:numId w:val="227"/>
        </w:numPr>
        <w:spacing w:after="0" w:line="375" w:lineRule="atLeast"/>
        <w:jc w:val="both"/>
        <w:rPr>
          <w:rFonts w:ascii="inter-regular" w:hAnsi="inter-regular"/>
          <w:color w:val="000000"/>
        </w:rPr>
      </w:pPr>
      <w:r>
        <w:rPr>
          <w:rFonts w:ascii="inter-regular" w:hAnsi="inter-regular"/>
          <w:color w:val="000000"/>
          <w:bdr w:val="none" w:sz="0" w:space="0" w:color="auto" w:frame="1"/>
        </w:rPr>
        <w:t>   </w:t>
      </w:r>
    </w:p>
    <w:p w14:paraId="1AF0AAF7" w14:textId="77777777" w:rsidR="004F404D" w:rsidRDefault="004F404D" w:rsidP="004F404D">
      <w:pPr>
        <w:pStyle w:val="alt"/>
        <w:numPr>
          <w:ilvl w:val="0"/>
          <w:numId w:val="227"/>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w:t>
      </w:r>
      <w:r>
        <w:rPr>
          <w:rStyle w:val="comment"/>
          <w:rFonts w:ascii="inter-regular" w:hAnsi="inter-regular"/>
          <w:color w:val="008200"/>
          <w:bdr w:val="none" w:sz="0" w:space="0" w:color="auto" w:frame="1"/>
        </w:rPr>
        <w:t>// Checking whether the file is readable or not</w:t>
      </w:r>
      <w:r>
        <w:rPr>
          <w:rFonts w:ascii="inter-regular" w:hAnsi="inter-regular"/>
          <w:color w:val="000000"/>
          <w:bdr w:val="none" w:sz="0" w:space="0" w:color="auto" w:frame="1"/>
        </w:rPr>
        <w:t>  </w:t>
      </w:r>
    </w:p>
    <w:p w14:paraId="1DDB7B3B" w14:textId="77777777" w:rsidR="004F404D" w:rsidRDefault="004F404D" w:rsidP="004F404D">
      <w:pPr>
        <w:numPr>
          <w:ilvl w:val="0"/>
          <w:numId w:val="227"/>
        </w:numPr>
        <w:spacing w:after="0" w:line="375" w:lineRule="atLeast"/>
        <w:jc w:val="both"/>
        <w:rPr>
          <w:rFonts w:ascii="inter-regular" w:hAnsi="inter-regular"/>
          <w:color w:val="000000"/>
        </w:rPr>
      </w:pPr>
      <w:r>
        <w:rPr>
          <w:rFonts w:ascii="inter-regular" w:hAnsi="inter-regular"/>
          <w:color w:val="000000"/>
          <w:bdr w:val="none" w:sz="0" w:space="0" w:color="auto" w:frame="1"/>
        </w:rPr>
        <w:t>            System.out.println(</w:t>
      </w:r>
      <w:r>
        <w:rPr>
          <w:rStyle w:val="string"/>
          <w:rFonts w:ascii="inter-regular" w:hAnsi="inter-regular"/>
          <w:color w:val="0000FF"/>
          <w:bdr w:val="none" w:sz="0" w:space="0" w:color="auto" w:frame="1"/>
        </w:rPr>
        <w:t>"Is file readable "</w:t>
      </w:r>
      <w:r>
        <w:rPr>
          <w:rFonts w:ascii="inter-regular" w:hAnsi="inter-regular"/>
          <w:color w:val="000000"/>
          <w:bdr w:val="none" w:sz="0" w:space="0" w:color="auto" w:frame="1"/>
        </w:rPr>
        <w:t> + f0.canRead());    </w:t>
      </w:r>
    </w:p>
    <w:p w14:paraId="08135470" w14:textId="77777777" w:rsidR="004F404D" w:rsidRDefault="004F404D" w:rsidP="004F404D">
      <w:pPr>
        <w:pStyle w:val="alt"/>
        <w:numPr>
          <w:ilvl w:val="0"/>
          <w:numId w:val="227"/>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w:t>
      </w:r>
    </w:p>
    <w:p w14:paraId="689B0388" w14:textId="77777777" w:rsidR="004F404D" w:rsidRDefault="004F404D" w:rsidP="004F404D">
      <w:pPr>
        <w:numPr>
          <w:ilvl w:val="0"/>
          <w:numId w:val="227"/>
        </w:numPr>
        <w:spacing w:after="0" w:line="375" w:lineRule="atLeast"/>
        <w:jc w:val="both"/>
        <w:rPr>
          <w:rFonts w:ascii="inter-regular" w:hAnsi="inter-regular"/>
          <w:color w:val="000000"/>
        </w:rPr>
      </w:pPr>
      <w:r>
        <w:rPr>
          <w:rFonts w:ascii="inter-regular" w:hAnsi="inter-regular"/>
          <w:color w:val="000000"/>
          <w:bdr w:val="none" w:sz="0" w:space="0" w:color="auto" w:frame="1"/>
        </w:rPr>
        <w:t>            </w:t>
      </w:r>
      <w:r>
        <w:rPr>
          <w:rStyle w:val="comment"/>
          <w:rFonts w:ascii="inter-regular" w:hAnsi="inter-regular"/>
          <w:color w:val="008200"/>
          <w:bdr w:val="none" w:sz="0" w:space="0" w:color="auto" w:frame="1"/>
        </w:rPr>
        <w:t>// Getting the length of the file in bytes</w:t>
      </w:r>
      <w:r>
        <w:rPr>
          <w:rFonts w:ascii="inter-regular" w:hAnsi="inter-regular"/>
          <w:color w:val="000000"/>
          <w:bdr w:val="none" w:sz="0" w:space="0" w:color="auto" w:frame="1"/>
        </w:rPr>
        <w:t>  </w:t>
      </w:r>
    </w:p>
    <w:p w14:paraId="1DE3771D" w14:textId="77777777" w:rsidR="004F404D" w:rsidRDefault="004F404D" w:rsidP="004F404D">
      <w:pPr>
        <w:pStyle w:val="alt"/>
        <w:numPr>
          <w:ilvl w:val="0"/>
          <w:numId w:val="227"/>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System.out.println(</w:t>
      </w:r>
      <w:r>
        <w:rPr>
          <w:rStyle w:val="string"/>
          <w:rFonts w:ascii="inter-regular" w:hAnsi="inter-regular"/>
          <w:color w:val="0000FF"/>
          <w:bdr w:val="none" w:sz="0" w:space="0" w:color="auto" w:frame="1"/>
        </w:rPr>
        <w:t>"The size of the file in bytes is: "</w:t>
      </w:r>
      <w:r>
        <w:rPr>
          <w:rFonts w:ascii="inter-regular" w:hAnsi="inter-regular"/>
          <w:color w:val="000000"/>
          <w:bdr w:val="none" w:sz="0" w:space="0" w:color="auto" w:frame="1"/>
        </w:rPr>
        <w:t> + f0.length());    </w:t>
      </w:r>
    </w:p>
    <w:p w14:paraId="3A5D4CEE" w14:textId="77777777" w:rsidR="004F404D" w:rsidRDefault="004F404D" w:rsidP="004F404D">
      <w:pPr>
        <w:numPr>
          <w:ilvl w:val="0"/>
          <w:numId w:val="227"/>
        </w:numPr>
        <w:spacing w:after="0" w:line="375" w:lineRule="atLeast"/>
        <w:jc w:val="both"/>
        <w:rPr>
          <w:rFonts w:ascii="inter-regular" w:hAnsi="inter-regular"/>
          <w:color w:val="000000"/>
        </w:rPr>
      </w:pPr>
      <w:r>
        <w:rPr>
          <w:rFonts w:ascii="inter-regular" w:hAnsi="inter-regular"/>
          <w:color w:val="000000"/>
          <w:bdr w:val="none" w:sz="0" w:space="0" w:color="auto" w:frame="1"/>
        </w:rPr>
        <w:t>        } </w:t>
      </w:r>
      <w:r>
        <w:rPr>
          <w:rStyle w:val="keyword"/>
          <w:rFonts w:ascii="inter-regular" w:hAnsi="inter-regular"/>
          <w:b/>
          <w:bCs/>
          <w:color w:val="006699"/>
          <w:bdr w:val="none" w:sz="0" w:space="0" w:color="auto" w:frame="1"/>
        </w:rPr>
        <w:t>else</w:t>
      </w:r>
      <w:r>
        <w:rPr>
          <w:rFonts w:ascii="inter-regular" w:hAnsi="inter-regular"/>
          <w:color w:val="000000"/>
          <w:bdr w:val="none" w:sz="0" w:space="0" w:color="auto" w:frame="1"/>
        </w:rPr>
        <w:t> {  </w:t>
      </w:r>
    </w:p>
    <w:p w14:paraId="285D258C" w14:textId="77777777" w:rsidR="004F404D" w:rsidRDefault="004F404D" w:rsidP="004F404D">
      <w:pPr>
        <w:pStyle w:val="alt"/>
        <w:numPr>
          <w:ilvl w:val="0"/>
          <w:numId w:val="227"/>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System.out.println(</w:t>
      </w:r>
      <w:r>
        <w:rPr>
          <w:rStyle w:val="string"/>
          <w:rFonts w:ascii="inter-regular" w:hAnsi="inter-regular"/>
          <w:color w:val="0000FF"/>
          <w:bdr w:val="none" w:sz="0" w:space="0" w:color="auto" w:frame="1"/>
        </w:rPr>
        <w:t>"The file does not exist."</w:t>
      </w:r>
      <w:r>
        <w:rPr>
          <w:rFonts w:ascii="inter-regular" w:hAnsi="inter-regular"/>
          <w:color w:val="000000"/>
          <w:bdr w:val="none" w:sz="0" w:space="0" w:color="auto" w:frame="1"/>
        </w:rPr>
        <w:t>);  </w:t>
      </w:r>
    </w:p>
    <w:p w14:paraId="18763298" w14:textId="77777777" w:rsidR="004F404D" w:rsidRDefault="004F404D" w:rsidP="004F404D">
      <w:pPr>
        <w:numPr>
          <w:ilvl w:val="0"/>
          <w:numId w:val="227"/>
        </w:numPr>
        <w:spacing w:after="0" w:line="375" w:lineRule="atLeast"/>
        <w:jc w:val="both"/>
        <w:rPr>
          <w:rFonts w:ascii="inter-regular" w:hAnsi="inter-regular"/>
          <w:color w:val="000000"/>
        </w:rPr>
      </w:pPr>
      <w:r>
        <w:rPr>
          <w:rFonts w:ascii="inter-regular" w:hAnsi="inter-regular"/>
          <w:color w:val="000000"/>
          <w:bdr w:val="none" w:sz="0" w:space="0" w:color="auto" w:frame="1"/>
        </w:rPr>
        <w:t>        }  </w:t>
      </w:r>
    </w:p>
    <w:p w14:paraId="097FB6AE" w14:textId="77777777" w:rsidR="004F404D" w:rsidRDefault="004F404D" w:rsidP="004F404D">
      <w:pPr>
        <w:pStyle w:val="alt"/>
        <w:numPr>
          <w:ilvl w:val="0"/>
          <w:numId w:val="227"/>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  </w:t>
      </w:r>
    </w:p>
    <w:p w14:paraId="038FF34D" w14:textId="77777777" w:rsidR="004F404D" w:rsidRDefault="004F404D" w:rsidP="004F404D">
      <w:pPr>
        <w:numPr>
          <w:ilvl w:val="0"/>
          <w:numId w:val="227"/>
        </w:numPr>
        <w:spacing w:after="0" w:line="375" w:lineRule="atLeast"/>
        <w:jc w:val="both"/>
        <w:rPr>
          <w:rFonts w:ascii="inter-regular" w:hAnsi="inter-regular"/>
          <w:color w:val="000000"/>
        </w:rPr>
      </w:pPr>
      <w:r>
        <w:rPr>
          <w:rFonts w:ascii="inter-regular" w:hAnsi="inter-regular"/>
          <w:color w:val="000000"/>
          <w:bdr w:val="none" w:sz="0" w:space="0" w:color="auto" w:frame="1"/>
        </w:rPr>
        <w:t>}  </w:t>
      </w:r>
    </w:p>
    <w:p w14:paraId="44758C64" w14:textId="77777777" w:rsidR="004F404D" w:rsidRDefault="004F404D" w:rsidP="004F404D">
      <w:pPr>
        <w:pStyle w:val="NormalWeb"/>
        <w:shd w:val="clear" w:color="auto" w:fill="FFFFFF"/>
        <w:jc w:val="both"/>
        <w:rPr>
          <w:rFonts w:ascii="inter-regular" w:hAnsi="inter-regular"/>
          <w:color w:val="333333"/>
        </w:rPr>
      </w:pPr>
      <w:r>
        <w:rPr>
          <w:rStyle w:val="Strong"/>
          <w:rFonts w:ascii="Segoe UI" w:hAnsi="Segoe UI" w:cs="Segoe UI"/>
          <w:color w:val="333333"/>
        </w:rPr>
        <w:t>Output:</w:t>
      </w:r>
    </w:p>
    <w:p w14:paraId="6C97B3BD" w14:textId="77777777" w:rsidR="004F404D" w:rsidRDefault="004F404D" w:rsidP="004F404D">
      <w:pPr>
        <w:rPr>
          <w:rFonts w:ascii="Times New Roman" w:hAnsi="Times New Roman"/>
        </w:rPr>
      </w:pPr>
      <w:r>
        <w:rPr>
          <w:noProof/>
        </w:rPr>
        <w:lastRenderedPageBreak/>
        <w:drawing>
          <wp:inline distT="0" distB="0" distL="0" distR="0" wp14:anchorId="05148127" wp14:editId="7EAB5DA0">
            <wp:extent cx="5731510" cy="2031365"/>
            <wp:effectExtent l="0" t="0" r="2540" b="6985"/>
            <wp:docPr id="812182631" name="Picture 9" descr="File Operations in Ja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File Operations in Java"/>
                    <pic:cNvPicPr>
                      <a:picLocks noChangeAspect="1" noChangeArrowheads="1"/>
                    </pic:cNvPicPr>
                  </pic:nvPicPr>
                  <pic:blipFill>
                    <a:blip r:embed="rId185">
                      <a:extLst>
                        <a:ext uri="{28A0092B-C50C-407E-A947-70E740481C1C}">
                          <a14:useLocalDpi xmlns:a14="http://schemas.microsoft.com/office/drawing/2010/main" val="0"/>
                        </a:ext>
                      </a:extLst>
                    </a:blip>
                    <a:srcRect/>
                    <a:stretch>
                      <a:fillRect/>
                    </a:stretch>
                  </pic:blipFill>
                  <pic:spPr bwMode="auto">
                    <a:xfrm>
                      <a:off x="0" y="0"/>
                      <a:ext cx="5731510" cy="2031365"/>
                    </a:xfrm>
                    <a:prstGeom prst="rect">
                      <a:avLst/>
                    </a:prstGeom>
                    <a:noFill/>
                    <a:ln>
                      <a:noFill/>
                    </a:ln>
                  </pic:spPr>
                </pic:pic>
              </a:graphicData>
            </a:graphic>
          </wp:inline>
        </w:drawing>
      </w:r>
    </w:p>
    <w:p w14:paraId="12D74A95" w14:textId="77777777" w:rsidR="004F404D" w:rsidRDefault="004F404D" w:rsidP="004F404D">
      <w:pPr>
        <w:pStyle w:val="NormalWeb"/>
        <w:shd w:val="clear" w:color="auto" w:fill="FFFFFF"/>
        <w:jc w:val="both"/>
        <w:rPr>
          <w:rFonts w:ascii="inter-regular" w:hAnsi="inter-regular"/>
          <w:color w:val="333333"/>
        </w:rPr>
      </w:pPr>
      <w:r>
        <w:rPr>
          <w:rStyle w:val="Strong"/>
          <w:rFonts w:ascii="Segoe UI" w:hAnsi="Segoe UI" w:cs="Segoe UI"/>
          <w:color w:val="333333"/>
        </w:rPr>
        <w:t>Description:</w:t>
      </w:r>
    </w:p>
    <w:p w14:paraId="6854DF6A" w14:textId="77777777" w:rsidR="004F404D" w:rsidRDefault="004F404D" w:rsidP="004F404D">
      <w:pPr>
        <w:pStyle w:val="NormalWeb"/>
        <w:shd w:val="clear" w:color="auto" w:fill="FFFFFF"/>
        <w:jc w:val="both"/>
        <w:rPr>
          <w:rFonts w:ascii="inter-regular" w:hAnsi="inter-regular"/>
          <w:color w:val="333333"/>
        </w:rPr>
      </w:pPr>
      <w:r>
        <w:rPr>
          <w:rFonts w:ascii="inter-regular" w:hAnsi="inter-regular"/>
          <w:color w:val="333333"/>
        </w:rPr>
        <w:t>In the above code, we import the </w:t>
      </w:r>
      <w:r>
        <w:rPr>
          <w:rStyle w:val="Strong"/>
          <w:rFonts w:ascii="Segoe UI" w:hAnsi="Segoe UI" w:cs="Segoe UI"/>
          <w:color w:val="333333"/>
        </w:rPr>
        <w:t>java.io.File</w:t>
      </w:r>
      <w:r>
        <w:rPr>
          <w:rFonts w:ascii="inter-regular" w:hAnsi="inter-regular"/>
          <w:color w:val="333333"/>
        </w:rPr>
        <w:t> package and create a class </w:t>
      </w:r>
      <w:r>
        <w:rPr>
          <w:rStyle w:val="Strong"/>
          <w:rFonts w:ascii="Segoe UI" w:hAnsi="Segoe UI" w:cs="Segoe UI"/>
          <w:color w:val="333333"/>
        </w:rPr>
        <w:t>FileInfo</w:t>
      </w:r>
      <w:r>
        <w:rPr>
          <w:rFonts w:ascii="inter-regular" w:hAnsi="inter-regular"/>
          <w:color w:val="333333"/>
        </w:rPr>
        <w:t>. In the main method, we create an object of the text file which we have created in our previous example. We check the existence of the file using a conditional statement, and if it is present, we get the following information about that file:</w:t>
      </w:r>
    </w:p>
    <w:p w14:paraId="1B0BC292" w14:textId="77777777" w:rsidR="004F404D" w:rsidRDefault="004F404D" w:rsidP="004F404D">
      <w:pPr>
        <w:numPr>
          <w:ilvl w:val="0"/>
          <w:numId w:val="228"/>
        </w:numPr>
        <w:shd w:val="clear" w:color="auto" w:fill="FFFFFF"/>
        <w:spacing w:before="60" w:after="100" w:afterAutospacing="1" w:line="375" w:lineRule="atLeast"/>
        <w:jc w:val="both"/>
        <w:rPr>
          <w:rFonts w:ascii="inter-regular" w:hAnsi="inter-regular"/>
          <w:color w:val="000000"/>
        </w:rPr>
      </w:pPr>
      <w:r>
        <w:rPr>
          <w:rFonts w:ascii="inter-regular" w:hAnsi="inter-regular"/>
          <w:color w:val="000000"/>
        </w:rPr>
        <w:t>We get the name of the file using the </w:t>
      </w:r>
      <w:r>
        <w:rPr>
          <w:rStyle w:val="Strong"/>
          <w:rFonts w:ascii="Segoe UI" w:hAnsi="Segoe UI" w:cs="Segoe UI"/>
          <w:color w:val="000000"/>
        </w:rPr>
        <w:t>getName()</w:t>
      </w:r>
    </w:p>
    <w:p w14:paraId="2D342572" w14:textId="77777777" w:rsidR="004F404D" w:rsidRDefault="004F404D" w:rsidP="004F404D">
      <w:pPr>
        <w:numPr>
          <w:ilvl w:val="0"/>
          <w:numId w:val="228"/>
        </w:numPr>
        <w:shd w:val="clear" w:color="auto" w:fill="FFFFFF"/>
        <w:spacing w:before="60" w:after="100" w:afterAutospacing="1" w:line="375" w:lineRule="atLeast"/>
        <w:jc w:val="both"/>
        <w:rPr>
          <w:rFonts w:ascii="inter-regular" w:hAnsi="inter-regular"/>
          <w:color w:val="000000"/>
        </w:rPr>
      </w:pPr>
      <w:r>
        <w:rPr>
          <w:rFonts w:ascii="inter-regular" w:hAnsi="inter-regular"/>
          <w:color w:val="000000"/>
        </w:rPr>
        <w:t>We get the absolute path of the file using the </w:t>
      </w:r>
      <w:r>
        <w:rPr>
          <w:rStyle w:val="Strong"/>
          <w:rFonts w:ascii="Segoe UI" w:hAnsi="Segoe UI" w:cs="Segoe UI"/>
          <w:color w:val="000000"/>
        </w:rPr>
        <w:t>getAbsolutePath()</w:t>
      </w:r>
      <w:r>
        <w:rPr>
          <w:rFonts w:ascii="inter-regular" w:hAnsi="inter-regular"/>
          <w:color w:val="000000"/>
        </w:rPr>
        <w:t> method of the file.</w:t>
      </w:r>
    </w:p>
    <w:p w14:paraId="448D480D" w14:textId="77777777" w:rsidR="004F404D" w:rsidRDefault="004F404D" w:rsidP="004F404D">
      <w:pPr>
        <w:numPr>
          <w:ilvl w:val="0"/>
          <w:numId w:val="228"/>
        </w:numPr>
        <w:shd w:val="clear" w:color="auto" w:fill="FFFFFF"/>
        <w:spacing w:before="60" w:after="100" w:afterAutospacing="1" w:line="375" w:lineRule="atLeast"/>
        <w:jc w:val="both"/>
        <w:rPr>
          <w:rFonts w:ascii="inter-regular" w:hAnsi="inter-regular"/>
          <w:color w:val="000000"/>
        </w:rPr>
      </w:pPr>
      <w:r>
        <w:rPr>
          <w:rFonts w:ascii="inter-regular" w:hAnsi="inter-regular"/>
          <w:color w:val="000000"/>
        </w:rPr>
        <w:t>We check whether we can write data into a file or not using the </w:t>
      </w:r>
      <w:r>
        <w:rPr>
          <w:rStyle w:val="Strong"/>
          <w:rFonts w:ascii="Segoe UI" w:hAnsi="Segoe UI" w:cs="Segoe UI"/>
          <w:color w:val="000000"/>
        </w:rPr>
        <w:t>canWrite()</w:t>
      </w:r>
    </w:p>
    <w:p w14:paraId="7B11F90E" w14:textId="77777777" w:rsidR="004F404D" w:rsidRDefault="004F404D" w:rsidP="004F404D">
      <w:pPr>
        <w:numPr>
          <w:ilvl w:val="0"/>
          <w:numId w:val="228"/>
        </w:numPr>
        <w:shd w:val="clear" w:color="auto" w:fill="FFFFFF"/>
        <w:spacing w:before="60" w:after="100" w:afterAutospacing="1" w:line="375" w:lineRule="atLeast"/>
        <w:jc w:val="both"/>
        <w:rPr>
          <w:rFonts w:ascii="inter-regular" w:hAnsi="inter-regular"/>
          <w:color w:val="000000"/>
        </w:rPr>
      </w:pPr>
      <w:r>
        <w:rPr>
          <w:rFonts w:ascii="inter-regular" w:hAnsi="inter-regular"/>
          <w:color w:val="000000"/>
        </w:rPr>
        <w:t>We check whether we can read the data of the file or not using the </w:t>
      </w:r>
      <w:r>
        <w:rPr>
          <w:rStyle w:val="Strong"/>
          <w:rFonts w:ascii="Segoe UI" w:hAnsi="Segoe UI" w:cs="Segoe UI"/>
          <w:color w:val="000000"/>
        </w:rPr>
        <w:t>canRead()</w:t>
      </w:r>
    </w:p>
    <w:p w14:paraId="7B8C8239" w14:textId="77777777" w:rsidR="004F404D" w:rsidRDefault="004F404D" w:rsidP="004F404D">
      <w:pPr>
        <w:numPr>
          <w:ilvl w:val="0"/>
          <w:numId w:val="228"/>
        </w:numPr>
        <w:shd w:val="clear" w:color="auto" w:fill="FFFFFF"/>
        <w:spacing w:before="60" w:after="100" w:afterAutospacing="1" w:line="375" w:lineRule="atLeast"/>
        <w:jc w:val="both"/>
        <w:rPr>
          <w:rFonts w:ascii="inter-regular" w:hAnsi="inter-regular"/>
          <w:color w:val="000000"/>
        </w:rPr>
      </w:pPr>
      <w:r>
        <w:rPr>
          <w:rFonts w:ascii="inter-regular" w:hAnsi="inter-regular"/>
          <w:color w:val="000000"/>
        </w:rPr>
        <w:t>We get the length of the file by using the </w:t>
      </w:r>
      <w:r>
        <w:rPr>
          <w:rStyle w:val="Strong"/>
          <w:rFonts w:ascii="Segoe UI" w:hAnsi="Segoe UI" w:cs="Segoe UI"/>
          <w:color w:val="000000"/>
        </w:rPr>
        <w:t>length()</w:t>
      </w:r>
    </w:p>
    <w:p w14:paraId="586CB386" w14:textId="77777777" w:rsidR="004F404D" w:rsidRDefault="004F404D" w:rsidP="004F404D">
      <w:pPr>
        <w:pStyle w:val="NormalWeb"/>
        <w:shd w:val="clear" w:color="auto" w:fill="FFFFFF"/>
        <w:jc w:val="both"/>
        <w:rPr>
          <w:rFonts w:ascii="inter-regular" w:hAnsi="inter-regular"/>
          <w:color w:val="333333"/>
        </w:rPr>
      </w:pPr>
      <w:r>
        <w:rPr>
          <w:rFonts w:ascii="inter-regular" w:hAnsi="inter-regular"/>
          <w:color w:val="333333"/>
        </w:rPr>
        <w:t>If the file doesn't exist, we show a custom message.</w:t>
      </w:r>
    </w:p>
    <w:p w14:paraId="5D300E65" w14:textId="77777777" w:rsidR="004F404D" w:rsidRDefault="004F404D" w:rsidP="004F404D">
      <w:pPr>
        <w:pStyle w:val="Heading3"/>
        <w:shd w:val="clear" w:color="auto" w:fill="FFFFFF"/>
        <w:spacing w:line="312" w:lineRule="atLeast"/>
        <w:jc w:val="both"/>
        <w:rPr>
          <w:rFonts w:ascii="Helvetica" w:hAnsi="Helvetica"/>
          <w:color w:val="610B4B"/>
          <w:sz w:val="32"/>
          <w:szCs w:val="32"/>
        </w:rPr>
      </w:pPr>
      <w:r>
        <w:rPr>
          <w:rFonts w:ascii="Helvetica" w:hAnsi="Helvetica"/>
          <w:b/>
          <w:bCs/>
          <w:color w:val="610B4B"/>
          <w:sz w:val="32"/>
          <w:szCs w:val="32"/>
        </w:rPr>
        <w:t>Write to a File</w:t>
      </w:r>
    </w:p>
    <w:p w14:paraId="17A5160E" w14:textId="77777777" w:rsidR="004F404D" w:rsidRDefault="004F404D" w:rsidP="004F404D">
      <w:pPr>
        <w:pStyle w:val="NormalWeb"/>
        <w:shd w:val="clear" w:color="auto" w:fill="FFFFFF"/>
        <w:jc w:val="both"/>
        <w:rPr>
          <w:rFonts w:ascii="inter-regular" w:hAnsi="inter-regular"/>
          <w:color w:val="333333"/>
        </w:rPr>
      </w:pPr>
      <w:r>
        <w:rPr>
          <w:rFonts w:ascii="inter-regular" w:hAnsi="inter-regular"/>
          <w:color w:val="333333"/>
        </w:rPr>
        <w:t>The next operation which we can perform on a file is </w:t>
      </w:r>
      <w:r>
        <w:rPr>
          <w:rStyle w:val="Strong"/>
          <w:rFonts w:ascii="Segoe UI" w:hAnsi="Segoe UI" w:cs="Segoe UI"/>
          <w:color w:val="333333"/>
        </w:rPr>
        <w:t>"writing into a file"</w:t>
      </w:r>
      <w:r>
        <w:rPr>
          <w:rFonts w:ascii="inter-regular" w:hAnsi="inter-regular"/>
          <w:color w:val="333333"/>
        </w:rPr>
        <w:t>. In order to write data into a file, we will use the </w:t>
      </w:r>
      <w:r>
        <w:rPr>
          <w:rStyle w:val="Strong"/>
          <w:rFonts w:ascii="Segoe UI" w:hAnsi="Segoe UI" w:cs="Segoe UI"/>
          <w:color w:val="333333"/>
        </w:rPr>
        <w:t>FileWriter</w:t>
      </w:r>
      <w:r>
        <w:rPr>
          <w:rFonts w:ascii="inter-regular" w:hAnsi="inter-regular"/>
          <w:color w:val="333333"/>
        </w:rPr>
        <w:t> class and its </w:t>
      </w:r>
      <w:r>
        <w:rPr>
          <w:rStyle w:val="Strong"/>
          <w:rFonts w:ascii="Segoe UI" w:hAnsi="Segoe UI" w:cs="Segoe UI"/>
          <w:color w:val="333333"/>
        </w:rPr>
        <w:t>write()</w:t>
      </w:r>
      <w:r>
        <w:rPr>
          <w:rFonts w:ascii="inter-regular" w:hAnsi="inter-regular"/>
          <w:color w:val="333333"/>
        </w:rPr>
        <w:t> method together. We need to close the stream using the </w:t>
      </w:r>
      <w:r>
        <w:rPr>
          <w:rStyle w:val="Strong"/>
          <w:rFonts w:ascii="Segoe UI" w:hAnsi="Segoe UI" w:cs="Segoe UI"/>
          <w:color w:val="333333"/>
        </w:rPr>
        <w:t>close()</w:t>
      </w:r>
      <w:r>
        <w:rPr>
          <w:rFonts w:ascii="inter-regular" w:hAnsi="inter-regular"/>
          <w:color w:val="333333"/>
        </w:rPr>
        <w:t> method to retrieve the allocated resources.</w:t>
      </w:r>
    </w:p>
    <w:p w14:paraId="334BD700" w14:textId="77777777" w:rsidR="004F404D" w:rsidRDefault="004F404D" w:rsidP="004F404D">
      <w:pPr>
        <w:pStyle w:val="NormalWeb"/>
        <w:shd w:val="clear" w:color="auto" w:fill="FFFFFF"/>
        <w:jc w:val="both"/>
        <w:rPr>
          <w:rFonts w:ascii="inter-regular" w:hAnsi="inter-regular"/>
          <w:color w:val="333333"/>
        </w:rPr>
      </w:pPr>
      <w:r>
        <w:rPr>
          <w:rFonts w:ascii="inter-regular" w:hAnsi="inter-regular"/>
          <w:color w:val="333333"/>
        </w:rPr>
        <w:t>Let's take an example to understand how we can write data into a file.</w:t>
      </w:r>
    </w:p>
    <w:p w14:paraId="7F83F283" w14:textId="77777777" w:rsidR="004F404D" w:rsidRDefault="004F404D" w:rsidP="004F404D">
      <w:pPr>
        <w:pStyle w:val="NormalWeb"/>
        <w:shd w:val="clear" w:color="auto" w:fill="FFFFFF"/>
        <w:jc w:val="both"/>
        <w:rPr>
          <w:rFonts w:ascii="inter-regular" w:hAnsi="inter-regular"/>
          <w:color w:val="333333"/>
        </w:rPr>
      </w:pPr>
      <w:r>
        <w:rPr>
          <w:rStyle w:val="Strong"/>
          <w:rFonts w:ascii="Segoe UI" w:hAnsi="Segoe UI" w:cs="Segoe UI"/>
          <w:color w:val="333333"/>
        </w:rPr>
        <w:t>WriteToFile.java</w:t>
      </w:r>
    </w:p>
    <w:p w14:paraId="03FB91CA" w14:textId="77777777" w:rsidR="004F404D" w:rsidRDefault="004F404D" w:rsidP="004F404D">
      <w:pPr>
        <w:pStyle w:val="alt"/>
        <w:numPr>
          <w:ilvl w:val="0"/>
          <w:numId w:val="229"/>
        </w:numPr>
        <w:spacing w:before="0" w:beforeAutospacing="0" w:after="0" w:afterAutospacing="0" w:line="375" w:lineRule="atLeast"/>
        <w:jc w:val="both"/>
        <w:rPr>
          <w:rFonts w:ascii="inter-regular" w:hAnsi="inter-regular"/>
          <w:color w:val="000000"/>
        </w:rPr>
      </w:pPr>
      <w:r>
        <w:rPr>
          <w:rStyle w:val="comment"/>
          <w:rFonts w:ascii="inter-regular" w:hAnsi="inter-regular"/>
          <w:color w:val="008200"/>
          <w:bdr w:val="none" w:sz="0" w:space="0" w:color="auto" w:frame="1"/>
        </w:rPr>
        <w:t>// Importing the FileWriter class</w:t>
      </w:r>
      <w:r>
        <w:rPr>
          <w:rFonts w:ascii="inter-regular" w:hAnsi="inter-regular"/>
          <w:color w:val="000000"/>
          <w:bdr w:val="none" w:sz="0" w:space="0" w:color="auto" w:frame="1"/>
        </w:rPr>
        <w:t>  </w:t>
      </w:r>
    </w:p>
    <w:p w14:paraId="6514B225" w14:textId="77777777" w:rsidR="004F404D" w:rsidRDefault="004F404D" w:rsidP="004F404D">
      <w:pPr>
        <w:numPr>
          <w:ilvl w:val="0"/>
          <w:numId w:val="229"/>
        </w:numPr>
        <w:spacing w:after="0" w:line="375" w:lineRule="atLeast"/>
        <w:jc w:val="both"/>
        <w:rPr>
          <w:rFonts w:ascii="inter-regular" w:hAnsi="inter-regular"/>
          <w:color w:val="000000"/>
        </w:rPr>
      </w:pPr>
      <w:r>
        <w:rPr>
          <w:rStyle w:val="keyword"/>
          <w:rFonts w:ascii="inter-regular" w:hAnsi="inter-regular"/>
          <w:b/>
          <w:bCs/>
          <w:color w:val="006699"/>
          <w:bdr w:val="none" w:sz="0" w:space="0" w:color="auto" w:frame="1"/>
        </w:rPr>
        <w:t>import</w:t>
      </w:r>
      <w:r>
        <w:rPr>
          <w:rFonts w:ascii="inter-regular" w:hAnsi="inter-regular"/>
          <w:color w:val="000000"/>
          <w:bdr w:val="none" w:sz="0" w:space="0" w:color="auto" w:frame="1"/>
        </w:rPr>
        <w:t> java.io.FileWriter;   </w:t>
      </w:r>
    </w:p>
    <w:p w14:paraId="66032562" w14:textId="77777777" w:rsidR="004F404D" w:rsidRDefault="004F404D" w:rsidP="004F404D">
      <w:pPr>
        <w:pStyle w:val="alt"/>
        <w:numPr>
          <w:ilvl w:val="0"/>
          <w:numId w:val="229"/>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w:t>
      </w:r>
    </w:p>
    <w:p w14:paraId="21BE08AE" w14:textId="77777777" w:rsidR="004F404D" w:rsidRDefault="004F404D" w:rsidP="004F404D">
      <w:pPr>
        <w:numPr>
          <w:ilvl w:val="0"/>
          <w:numId w:val="229"/>
        </w:numPr>
        <w:spacing w:after="0" w:line="375" w:lineRule="atLeast"/>
        <w:jc w:val="both"/>
        <w:rPr>
          <w:rFonts w:ascii="inter-regular" w:hAnsi="inter-regular"/>
          <w:color w:val="000000"/>
        </w:rPr>
      </w:pPr>
      <w:r>
        <w:rPr>
          <w:rStyle w:val="comment"/>
          <w:rFonts w:ascii="inter-regular" w:hAnsi="inter-regular"/>
          <w:color w:val="008200"/>
          <w:bdr w:val="none" w:sz="0" w:space="0" w:color="auto" w:frame="1"/>
        </w:rPr>
        <w:t>// Importing the IOException class for handling errors</w:t>
      </w:r>
      <w:r>
        <w:rPr>
          <w:rFonts w:ascii="inter-regular" w:hAnsi="inter-regular"/>
          <w:color w:val="000000"/>
          <w:bdr w:val="none" w:sz="0" w:space="0" w:color="auto" w:frame="1"/>
        </w:rPr>
        <w:t>  </w:t>
      </w:r>
    </w:p>
    <w:p w14:paraId="125FBA27" w14:textId="77777777" w:rsidR="004F404D" w:rsidRDefault="004F404D" w:rsidP="004F404D">
      <w:pPr>
        <w:pStyle w:val="alt"/>
        <w:numPr>
          <w:ilvl w:val="0"/>
          <w:numId w:val="229"/>
        </w:numPr>
        <w:spacing w:before="0" w:beforeAutospacing="0" w:after="0" w:afterAutospacing="0" w:line="375" w:lineRule="atLeast"/>
        <w:jc w:val="both"/>
        <w:rPr>
          <w:rFonts w:ascii="inter-regular" w:hAnsi="inter-regular"/>
          <w:color w:val="000000"/>
        </w:rPr>
      </w:pPr>
      <w:r>
        <w:rPr>
          <w:rStyle w:val="keyword"/>
          <w:rFonts w:ascii="inter-regular" w:hAnsi="inter-regular"/>
          <w:b/>
          <w:bCs/>
          <w:color w:val="006699"/>
          <w:bdr w:val="none" w:sz="0" w:space="0" w:color="auto" w:frame="1"/>
        </w:rPr>
        <w:t>import</w:t>
      </w:r>
      <w:r>
        <w:rPr>
          <w:rFonts w:ascii="inter-regular" w:hAnsi="inter-regular"/>
          <w:color w:val="000000"/>
          <w:bdr w:val="none" w:sz="0" w:space="0" w:color="auto" w:frame="1"/>
        </w:rPr>
        <w:t> java.io.IOException;   </w:t>
      </w:r>
    </w:p>
    <w:p w14:paraId="7D7533D2" w14:textId="77777777" w:rsidR="004F404D" w:rsidRDefault="004F404D" w:rsidP="004F404D">
      <w:pPr>
        <w:numPr>
          <w:ilvl w:val="0"/>
          <w:numId w:val="229"/>
        </w:numPr>
        <w:spacing w:after="0" w:line="375" w:lineRule="atLeast"/>
        <w:jc w:val="both"/>
        <w:rPr>
          <w:rFonts w:ascii="inter-regular" w:hAnsi="inter-regular"/>
          <w:color w:val="000000"/>
        </w:rPr>
      </w:pPr>
      <w:r>
        <w:rPr>
          <w:rFonts w:ascii="inter-regular" w:hAnsi="inter-regular"/>
          <w:color w:val="000000"/>
          <w:bdr w:val="none" w:sz="0" w:space="0" w:color="auto" w:frame="1"/>
        </w:rPr>
        <w:t>   </w:t>
      </w:r>
    </w:p>
    <w:p w14:paraId="1451EE56" w14:textId="77777777" w:rsidR="004F404D" w:rsidRDefault="004F404D" w:rsidP="004F404D">
      <w:pPr>
        <w:pStyle w:val="alt"/>
        <w:numPr>
          <w:ilvl w:val="0"/>
          <w:numId w:val="229"/>
        </w:numPr>
        <w:spacing w:before="0" w:beforeAutospacing="0" w:after="0" w:afterAutospacing="0" w:line="375" w:lineRule="atLeast"/>
        <w:jc w:val="both"/>
        <w:rPr>
          <w:rFonts w:ascii="inter-regular" w:hAnsi="inter-regular"/>
          <w:color w:val="000000"/>
        </w:rPr>
      </w:pPr>
      <w:r>
        <w:rPr>
          <w:rStyle w:val="keyword"/>
          <w:rFonts w:ascii="inter-regular" w:hAnsi="inter-regular"/>
          <w:b/>
          <w:bCs/>
          <w:color w:val="006699"/>
          <w:bdr w:val="none" w:sz="0" w:space="0" w:color="auto" w:frame="1"/>
        </w:rPr>
        <w:lastRenderedPageBreak/>
        <w:t>class</w:t>
      </w:r>
      <w:r>
        <w:rPr>
          <w:rFonts w:ascii="inter-regular" w:hAnsi="inter-regular"/>
          <w:color w:val="000000"/>
          <w:bdr w:val="none" w:sz="0" w:space="0" w:color="auto" w:frame="1"/>
        </w:rPr>
        <w:t> WriteToFile {  </w:t>
      </w:r>
    </w:p>
    <w:p w14:paraId="26311436" w14:textId="77777777" w:rsidR="004F404D" w:rsidRDefault="004F404D" w:rsidP="004F404D">
      <w:pPr>
        <w:numPr>
          <w:ilvl w:val="0"/>
          <w:numId w:val="229"/>
        </w:numPr>
        <w:spacing w:after="0" w:line="375" w:lineRule="atLeast"/>
        <w:jc w:val="both"/>
        <w:rPr>
          <w:rFonts w:ascii="inter-regular" w:hAnsi="inter-regular"/>
          <w:color w:val="000000"/>
        </w:rPr>
      </w:pP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public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static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void</w:t>
      </w:r>
      <w:r>
        <w:rPr>
          <w:rFonts w:ascii="inter-regular" w:hAnsi="inter-regular"/>
          <w:color w:val="000000"/>
          <w:bdr w:val="none" w:sz="0" w:space="0" w:color="auto" w:frame="1"/>
        </w:rPr>
        <w:t> main(String[] args) {  </w:t>
      </w:r>
    </w:p>
    <w:p w14:paraId="43E13395" w14:textId="77777777" w:rsidR="004F404D" w:rsidRDefault="004F404D" w:rsidP="004F404D">
      <w:pPr>
        <w:pStyle w:val="alt"/>
        <w:numPr>
          <w:ilvl w:val="0"/>
          <w:numId w:val="229"/>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w:t>
      </w:r>
    </w:p>
    <w:p w14:paraId="3184BE69" w14:textId="77777777" w:rsidR="004F404D" w:rsidRDefault="004F404D" w:rsidP="004F404D">
      <w:pPr>
        <w:numPr>
          <w:ilvl w:val="0"/>
          <w:numId w:val="229"/>
        </w:numPr>
        <w:spacing w:after="0" w:line="375" w:lineRule="atLeast"/>
        <w:jc w:val="both"/>
        <w:rPr>
          <w:rFonts w:ascii="inter-regular" w:hAnsi="inter-regular"/>
          <w:color w:val="000000"/>
        </w:rPr>
      </w:pP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try</w:t>
      </w:r>
      <w:r>
        <w:rPr>
          <w:rFonts w:ascii="inter-regular" w:hAnsi="inter-regular"/>
          <w:color w:val="000000"/>
          <w:bdr w:val="none" w:sz="0" w:space="0" w:color="auto" w:frame="1"/>
        </w:rPr>
        <w:t> {  </w:t>
      </w:r>
    </w:p>
    <w:p w14:paraId="4C898F78" w14:textId="77777777" w:rsidR="004F404D" w:rsidRDefault="004F404D" w:rsidP="004F404D">
      <w:pPr>
        <w:pStyle w:val="alt"/>
        <w:numPr>
          <w:ilvl w:val="0"/>
          <w:numId w:val="229"/>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FileWriter fwrite = </w:t>
      </w:r>
      <w:r>
        <w:rPr>
          <w:rStyle w:val="keyword"/>
          <w:rFonts w:ascii="inter-regular" w:hAnsi="inter-regular"/>
          <w:b/>
          <w:bCs/>
          <w:color w:val="006699"/>
          <w:bdr w:val="none" w:sz="0" w:space="0" w:color="auto" w:frame="1"/>
        </w:rPr>
        <w:t>new</w:t>
      </w:r>
      <w:r>
        <w:rPr>
          <w:rFonts w:ascii="inter-regular" w:hAnsi="inter-regular"/>
          <w:color w:val="000000"/>
          <w:bdr w:val="none" w:sz="0" w:space="0" w:color="auto" w:frame="1"/>
        </w:rPr>
        <w:t> FileWriter(</w:t>
      </w:r>
      <w:r>
        <w:rPr>
          <w:rStyle w:val="string"/>
          <w:rFonts w:ascii="inter-regular" w:hAnsi="inter-regular"/>
          <w:color w:val="0000FF"/>
          <w:bdr w:val="none" w:sz="0" w:space="0" w:color="auto" w:frame="1"/>
        </w:rPr>
        <w:t>"D:FileOperationExample.txt"</w:t>
      </w:r>
      <w:r>
        <w:rPr>
          <w:rFonts w:ascii="inter-regular" w:hAnsi="inter-regular"/>
          <w:color w:val="000000"/>
          <w:bdr w:val="none" w:sz="0" w:space="0" w:color="auto" w:frame="1"/>
        </w:rPr>
        <w:t>);  </w:t>
      </w:r>
    </w:p>
    <w:p w14:paraId="5451D9D1" w14:textId="77777777" w:rsidR="004F404D" w:rsidRDefault="004F404D" w:rsidP="004F404D">
      <w:pPr>
        <w:numPr>
          <w:ilvl w:val="0"/>
          <w:numId w:val="229"/>
        </w:numPr>
        <w:spacing w:after="0" w:line="375" w:lineRule="atLeast"/>
        <w:jc w:val="both"/>
        <w:rPr>
          <w:rFonts w:ascii="inter-regular" w:hAnsi="inter-regular"/>
          <w:color w:val="000000"/>
        </w:rPr>
      </w:pPr>
      <w:r>
        <w:rPr>
          <w:rFonts w:ascii="inter-regular" w:hAnsi="inter-regular"/>
          <w:color w:val="000000"/>
          <w:bdr w:val="none" w:sz="0" w:space="0" w:color="auto" w:frame="1"/>
        </w:rPr>
        <w:t>        </w:t>
      </w:r>
      <w:r>
        <w:rPr>
          <w:rStyle w:val="comment"/>
          <w:rFonts w:ascii="inter-regular" w:hAnsi="inter-regular"/>
          <w:color w:val="008200"/>
          <w:bdr w:val="none" w:sz="0" w:space="0" w:color="auto" w:frame="1"/>
        </w:rPr>
        <w:t>// writing the content into the FileOperationExample.txt file</w:t>
      </w:r>
      <w:r>
        <w:rPr>
          <w:rFonts w:ascii="inter-regular" w:hAnsi="inter-regular"/>
          <w:color w:val="000000"/>
          <w:bdr w:val="none" w:sz="0" w:space="0" w:color="auto" w:frame="1"/>
        </w:rPr>
        <w:t>  </w:t>
      </w:r>
    </w:p>
    <w:p w14:paraId="631DFDFE" w14:textId="77777777" w:rsidR="004F404D" w:rsidRDefault="004F404D" w:rsidP="004F404D">
      <w:pPr>
        <w:pStyle w:val="alt"/>
        <w:numPr>
          <w:ilvl w:val="0"/>
          <w:numId w:val="229"/>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fwrite.write(</w:t>
      </w:r>
      <w:r>
        <w:rPr>
          <w:rStyle w:val="string"/>
          <w:rFonts w:ascii="inter-regular" w:hAnsi="inter-regular"/>
          <w:color w:val="0000FF"/>
          <w:bdr w:val="none" w:sz="0" w:space="0" w:color="auto" w:frame="1"/>
        </w:rPr>
        <w:t>"A named location used to store related information is referred to as a File."</w:t>
      </w:r>
      <w:r>
        <w:rPr>
          <w:rFonts w:ascii="inter-regular" w:hAnsi="inter-regular"/>
          <w:color w:val="000000"/>
          <w:bdr w:val="none" w:sz="0" w:space="0" w:color="auto" w:frame="1"/>
        </w:rPr>
        <w:t>);   </w:t>
      </w:r>
    </w:p>
    <w:p w14:paraId="10A5D5AA" w14:textId="77777777" w:rsidR="004F404D" w:rsidRDefault="004F404D" w:rsidP="004F404D">
      <w:pPr>
        <w:numPr>
          <w:ilvl w:val="0"/>
          <w:numId w:val="229"/>
        </w:numPr>
        <w:spacing w:after="0" w:line="375" w:lineRule="atLeast"/>
        <w:jc w:val="both"/>
        <w:rPr>
          <w:rFonts w:ascii="inter-regular" w:hAnsi="inter-regular"/>
          <w:color w:val="000000"/>
        </w:rPr>
      </w:pPr>
      <w:r>
        <w:rPr>
          <w:rFonts w:ascii="inter-regular" w:hAnsi="inter-regular"/>
          <w:color w:val="000000"/>
          <w:bdr w:val="none" w:sz="0" w:space="0" w:color="auto" w:frame="1"/>
        </w:rPr>
        <w:t>   </w:t>
      </w:r>
    </w:p>
    <w:p w14:paraId="45028CCF" w14:textId="77777777" w:rsidR="004F404D" w:rsidRDefault="004F404D" w:rsidP="004F404D">
      <w:pPr>
        <w:pStyle w:val="alt"/>
        <w:numPr>
          <w:ilvl w:val="0"/>
          <w:numId w:val="229"/>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w:t>
      </w:r>
      <w:r>
        <w:rPr>
          <w:rStyle w:val="comment"/>
          <w:rFonts w:ascii="inter-regular" w:hAnsi="inter-regular"/>
          <w:color w:val="008200"/>
          <w:bdr w:val="none" w:sz="0" w:space="0" w:color="auto" w:frame="1"/>
        </w:rPr>
        <w:t>// Closing the stream</w:t>
      </w:r>
      <w:r>
        <w:rPr>
          <w:rFonts w:ascii="inter-regular" w:hAnsi="inter-regular"/>
          <w:color w:val="000000"/>
          <w:bdr w:val="none" w:sz="0" w:space="0" w:color="auto" w:frame="1"/>
        </w:rPr>
        <w:t>  </w:t>
      </w:r>
    </w:p>
    <w:p w14:paraId="0DE0C7EE" w14:textId="77777777" w:rsidR="004F404D" w:rsidRDefault="004F404D" w:rsidP="004F404D">
      <w:pPr>
        <w:numPr>
          <w:ilvl w:val="0"/>
          <w:numId w:val="229"/>
        </w:numPr>
        <w:spacing w:after="0" w:line="375" w:lineRule="atLeast"/>
        <w:jc w:val="both"/>
        <w:rPr>
          <w:rFonts w:ascii="inter-regular" w:hAnsi="inter-regular"/>
          <w:color w:val="000000"/>
        </w:rPr>
      </w:pPr>
      <w:r>
        <w:rPr>
          <w:rFonts w:ascii="inter-regular" w:hAnsi="inter-regular"/>
          <w:color w:val="000000"/>
          <w:bdr w:val="none" w:sz="0" w:space="0" w:color="auto" w:frame="1"/>
        </w:rPr>
        <w:t>        fwrite.close();   </w:t>
      </w:r>
    </w:p>
    <w:p w14:paraId="0362AA11" w14:textId="77777777" w:rsidR="004F404D" w:rsidRDefault="004F404D" w:rsidP="004F404D">
      <w:pPr>
        <w:pStyle w:val="alt"/>
        <w:numPr>
          <w:ilvl w:val="0"/>
          <w:numId w:val="229"/>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System.out.println(</w:t>
      </w:r>
      <w:r>
        <w:rPr>
          <w:rStyle w:val="string"/>
          <w:rFonts w:ascii="inter-regular" w:hAnsi="inter-regular"/>
          <w:color w:val="0000FF"/>
          <w:bdr w:val="none" w:sz="0" w:space="0" w:color="auto" w:frame="1"/>
        </w:rPr>
        <w:t>"Content is successfully wrote to the file."</w:t>
      </w:r>
      <w:r>
        <w:rPr>
          <w:rFonts w:ascii="inter-regular" w:hAnsi="inter-regular"/>
          <w:color w:val="000000"/>
          <w:bdr w:val="none" w:sz="0" w:space="0" w:color="auto" w:frame="1"/>
        </w:rPr>
        <w:t>);  </w:t>
      </w:r>
    </w:p>
    <w:p w14:paraId="7B22EEEB" w14:textId="77777777" w:rsidR="004F404D" w:rsidRDefault="004F404D" w:rsidP="004F404D">
      <w:pPr>
        <w:numPr>
          <w:ilvl w:val="0"/>
          <w:numId w:val="229"/>
        </w:numPr>
        <w:spacing w:after="0" w:line="375" w:lineRule="atLeast"/>
        <w:jc w:val="both"/>
        <w:rPr>
          <w:rFonts w:ascii="inter-regular" w:hAnsi="inter-regular"/>
          <w:color w:val="000000"/>
        </w:rPr>
      </w:pPr>
      <w:r>
        <w:rPr>
          <w:rFonts w:ascii="inter-regular" w:hAnsi="inter-regular"/>
          <w:color w:val="000000"/>
          <w:bdr w:val="none" w:sz="0" w:space="0" w:color="auto" w:frame="1"/>
        </w:rPr>
        <w:t>    } </w:t>
      </w:r>
      <w:r>
        <w:rPr>
          <w:rStyle w:val="keyword"/>
          <w:rFonts w:ascii="inter-regular" w:hAnsi="inter-regular"/>
          <w:b/>
          <w:bCs/>
          <w:color w:val="006699"/>
          <w:bdr w:val="none" w:sz="0" w:space="0" w:color="auto" w:frame="1"/>
        </w:rPr>
        <w:t>catch</w:t>
      </w:r>
      <w:r>
        <w:rPr>
          <w:rFonts w:ascii="inter-regular" w:hAnsi="inter-regular"/>
          <w:color w:val="000000"/>
          <w:bdr w:val="none" w:sz="0" w:space="0" w:color="auto" w:frame="1"/>
        </w:rPr>
        <w:t> (IOException e) {  </w:t>
      </w:r>
    </w:p>
    <w:p w14:paraId="063495AD" w14:textId="77777777" w:rsidR="004F404D" w:rsidRDefault="004F404D" w:rsidP="004F404D">
      <w:pPr>
        <w:pStyle w:val="alt"/>
        <w:numPr>
          <w:ilvl w:val="0"/>
          <w:numId w:val="229"/>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System.out.println(</w:t>
      </w:r>
      <w:r>
        <w:rPr>
          <w:rStyle w:val="string"/>
          <w:rFonts w:ascii="inter-regular" w:hAnsi="inter-regular"/>
          <w:color w:val="0000FF"/>
          <w:bdr w:val="none" w:sz="0" w:space="0" w:color="auto" w:frame="1"/>
        </w:rPr>
        <w:t>"Unexpected error occurred"</w:t>
      </w:r>
      <w:r>
        <w:rPr>
          <w:rFonts w:ascii="inter-regular" w:hAnsi="inter-regular"/>
          <w:color w:val="000000"/>
          <w:bdr w:val="none" w:sz="0" w:space="0" w:color="auto" w:frame="1"/>
        </w:rPr>
        <w:t>);  </w:t>
      </w:r>
    </w:p>
    <w:p w14:paraId="2A5EBB55" w14:textId="77777777" w:rsidR="004F404D" w:rsidRDefault="004F404D" w:rsidP="004F404D">
      <w:pPr>
        <w:numPr>
          <w:ilvl w:val="0"/>
          <w:numId w:val="229"/>
        </w:numPr>
        <w:spacing w:after="0" w:line="375" w:lineRule="atLeast"/>
        <w:jc w:val="both"/>
        <w:rPr>
          <w:rFonts w:ascii="inter-regular" w:hAnsi="inter-regular"/>
          <w:color w:val="000000"/>
        </w:rPr>
      </w:pPr>
      <w:r>
        <w:rPr>
          <w:rFonts w:ascii="inter-regular" w:hAnsi="inter-regular"/>
          <w:color w:val="000000"/>
          <w:bdr w:val="none" w:sz="0" w:space="0" w:color="auto" w:frame="1"/>
        </w:rPr>
        <w:t>        e.printStackTrace();  </w:t>
      </w:r>
    </w:p>
    <w:p w14:paraId="0F45692C" w14:textId="77777777" w:rsidR="004F404D" w:rsidRDefault="004F404D" w:rsidP="004F404D">
      <w:pPr>
        <w:pStyle w:val="alt"/>
        <w:numPr>
          <w:ilvl w:val="0"/>
          <w:numId w:val="229"/>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  </w:t>
      </w:r>
    </w:p>
    <w:p w14:paraId="74E086C9" w14:textId="77777777" w:rsidR="004F404D" w:rsidRDefault="004F404D" w:rsidP="004F404D">
      <w:pPr>
        <w:numPr>
          <w:ilvl w:val="0"/>
          <w:numId w:val="229"/>
        </w:numPr>
        <w:spacing w:after="0" w:line="375" w:lineRule="atLeast"/>
        <w:jc w:val="both"/>
        <w:rPr>
          <w:rFonts w:ascii="inter-regular" w:hAnsi="inter-regular"/>
          <w:color w:val="000000"/>
        </w:rPr>
      </w:pPr>
      <w:r>
        <w:rPr>
          <w:rFonts w:ascii="inter-regular" w:hAnsi="inter-regular"/>
          <w:color w:val="000000"/>
          <w:bdr w:val="none" w:sz="0" w:space="0" w:color="auto" w:frame="1"/>
        </w:rPr>
        <w:t>    }  </w:t>
      </w:r>
    </w:p>
    <w:p w14:paraId="649FC9FF" w14:textId="77777777" w:rsidR="004F404D" w:rsidRDefault="004F404D" w:rsidP="004F404D">
      <w:pPr>
        <w:pStyle w:val="alt"/>
        <w:numPr>
          <w:ilvl w:val="0"/>
          <w:numId w:val="229"/>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w:t>
      </w:r>
    </w:p>
    <w:p w14:paraId="61153AF0" w14:textId="77777777" w:rsidR="004F404D" w:rsidRDefault="004F404D" w:rsidP="004F404D">
      <w:pPr>
        <w:pStyle w:val="NormalWeb"/>
        <w:shd w:val="clear" w:color="auto" w:fill="FFFFFF"/>
        <w:jc w:val="both"/>
        <w:rPr>
          <w:rFonts w:ascii="inter-regular" w:hAnsi="inter-regular"/>
          <w:color w:val="333333"/>
        </w:rPr>
      </w:pPr>
      <w:r>
        <w:rPr>
          <w:rStyle w:val="Strong"/>
          <w:rFonts w:ascii="Segoe UI" w:hAnsi="Segoe UI" w:cs="Segoe UI"/>
          <w:color w:val="333333"/>
        </w:rPr>
        <w:t>Output:</w:t>
      </w:r>
    </w:p>
    <w:p w14:paraId="0682FA55" w14:textId="77777777" w:rsidR="004F404D" w:rsidRDefault="004F404D" w:rsidP="004F404D">
      <w:pPr>
        <w:rPr>
          <w:rFonts w:ascii="Times New Roman" w:hAnsi="Times New Roman"/>
        </w:rPr>
      </w:pPr>
      <w:r>
        <w:rPr>
          <w:noProof/>
        </w:rPr>
        <w:drawing>
          <wp:inline distT="0" distB="0" distL="0" distR="0" wp14:anchorId="0F33C6A1" wp14:editId="5057B992">
            <wp:extent cx="5731510" cy="1991995"/>
            <wp:effectExtent l="0" t="0" r="2540" b="8255"/>
            <wp:docPr id="1834952938" name="Picture 8" descr="File Operations in Ja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File Operations in Java"/>
                    <pic:cNvPicPr>
                      <a:picLocks noChangeAspect="1" noChangeArrowheads="1"/>
                    </pic:cNvPicPr>
                  </pic:nvPicPr>
                  <pic:blipFill>
                    <a:blip r:embed="rId186">
                      <a:extLst>
                        <a:ext uri="{28A0092B-C50C-407E-A947-70E740481C1C}">
                          <a14:useLocalDpi xmlns:a14="http://schemas.microsoft.com/office/drawing/2010/main" val="0"/>
                        </a:ext>
                      </a:extLst>
                    </a:blip>
                    <a:srcRect/>
                    <a:stretch>
                      <a:fillRect/>
                    </a:stretch>
                  </pic:blipFill>
                  <pic:spPr bwMode="auto">
                    <a:xfrm>
                      <a:off x="0" y="0"/>
                      <a:ext cx="5731510" cy="1991995"/>
                    </a:xfrm>
                    <a:prstGeom prst="rect">
                      <a:avLst/>
                    </a:prstGeom>
                    <a:noFill/>
                    <a:ln>
                      <a:noFill/>
                    </a:ln>
                  </pic:spPr>
                </pic:pic>
              </a:graphicData>
            </a:graphic>
          </wp:inline>
        </w:drawing>
      </w:r>
      <w:r>
        <w:rPr>
          <w:rFonts w:ascii="inter-regular" w:hAnsi="inter-regular"/>
          <w:color w:val="333333"/>
        </w:rPr>
        <w:br/>
      </w:r>
      <w:r>
        <w:rPr>
          <w:noProof/>
        </w:rPr>
        <w:drawing>
          <wp:inline distT="0" distB="0" distL="0" distR="0" wp14:anchorId="507700E3" wp14:editId="0069DF0F">
            <wp:extent cx="5727700" cy="1676400"/>
            <wp:effectExtent l="0" t="0" r="6350" b="0"/>
            <wp:docPr id="1169414899" name="Picture 7" descr="File Operations in Ja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descr="File Operations in Java"/>
                    <pic:cNvPicPr>
                      <a:picLocks noChangeAspect="1" noChangeArrowheads="1"/>
                    </pic:cNvPicPr>
                  </pic:nvPicPr>
                  <pic:blipFill>
                    <a:blip r:embed="rId187">
                      <a:extLst>
                        <a:ext uri="{28A0092B-C50C-407E-A947-70E740481C1C}">
                          <a14:useLocalDpi xmlns:a14="http://schemas.microsoft.com/office/drawing/2010/main" val="0"/>
                        </a:ext>
                      </a:extLst>
                    </a:blip>
                    <a:srcRect/>
                    <a:stretch>
                      <a:fillRect/>
                    </a:stretch>
                  </pic:blipFill>
                  <pic:spPr bwMode="auto">
                    <a:xfrm>
                      <a:off x="0" y="0"/>
                      <a:ext cx="5727700" cy="1676400"/>
                    </a:xfrm>
                    <a:prstGeom prst="rect">
                      <a:avLst/>
                    </a:prstGeom>
                    <a:noFill/>
                    <a:ln>
                      <a:noFill/>
                    </a:ln>
                  </pic:spPr>
                </pic:pic>
              </a:graphicData>
            </a:graphic>
          </wp:inline>
        </w:drawing>
      </w:r>
    </w:p>
    <w:p w14:paraId="69CA4CFE" w14:textId="77777777" w:rsidR="004F404D" w:rsidRDefault="004F404D" w:rsidP="004F404D">
      <w:pPr>
        <w:pStyle w:val="NormalWeb"/>
        <w:shd w:val="clear" w:color="auto" w:fill="FFFFFF"/>
        <w:jc w:val="both"/>
        <w:rPr>
          <w:rFonts w:ascii="inter-regular" w:hAnsi="inter-regular"/>
          <w:color w:val="333333"/>
        </w:rPr>
      </w:pPr>
      <w:r>
        <w:rPr>
          <w:rStyle w:val="Strong"/>
          <w:rFonts w:ascii="Segoe UI" w:hAnsi="Segoe UI" w:cs="Segoe UI"/>
          <w:color w:val="333333"/>
        </w:rPr>
        <w:lastRenderedPageBreak/>
        <w:t>Explanation:</w:t>
      </w:r>
    </w:p>
    <w:p w14:paraId="10F89C5F" w14:textId="77777777" w:rsidR="004F404D" w:rsidRDefault="004F404D" w:rsidP="004F404D">
      <w:pPr>
        <w:pStyle w:val="NormalWeb"/>
        <w:shd w:val="clear" w:color="auto" w:fill="FFFFFF"/>
        <w:jc w:val="both"/>
        <w:rPr>
          <w:rFonts w:ascii="inter-regular" w:hAnsi="inter-regular"/>
          <w:color w:val="333333"/>
        </w:rPr>
      </w:pPr>
      <w:r>
        <w:rPr>
          <w:rFonts w:ascii="inter-regular" w:hAnsi="inter-regular"/>
          <w:color w:val="333333"/>
        </w:rPr>
        <w:t>In the above code, we import the </w:t>
      </w:r>
      <w:r>
        <w:rPr>
          <w:rStyle w:val="Strong"/>
          <w:rFonts w:ascii="Segoe UI" w:hAnsi="Segoe UI" w:cs="Segoe UI"/>
          <w:color w:val="333333"/>
        </w:rPr>
        <w:t>java.io.FileWriter</w:t>
      </w:r>
      <w:r>
        <w:rPr>
          <w:rFonts w:ascii="inter-regular" w:hAnsi="inter-regular"/>
          <w:color w:val="333333"/>
        </w:rPr>
        <w:t> and </w:t>
      </w:r>
      <w:r>
        <w:rPr>
          <w:rStyle w:val="Strong"/>
          <w:rFonts w:ascii="Segoe UI" w:hAnsi="Segoe UI" w:cs="Segoe UI"/>
          <w:color w:val="333333"/>
        </w:rPr>
        <w:t>java.io.IOException</w:t>
      </w:r>
      <w:r>
        <w:rPr>
          <w:rFonts w:ascii="inter-regular" w:hAnsi="inter-regular"/>
          <w:color w:val="333333"/>
        </w:rPr>
        <w:t> classes. We create a class WriteToFile, and in its main method, we use the </w:t>
      </w:r>
      <w:r>
        <w:rPr>
          <w:rStyle w:val="Strong"/>
          <w:rFonts w:ascii="Segoe UI" w:hAnsi="Segoe UI" w:cs="Segoe UI"/>
          <w:color w:val="333333"/>
        </w:rPr>
        <w:t>try-catch</w:t>
      </w:r>
      <w:r>
        <w:rPr>
          <w:rFonts w:ascii="inter-regular" w:hAnsi="inter-regular"/>
          <w:color w:val="333333"/>
        </w:rPr>
        <w:t> block. In the try section, we create an instance of the FileWriter class, i.e., </w:t>
      </w:r>
      <w:r>
        <w:rPr>
          <w:rStyle w:val="Strong"/>
          <w:rFonts w:ascii="Segoe UI" w:hAnsi="Segoe UI" w:cs="Segoe UI"/>
          <w:color w:val="333333"/>
        </w:rPr>
        <w:t>fwrite</w:t>
      </w:r>
      <w:r>
        <w:rPr>
          <w:rFonts w:ascii="inter-regular" w:hAnsi="inter-regular"/>
          <w:color w:val="333333"/>
        </w:rPr>
        <w:t>. We call the </w:t>
      </w:r>
      <w:r>
        <w:rPr>
          <w:rStyle w:val="Strong"/>
          <w:rFonts w:ascii="Segoe UI" w:hAnsi="Segoe UI" w:cs="Segoe UI"/>
          <w:color w:val="333333"/>
        </w:rPr>
        <w:t>write</w:t>
      </w:r>
      <w:r>
        <w:rPr>
          <w:rFonts w:ascii="inter-regular" w:hAnsi="inter-regular"/>
          <w:color w:val="333333"/>
        </w:rPr>
        <w:t> method of the FileWriter class and pass the content to that function which we want to write. After that, we call the </w:t>
      </w:r>
      <w:r>
        <w:rPr>
          <w:rStyle w:val="Strong"/>
          <w:rFonts w:ascii="Segoe UI" w:hAnsi="Segoe UI" w:cs="Segoe UI"/>
          <w:color w:val="333333"/>
        </w:rPr>
        <w:t>close()</w:t>
      </w:r>
      <w:r>
        <w:rPr>
          <w:rFonts w:ascii="inter-regular" w:hAnsi="inter-regular"/>
          <w:color w:val="333333"/>
        </w:rPr>
        <w:t> method of the FileWriter class to close the file stream. After writing the content and closing the stream, we print a custom message.</w:t>
      </w:r>
    </w:p>
    <w:p w14:paraId="2C9391CC" w14:textId="77777777" w:rsidR="004F404D" w:rsidRDefault="004F404D" w:rsidP="004F404D">
      <w:pPr>
        <w:pStyle w:val="NormalWeb"/>
        <w:shd w:val="clear" w:color="auto" w:fill="FFFFFF"/>
        <w:jc w:val="both"/>
        <w:rPr>
          <w:rFonts w:ascii="inter-regular" w:hAnsi="inter-regular"/>
          <w:color w:val="333333"/>
        </w:rPr>
      </w:pPr>
      <w:r>
        <w:rPr>
          <w:rFonts w:ascii="inter-regular" w:hAnsi="inter-regular"/>
          <w:color w:val="333333"/>
        </w:rPr>
        <w:t>If we get any error in the try section, it jumps to the catch block. In the catch block, we handle the </w:t>
      </w:r>
      <w:r>
        <w:rPr>
          <w:rStyle w:val="Strong"/>
          <w:rFonts w:ascii="Segoe UI" w:hAnsi="Segoe UI" w:cs="Segoe UI"/>
          <w:color w:val="333333"/>
        </w:rPr>
        <w:t>IOException</w:t>
      </w:r>
      <w:r>
        <w:rPr>
          <w:rFonts w:ascii="inter-regular" w:hAnsi="inter-regular"/>
          <w:color w:val="333333"/>
        </w:rPr>
        <w:t> and print a custom message.</w:t>
      </w:r>
    </w:p>
    <w:p w14:paraId="344D1C2C" w14:textId="77777777" w:rsidR="004F404D" w:rsidRDefault="004F404D" w:rsidP="004F404D">
      <w:pPr>
        <w:pStyle w:val="Heading3"/>
        <w:shd w:val="clear" w:color="auto" w:fill="FFFFFF"/>
        <w:spacing w:line="312" w:lineRule="atLeast"/>
        <w:jc w:val="both"/>
        <w:rPr>
          <w:rFonts w:ascii="Helvetica" w:hAnsi="Helvetica"/>
          <w:color w:val="610B4B"/>
          <w:sz w:val="32"/>
          <w:szCs w:val="32"/>
        </w:rPr>
      </w:pPr>
      <w:r>
        <w:rPr>
          <w:rFonts w:ascii="Helvetica" w:hAnsi="Helvetica"/>
          <w:b/>
          <w:bCs/>
          <w:color w:val="610B4B"/>
          <w:sz w:val="32"/>
          <w:szCs w:val="32"/>
        </w:rPr>
        <w:t>Read from a File</w:t>
      </w:r>
    </w:p>
    <w:p w14:paraId="0D3E8E64" w14:textId="77777777" w:rsidR="004F404D" w:rsidRDefault="004F404D" w:rsidP="004F404D">
      <w:pPr>
        <w:pStyle w:val="NormalWeb"/>
        <w:shd w:val="clear" w:color="auto" w:fill="FFFFFF"/>
        <w:jc w:val="both"/>
        <w:rPr>
          <w:rFonts w:ascii="inter-regular" w:hAnsi="inter-regular"/>
          <w:color w:val="333333"/>
        </w:rPr>
      </w:pPr>
      <w:r>
        <w:rPr>
          <w:rFonts w:ascii="inter-regular" w:hAnsi="inter-regular"/>
          <w:color w:val="333333"/>
        </w:rPr>
        <w:t>The next operation which we can perform on a file is </w:t>
      </w:r>
      <w:r>
        <w:rPr>
          <w:rStyle w:val="Strong"/>
          <w:rFonts w:ascii="Segoe UI" w:hAnsi="Segoe UI" w:cs="Segoe UI"/>
          <w:color w:val="333333"/>
        </w:rPr>
        <w:t>"read from a file"</w:t>
      </w:r>
      <w:r>
        <w:rPr>
          <w:rFonts w:ascii="inter-regular" w:hAnsi="inter-regular"/>
          <w:color w:val="333333"/>
        </w:rPr>
        <w:t>. In order to write data into a file, we will use the </w:t>
      </w:r>
      <w:r>
        <w:rPr>
          <w:rStyle w:val="Strong"/>
          <w:rFonts w:ascii="Segoe UI" w:hAnsi="Segoe UI" w:cs="Segoe UI"/>
          <w:color w:val="333333"/>
        </w:rPr>
        <w:t>Scanner</w:t>
      </w:r>
      <w:r>
        <w:rPr>
          <w:rFonts w:ascii="inter-regular" w:hAnsi="inter-regular"/>
          <w:color w:val="333333"/>
        </w:rPr>
        <w:t> class. Here, we need to close the stream using the </w:t>
      </w:r>
      <w:r>
        <w:rPr>
          <w:rStyle w:val="Strong"/>
          <w:rFonts w:ascii="Segoe UI" w:hAnsi="Segoe UI" w:cs="Segoe UI"/>
          <w:color w:val="333333"/>
        </w:rPr>
        <w:t>close()</w:t>
      </w:r>
      <w:r>
        <w:rPr>
          <w:rFonts w:ascii="inter-regular" w:hAnsi="inter-regular"/>
          <w:color w:val="333333"/>
        </w:rPr>
        <w:t> method. We will create an instance of the </w:t>
      </w:r>
      <w:hyperlink r:id="rId188" w:history="1">
        <w:r>
          <w:rPr>
            <w:rStyle w:val="Hyperlink"/>
            <w:rFonts w:ascii="inter-regular" w:hAnsi="inter-regular"/>
            <w:color w:val="008000"/>
          </w:rPr>
          <w:t>Scanner class</w:t>
        </w:r>
      </w:hyperlink>
      <w:r>
        <w:rPr>
          <w:rFonts w:ascii="inter-regular" w:hAnsi="inter-regular"/>
          <w:color w:val="333333"/>
        </w:rPr>
        <w:t> and use the </w:t>
      </w:r>
      <w:hyperlink r:id="rId189" w:history="1">
        <w:r>
          <w:rPr>
            <w:rStyle w:val="Strong"/>
            <w:rFonts w:ascii="Segoe UI" w:hAnsi="Segoe UI" w:cs="Segoe UI"/>
            <w:color w:val="008000"/>
          </w:rPr>
          <w:t>hasNextLine()</w:t>
        </w:r>
        <w:r>
          <w:rPr>
            <w:rStyle w:val="Hyperlink"/>
            <w:rFonts w:ascii="inter-regular" w:hAnsi="inter-regular"/>
            <w:color w:val="008000"/>
          </w:rPr>
          <w:t> method</w:t>
        </w:r>
      </w:hyperlink>
      <w:r>
        <w:rPr>
          <w:rFonts w:ascii="inter-regular" w:hAnsi="inter-regular"/>
          <w:color w:val="333333"/>
        </w:rPr>
        <w:t> </w:t>
      </w:r>
      <w:hyperlink r:id="rId190" w:history="1">
        <w:r>
          <w:rPr>
            <w:rStyle w:val="Strong"/>
            <w:rFonts w:ascii="Segoe UI" w:hAnsi="Segoe UI" w:cs="Segoe UI"/>
            <w:color w:val="008000"/>
          </w:rPr>
          <w:t>nextLine()</w:t>
        </w:r>
        <w:r>
          <w:rPr>
            <w:rStyle w:val="Hyperlink"/>
            <w:rFonts w:ascii="inter-regular" w:hAnsi="inter-regular"/>
            <w:color w:val="008000"/>
          </w:rPr>
          <w:t> method</w:t>
        </w:r>
      </w:hyperlink>
      <w:r>
        <w:rPr>
          <w:rFonts w:ascii="inter-regular" w:hAnsi="inter-regular"/>
          <w:color w:val="333333"/>
        </w:rPr>
        <w:t> to get data from the file.</w:t>
      </w:r>
    </w:p>
    <w:p w14:paraId="33E953F7" w14:textId="77777777" w:rsidR="004F404D" w:rsidRDefault="004F404D" w:rsidP="004F404D">
      <w:pPr>
        <w:pStyle w:val="NormalWeb"/>
        <w:shd w:val="clear" w:color="auto" w:fill="FFFFFF"/>
        <w:jc w:val="both"/>
        <w:rPr>
          <w:rFonts w:ascii="inter-regular" w:hAnsi="inter-regular"/>
          <w:color w:val="333333"/>
        </w:rPr>
      </w:pPr>
      <w:r>
        <w:rPr>
          <w:rFonts w:ascii="inter-regular" w:hAnsi="inter-regular"/>
          <w:color w:val="333333"/>
        </w:rPr>
        <w:t>Let's take an example to understand how we can read data from a file.</w:t>
      </w:r>
    </w:p>
    <w:p w14:paraId="19470911" w14:textId="77777777" w:rsidR="004F404D" w:rsidRDefault="004F404D" w:rsidP="004F404D">
      <w:pPr>
        <w:pStyle w:val="NormalWeb"/>
        <w:shd w:val="clear" w:color="auto" w:fill="FFFFFF"/>
        <w:jc w:val="both"/>
        <w:rPr>
          <w:rFonts w:ascii="inter-regular" w:hAnsi="inter-regular"/>
          <w:color w:val="333333"/>
        </w:rPr>
      </w:pPr>
      <w:r>
        <w:rPr>
          <w:rStyle w:val="Strong"/>
          <w:rFonts w:ascii="Segoe UI" w:hAnsi="Segoe UI" w:cs="Segoe UI"/>
          <w:color w:val="333333"/>
        </w:rPr>
        <w:t>ReadFromFile.java</w:t>
      </w:r>
    </w:p>
    <w:p w14:paraId="55339EF3" w14:textId="77777777" w:rsidR="004F404D" w:rsidRDefault="004F404D" w:rsidP="004F404D">
      <w:pPr>
        <w:pStyle w:val="alt"/>
        <w:numPr>
          <w:ilvl w:val="0"/>
          <w:numId w:val="230"/>
        </w:numPr>
        <w:spacing w:before="0" w:beforeAutospacing="0" w:after="0" w:afterAutospacing="0" w:line="375" w:lineRule="atLeast"/>
        <w:jc w:val="both"/>
        <w:rPr>
          <w:rFonts w:ascii="inter-regular" w:hAnsi="inter-regular"/>
          <w:color w:val="000000"/>
        </w:rPr>
      </w:pPr>
      <w:r>
        <w:rPr>
          <w:rStyle w:val="comment"/>
          <w:rFonts w:ascii="inter-regular" w:hAnsi="inter-regular"/>
          <w:color w:val="008200"/>
          <w:bdr w:val="none" w:sz="0" w:space="0" w:color="auto" w:frame="1"/>
        </w:rPr>
        <w:t>// Importing the File class</w:t>
      </w:r>
      <w:r>
        <w:rPr>
          <w:rFonts w:ascii="inter-regular" w:hAnsi="inter-regular"/>
          <w:color w:val="000000"/>
          <w:bdr w:val="none" w:sz="0" w:space="0" w:color="auto" w:frame="1"/>
        </w:rPr>
        <w:t>  </w:t>
      </w:r>
    </w:p>
    <w:p w14:paraId="3865BEF2" w14:textId="77777777" w:rsidR="004F404D" w:rsidRDefault="004F404D" w:rsidP="004F404D">
      <w:pPr>
        <w:numPr>
          <w:ilvl w:val="0"/>
          <w:numId w:val="230"/>
        </w:numPr>
        <w:spacing w:after="0" w:line="375" w:lineRule="atLeast"/>
        <w:jc w:val="both"/>
        <w:rPr>
          <w:rFonts w:ascii="inter-regular" w:hAnsi="inter-regular"/>
          <w:color w:val="000000"/>
        </w:rPr>
      </w:pPr>
      <w:r>
        <w:rPr>
          <w:rStyle w:val="keyword"/>
          <w:rFonts w:ascii="inter-regular" w:hAnsi="inter-regular"/>
          <w:b/>
          <w:bCs/>
          <w:color w:val="006699"/>
          <w:bdr w:val="none" w:sz="0" w:space="0" w:color="auto" w:frame="1"/>
        </w:rPr>
        <w:t>import</w:t>
      </w:r>
      <w:r>
        <w:rPr>
          <w:rFonts w:ascii="inter-regular" w:hAnsi="inter-regular"/>
          <w:color w:val="000000"/>
          <w:bdr w:val="none" w:sz="0" w:space="0" w:color="auto" w:frame="1"/>
        </w:rPr>
        <w:t> java.io.File;   </w:t>
      </w:r>
    </w:p>
    <w:p w14:paraId="325B2E9E" w14:textId="77777777" w:rsidR="004F404D" w:rsidRDefault="004F404D" w:rsidP="004F404D">
      <w:pPr>
        <w:pStyle w:val="alt"/>
        <w:numPr>
          <w:ilvl w:val="0"/>
          <w:numId w:val="230"/>
        </w:numPr>
        <w:spacing w:before="0" w:beforeAutospacing="0" w:after="0" w:afterAutospacing="0" w:line="375" w:lineRule="atLeast"/>
        <w:jc w:val="both"/>
        <w:rPr>
          <w:rFonts w:ascii="inter-regular" w:hAnsi="inter-regular"/>
          <w:color w:val="000000"/>
        </w:rPr>
      </w:pPr>
      <w:r>
        <w:rPr>
          <w:rStyle w:val="comment"/>
          <w:rFonts w:ascii="inter-regular" w:hAnsi="inter-regular"/>
          <w:color w:val="008200"/>
          <w:bdr w:val="none" w:sz="0" w:space="0" w:color="auto" w:frame="1"/>
        </w:rPr>
        <w:t>// Importing FileNotFoundException class for handling errors</w:t>
      </w:r>
      <w:r>
        <w:rPr>
          <w:rFonts w:ascii="inter-regular" w:hAnsi="inter-regular"/>
          <w:color w:val="000000"/>
          <w:bdr w:val="none" w:sz="0" w:space="0" w:color="auto" w:frame="1"/>
        </w:rPr>
        <w:t>  </w:t>
      </w:r>
    </w:p>
    <w:p w14:paraId="6F184208" w14:textId="77777777" w:rsidR="004F404D" w:rsidRDefault="004F404D" w:rsidP="004F404D">
      <w:pPr>
        <w:numPr>
          <w:ilvl w:val="0"/>
          <w:numId w:val="230"/>
        </w:numPr>
        <w:spacing w:after="0" w:line="375" w:lineRule="atLeast"/>
        <w:jc w:val="both"/>
        <w:rPr>
          <w:rFonts w:ascii="inter-regular" w:hAnsi="inter-regular"/>
          <w:color w:val="000000"/>
        </w:rPr>
      </w:pPr>
      <w:r>
        <w:rPr>
          <w:rStyle w:val="keyword"/>
          <w:rFonts w:ascii="inter-regular" w:hAnsi="inter-regular"/>
          <w:b/>
          <w:bCs/>
          <w:color w:val="006699"/>
          <w:bdr w:val="none" w:sz="0" w:space="0" w:color="auto" w:frame="1"/>
        </w:rPr>
        <w:t>import</w:t>
      </w:r>
      <w:r>
        <w:rPr>
          <w:rFonts w:ascii="inter-regular" w:hAnsi="inter-regular"/>
          <w:color w:val="000000"/>
          <w:bdr w:val="none" w:sz="0" w:space="0" w:color="auto" w:frame="1"/>
        </w:rPr>
        <w:t> java.io.FileNotFoundException;   </w:t>
      </w:r>
    </w:p>
    <w:p w14:paraId="10AA168F" w14:textId="77777777" w:rsidR="004F404D" w:rsidRDefault="004F404D" w:rsidP="004F404D">
      <w:pPr>
        <w:pStyle w:val="alt"/>
        <w:numPr>
          <w:ilvl w:val="0"/>
          <w:numId w:val="230"/>
        </w:numPr>
        <w:spacing w:before="0" w:beforeAutospacing="0" w:after="0" w:afterAutospacing="0" w:line="375" w:lineRule="atLeast"/>
        <w:jc w:val="both"/>
        <w:rPr>
          <w:rFonts w:ascii="inter-regular" w:hAnsi="inter-regular"/>
          <w:color w:val="000000"/>
        </w:rPr>
      </w:pPr>
      <w:r>
        <w:rPr>
          <w:rStyle w:val="comment"/>
          <w:rFonts w:ascii="inter-regular" w:hAnsi="inter-regular"/>
          <w:color w:val="008200"/>
          <w:bdr w:val="none" w:sz="0" w:space="0" w:color="auto" w:frame="1"/>
        </w:rPr>
        <w:t>// Importing the Scanner class for reading text files</w:t>
      </w:r>
      <w:r>
        <w:rPr>
          <w:rFonts w:ascii="inter-regular" w:hAnsi="inter-regular"/>
          <w:color w:val="000000"/>
          <w:bdr w:val="none" w:sz="0" w:space="0" w:color="auto" w:frame="1"/>
        </w:rPr>
        <w:t>  </w:t>
      </w:r>
    </w:p>
    <w:p w14:paraId="683023EB" w14:textId="77777777" w:rsidR="004F404D" w:rsidRDefault="004F404D" w:rsidP="004F404D">
      <w:pPr>
        <w:numPr>
          <w:ilvl w:val="0"/>
          <w:numId w:val="230"/>
        </w:numPr>
        <w:spacing w:after="0" w:line="375" w:lineRule="atLeast"/>
        <w:jc w:val="both"/>
        <w:rPr>
          <w:rFonts w:ascii="inter-regular" w:hAnsi="inter-regular"/>
          <w:color w:val="000000"/>
        </w:rPr>
      </w:pPr>
      <w:r>
        <w:rPr>
          <w:rStyle w:val="keyword"/>
          <w:rFonts w:ascii="inter-regular" w:hAnsi="inter-regular"/>
          <w:b/>
          <w:bCs/>
          <w:color w:val="006699"/>
          <w:bdr w:val="none" w:sz="0" w:space="0" w:color="auto" w:frame="1"/>
        </w:rPr>
        <w:t>import</w:t>
      </w:r>
      <w:r>
        <w:rPr>
          <w:rFonts w:ascii="inter-regular" w:hAnsi="inter-regular"/>
          <w:color w:val="000000"/>
          <w:bdr w:val="none" w:sz="0" w:space="0" w:color="auto" w:frame="1"/>
        </w:rPr>
        <w:t> java.util.Scanner;   </w:t>
      </w:r>
    </w:p>
    <w:p w14:paraId="19DEE283" w14:textId="77777777" w:rsidR="004F404D" w:rsidRDefault="004F404D" w:rsidP="004F404D">
      <w:pPr>
        <w:pStyle w:val="alt"/>
        <w:numPr>
          <w:ilvl w:val="0"/>
          <w:numId w:val="230"/>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w:t>
      </w:r>
    </w:p>
    <w:p w14:paraId="16A483E6" w14:textId="77777777" w:rsidR="004F404D" w:rsidRDefault="004F404D" w:rsidP="004F404D">
      <w:pPr>
        <w:numPr>
          <w:ilvl w:val="0"/>
          <w:numId w:val="230"/>
        </w:numPr>
        <w:spacing w:after="0" w:line="375" w:lineRule="atLeast"/>
        <w:jc w:val="both"/>
        <w:rPr>
          <w:rFonts w:ascii="inter-regular" w:hAnsi="inter-regular"/>
          <w:color w:val="000000"/>
        </w:rPr>
      </w:pPr>
      <w:r>
        <w:rPr>
          <w:rStyle w:val="keyword"/>
          <w:rFonts w:ascii="inter-regular" w:hAnsi="inter-regular"/>
          <w:b/>
          <w:bCs/>
          <w:color w:val="006699"/>
          <w:bdr w:val="none" w:sz="0" w:space="0" w:color="auto" w:frame="1"/>
        </w:rPr>
        <w:t>class</w:t>
      </w:r>
      <w:r>
        <w:rPr>
          <w:rFonts w:ascii="inter-regular" w:hAnsi="inter-regular"/>
          <w:color w:val="000000"/>
          <w:bdr w:val="none" w:sz="0" w:space="0" w:color="auto" w:frame="1"/>
        </w:rPr>
        <w:t> ReadFromFile {  </w:t>
      </w:r>
    </w:p>
    <w:p w14:paraId="4064CCE5" w14:textId="77777777" w:rsidR="004F404D" w:rsidRDefault="004F404D" w:rsidP="004F404D">
      <w:pPr>
        <w:pStyle w:val="alt"/>
        <w:numPr>
          <w:ilvl w:val="0"/>
          <w:numId w:val="230"/>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public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static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void</w:t>
      </w:r>
      <w:r>
        <w:rPr>
          <w:rFonts w:ascii="inter-regular" w:hAnsi="inter-regular"/>
          <w:color w:val="000000"/>
          <w:bdr w:val="none" w:sz="0" w:space="0" w:color="auto" w:frame="1"/>
        </w:rPr>
        <w:t> main(String[] args) {  </w:t>
      </w:r>
    </w:p>
    <w:p w14:paraId="76154BD3" w14:textId="77777777" w:rsidR="004F404D" w:rsidRDefault="004F404D" w:rsidP="004F404D">
      <w:pPr>
        <w:numPr>
          <w:ilvl w:val="0"/>
          <w:numId w:val="230"/>
        </w:numPr>
        <w:spacing w:after="0" w:line="375" w:lineRule="atLeast"/>
        <w:jc w:val="both"/>
        <w:rPr>
          <w:rFonts w:ascii="inter-regular" w:hAnsi="inter-regular"/>
          <w:color w:val="000000"/>
        </w:rPr>
      </w:pP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try</w:t>
      </w:r>
      <w:r>
        <w:rPr>
          <w:rFonts w:ascii="inter-regular" w:hAnsi="inter-regular"/>
          <w:color w:val="000000"/>
          <w:bdr w:val="none" w:sz="0" w:space="0" w:color="auto" w:frame="1"/>
        </w:rPr>
        <w:t> {  </w:t>
      </w:r>
    </w:p>
    <w:p w14:paraId="2A0AC74E" w14:textId="77777777" w:rsidR="004F404D" w:rsidRDefault="004F404D" w:rsidP="004F404D">
      <w:pPr>
        <w:pStyle w:val="alt"/>
        <w:numPr>
          <w:ilvl w:val="0"/>
          <w:numId w:val="230"/>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w:t>
      </w:r>
      <w:r>
        <w:rPr>
          <w:rStyle w:val="comment"/>
          <w:rFonts w:ascii="inter-regular" w:hAnsi="inter-regular"/>
          <w:color w:val="008200"/>
          <w:bdr w:val="none" w:sz="0" w:space="0" w:color="auto" w:frame="1"/>
        </w:rPr>
        <w:t>// Create f1 object of the file to read data</w:t>
      </w:r>
      <w:r>
        <w:rPr>
          <w:rFonts w:ascii="inter-regular" w:hAnsi="inter-regular"/>
          <w:color w:val="000000"/>
          <w:bdr w:val="none" w:sz="0" w:space="0" w:color="auto" w:frame="1"/>
        </w:rPr>
        <w:t>  </w:t>
      </w:r>
    </w:p>
    <w:p w14:paraId="7A8CB34E" w14:textId="77777777" w:rsidR="004F404D" w:rsidRDefault="004F404D" w:rsidP="004F404D">
      <w:pPr>
        <w:numPr>
          <w:ilvl w:val="0"/>
          <w:numId w:val="230"/>
        </w:numPr>
        <w:spacing w:after="0" w:line="375" w:lineRule="atLeast"/>
        <w:jc w:val="both"/>
        <w:rPr>
          <w:rFonts w:ascii="inter-regular" w:hAnsi="inter-regular"/>
          <w:color w:val="000000"/>
        </w:rPr>
      </w:pPr>
      <w:r>
        <w:rPr>
          <w:rFonts w:ascii="inter-regular" w:hAnsi="inter-regular"/>
          <w:color w:val="000000"/>
          <w:bdr w:val="none" w:sz="0" w:space="0" w:color="auto" w:frame="1"/>
        </w:rPr>
        <w:t>            File f1 = </w:t>
      </w:r>
      <w:r>
        <w:rPr>
          <w:rStyle w:val="keyword"/>
          <w:rFonts w:ascii="inter-regular" w:hAnsi="inter-regular"/>
          <w:b/>
          <w:bCs/>
          <w:color w:val="006699"/>
          <w:bdr w:val="none" w:sz="0" w:space="0" w:color="auto" w:frame="1"/>
        </w:rPr>
        <w:t>new</w:t>
      </w:r>
      <w:r>
        <w:rPr>
          <w:rFonts w:ascii="inter-regular" w:hAnsi="inter-regular"/>
          <w:color w:val="000000"/>
          <w:bdr w:val="none" w:sz="0" w:space="0" w:color="auto" w:frame="1"/>
        </w:rPr>
        <w:t> File(</w:t>
      </w:r>
      <w:r>
        <w:rPr>
          <w:rStyle w:val="string"/>
          <w:rFonts w:ascii="inter-regular" w:hAnsi="inter-regular"/>
          <w:color w:val="0000FF"/>
          <w:bdr w:val="none" w:sz="0" w:space="0" w:color="auto" w:frame="1"/>
        </w:rPr>
        <w:t>"D:FileOperationExample.txt"</w:t>
      </w:r>
      <w:r>
        <w:rPr>
          <w:rFonts w:ascii="inter-regular" w:hAnsi="inter-regular"/>
          <w:color w:val="000000"/>
          <w:bdr w:val="none" w:sz="0" w:space="0" w:color="auto" w:frame="1"/>
        </w:rPr>
        <w:t>);    </w:t>
      </w:r>
    </w:p>
    <w:p w14:paraId="02C7AB7B" w14:textId="77777777" w:rsidR="004F404D" w:rsidRDefault="004F404D" w:rsidP="004F404D">
      <w:pPr>
        <w:pStyle w:val="alt"/>
        <w:numPr>
          <w:ilvl w:val="0"/>
          <w:numId w:val="230"/>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Scanner dataReader = </w:t>
      </w:r>
      <w:r>
        <w:rPr>
          <w:rStyle w:val="keyword"/>
          <w:rFonts w:ascii="inter-regular" w:hAnsi="inter-regular"/>
          <w:b/>
          <w:bCs/>
          <w:color w:val="006699"/>
          <w:bdr w:val="none" w:sz="0" w:space="0" w:color="auto" w:frame="1"/>
        </w:rPr>
        <w:t>new</w:t>
      </w:r>
      <w:r>
        <w:rPr>
          <w:rFonts w:ascii="inter-regular" w:hAnsi="inter-regular"/>
          <w:color w:val="000000"/>
          <w:bdr w:val="none" w:sz="0" w:space="0" w:color="auto" w:frame="1"/>
        </w:rPr>
        <w:t> Scanner(f1);  </w:t>
      </w:r>
    </w:p>
    <w:p w14:paraId="410A2FC7" w14:textId="77777777" w:rsidR="004F404D" w:rsidRDefault="004F404D" w:rsidP="004F404D">
      <w:pPr>
        <w:numPr>
          <w:ilvl w:val="0"/>
          <w:numId w:val="230"/>
        </w:numPr>
        <w:spacing w:after="0" w:line="375" w:lineRule="atLeast"/>
        <w:jc w:val="both"/>
        <w:rPr>
          <w:rFonts w:ascii="inter-regular" w:hAnsi="inter-regular"/>
          <w:color w:val="000000"/>
        </w:rPr>
      </w:pP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while</w:t>
      </w:r>
      <w:r>
        <w:rPr>
          <w:rFonts w:ascii="inter-regular" w:hAnsi="inter-regular"/>
          <w:color w:val="000000"/>
          <w:bdr w:val="none" w:sz="0" w:space="0" w:color="auto" w:frame="1"/>
        </w:rPr>
        <w:t> (dataReader.hasNextLine()) {  </w:t>
      </w:r>
    </w:p>
    <w:p w14:paraId="3ED7B193" w14:textId="77777777" w:rsidR="004F404D" w:rsidRDefault="004F404D" w:rsidP="004F404D">
      <w:pPr>
        <w:pStyle w:val="alt"/>
        <w:numPr>
          <w:ilvl w:val="0"/>
          <w:numId w:val="230"/>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String fileData = dataReader.nextLine();  </w:t>
      </w:r>
    </w:p>
    <w:p w14:paraId="73C41B6E" w14:textId="77777777" w:rsidR="004F404D" w:rsidRDefault="004F404D" w:rsidP="004F404D">
      <w:pPr>
        <w:numPr>
          <w:ilvl w:val="0"/>
          <w:numId w:val="230"/>
        </w:numPr>
        <w:spacing w:after="0" w:line="375" w:lineRule="atLeast"/>
        <w:jc w:val="both"/>
        <w:rPr>
          <w:rFonts w:ascii="inter-regular" w:hAnsi="inter-regular"/>
          <w:color w:val="000000"/>
        </w:rPr>
      </w:pPr>
      <w:r>
        <w:rPr>
          <w:rFonts w:ascii="inter-regular" w:hAnsi="inter-regular"/>
          <w:color w:val="000000"/>
          <w:bdr w:val="none" w:sz="0" w:space="0" w:color="auto" w:frame="1"/>
        </w:rPr>
        <w:t>                System.out.println(fileData);  </w:t>
      </w:r>
    </w:p>
    <w:p w14:paraId="455D52A8" w14:textId="77777777" w:rsidR="004F404D" w:rsidRDefault="004F404D" w:rsidP="004F404D">
      <w:pPr>
        <w:pStyle w:val="alt"/>
        <w:numPr>
          <w:ilvl w:val="0"/>
          <w:numId w:val="230"/>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  </w:t>
      </w:r>
    </w:p>
    <w:p w14:paraId="2838CF13" w14:textId="77777777" w:rsidR="004F404D" w:rsidRDefault="004F404D" w:rsidP="004F404D">
      <w:pPr>
        <w:numPr>
          <w:ilvl w:val="0"/>
          <w:numId w:val="230"/>
        </w:numPr>
        <w:spacing w:after="0" w:line="375" w:lineRule="atLeast"/>
        <w:jc w:val="both"/>
        <w:rPr>
          <w:rFonts w:ascii="inter-regular" w:hAnsi="inter-regular"/>
          <w:color w:val="000000"/>
        </w:rPr>
      </w:pPr>
      <w:r>
        <w:rPr>
          <w:rFonts w:ascii="inter-regular" w:hAnsi="inter-regular"/>
          <w:color w:val="000000"/>
          <w:bdr w:val="none" w:sz="0" w:space="0" w:color="auto" w:frame="1"/>
        </w:rPr>
        <w:t>            dataReader.close();  </w:t>
      </w:r>
    </w:p>
    <w:p w14:paraId="266CCFCA" w14:textId="77777777" w:rsidR="004F404D" w:rsidRDefault="004F404D" w:rsidP="004F404D">
      <w:pPr>
        <w:pStyle w:val="alt"/>
        <w:numPr>
          <w:ilvl w:val="0"/>
          <w:numId w:val="230"/>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lastRenderedPageBreak/>
        <w:t>        } </w:t>
      </w:r>
      <w:r>
        <w:rPr>
          <w:rStyle w:val="keyword"/>
          <w:rFonts w:ascii="inter-regular" w:hAnsi="inter-regular"/>
          <w:b/>
          <w:bCs/>
          <w:color w:val="006699"/>
          <w:bdr w:val="none" w:sz="0" w:space="0" w:color="auto" w:frame="1"/>
        </w:rPr>
        <w:t>catch</w:t>
      </w:r>
      <w:r>
        <w:rPr>
          <w:rFonts w:ascii="inter-regular" w:hAnsi="inter-regular"/>
          <w:color w:val="000000"/>
          <w:bdr w:val="none" w:sz="0" w:space="0" w:color="auto" w:frame="1"/>
        </w:rPr>
        <w:t> (FileNotFoundException exception) {  </w:t>
      </w:r>
    </w:p>
    <w:p w14:paraId="376C4197" w14:textId="77777777" w:rsidR="004F404D" w:rsidRDefault="004F404D" w:rsidP="004F404D">
      <w:pPr>
        <w:numPr>
          <w:ilvl w:val="0"/>
          <w:numId w:val="230"/>
        </w:numPr>
        <w:spacing w:after="0" w:line="375" w:lineRule="atLeast"/>
        <w:jc w:val="both"/>
        <w:rPr>
          <w:rFonts w:ascii="inter-regular" w:hAnsi="inter-regular"/>
          <w:color w:val="000000"/>
        </w:rPr>
      </w:pPr>
      <w:r>
        <w:rPr>
          <w:rFonts w:ascii="inter-regular" w:hAnsi="inter-regular"/>
          <w:color w:val="000000"/>
          <w:bdr w:val="none" w:sz="0" w:space="0" w:color="auto" w:frame="1"/>
        </w:rPr>
        <w:t>            System.out.println(</w:t>
      </w:r>
      <w:r>
        <w:rPr>
          <w:rStyle w:val="string"/>
          <w:rFonts w:ascii="inter-regular" w:hAnsi="inter-regular"/>
          <w:color w:val="0000FF"/>
          <w:bdr w:val="none" w:sz="0" w:space="0" w:color="auto" w:frame="1"/>
        </w:rPr>
        <w:t>"Unexcpected error occurred!"</w:t>
      </w:r>
      <w:r>
        <w:rPr>
          <w:rFonts w:ascii="inter-regular" w:hAnsi="inter-regular"/>
          <w:color w:val="000000"/>
          <w:bdr w:val="none" w:sz="0" w:space="0" w:color="auto" w:frame="1"/>
        </w:rPr>
        <w:t>);  </w:t>
      </w:r>
    </w:p>
    <w:p w14:paraId="4F1D0317" w14:textId="77777777" w:rsidR="004F404D" w:rsidRDefault="004F404D" w:rsidP="004F404D">
      <w:pPr>
        <w:pStyle w:val="alt"/>
        <w:numPr>
          <w:ilvl w:val="0"/>
          <w:numId w:val="230"/>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exception.printStackTrace();  </w:t>
      </w:r>
    </w:p>
    <w:p w14:paraId="270C5CE7" w14:textId="77777777" w:rsidR="004F404D" w:rsidRDefault="004F404D" w:rsidP="004F404D">
      <w:pPr>
        <w:numPr>
          <w:ilvl w:val="0"/>
          <w:numId w:val="230"/>
        </w:numPr>
        <w:spacing w:after="0" w:line="375" w:lineRule="atLeast"/>
        <w:jc w:val="both"/>
        <w:rPr>
          <w:rFonts w:ascii="inter-regular" w:hAnsi="inter-regular"/>
          <w:color w:val="000000"/>
        </w:rPr>
      </w:pPr>
      <w:r>
        <w:rPr>
          <w:rFonts w:ascii="inter-regular" w:hAnsi="inter-regular"/>
          <w:color w:val="000000"/>
          <w:bdr w:val="none" w:sz="0" w:space="0" w:color="auto" w:frame="1"/>
        </w:rPr>
        <w:t>        }  </w:t>
      </w:r>
    </w:p>
    <w:p w14:paraId="2054D1B4" w14:textId="77777777" w:rsidR="004F404D" w:rsidRDefault="004F404D" w:rsidP="004F404D">
      <w:pPr>
        <w:pStyle w:val="alt"/>
        <w:numPr>
          <w:ilvl w:val="0"/>
          <w:numId w:val="230"/>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  </w:t>
      </w:r>
    </w:p>
    <w:p w14:paraId="70FD9A50" w14:textId="77777777" w:rsidR="004F404D" w:rsidRDefault="004F404D" w:rsidP="004F404D">
      <w:pPr>
        <w:numPr>
          <w:ilvl w:val="0"/>
          <w:numId w:val="230"/>
        </w:numPr>
        <w:spacing w:after="0" w:line="375" w:lineRule="atLeast"/>
        <w:jc w:val="both"/>
        <w:rPr>
          <w:rFonts w:ascii="inter-regular" w:hAnsi="inter-regular"/>
          <w:color w:val="000000"/>
        </w:rPr>
      </w:pPr>
      <w:r>
        <w:rPr>
          <w:rFonts w:ascii="inter-regular" w:hAnsi="inter-regular"/>
          <w:color w:val="000000"/>
          <w:bdr w:val="none" w:sz="0" w:space="0" w:color="auto" w:frame="1"/>
        </w:rPr>
        <w:t>}  </w:t>
      </w:r>
    </w:p>
    <w:p w14:paraId="4C15EA8B" w14:textId="77777777" w:rsidR="004F404D" w:rsidRDefault="004F404D" w:rsidP="004F404D">
      <w:pPr>
        <w:pStyle w:val="NormalWeb"/>
        <w:shd w:val="clear" w:color="auto" w:fill="FFFFFF"/>
        <w:jc w:val="both"/>
        <w:rPr>
          <w:rFonts w:ascii="inter-regular" w:hAnsi="inter-regular"/>
          <w:color w:val="333333"/>
        </w:rPr>
      </w:pPr>
      <w:r>
        <w:rPr>
          <w:rStyle w:val="Strong"/>
          <w:rFonts w:ascii="Segoe UI" w:hAnsi="Segoe UI" w:cs="Segoe UI"/>
          <w:color w:val="333333"/>
        </w:rPr>
        <w:t>Output:</w:t>
      </w:r>
    </w:p>
    <w:p w14:paraId="7FD3BD85" w14:textId="77777777" w:rsidR="004F404D" w:rsidRDefault="004F404D" w:rsidP="004F404D">
      <w:pPr>
        <w:rPr>
          <w:rFonts w:ascii="Times New Roman" w:hAnsi="Times New Roman"/>
        </w:rPr>
      </w:pPr>
      <w:r>
        <w:rPr>
          <w:noProof/>
        </w:rPr>
        <w:drawing>
          <wp:inline distT="0" distB="0" distL="0" distR="0" wp14:anchorId="789EE6B6" wp14:editId="0305D107">
            <wp:extent cx="5731510" cy="1991995"/>
            <wp:effectExtent l="0" t="0" r="2540" b="8255"/>
            <wp:docPr id="58977758" name="Picture 6" descr="File Operations in Ja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File Operations in Java"/>
                    <pic:cNvPicPr>
                      <a:picLocks noChangeAspect="1" noChangeArrowheads="1"/>
                    </pic:cNvPicPr>
                  </pic:nvPicPr>
                  <pic:blipFill>
                    <a:blip r:embed="rId191">
                      <a:extLst>
                        <a:ext uri="{28A0092B-C50C-407E-A947-70E740481C1C}">
                          <a14:useLocalDpi xmlns:a14="http://schemas.microsoft.com/office/drawing/2010/main" val="0"/>
                        </a:ext>
                      </a:extLst>
                    </a:blip>
                    <a:srcRect/>
                    <a:stretch>
                      <a:fillRect/>
                    </a:stretch>
                  </pic:blipFill>
                  <pic:spPr bwMode="auto">
                    <a:xfrm>
                      <a:off x="0" y="0"/>
                      <a:ext cx="5731510" cy="1991995"/>
                    </a:xfrm>
                    <a:prstGeom prst="rect">
                      <a:avLst/>
                    </a:prstGeom>
                    <a:noFill/>
                    <a:ln>
                      <a:noFill/>
                    </a:ln>
                  </pic:spPr>
                </pic:pic>
              </a:graphicData>
            </a:graphic>
          </wp:inline>
        </w:drawing>
      </w:r>
    </w:p>
    <w:p w14:paraId="791A8E26" w14:textId="77777777" w:rsidR="004F404D" w:rsidRDefault="004F404D" w:rsidP="004F404D">
      <w:pPr>
        <w:pStyle w:val="NormalWeb"/>
        <w:shd w:val="clear" w:color="auto" w:fill="FFFFFF"/>
        <w:jc w:val="both"/>
        <w:rPr>
          <w:rFonts w:ascii="inter-regular" w:hAnsi="inter-regular"/>
          <w:color w:val="333333"/>
        </w:rPr>
      </w:pPr>
      <w:r>
        <w:rPr>
          <w:rStyle w:val="Strong"/>
          <w:rFonts w:ascii="Segoe UI" w:hAnsi="Segoe UI" w:cs="Segoe UI"/>
          <w:color w:val="333333"/>
        </w:rPr>
        <w:t>Expalnation:</w:t>
      </w:r>
    </w:p>
    <w:p w14:paraId="0ACC4B4F" w14:textId="77777777" w:rsidR="004F404D" w:rsidRDefault="004F404D" w:rsidP="004F404D">
      <w:pPr>
        <w:pStyle w:val="NormalWeb"/>
        <w:shd w:val="clear" w:color="auto" w:fill="FFFFFF"/>
        <w:jc w:val="both"/>
        <w:rPr>
          <w:rFonts w:ascii="inter-regular" w:hAnsi="inter-regular"/>
          <w:color w:val="333333"/>
        </w:rPr>
      </w:pPr>
      <w:r>
        <w:rPr>
          <w:rFonts w:ascii="inter-regular" w:hAnsi="inter-regular"/>
          <w:color w:val="333333"/>
        </w:rPr>
        <w:t>In the above code, we import the </w:t>
      </w:r>
      <w:r>
        <w:rPr>
          <w:rStyle w:val="Strong"/>
          <w:rFonts w:ascii="Segoe UI" w:hAnsi="Segoe UI" w:cs="Segoe UI"/>
          <w:color w:val="333333"/>
        </w:rPr>
        <w:t>"java.util.Scannner", "java.io.File"</w:t>
      </w:r>
      <w:r>
        <w:rPr>
          <w:rFonts w:ascii="inter-regular" w:hAnsi="inter-regular"/>
          <w:color w:val="333333"/>
        </w:rPr>
        <w:t> and </w:t>
      </w:r>
      <w:r>
        <w:rPr>
          <w:rStyle w:val="Strong"/>
          <w:rFonts w:ascii="Segoe UI" w:hAnsi="Segoe UI" w:cs="Segoe UI"/>
          <w:color w:val="333333"/>
        </w:rPr>
        <w:t>"java.io.IOException"</w:t>
      </w:r>
      <w:r>
        <w:rPr>
          <w:rFonts w:ascii="inter-regular" w:hAnsi="inter-regular"/>
          <w:color w:val="333333"/>
        </w:rPr>
        <w:t> classes. We create a class </w:t>
      </w:r>
      <w:r>
        <w:rPr>
          <w:rStyle w:val="Strong"/>
          <w:rFonts w:ascii="Segoe UI" w:hAnsi="Segoe UI" w:cs="Segoe UI"/>
          <w:color w:val="333333"/>
        </w:rPr>
        <w:t>ReadFromFile</w:t>
      </w:r>
      <w:r>
        <w:rPr>
          <w:rFonts w:ascii="inter-regular" w:hAnsi="inter-regular"/>
          <w:color w:val="333333"/>
        </w:rPr>
        <w:t>, and in its main method, we use the </w:t>
      </w:r>
      <w:r>
        <w:rPr>
          <w:rStyle w:val="Strong"/>
          <w:rFonts w:ascii="Segoe UI" w:hAnsi="Segoe UI" w:cs="Segoe UI"/>
          <w:color w:val="333333"/>
        </w:rPr>
        <w:t>try-catch block</w:t>
      </w:r>
      <w:r>
        <w:rPr>
          <w:rFonts w:ascii="inter-regular" w:hAnsi="inter-regular"/>
          <w:color w:val="333333"/>
        </w:rPr>
        <w:t>. In the try section, we create an instance of both the </w:t>
      </w:r>
      <w:r>
        <w:rPr>
          <w:rStyle w:val="Strong"/>
          <w:rFonts w:ascii="Segoe UI" w:hAnsi="Segoe UI" w:cs="Segoe UI"/>
          <w:color w:val="333333"/>
        </w:rPr>
        <w:t>Scanner</w:t>
      </w:r>
      <w:r>
        <w:rPr>
          <w:rFonts w:ascii="inter-regular" w:hAnsi="inter-regular"/>
          <w:color w:val="333333"/>
        </w:rPr>
        <w:t> and the </w:t>
      </w:r>
      <w:r>
        <w:rPr>
          <w:rStyle w:val="Strong"/>
          <w:rFonts w:ascii="Segoe UI" w:hAnsi="Segoe UI" w:cs="Segoe UI"/>
          <w:color w:val="333333"/>
        </w:rPr>
        <w:t>File</w:t>
      </w:r>
      <w:r>
        <w:rPr>
          <w:rFonts w:ascii="inter-regular" w:hAnsi="inter-regular"/>
          <w:color w:val="333333"/>
        </w:rPr>
        <w:t> classes. We pass the </w:t>
      </w:r>
      <w:r>
        <w:rPr>
          <w:rStyle w:val="Strong"/>
          <w:rFonts w:ascii="Segoe UI" w:hAnsi="Segoe UI" w:cs="Segoe UI"/>
          <w:color w:val="333333"/>
        </w:rPr>
        <w:t>File</w:t>
      </w:r>
      <w:r>
        <w:rPr>
          <w:rFonts w:ascii="inter-regular" w:hAnsi="inter-regular"/>
          <w:color w:val="333333"/>
        </w:rPr>
        <w:t> class object to the </w:t>
      </w:r>
      <w:r>
        <w:rPr>
          <w:rStyle w:val="Strong"/>
          <w:rFonts w:ascii="Segoe UI" w:hAnsi="Segoe UI" w:cs="Segoe UI"/>
          <w:color w:val="333333"/>
        </w:rPr>
        <w:t>Scanner</w:t>
      </w:r>
      <w:r>
        <w:rPr>
          <w:rFonts w:ascii="inter-regular" w:hAnsi="inter-regular"/>
          <w:color w:val="333333"/>
        </w:rPr>
        <w:t> class object and then iterate the scanner class object using the </w:t>
      </w:r>
      <w:r>
        <w:rPr>
          <w:rStyle w:val="Strong"/>
          <w:rFonts w:ascii="Segoe UI" w:hAnsi="Segoe UI" w:cs="Segoe UI"/>
          <w:color w:val="333333"/>
        </w:rPr>
        <w:t>"While"</w:t>
      </w:r>
      <w:r>
        <w:rPr>
          <w:rFonts w:ascii="inter-regular" w:hAnsi="inter-regular"/>
          <w:color w:val="333333"/>
        </w:rPr>
        <w:t> loop and print each line of the file. We also need to close the scanner class object, so we use the close() function. If we get any error in the try section, it jumps to the catch block. In the catch block, we handle the IOException and print a custom message.</w:t>
      </w:r>
    </w:p>
    <w:p w14:paraId="5A71C0C8" w14:textId="77777777" w:rsidR="004F404D" w:rsidRDefault="004F404D" w:rsidP="004F404D">
      <w:pPr>
        <w:pStyle w:val="Heading3"/>
        <w:shd w:val="clear" w:color="auto" w:fill="FFFFFF"/>
        <w:spacing w:line="312" w:lineRule="atLeast"/>
        <w:jc w:val="both"/>
        <w:rPr>
          <w:rFonts w:ascii="Helvetica" w:hAnsi="Helvetica"/>
          <w:color w:val="610B4B"/>
          <w:sz w:val="32"/>
          <w:szCs w:val="32"/>
        </w:rPr>
      </w:pPr>
      <w:r>
        <w:rPr>
          <w:rFonts w:ascii="Helvetica" w:hAnsi="Helvetica"/>
          <w:b/>
          <w:bCs/>
          <w:color w:val="610B4B"/>
          <w:sz w:val="32"/>
          <w:szCs w:val="32"/>
        </w:rPr>
        <w:t>Delete a File</w:t>
      </w:r>
    </w:p>
    <w:p w14:paraId="58FDA381" w14:textId="77777777" w:rsidR="004F404D" w:rsidRDefault="004F404D" w:rsidP="004F404D">
      <w:pPr>
        <w:pStyle w:val="NormalWeb"/>
        <w:shd w:val="clear" w:color="auto" w:fill="FFFFFF"/>
        <w:jc w:val="both"/>
        <w:rPr>
          <w:rFonts w:ascii="inter-regular" w:hAnsi="inter-regular"/>
          <w:color w:val="333333"/>
        </w:rPr>
      </w:pPr>
      <w:r>
        <w:rPr>
          <w:rFonts w:ascii="inter-regular" w:hAnsi="inter-regular"/>
          <w:color w:val="333333"/>
        </w:rPr>
        <w:t>The next operation which we can perform on a file is </w:t>
      </w:r>
      <w:r>
        <w:rPr>
          <w:rStyle w:val="Strong"/>
          <w:rFonts w:ascii="Segoe UI" w:hAnsi="Segoe UI" w:cs="Segoe UI"/>
          <w:color w:val="333333"/>
        </w:rPr>
        <w:t>"deleting a file"</w:t>
      </w:r>
      <w:r>
        <w:rPr>
          <w:rFonts w:ascii="inter-regular" w:hAnsi="inter-regular"/>
          <w:color w:val="333333"/>
        </w:rPr>
        <w:t>. In order to delete a file, we will use the </w:t>
      </w:r>
      <w:r>
        <w:rPr>
          <w:rStyle w:val="Strong"/>
          <w:rFonts w:ascii="Segoe UI" w:hAnsi="Segoe UI" w:cs="Segoe UI"/>
          <w:color w:val="333333"/>
        </w:rPr>
        <w:t>delete()</w:t>
      </w:r>
      <w:r>
        <w:rPr>
          <w:rFonts w:ascii="inter-regular" w:hAnsi="inter-regular"/>
          <w:color w:val="333333"/>
        </w:rPr>
        <w:t> method of the file. We don't need to close the stream using the </w:t>
      </w:r>
      <w:r>
        <w:rPr>
          <w:rStyle w:val="Strong"/>
          <w:rFonts w:ascii="Segoe UI" w:hAnsi="Segoe UI" w:cs="Segoe UI"/>
          <w:color w:val="333333"/>
        </w:rPr>
        <w:t>close()</w:t>
      </w:r>
      <w:r>
        <w:rPr>
          <w:rFonts w:ascii="inter-regular" w:hAnsi="inter-regular"/>
          <w:color w:val="333333"/>
        </w:rPr>
        <w:t> method because for deleting a file, we neither use the FileWriter class nor the Scanner class.</w:t>
      </w:r>
    </w:p>
    <w:p w14:paraId="15766674" w14:textId="77777777" w:rsidR="004F404D" w:rsidRDefault="004F404D" w:rsidP="004F404D">
      <w:pPr>
        <w:pStyle w:val="NormalWeb"/>
        <w:shd w:val="clear" w:color="auto" w:fill="FFFFFF"/>
        <w:jc w:val="both"/>
        <w:rPr>
          <w:rFonts w:ascii="inter-regular" w:hAnsi="inter-regular"/>
          <w:color w:val="333333"/>
        </w:rPr>
      </w:pPr>
      <w:r>
        <w:rPr>
          <w:rFonts w:ascii="inter-regular" w:hAnsi="inter-regular"/>
          <w:color w:val="333333"/>
        </w:rPr>
        <w:t>Let's take an example to understand how we can write data into a file.</w:t>
      </w:r>
    </w:p>
    <w:p w14:paraId="7A453AC4" w14:textId="77777777" w:rsidR="004F404D" w:rsidRDefault="004F404D" w:rsidP="004F404D">
      <w:pPr>
        <w:pStyle w:val="NormalWeb"/>
        <w:shd w:val="clear" w:color="auto" w:fill="FFFFFF"/>
        <w:jc w:val="both"/>
        <w:rPr>
          <w:rFonts w:ascii="inter-regular" w:hAnsi="inter-regular"/>
          <w:color w:val="333333"/>
        </w:rPr>
      </w:pPr>
      <w:r>
        <w:rPr>
          <w:rStyle w:val="Strong"/>
          <w:rFonts w:ascii="Segoe UI" w:hAnsi="Segoe UI" w:cs="Segoe UI"/>
          <w:color w:val="333333"/>
        </w:rPr>
        <w:t>DeleteFile.java</w:t>
      </w:r>
    </w:p>
    <w:p w14:paraId="4CEC6E1C" w14:textId="77777777" w:rsidR="004F404D" w:rsidRDefault="004F404D" w:rsidP="004F404D">
      <w:pPr>
        <w:pStyle w:val="alt"/>
        <w:numPr>
          <w:ilvl w:val="0"/>
          <w:numId w:val="231"/>
        </w:numPr>
        <w:spacing w:before="0" w:beforeAutospacing="0" w:after="0" w:afterAutospacing="0" w:line="375" w:lineRule="atLeast"/>
        <w:jc w:val="both"/>
        <w:rPr>
          <w:rFonts w:ascii="inter-regular" w:hAnsi="inter-regular"/>
          <w:color w:val="000000"/>
        </w:rPr>
      </w:pPr>
      <w:r>
        <w:rPr>
          <w:rStyle w:val="comment"/>
          <w:rFonts w:ascii="inter-regular" w:hAnsi="inter-regular"/>
          <w:color w:val="008200"/>
          <w:bdr w:val="none" w:sz="0" w:space="0" w:color="auto" w:frame="1"/>
        </w:rPr>
        <w:t>// Importing the File class</w:t>
      </w:r>
      <w:r>
        <w:rPr>
          <w:rFonts w:ascii="inter-regular" w:hAnsi="inter-regular"/>
          <w:color w:val="000000"/>
          <w:bdr w:val="none" w:sz="0" w:space="0" w:color="auto" w:frame="1"/>
        </w:rPr>
        <w:t>  </w:t>
      </w:r>
    </w:p>
    <w:p w14:paraId="2548FA38" w14:textId="77777777" w:rsidR="004F404D" w:rsidRDefault="004F404D" w:rsidP="004F404D">
      <w:pPr>
        <w:numPr>
          <w:ilvl w:val="0"/>
          <w:numId w:val="231"/>
        </w:numPr>
        <w:spacing w:after="0" w:line="375" w:lineRule="atLeast"/>
        <w:jc w:val="both"/>
        <w:rPr>
          <w:rFonts w:ascii="inter-regular" w:hAnsi="inter-regular"/>
          <w:color w:val="000000"/>
        </w:rPr>
      </w:pPr>
      <w:r>
        <w:rPr>
          <w:rStyle w:val="keyword"/>
          <w:rFonts w:ascii="inter-regular" w:hAnsi="inter-regular"/>
          <w:b/>
          <w:bCs/>
          <w:color w:val="006699"/>
          <w:bdr w:val="none" w:sz="0" w:space="0" w:color="auto" w:frame="1"/>
        </w:rPr>
        <w:lastRenderedPageBreak/>
        <w:t>import</w:t>
      </w:r>
      <w:r>
        <w:rPr>
          <w:rFonts w:ascii="inter-regular" w:hAnsi="inter-regular"/>
          <w:color w:val="000000"/>
          <w:bdr w:val="none" w:sz="0" w:space="0" w:color="auto" w:frame="1"/>
        </w:rPr>
        <w:t> java.io.File;   </w:t>
      </w:r>
    </w:p>
    <w:p w14:paraId="7BB40C35" w14:textId="77777777" w:rsidR="004F404D" w:rsidRDefault="004F404D" w:rsidP="004F404D">
      <w:pPr>
        <w:pStyle w:val="alt"/>
        <w:numPr>
          <w:ilvl w:val="0"/>
          <w:numId w:val="231"/>
        </w:numPr>
        <w:spacing w:before="0" w:beforeAutospacing="0" w:after="0" w:afterAutospacing="0" w:line="375" w:lineRule="atLeast"/>
        <w:jc w:val="both"/>
        <w:rPr>
          <w:rFonts w:ascii="inter-regular" w:hAnsi="inter-regular"/>
          <w:color w:val="000000"/>
        </w:rPr>
      </w:pPr>
      <w:r>
        <w:rPr>
          <w:rStyle w:val="keyword"/>
          <w:rFonts w:ascii="inter-regular" w:hAnsi="inter-regular"/>
          <w:b/>
          <w:bCs/>
          <w:color w:val="006699"/>
          <w:bdr w:val="none" w:sz="0" w:space="0" w:color="auto" w:frame="1"/>
        </w:rPr>
        <w:t>class</w:t>
      </w:r>
      <w:r>
        <w:rPr>
          <w:rFonts w:ascii="inter-regular" w:hAnsi="inter-regular"/>
          <w:color w:val="000000"/>
          <w:bdr w:val="none" w:sz="0" w:space="0" w:color="auto" w:frame="1"/>
        </w:rPr>
        <w:t> DeleteFile {  </w:t>
      </w:r>
    </w:p>
    <w:p w14:paraId="4545539A" w14:textId="77777777" w:rsidR="004F404D" w:rsidRDefault="004F404D" w:rsidP="004F404D">
      <w:pPr>
        <w:numPr>
          <w:ilvl w:val="0"/>
          <w:numId w:val="231"/>
        </w:numPr>
        <w:spacing w:after="0" w:line="375" w:lineRule="atLeast"/>
        <w:jc w:val="both"/>
        <w:rPr>
          <w:rFonts w:ascii="inter-regular" w:hAnsi="inter-regular"/>
          <w:color w:val="000000"/>
        </w:rPr>
      </w:pP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public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static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void</w:t>
      </w:r>
      <w:r>
        <w:rPr>
          <w:rFonts w:ascii="inter-regular" w:hAnsi="inter-regular"/>
          <w:color w:val="000000"/>
          <w:bdr w:val="none" w:sz="0" w:space="0" w:color="auto" w:frame="1"/>
        </w:rPr>
        <w:t> main(String[] args) {   </w:t>
      </w:r>
    </w:p>
    <w:p w14:paraId="0FA508A6" w14:textId="77777777" w:rsidR="004F404D" w:rsidRDefault="004F404D" w:rsidP="004F404D">
      <w:pPr>
        <w:pStyle w:val="alt"/>
        <w:numPr>
          <w:ilvl w:val="0"/>
          <w:numId w:val="231"/>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File f0 = </w:t>
      </w:r>
      <w:r>
        <w:rPr>
          <w:rStyle w:val="keyword"/>
          <w:rFonts w:ascii="inter-regular" w:hAnsi="inter-regular"/>
          <w:b/>
          <w:bCs/>
          <w:color w:val="006699"/>
          <w:bdr w:val="none" w:sz="0" w:space="0" w:color="auto" w:frame="1"/>
        </w:rPr>
        <w:t>new</w:t>
      </w:r>
      <w:r>
        <w:rPr>
          <w:rFonts w:ascii="inter-regular" w:hAnsi="inter-regular"/>
          <w:color w:val="000000"/>
          <w:bdr w:val="none" w:sz="0" w:space="0" w:color="auto" w:frame="1"/>
        </w:rPr>
        <w:t> File(</w:t>
      </w:r>
      <w:r>
        <w:rPr>
          <w:rStyle w:val="string"/>
          <w:rFonts w:ascii="inter-regular" w:hAnsi="inter-regular"/>
          <w:color w:val="0000FF"/>
          <w:bdr w:val="none" w:sz="0" w:space="0" w:color="auto" w:frame="1"/>
        </w:rPr>
        <w:t>"D:FileOperationExample.txt"</w:t>
      </w:r>
      <w:r>
        <w:rPr>
          <w:rFonts w:ascii="inter-regular" w:hAnsi="inter-regular"/>
          <w:color w:val="000000"/>
          <w:bdr w:val="none" w:sz="0" w:space="0" w:color="auto" w:frame="1"/>
        </w:rPr>
        <w:t>);   </w:t>
      </w:r>
    </w:p>
    <w:p w14:paraId="494989A4" w14:textId="77777777" w:rsidR="004F404D" w:rsidRDefault="004F404D" w:rsidP="004F404D">
      <w:pPr>
        <w:numPr>
          <w:ilvl w:val="0"/>
          <w:numId w:val="231"/>
        </w:numPr>
        <w:spacing w:after="0" w:line="375" w:lineRule="atLeast"/>
        <w:jc w:val="both"/>
        <w:rPr>
          <w:rFonts w:ascii="inter-regular" w:hAnsi="inter-regular"/>
          <w:color w:val="000000"/>
        </w:rPr>
      </w:pP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if</w:t>
      </w:r>
      <w:r>
        <w:rPr>
          <w:rFonts w:ascii="inter-regular" w:hAnsi="inter-regular"/>
          <w:color w:val="000000"/>
          <w:bdr w:val="none" w:sz="0" w:space="0" w:color="auto" w:frame="1"/>
        </w:rPr>
        <w:t> (f0.delete()) {   </w:t>
      </w:r>
    </w:p>
    <w:p w14:paraId="25324168" w14:textId="77777777" w:rsidR="004F404D" w:rsidRDefault="004F404D" w:rsidP="004F404D">
      <w:pPr>
        <w:pStyle w:val="alt"/>
        <w:numPr>
          <w:ilvl w:val="0"/>
          <w:numId w:val="231"/>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System.out.println(f0.getName()+ </w:t>
      </w:r>
      <w:r>
        <w:rPr>
          <w:rStyle w:val="string"/>
          <w:rFonts w:ascii="inter-regular" w:hAnsi="inter-regular"/>
          <w:color w:val="0000FF"/>
          <w:bdr w:val="none" w:sz="0" w:space="0" w:color="auto" w:frame="1"/>
        </w:rPr>
        <w:t>" file is deleted successfully."</w:t>
      </w:r>
      <w:r>
        <w:rPr>
          <w:rFonts w:ascii="inter-regular" w:hAnsi="inter-regular"/>
          <w:color w:val="000000"/>
          <w:bdr w:val="none" w:sz="0" w:space="0" w:color="auto" w:frame="1"/>
        </w:rPr>
        <w:t>);  </w:t>
      </w:r>
    </w:p>
    <w:p w14:paraId="1403EAAE" w14:textId="77777777" w:rsidR="004F404D" w:rsidRDefault="004F404D" w:rsidP="004F404D">
      <w:pPr>
        <w:numPr>
          <w:ilvl w:val="0"/>
          <w:numId w:val="231"/>
        </w:numPr>
        <w:spacing w:after="0" w:line="375" w:lineRule="atLeast"/>
        <w:jc w:val="both"/>
        <w:rPr>
          <w:rFonts w:ascii="inter-regular" w:hAnsi="inter-regular"/>
          <w:color w:val="000000"/>
        </w:rPr>
      </w:pPr>
      <w:r>
        <w:rPr>
          <w:rFonts w:ascii="inter-regular" w:hAnsi="inter-regular"/>
          <w:color w:val="000000"/>
          <w:bdr w:val="none" w:sz="0" w:space="0" w:color="auto" w:frame="1"/>
        </w:rPr>
        <w:t>    } </w:t>
      </w:r>
      <w:r>
        <w:rPr>
          <w:rStyle w:val="keyword"/>
          <w:rFonts w:ascii="inter-regular" w:hAnsi="inter-regular"/>
          <w:b/>
          <w:bCs/>
          <w:color w:val="006699"/>
          <w:bdr w:val="none" w:sz="0" w:space="0" w:color="auto" w:frame="1"/>
        </w:rPr>
        <w:t>else</w:t>
      </w:r>
      <w:r>
        <w:rPr>
          <w:rFonts w:ascii="inter-regular" w:hAnsi="inter-regular"/>
          <w:color w:val="000000"/>
          <w:bdr w:val="none" w:sz="0" w:space="0" w:color="auto" w:frame="1"/>
        </w:rPr>
        <w:t> {  </w:t>
      </w:r>
    </w:p>
    <w:p w14:paraId="754EDC04" w14:textId="77777777" w:rsidR="004F404D" w:rsidRDefault="004F404D" w:rsidP="004F404D">
      <w:pPr>
        <w:pStyle w:val="alt"/>
        <w:numPr>
          <w:ilvl w:val="0"/>
          <w:numId w:val="231"/>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System.out.println(</w:t>
      </w:r>
      <w:r>
        <w:rPr>
          <w:rStyle w:val="string"/>
          <w:rFonts w:ascii="inter-regular" w:hAnsi="inter-regular"/>
          <w:color w:val="0000FF"/>
          <w:bdr w:val="none" w:sz="0" w:space="0" w:color="auto" w:frame="1"/>
        </w:rPr>
        <w:t>"Unexpected error found in deletion of the file."</w:t>
      </w:r>
      <w:r>
        <w:rPr>
          <w:rFonts w:ascii="inter-regular" w:hAnsi="inter-regular"/>
          <w:color w:val="000000"/>
          <w:bdr w:val="none" w:sz="0" w:space="0" w:color="auto" w:frame="1"/>
        </w:rPr>
        <w:t>);  </w:t>
      </w:r>
    </w:p>
    <w:p w14:paraId="6D5B783E" w14:textId="77777777" w:rsidR="004F404D" w:rsidRDefault="004F404D" w:rsidP="004F404D">
      <w:pPr>
        <w:numPr>
          <w:ilvl w:val="0"/>
          <w:numId w:val="231"/>
        </w:numPr>
        <w:spacing w:after="0" w:line="375" w:lineRule="atLeast"/>
        <w:jc w:val="both"/>
        <w:rPr>
          <w:rFonts w:ascii="inter-regular" w:hAnsi="inter-regular"/>
          <w:color w:val="000000"/>
        </w:rPr>
      </w:pPr>
      <w:r>
        <w:rPr>
          <w:rFonts w:ascii="inter-regular" w:hAnsi="inter-regular"/>
          <w:color w:val="000000"/>
          <w:bdr w:val="none" w:sz="0" w:space="0" w:color="auto" w:frame="1"/>
        </w:rPr>
        <w:t>    }   </w:t>
      </w:r>
    </w:p>
    <w:p w14:paraId="6920C6DA" w14:textId="77777777" w:rsidR="004F404D" w:rsidRDefault="004F404D" w:rsidP="004F404D">
      <w:pPr>
        <w:pStyle w:val="alt"/>
        <w:numPr>
          <w:ilvl w:val="0"/>
          <w:numId w:val="231"/>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   </w:t>
      </w:r>
    </w:p>
    <w:p w14:paraId="29797B6E" w14:textId="77777777" w:rsidR="004F404D" w:rsidRDefault="004F404D" w:rsidP="004F404D">
      <w:pPr>
        <w:numPr>
          <w:ilvl w:val="0"/>
          <w:numId w:val="231"/>
        </w:numPr>
        <w:spacing w:after="0" w:line="375" w:lineRule="atLeast"/>
        <w:jc w:val="both"/>
        <w:rPr>
          <w:rFonts w:ascii="inter-regular" w:hAnsi="inter-regular"/>
          <w:color w:val="000000"/>
        </w:rPr>
      </w:pPr>
      <w:r>
        <w:rPr>
          <w:rFonts w:ascii="inter-regular" w:hAnsi="inter-regular"/>
          <w:color w:val="000000"/>
          <w:bdr w:val="none" w:sz="0" w:space="0" w:color="auto" w:frame="1"/>
        </w:rPr>
        <w:t>}  </w:t>
      </w:r>
    </w:p>
    <w:p w14:paraId="3480E375" w14:textId="77777777" w:rsidR="004F404D" w:rsidRDefault="004F404D" w:rsidP="004F404D">
      <w:pPr>
        <w:pStyle w:val="NormalWeb"/>
        <w:shd w:val="clear" w:color="auto" w:fill="FFFFFF"/>
        <w:jc w:val="both"/>
        <w:rPr>
          <w:rFonts w:ascii="inter-regular" w:hAnsi="inter-regular"/>
          <w:color w:val="333333"/>
        </w:rPr>
      </w:pPr>
      <w:r>
        <w:rPr>
          <w:rStyle w:val="Strong"/>
          <w:rFonts w:ascii="Segoe UI" w:hAnsi="Segoe UI" w:cs="Segoe UI"/>
          <w:color w:val="333333"/>
        </w:rPr>
        <w:t>Output:</w:t>
      </w:r>
    </w:p>
    <w:p w14:paraId="4FA2D7B2" w14:textId="77777777" w:rsidR="004F404D" w:rsidRDefault="004F404D" w:rsidP="004F404D">
      <w:pPr>
        <w:rPr>
          <w:rFonts w:ascii="Times New Roman" w:hAnsi="Times New Roman"/>
        </w:rPr>
      </w:pPr>
      <w:r>
        <w:rPr>
          <w:noProof/>
        </w:rPr>
        <w:drawing>
          <wp:inline distT="0" distB="0" distL="0" distR="0" wp14:anchorId="1130B39E" wp14:editId="14675F1D">
            <wp:extent cx="5505450" cy="1809750"/>
            <wp:effectExtent l="0" t="0" r="0" b="0"/>
            <wp:docPr id="514051893" name="Picture 5" descr="File Operations in Ja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descr="File Operations in Java"/>
                    <pic:cNvPicPr>
                      <a:picLocks noChangeAspect="1" noChangeArrowheads="1"/>
                    </pic:cNvPicPr>
                  </pic:nvPicPr>
                  <pic:blipFill>
                    <a:blip r:embed="rId192">
                      <a:extLst>
                        <a:ext uri="{28A0092B-C50C-407E-A947-70E740481C1C}">
                          <a14:useLocalDpi xmlns:a14="http://schemas.microsoft.com/office/drawing/2010/main" val="0"/>
                        </a:ext>
                      </a:extLst>
                    </a:blip>
                    <a:srcRect/>
                    <a:stretch>
                      <a:fillRect/>
                    </a:stretch>
                  </pic:blipFill>
                  <pic:spPr bwMode="auto">
                    <a:xfrm>
                      <a:off x="0" y="0"/>
                      <a:ext cx="5505450" cy="1809750"/>
                    </a:xfrm>
                    <a:prstGeom prst="rect">
                      <a:avLst/>
                    </a:prstGeom>
                    <a:noFill/>
                    <a:ln>
                      <a:noFill/>
                    </a:ln>
                  </pic:spPr>
                </pic:pic>
              </a:graphicData>
            </a:graphic>
          </wp:inline>
        </w:drawing>
      </w:r>
    </w:p>
    <w:p w14:paraId="3539997D" w14:textId="77777777" w:rsidR="004F404D" w:rsidRDefault="004F404D" w:rsidP="004F404D">
      <w:pPr>
        <w:pStyle w:val="NormalWeb"/>
        <w:shd w:val="clear" w:color="auto" w:fill="FFFFFF"/>
        <w:jc w:val="both"/>
        <w:rPr>
          <w:rFonts w:ascii="inter-regular" w:hAnsi="inter-regular"/>
          <w:color w:val="333333"/>
        </w:rPr>
      </w:pPr>
      <w:r>
        <w:rPr>
          <w:rStyle w:val="Strong"/>
          <w:rFonts w:ascii="Segoe UI" w:hAnsi="Segoe UI" w:cs="Segoe UI"/>
          <w:color w:val="333333"/>
        </w:rPr>
        <w:t>Explanation:</w:t>
      </w:r>
    </w:p>
    <w:p w14:paraId="7DC2115F" w14:textId="77777777" w:rsidR="004F404D" w:rsidRDefault="004F404D" w:rsidP="004F404D">
      <w:pPr>
        <w:pStyle w:val="NormalWeb"/>
        <w:shd w:val="clear" w:color="auto" w:fill="FFFFFF"/>
        <w:jc w:val="both"/>
        <w:rPr>
          <w:rFonts w:ascii="inter-regular" w:hAnsi="inter-regular"/>
          <w:color w:val="333333"/>
        </w:rPr>
      </w:pPr>
      <w:r>
        <w:rPr>
          <w:rFonts w:ascii="inter-regular" w:hAnsi="inter-regular"/>
          <w:color w:val="333333"/>
        </w:rPr>
        <w:t>In the above code, we import the </w:t>
      </w:r>
      <w:r>
        <w:rPr>
          <w:rStyle w:val="Strong"/>
          <w:rFonts w:ascii="Segoe UI" w:hAnsi="Segoe UI" w:cs="Segoe UI"/>
          <w:color w:val="333333"/>
        </w:rPr>
        <w:t>File</w:t>
      </w:r>
      <w:r>
        <w:rPr>
          <w:rFonts w:ascii="inter-regular" w:hAnsi="inter-regular"/>
          <w:color w:val="333333"/>
        </w:rPr>
        <w:t> class and create a class </w:t>
      </w:r>
      <w:r>
        <w:rPr>
          <w:rStyle w:val="Strong"/>
          <w:rFonts w:ascii="Segoe UI" w:hAnsi="Segoe UI" w:cs="Segoe UI"/>
          <w:color w:val="333333"/>
        </w:rPr>
        <w:t>DeleteFile</w:t>
      </w:r>
      <w:r>
        <w:rPr>
          <w:rFonts w:ascii="inter-regular" w:hAnsi="inter-regular"/>
          <w:color w:val="333333"/>
        </w:rPr>
        <w:t>. In the main() method of the class, we create </w:t>
      </w:r>
      <w:r>
        <w:rPr>
          <w:rStyle w:val="Strong"/>
          <w:rFonts w:ascii="Segoe UI" w:hAnsi="Segoe UI" w:cs="Segoe UI"/>
          <w:color w:val="333333"/>
        </w:rPr>
        <w:t>f0</w:t>
      </w:r>
      <w:r>
        <w:rPr>
          <w:rFonts w:ascii="inter-regular" w:hAnsi="inter-regular"/>
          <w:color w:val="333333"/>
        </w:rPr>
        <w:t> object of the file which we want to delete. In the </w:t>
      </w:r>
      <w:r>
        <w:rPr>
          <w:rStyle w:val="Strong"/>
          <w:rFonts w:ascii="Segoe UI" w:hAnsi="Segoe UI" w:cs="Segoe UI"/>
          <w:color w:val="333333"/>
        </w:rPr>
        <w:t>if</w:t>
      </w:r>
      <w:r>
        <w:rPr>
          <w:rFonts w:ascii="inter-regular" w:hAnsi="inter-regular"/>
          <w:color w:val="333333"/>
        </w:rPr>
        <w:t> statement, we call the </w:t>
      </w:r>
      <w:r>
        <w:rPr>
          <w:rStyle w:val="Strong"/>
          <w:rFonts w:ascii="Segoe UI" w:hAnsi="Segoe UI" w:cs="Segoe UI"/>
          <w:color w:val="333333"/>
        </w:rPr>
        <w:t>delete()</w:t>
      </w:r>
      <w:r>
        <w:rPr>
          <w:rFonts w:ascii="inter-regular" w:hAnsi="inter-regular"/>
          <w:color w:val="333333"/>
        </w:rPr>
        <w:t> method of the file using the f0 object. If the delete() method returns true, we print the success custom message. Otherwise, it jumps to the else section where we print the unsuccessful custom message.</w:t>
      </w:r>
    </w:p>
    <w:p w14:paraId="192155DC" w14:textId="77777777" w:rsidR="004F404D" w:rsidRDefault="004F404D" w:rsidP="004F404D">
      <w:pPr>
        <w:pStyle w:val="NormalWeb"/>
        <w:shd w:val="clear" w:color="auto" w:fill="FFFFFF"/>
        <w:jc w:val="both"/>
        <w:rPr>
          <w:rFonts w:ascii="inter-regular" w:hAnsi="inter-regular"/>
          <w:color w:val="333333"/>
        </w:rPr>
      </w:pPr>
      <w:r>
        <w:rPr>
          <w:rFonts w:ascii="inter-regular" w:hAnsi="inter-regular"/>
          <w:color w:val="333333"/>
        </w:rPr>
        <w:t>All the above-mentioned operations are used to read, write, delete, and create file programmatically.</w:t>
      </w:r>
    </w:p>
    <w:p w14:paraId="2EE7A593" w14:textId="77777777" w:rsidR="004F404D" w:rsidRDefault="004F404D" w:rsidP="0027496C">
      <w:pPr>
        <w:rPr>
          <w:b/>
          <w:bCs/>
          <w:sz w:val="44"/>
          <w:szCs w:val="44"/>
          <w:u w:val="single"/>
        </w:rPr>
      </w:pPr>
    </w:p>
    <w:p w14:paraId="07C7CB47" w14:textId="77777777" w:rsidR="004F404D" w:rsidRDefault="004F404D" w:rsidP="0027496C">
      <w:pPr>
        <w:rPr>
          <w:b/>
          <w:bCs/>
          <w:sz w:val="44"/>
          <w:szCs w:val="44"/>
          <w:u w:val="single"/>
        </w:rPr>
      </w:pPr>
    </w:p>
    <w:p w14:paraId="16CE123A" w14:textId="77777777" w:rsidR="004F404D" w:rsidRDefault="004F404D" w:rsidP="004F404D">
      <w:pPr>
        <w:pStyle w:val="Heading1"/>
        <w:shd w:val="clear" w:color="auto" w:fill="FFFFFF"/>
        <w:spacing w:before="75" w:line="312" w:lineRule="atLeast"/>
        <w:jc w:val="both"/>
        <w:rPr>
          <w:rFonts w:ascii="Helvetica" w:hAnsi="Helvetica"/>
          <w:color w:val="610B38"/>
          <w:sz w:val="44"/>
          <w:szCs w:val="44"/>
        </w:rPr>
      </w:pPr>
      <w:r>
        <w:rPr>
          <w:rFonts w:ascii="Helvetica" w:hAnsi="Helvetica"/>
          <w:b/>
          <w:bCs/>
          <w:color w:val="610B38"/>
          <w:sz w:val="44"/>
          <w:szCs w:val="44"/>
        </w:rPr>
        <w:t>Multithreading in Java</w:t>
      </w:r>
    </w:p>
    <w:p w14:paraId="7A9DEDB8" w14:textId="77777777" w:rsidR="004F404D" w:rsidRDefault="004F404D" w:rsidP="004F404D">
      <w:pPr>
        <w:numPr>
          <w:ilvl w:val="0"/>
          <w:numId w:val="232"/>
        </w:numPr>
        <w:shd w:val="clear" w:color="auto" w:fill="FFFFFF"/>
        <w:spacing w:before="60" w:after="100" w:afterAutospacing="1" w:line="375" w:lineRule="atLeast"/>
        <w:jc w:val="both"/>
        <w:rPr>
          <w:rFonts w:ascii="inter-regular" w:hAnsi="inter-regular"/>
          <w:color w:val="000000"/>
          <w:sz w:val="24"/>
          <w:szCs w:val="24"/>
        </w:rPr>
      </w:pPr>
      <w:hyperlink r:id="rId193" w:history="1">
        <w:r>
          <w:rPr>
            <w:rStyle w:val="Hyperlink"/>
            <w:color w:val="008000"/>
            <w:sz w:val="23"/>
            <w:szCs w:val="23"/>
          </w:rPr>
          <w:t>Multithreading</w:t>
        </w:r>
      </w:hyperlink>
    </w:p>
    <w:p w14:paraId="17B5A3F5" w14:textId="77777777" w:rsidR="004F404D" w:rsidRDefault="004F404D" w:rsidP="004F404D">
      <w:pPr>
        <w:numPr>
          <w:ilvl w:val="0"/>
          <w:numId w:val="232"/>
        </w:numPr>
        <w:shd w:val="clear" w:color="auto" w:fill="FFFFFF"/>
        <w:spacing w:before="60" w:after="100" w:afterAutospacing="1" w:line="375" w:lineRule="atLeast"/>
        <w:jc w:val="both"/>
        <w:rPr>
          <w:rFonts w:ascii="inter-regular" w:hAnsi="inter-regular"/>
          <w:color w:val="000000"/>
        </w:rPr>
      </w:pPr>
      <w:hyperlink r:id="rId194" w:anchor="multitasing" w:history="1">
        <w:r>
          <w:rPr>
            <w:rStyle w:val="Hyperlink"/>
            <w:color w:val="008000"/>
            <w:sz w:val="23"/>
            <w:szCs w:val="23"/>
          </w:rPr>
          <w:t>Multitasking</w:t>
        </w:r>
      </w:hyperlink>
    </w:p>
    <w:p w14:paraId="2E5FA813" w14:textId="77777777" w:rsidR="004F404D" w:rsidRDefault="004F404D" w:rsidP="004F404D">
      <w:pPr>
        <w:numPr>
          <w:ilvl w:val="0"/>
          <w:numId w:val="232"/>
        </w:numPr>
        <w:shd w:val="clear" w:color="auto" w:fill="FFFFFF"/>
        <w:spacing w:before="60" w:after="100" w:afterAutospacing="1" w:line="375" w:lineRule="atLeast"/>
        <w:jc w:val="both"/>
        <w:rPr>
          <w:rFonts w:ascii="inter-regular" w:hAnsi="inter-regular"/>
          <w:color w:val="000000"/>
        </w:rPr>
      </w:pPr>
      <w:hyperlink r:id="rId195" w:anchor="multiprocessing" w:history="1">
        <w:r>
          <w:rPr>
            <w:rStyle w:val="Hyperlink"/>
            <w:color w:val="008000"/>
            <w:sz w:val="23"/>
            <w:szCs w:val="23"/>
          </w:rPr>
          <w:t>Process-based multitasking</w:t>
        </w:r>
      </w:hyperlink>
    </w:p>
    <w:p w14:paraId="26BFB1FA" w14:textId="77777777" w:rsidR="004F404D" w:rsidRDefault="004F404D" w:rsidP="004F404D">
      <w:pPr>
        <w:numPr>
          <w:ilvl w:val="0"/>
          <w:numId w:val="232"/>
        </w:numPr>
        <w:shd w:val="clear" w:color="auto" w:fill="FFFFFF"/>
        <w:spacing w:before="60" w:after="100" w:afterAutospacing="1" w:line="375" w:lineRule="atLeast"/>
        <w:jc w:val="both"/>
        <w:rPr>
          <w:rFonts w:ascii="inter-regular" w:hAnsi="inter-regular"/>
          <w:color w:val="000000"/>
        </w:rPr>
      </w:pPr>
      <w:hyperlink r:id="rId196" w:anchor="multithreading" w:history="1">
        <w:r>
          <w:rPr>
            <w:rStyle w:val="Hyperlink"/>
            <w:color w:val="008000"/>
            <w:sz w:val="23"/>
            <w:szCs w:val="23"/>
          </w:rPr>
          <w:t>Thread-based multitasking</w:t>
        </w:r>
      </w:hyperlink>
    </w:p>
    <w:p w14:paraId="231B8BD4" w14:textId="77777777" w:rsidR="004F404D" w:rsidRDefault="004F404D" w:rsidP="004F404D">
      <w:pPr>
        <w:numPr>
          <w:ilvl w:val="0"/>
          <w:numId w:val="232"/>
        </w:numPr>
        <w:shd w:val="clear" w:color="auto" w:fill="FFFFFF"/>
        <w:spacing w:before="60" w:after="100" w:afterAutospacing="1" w:line="375" w:lineRule="atLeast"/>
        <w:jc w:val="both"/>
        <w:rPr>
          <w:rFonts w:ascii="inter-regular" w:hAnsi="inter-regular"/>
          <w:color w:val="000000"/>
        </w:rPr>
      </w:pPr>
      <w:hyperlink r:id="rId197" w:anchor="thread" w:history="1">
        <w:r>
          <w:rPr>
            <w:rStyle w:val="Hyperlink"/>
            <w:color w:val="008000"/>
            <w:sz w:val="23"/>
            <w:szCs w:val="23"/>
          </w:rPr>
          <w:t>What is Thread</w:t>
        </w:r>
      </w:hyperlink>
    </w:p>
    <w:p w14:paraId="72D00CD8" w14:textId="77777777" w:rsidR="004F404D" w:rsidRDefault="004F404D" w:rsidP="004F404D">
      <w:pPr>
        <w:pStyle w:val="NormalWeb"/>
        <w:shd w:val="clear" w:color="auto" w:fill="FFFFFF"/>
        <w:jc w:val="both"/>
        <w:rPr>
          <w:rFonts w:ascii="inter-regular" w:hAnsi="inter-regular"/>
          <w:color w:val="333333"/>
        </w:rPr>
      </w:pPr>
      <w:r>
        <w:rPr>
          <w:rStyle w:val="Strong"/>
          <w:rFonts w:ascii="Segoe UI" w:hAnsi="Segoe UI" w:cs="Segoe UI"/>
          <w:color w:val="333333"/>
        </w:rPr>
        <w:t>Multithreading in </w:t>
      </w:r>
      <w:hyperlink r:id="rId198" w:history="1">
        <w:r>
          <w:rPr>
            <w:rStyle w:val="Hyperlink"/>
            <w:rFonts w:ascii="Segoe UI" w:hAnsi="Segoe UI" w:cs="Segoe UI"/>
            <w:b/>
            <w:bCs/>
            <w:color w:val="008000"/>
          </w:rPr>
          <w:t>Java</w:t>
        </w:r>
      </w:hyperlink>
      <w:r>
        <w:rPr>
          <w:rFonts w:ascii="inter-regular" w:hAnsi="inter-regular"/>
          <w:color w:val="333333"/>
        </w:rPr>
        <w:t> is a process of executing multiple threads simultaneously.</w:t>
      </w:r>
    </w:p>
    <w:p w14:paraId="3289A997" w14:textId="77777777" w:rsidR="004F404D" w:rsidRDefault="004F404D" w:rsidP="004F404D">
      <w:pPr>
        <w:pStyle w:val="NormalWeb"/>
        <w:shd w:val="clear" w:color="auto" w:fill="FFFFFF"/>
        <w:jc w:val="both"/>
        <w:rPr>
          <w:rFonts w:ascii="inter-regular" w:hAnsi="inter-regular"/>
          <w:color w:val="333333"/>
        </w:rPr>
      </w:pPr>
      <w:r>
        <w:rPr>
          <w:rFonts w:ascii="inter-regular" w:hAnsi="inter-regular"/>
          <w:color w:val="333333"/>
        </w:rPr>
        <w:t>A thread is a lightweight sub-process, the smallest unit of processing. Multiprocessing and multithreading, both are used to achieve multitasking.</w:t>
      </w:r>
    </w:p>
    <w:p w14:paraId="663BC7B7" w14:textId="77777777" w:rsidR="004F404D" w:rsidRDefault="004F404D" w:rsidP="004F404D">
      <w:pPr>
        <w:pStyle w:val="NormalWeb"/>
        <w:shd w:val="clear" w:color="auto" w:fill="FFFFFF"/>
        <w:jc w:val="both"/>
        <w:rPr>
          <w:rFonts w:ascii="inter-regular" w:hAnsi="inter-regular"/>
          <w:color w:val="333333"/>
        </w:rPr>
      </w:pPr>
      <w:r>
        <w:rPr>
          <w:rFonts w:ascii="inter-regular" w:hAnsi="inter-regular"/>
          <w:color w:val="333333"/>
        </w:rPr>
        <w:t>However, we use multithreading than multiprocessing because threads use a shared memory area. They don't allocate separate memory area so saves memory, and context-switching between the threads takes less time than process.</w:t>
      </w:r>
    </w:p>
    <w:p w14:paraId="1E69AAB9" w14:textId="77777777" w:rsidR="004F404D" w:rsidRDefault="004F404D" w:rsidP="004F404D">
      <w:pPr>
        <w:pStyle w:val="NormalWeb"/>
        <w:shd w:val="clear" w:color="auto" w:fill="FFFFFF"/>
        <w:jc w:val="both"/>
        <w:rPr>
          <w:rFonts w:ascii="inter-regular" w:hAnsi="inter-regular"/>
          <w:color w:val="333333"/>
        </w:rPr>
      </w:pPr>
      <w:r>
        <w:rPr>
          <w:rFonts w:ascii="inter-regular" w:hAnsi="inter-regular"/>
          <w:color w:val="333333"/>
        </w:rPr>
        <w:t>Java Multithreading is mostly used in games, animation, etc.</w:t>
      </w:r>
    </w:p>
    <w:p w14:paraId="56C73C9E" w14:textId="77777777" w:rsidR="004F404D" w:rsidRDefault="004F404D" w:rsidP="004F404D">
      <w:pPr>
        <w:pStyle w:val="Heading2"/>
        <w:shd w:val="clear" w:color="auto" w:fill="FFFFFF"/>
        <w:spacing w:line="312" w:lineRule="atLeast"/>
        <w:jc w:val="both"/>
        <w:rPr>
          <w:rFonts w:ascii="Helvetica" w:hAnsi="Helvetica"/>
          <w:b w:val="0"/>
          <w:bCs w:val="0"/>
          <w:color w:val="610B38"/>
          <w:sz w:val="38"/>
          <w:szCs w:val="38"/>
        </w:rPr>
      </w:pPr>
      <w:r>
        <w:rPr>
          <w:rFonts w:ascii="Helvetica" w:hAnsi="Helvetica"/>
          <w:b w:val="0"/>
          <w:bCs w:val="0"/>
          <w:color w:val="610B38"/>
          <w:sz w:val="38"/>
          <w:szCs w:val="38"/>
        </w:rPr>
        <w:t>Java Thread Methods</w:t>
      </w:r>
    </w:p>
    <w:tbl>
      <w:tblPr>
        <w:tblW w:w="13235"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961"/>
        <w:gridCol w:w="2828"/>
        <w:gridCol w:w="2162"/>
        <w:gridCol w:w="7284"/>
      </w:tblGrid>
      <w:tr w:rsidR="004F404D" w14:paraId="3E494D9D" w14:textId="77777777" w:rsidTr="004F404D">
        <w:tc>
          <w:tcPr>
            <w:tcW w:w="0" w:type="auto"/>
            <w:shd w:val="clear" w:color="auto" w:fill="C7CCBE"/>
            <w:tcMar>
              <w:top w:w="180" w:type="dxa"/>
              <w:left w:w="180" w:type="dxa"/>
              <w:bottom w:w="180" w:type="dxa"/>
              <w:right w:w="180" w:type="dxa"/>
            </w:tcMar>
            <w:hideMark/>
          </w:tcPr>
          <w:p w14:paraId="346D6931" w14:textId="77777777" w:rsidR="004F404D" w:rsidRDefault="004F404D">
            <w:pPr>
              <w:rPr>
                <w:rFonts w:ascii="Times New Roman" w:hAnsi="Times New Roman"/>
                <w:b/>
                <w:bCs/>
                <w:color w:val="000000"/>
                <w:sz w:val="26"/>
                <w:szCs w:val="26"/>
              </w:rPr>
            </w:pPr>
            <w:r>
              <w:rPr>
                <w:b/>
                <w:bCs/>
                <w:color w:val="000000"/>
                <w:sz w:val="26"/>
                <w:szCs w:val="26"/>
              </w:rPr>
              <w:t>S.N.</w:t>
            </w:r>
          </w:p>
        </w:tc>
        <w:tc>
          <w:tcPr>
            <w:tcW w:w="0" w:type="auto"/>
            <w:shd w:val="clear" w:color="auto" w:fill="C7CCBE"/>
            <w:tcMar>
              <w:top w:w="180" w:type="dxa"/>
              <w:left w:w="180" w:type="dxa"/>
              <w:bottom w:w="180" w:type="dxa"/>
              <w:right w:w="180" w:type="dxa"/>
            </w:tcMar>
            <w:hideMark/>
          </w:tcPr>
          <w:p w14:paraId="646956F0" w14:textId="77777777" w:rsidR="004F404D" w:rsidRDefault="004F404D">
            <w:pPr>
              <w:rPr>
                <w:b/>
                <w:bCs/>
                <w:color w:val="000000"/>
                <w:sz w:val="26"/>
                <w:szCs w:val="26"/>
              </w:rPr>
            </w:pPr>
            <w:r>
              <w:rPr>
                <w:b/>
                <w:bCs/>
                <w:color w:val="000000"/>
                <w:sz w:val="26"/>
                <w:szCs w:val="26"/>
              </w:rPr>
              <w:t>Modifier and Type</w:t>
            </w:r>
          </w:p>
        </w:tc>
        <w:tc>
          <w:tcPr>
            <w:tcW w:w="0" w:type="auto"/>
            <w:shd w:val="clear" w:color="auto" w:fill="C7CCBE"/>
            <w:tcMar>
              <w:top w:w="180" w:type="dxa"/>
              <w:left w:w="180" w:type="dxa"/>
              <w:bottom w:w="180" w:type="dxa"/>
              <w:right w:w="180" w:type="dxa"/>
            </w:tcMar>
            <w:hideMark/>
          </w:tcPr>
          <w:p w14:paraId="383922BC" w14:textId="77777777" w:rsidR="004F404D" w:rsidRDefault="004F404D">
            <w:pPr>
              <w:rPr>
                <w:b/>
                <w:bCs/>
                <w:color w:val="000000"/>
                <w:sz w:val="26"/>
                <w:szCs w:val="26"/>
              </w:rPr>
            </w:pPr>
            <w:r>
              <w:rPr>
                <w:b/>
                <w:bCs/>
                <w:color w:val="000000"/>
                <w:sz w:val="26"/>
                <w:szCs w:val="26"/>
              </w:rPr>
              <w:t>Method</w:t>
            </w:r>
          </w:p>
        </w:tc>
        <w:tc>
          <w:tcPr>
            <w:tcW w:w="0" w:type="auto"/>
            <w:shd w:val="clear" w:color="auto" w:fill="C7CCBE"/>
            <w:tcMar>
              <w:top w:w="180" w:type="dxa"/>
              <w:left w:w="180" w:type="dxa"/>
              <w:bottom w:w="180" w:type="dxa"/>
              <w:right w:w="180" w:type="dxa"/>
            </w:tcMar>
            <w:hideMark/>
          </w:tcPr>
          <w:p w14:paraId="02F64F35" w14:textId="77777777" w:rsidR="004F404D" w:rsidRDefault="004F404D">
            <w:pPr>
              <w:rPr>
                <w:b/>
                <w:bCs/>
                <w:color w:val="000000"/>
                <w:sz w:val="26"/>
                <w:szCs w:val="26"/>
              </w:rPr>
            </w:pPr>
            <w:r>
              <w:rPr>
                <w:b/>
                <w:bCs/>
                <w:color w:val="000000"/>
                <w:sz w:val="26"/>
                <w:szCs w:val="26"/>
              </w:rPr>
              <w:t>Description</w:t>
            </w:r>
          </w:p>
        </w:tc>
      </w:tr>
      <w:tr w:rsidR="004F404D" w14:paraId="46606701" w14:textId="77777777" w:rsidTr="004F404D">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D336412" w14:textId="77777777" w:rsidR="004F404D" w:rsidRDefault="004F404D">
            <w:pPr>
              <w:jc w:val="both"/>
              <w:rPr>
                <w:rFonts w:ascii="inter-regular" w:hAnsi="inter-regular"/>
                <w:color w:val="333333"/>
                <w:sz w:val="24"/>
                <w:szCs w:val="24"/>
              </w:rPr>
            </w:pPr>
            <w:r>
              <w:rPr>
                <w:rFonts w:ascii="inter-regular" w:hAnsi="inter-regular"/>
                <w:color w:val="333333"/>
              </w:rPr>
              <w:t>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792BD76" w14:textId="77777777" w:rsidR="004F404D" w:rsidRDefault="004F404D">
            <w:pPr>
              <w:jc w:val="both"/>
              <w:rPr>
                <w:rFonts w:ascii="inter-regular" w:hAnsi="inter-regular"/>
                <w:color w:val="333333"/>
              </w:rPr>
            </w:pPr>
            <w:r>
              <w:rPr>
                <w:rFonts w:ascii="inter-regular" w:hAnsi="inter-regular"/>
                <w:color w:val="333333"/>
              </w:rPr>
              <w:t>void</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37B372D" w14:textId="77777777" w:rsidR="004F404D" w:rsidRDefault="004F404D">
            <w:pPr>
              <w:jc w:val="both"/>
              <w:rPr>
                <w:rFonts w:ascii="inter-regular" w:hAnsi="inter-regular"/>
                <w:color w:val="333333"/>
              </w:rPr>
            </w:pPr>
            <w:hyperlink r:id="rId199" w:history="1">
              <w:r>
                <w:rPr>
                  <w:rStyle w:val="Hyperlink"/>
                  <w:rFonts w:ascii="inter-regular" w:hAnsi="inter-regular"/>
                  <w:color w:val="008000"/>
                </w:rPr>
                <w:t>start()</w:t>
              </w:r>
            </w:hyperlink>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90094FD" w14:textId="77777777" w:rsidR="004F404D" w:rsidRDefault="004F404D">
            <w:pPr>
              <w:jc w:val="both"/>
              <w:rPr>
                <w:rFonts w:ascii="inter-regular" w:hAnsi="inter-regular"/>
                <w:color w:val="333333"/>
              </w:rPr>
            </w:pPr>
            <w:r>
              <w:rPr>
                <w:rFonts w:ascii="inter-regular" w:hAnsi="inter-regular"/>
                <w:color w:val="333333"/>
              </w:rPr>
              <w:t>It is used to start the execution of the thread.</w:t>
            </w:r>
          </w:p>
        </w:tc>
      </w:tr>
      <w:tr w:rsidR="004F404D" w14:paraId="565A6BA4" w14:textId="77777777" w:rsidTr="004F404D">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B5C7AEF" w14:textId="77777777" w:rsidR="004F404D" w:rsidRDefault="004F404D">
            <w:pPr>
              <w:jc w:val="both"/>
              <w:rPr>
                <w:rFonts w:ascii="inter-regular" w:hAnsi="inter-regular"/>
                <w:color w:val="333333"/>
              </w:rPr>
            </w:pPr>
            <w:r>
              <w:rPr>
                <w:rFonts w:ascii="inter-regular" w:hAnsi="inter-regular"/>
                <w:color w:val="333333"/>
              </w:rPr>
              <w:t>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5E52068" w14:textId="77777777" w:rsidR="004F404D" w:rsidRDefault="004F404D">
            <w:pPr>
              <w:jc w:val="both"/>
              <w:rPr>
                <w:rFonts w:ascii="inter-regular" w:hAnsi="inter-regular"/>
                <w:color w:val="333333"/>
              </w:rPr>
            </w:pPr>
            <w:r>
              <w:rPr>
                <w:rFonts w:ascii="inter-regular" w:hAnsi="inter-regular"/>
                <w:color w:val="333333"/>
              </w:rPr>
              <w:t>void</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6218F9BD" w14:textId="77777777" w:rsidR="004F404D" w:rsidRDefault="004F404D">
            <w:pPr>
              <w:jc w:val="both"/>
              <w:rPr>
                <w:rFonts w:ascii="inter-regular" w:hAnsi="inter-regular"/>
                <w:color w:val="333333"/>
              </w:rPr>
            </w:pPr>
            <w:hyperlink r:id="rId200" w:history="1">
              <w:r>
                <w:rPr>
                  <w:rStyle w:val="Hyperlink"/>
                  <w:rFonts w:ascii="inter-regular" w:hAnsi="inter-regular"/>
                  <w:color w:val="008000"/>
                </w:rPr>
                <w:t>run()</w:t>
              </w:r>
            </w:hyperlink>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331BE32" w14:textId="77777777" w:rsidR="004F404D" w:rsidRDefault="004F404D">
            <w:pPr>
              <w:jc w:val="both"/>
              <w:rPr>
                <w:rFonts w:ascii="inter-regular" w:hAnsi="inter-regular"/>
                <w:color w:val="333333"/>
              </w:rPr>
            </w:pPr>
            <w:r>
              <w:rPr>
                <w:rFonts w:ascii="inter-regular" w:hAnsi="inter-regular"/>
                <w:color w:val="333333"/>
              </w:rPr>
              <w:t>It is used to do an action for a thread.</w:t>
            </w:r>
          </w:p>
        </w:tc>
      </w:tr>
      <w:tr w:rsidR="004F404D" w14:paraId="5110206C" w14:textId="77777777" w:rsidTr="004F404D">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5E04692" w14:textId="77777777" w:rsidR="004F404D" w:rsidRDefault="004F404D">
            <w:pPr>
              <w:jc w:val="both"/>
              <w:rPr>
                <w:rFonts w:ascii="inter-regular" w:hAnsi="inter-regular"/>
                <w:color w:val="333333"/>
              </w:rPr>
            </w:pPr>
            <w:r>
              <w:rPr>
                <w:rFonts w:ascii="inter-regular" w:hAnsi="inter-regular"/>
                <w:color w:val="333333"/>
              </w:rPr>
              <w:t>3)</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80040A1" w14:textId="77777777" w:rsidR="004F404D" w:rsidRDefault="004F404D">
            <w:pPr>
              <w:jc w:val="both"/>
              <w:rPr>
                <w:rFonts w:ascii="inter-regular" w:hAnsi="inter-regular"/>
                <w:color w:val="333333"/>
              </w:rPr>
            </w:pPr>
            <w:r>
              <w:rPr>
                <w:rFonts w:ascii="inter-regular" w:hAnsi="inter-regular"/>
                <w:color w:val="333333"/>
              </w:rPr>
              <w:t>static void</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CBC4869" w14:textId="77777777" w:rsidR="004F404D" w:rsidRDefault="004F404D">
            <w:pPr>
              <w:jc w:val="both"/>
              <w:rPr>
                <w:rFonts w:ascii="inter-regular" w:hAnsi="inter-regular"/>
                <w:color w:val="333333"/>
              </w:rPr>
            </w:pPr>
            <w:hyperlink r:id="rId201" w:history="1">
              <w:r>
                <w:rPr>
                  <w:rStyle w:val="Hyperlink"/>
                  <w:rFonts w:ascii="inter-regular" w:hAnsi="inter-regular"/>
                  <w:color w:val="008000"/>
                </w:rPr>
                <w:t>sleep()</w:t>
              </w:r>
            </w:hyperlink>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E32E1E1" w14:textId="77777777" w:rsidR="004F404D" w:rsidRDefault="004F404D">
            <w:pPr>
              <w:jc w:val="both"/>
              <w:rPr>
                <w:rFonts w:ascii="inter-regular" w:hAnsi="inter-regular"/>
                <w:color w:val="333333"/>
              </w:rPr>
            </w:pPr>
            <w:r>
              <w:rPr>
                <w:rFonts w:ascii="inter-regular" w:hAnsi="inter-regular"/>
                <w:color w:val="333333"/>
              </w:rPr>
              <w:t>It sleeps a thread for the specified amount of time.</w:t>
            </w:r>
          </w:p>
        </w:tc>
      </w:tr>
      <w:tr w:rsidR="004F404D" w14:paraId="17F6CF8C" w14:textId="77777777" w:rsidTr="004F404D">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2B8A519" w14:textId="77777777" w:rsidR="004F404D" w:rsidRDefault="004F404D">
            <w:pPr>
              <w:jc w:val="both"/>
              <w:rPr>
                <w:rFonts w:ascii="inter-regular" w:hAnsi="inter-regular"/>
                <w:color w:val="333333"/>
              </w:rPr>
            </w:pPr>
            <w:r>
              <w:rPr>
                <w:rFonts w:ascii="inter-regular" w:hAnsi="inter-regular"/>
                <w:color w:val="333333"/>
              </w:rPr>
              <w:t>4)</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0A2B66E" w14:textId="77777777" w:rsidR="004F404D" w:rsidRDefault="004F404D">
            <w:pPr>
              <w:jc w:val="both"/>
              <w:rPr>
                <w:rFonts w:ascii="inter-regular" w:hAnsi="inter-regular"/>
                <w:color w:val="333333"/>
              </w:rPr>
            </w:pPr>
            <w:r>
              <w:rPr>
                <w:rFonts w:ascii="inter-regular" w:hAnsi="inter-regular"/>
                <w:color w:val="333333"/>
              </w:rPr>
              <w:t>static Thread</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6D3D67A9" w14:textId="77777777" w:rsidR="004F404D" w:rsidRDefault="004F404D">
            <w:pPr>
              <w:jc w:val="both"/>
              <w:rPr>
                <w:rFonts w:ascii="inter-regular" w:hAnsi="inter-regular"/>
                <w:color w:val="333333"/>
              </w:rPr>
            </w:pPr>
            <w:hyperlink r:id="rId202" w:history="1">
              <w:r>
                <w:rPr>
                  <w:rStyle w:val="Hyperlink"/>
                  <w:rFonts w:ascii="inter-regular" w:hAnsi="inter-regular"/>
                  <w:color w:val="008000"/>
                </w:rPr>
                <w:t>currentThread()</w:t>
              </w:r>
            </w:hyperlink>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67BEA618" w14:textId="77777777" w:rsidR="004F404D" w:rsidRDefault="004F404D">
            <w:pPr>
              <w:jc w:val="both"/>
              <w:rPr>
                <w:rFonts w:ascii="inter-regular" w:hAnsi="inter-regular"/>
                <w:color w:val="333333"/>
              </w:rPr>
            </w:pPr>
            <w:r>
              <w:rPr>
                <w:rFonts w:ascii="inter-regular" w:hAnsi="inter-regular"/>
                <w:color w:val="333333"/>
              </w:rPr>
              <w:t>It returns a reference to the currently executing thread object.</w:t>
            </w:r>
          </w:p>
        </w:tc>
      </w:tr>
    </w:tbl>
    <w:p w14:paraId="7284E5C1" w14:textId="77777777" w:rsidR="004F404D" w:rsidRDefault="004F404D" w:rsidP="0027496C">
      <w:pPr>
        <w:rPr>
          <w:b/>
          <w:bCs/>
          <w:sz w:val="44"/>
          <w:szCs w:val="44"/>
          <w:u w:val="single"/>
        </w:rPr>
      </w:pPr>
    </w:p>
    <w:p w14:paraId="6F6F0A48" w14:textId="77777777" w:rsidR="004F404D" w:rsidRDefault="004F404D" w:rsidP="0027496C">
      <w:pPr>
        <w:rPr>
          <w:b/>
          <w:bCs/>
          <w:sz w:val="44"/>
          <w:szCs w:val="44"/>
          <w:u w:val="single"/>
        </w:rPr>
      </w:pPr>
    </w:p>
    <w:p w14:paraId="11EA5F06" w14:textId="77777777" w:rsidR="004F404D" w:rsidRDefault="004F404D" w:rsidP="004F404D">
      <w:pPr>
        <w:pStyle w:val="Heading1"/>
        <w:shd w:val="clear" w:color="auto" w:fill="FFFFFF"/>
        <w:spacing w:before="75" w:line="312" w:lineRule="atLeast"/>
        <w:jc w:val="both"/>
        <w:rPr>
          <w:rFonts w:ascii="Helvetica" w:hAnsi="Helvetica"/>
          <w:color w:val="610B38"/>
          <w:sz w:val="44"/>
          <w:szCs w:val="44"/>
        </w:rPr>
      </w:pPr>
      <w:r>
        <w:rPr>
          <w:rFonts w:ascii="Helvetica" w:hAnsi="Helvetica"/>
          <w:b/>
          <w:bCs/>
          <w:color w:val="610B38"/>
          <w:sz w:val="44"/>
          <w:szCs w:val="44"/>
        </w:rPr>
        <w:t>Java Threads | How to create a thread in Java</w:t>
      </w:r>
    </w:p>
    <w:p w14:paraId="674C2E30" w14:textId="77777777" w:rsidR="004F404D" w:rsidRDefault="004F404D" w:rsidP="004F404D">
      <w:pPr>
        <w:pStyle w:val="NormalWeb"/>
        <w:shd w:val="clear" w:color="auto" w:fill="FFFFFF"/>
        <w:jc w:val="both"/>
        <w:rPr>
          <w:rFonts w:ascii="inter-regular" w:hAnsi="inter-regular"/>
          <w:color w:val="333333"/>
        </w:rPr>
      </w:pPr>
      <w:r>
        <w:rPr>
          <w:rFonts w:ascii="inter-regular" w:hAnsi="inter-regular"/>
          <w:color w:val="333333"/>
        </w:rPr>
        <w:t>There are two ways to create a thread:</w:t>
      </w:r>
    </w:p>
    <w:p w14:paraId="7094CC70" w14:textId="77777777" w:rsidR="004F404D" w:rsidRDefault="004F404D" w:rsidP="004F404D">
      <w:pPr>
        <w:numPr>
          <w:ilvl w:val="0"/>
          <w:numId w:val="233"/>
        </w:numPr>
        <w:shd w:val="clear" w:color="auto" w:fill="FFFFFF"/>
        <w:spacing w:before="60" w:after="100" w:afterAutospacing="1" w:line="375" w:lineRule="atLeast"/>
        <w:jc w:val="both"/>
        <w:rPr>
          <w:rFonts w:ascii="inter-regular" w:hAnsi="inter-regular"/>
          <w:color w:val="000000"/>
        </w:rPr>
      </w:pPr>
      <w:r>
        <w:rPr>
          <w:rFonts w:ascii="inter-regular" w:hAnsi="inter-regular"/>
          <w:color w:val="000000"/>
        </w:rPr>
        <w:t>By extending Thread class</w:t>
      </w:r>
    </w:p>
    <w:p w14:paraId="1773DF33" w14:textId="77777777" w:rsidR="004F404D" w:rsidRDefault="004F404D" w:rsidP="004F404D">
      <w:pPr>
        <w:numPr>
          <w:ilvl w:val="0"/>
          <w:numId w:val="233"/>
        </w:numPr>
        <w:shd w:val="clear" w:color="auto" w:fill="FFFFFF"/>
        <w:spacing w:before="60" w:after="100" w:afterAutospacing="1" w:line="375" w:lineRule="atLeast"/>
        <w:jc w:val="both"/>
        <w:rPr>
          <w:rFonts w:ascii="inter-regular" w:hAnsi="inter-regular"/>
          <w:color w:val="000000"/>
        </w:rPr>
      </w:pPr>
      <w:r>
        <w:rPr>
          <w:rFonts w:ascii="inter-regular" w:hAnsi="inter-regular"/>
          <w:color w:val="000000"/>
        </w:rPr>
        <w:t>By implementing Runnable interface.</w:t>
      </w:r>
    </w:p>
    <w:p w14:paraId="53465A67" w14:textId="77777777" w:rsidR="004F404D" w:rsidRDefault="004F404D" w:rsidP="004F404D">
      <w:pPr>
        <w:pStyle w:val="Heading3"/>
        <w:shd w:val="clear" w:color="auto" w:fill="FFFFFF"/>
        <w:spacing w:line="312" w:lineRule="atLeast"/>
        <w:jc w:val="both"/>
        <w:rPr>
          <w:rFonts w:ascii="Helvetica" w:hAnsi="Helvetica"/>
          <w:color w:val="610B4B"/>
          <w:sz w:val="32"/>
          <w:szCs w:val="32"/>
        </w:rPr>
      </w:pPr>
      <w:r>
        <w:rPr>
          <w:rFonts w:ascii="Helvetica" w:hAnsi="Helvetica"/>
          <w:b/>
          <w:bCs/>
          <w:color w:val="610B4B"/>
          <w:sz w:val="32"/>
          <w:szCs w:val="32"/>
        </w:rPr>
        <w:lastRenderedPageBreak/>
        <w:t>Thread class:</w:t>
      </w:r>
    </w:p>
    <w:p w14:paraId="4D070812" w14:textId="77777777" w:rsidR="004F404D" w:rsidRDefault="004F404D" w:rsidP="004F404D">
      <w:pPr>
        <w:pStyle w:val="NormalWeb"/>
        <w:shd w:val="clear" w:color="auto" w:fill="FFFFFF"/>
        <w:jc w:val="both"/>
        <w:rPr>
          <w:rFonts w:ascii="inter-regular" w:hAnsi="inter-regular"/>
          <w:color w:val="333333"/>
        </w:rPr>
      </w:pPr>
      <w:r>
        <w:rPr>
          <w:rFonts w:ascii="inter-regular" w:hAnsi="inter-regular"/>
          <w:color w:val="333333"/>
        </w:rPr>
        <w:t>Thread class provide constructors and methods to create and perform operations on a thread.Thread class extends Object class and implements Runnable interface.</w:t>
      </w:r>
    </w:p>
    <w:p w14:paraId="21CD6E89" w14:textId="77777777" w:rsidR="004F404D" w:rsidRDefault="004F404D" w:rsidP="004F404D">
      <w:pPr>
        <w:pStyle w:val="Heading3"/>
        <w:shd w:val="clear" w:color="auto" w:fill="FFFFFF"/>
        <w:spacing w:line="312" w:lineRule="atLeast"/>
        <w:jc w:val="both"/>
        <w:rPr>
          <w:rFonts w:ascii="Helvetica" w:hAnsi="Helvetica"/>
          <w:color w:val="610B4B"/>
          <w:sz w:val="32"/>
          <w:szCs w:val="32"/>
        </w:rPr>
      </w:pPr>
      <w:r>
        <w:rPr>
          <w:rFonts w:ascii="Helvetica" w:hAnsi="Helvetica"/>
          <w:b/>
          <w:bCs/>
          <w:color w:val="610B4B"/>
          <w:sz w:val="32"/>
          <w:szCs w:val="32"/>
        </w:rPr>
        <w:t>Commonly used Constructors of Thread class:</w:t>
      </w:r>
    </w:p>
    <w:p w14:paraId="611648FF" w14:textId="77777777" w:rsidR="004F404D" w:rsidRDefault="004F404D" w:rsidP="004F404D">
      <w:pPr>
        <w:numPr>
          <w:ilvl w:val="0"/>
          <w:numId w:val="234"/>
        </w:numPr>
        <w:shd w:val="clear" w:color="auto" w:fill="FFFFFF"/>
        <w:spacing w:before="60" w:after="100" w:afterAutospacing="1" w:line="375" w:lineRule="atLeast"/>
        <w:jc w:val="both"/>
        <w:rPr>
          <w:rFonts w:ascii="inter-regular" w:hAnsi="inter-regular"/>
          <w:color w:val="000000"/>
          <w:sz w:val="24"/>
          <w:szCs w:val="24"/>
        </w:rPr>
      </w:pPr>
      <w:r>
        <w:rPr>
          <w:rFonts w:ascii="inter-regular" w:hAnsi="inter-regular"/>
          <w:color w:val="000000"/>
        </w:rPr>
        <w:t>Thread()</w:t>
      </w:r>
    </w:p>
    <w:p w14:paraId="2EFB4690" w14:textId="77777777" w:rsidR="004F404D" w:rsidRDefault="004F404D" w:rsidP="004F404D">
      <w:pPr>
        <w:numPr>
          <w:ilvl w:val="0"/>
          <w:numId w:val="234"/>
        </w:numPr>
        <w:shd w:val="clear" w:color="auto" w:fill="FFFFFF"/>
        <w:spacing w:before="60" w:after="100" w:afterAutospacing="1" w:line="375" w:lineRule="atLeast"/>
        <w:jc w:val="both"/>
        <w:rPr>
          <w:rFonts w:ascii="inter-regular" w:hAnsi="inter-regular"/>
          <w:color w:val="000000"/>
        </w:rPr>
      </w:pPr>
      <w:r>
        <w:rPr>
          <w:rFonts w:ascii="inter-regular" w:hAnsi="inter-regular"/>
          <w:color w:val="000000"/>
        </w:rPr>
        <w:t>Thread(String name)</w:t>
      </w:r>
    </w:p>
    <w:p w14:paraId="78CED9AD" w14:textId="77777777" w:rsidR="004F404D" w:rsidRDefault="004F404D" w:rsidP="004F404D">
      <w:pPr>
        <w:numPr>
          <w:ilvl w:val="0"/>
          <w:numId w:val="234"/>
        </w:numPr>
        <w:shd w:val="clear" w:color="auto" w:fill="FFFFFF"/>
        <w:spacing w:before="60" w:after="100" w:afterAutospacing="1" w:line="375" w:lineRule="atLeast"/>
        <w:jc w:val="both"/>
        <w:rPr>
          <w:rFonts w:ascii="inter-regular" w:hAnsi="inter-regular"/>
          <w:color w:val="000000"/>
        </w:rPr>
      </w:pPr>
      <w:r>
        <w:rPr>
          <w:rFonts w:ascii="inter-regular" w:hAnsi="inter-regular"/>
          <w:color w:val="000000"/>
        </w:rPr>
        <w:t>Thread(Runnable r)</w:t>
      </w:r>
    </w:p>
    <w:p w14:paraId="3281BA1C" w14:textId="77777777" w:rsidR="004F404D" w:rsidRDefault="004F404D" w:rsidP="004F404D">
      <w:pPr>
        <w:numPr>
          <w:ilvl w:val="0"/>
          <w:numId w:val="234"/>
        </w:numPr>
        <w:shd w:val="clear" w:color="auto" w:fill="FFFFFF"/>
        <w:spacing w:before="60" w:after="100" w:afterAutospacing="1" w:line="375" w:lineRule="atLeast"/>
        <w:jc w:val="both"/>
        <w:rPr>
          <w:rFonts w:ascii="inter-regular" w:hAnsi="inter-regular"/>
          <w:color w:val="000000"/>
        </w:rPr>
      </w:pPr>
      <w:r>
        <w:rPr>
          <w:rFonts w:ascii="inter-regular" w:hAnsi="inter-regular"/>
          <w:color w:val="000000"/>
        </w:rPr>
        <w:t>Thread(Runnable r,String name)</w:t>
      </w:r>
    </w:p>
    <w:p w14:paraId="35CD8C2E" w14:textId="77777777" w:rsidR="004F404D" w:rsidRDefault="004F404D" w:rsidP="004F404D">
      <w:pPr>
        <w:pStyle w:val="Heading3"/>
        <w:shd w:val="clear" w:color="auto" w:fill="FFFFFF"/>
        <w:spacing w:line="312" w:lineRule="atLeast"/>
        <w:jc w:val="both"/>
        <w:rPr>
          <w:rFonts w:ascii="Helvetica" w:hAnsi="Helvetica"/>
          <w:color w:val="610B4B"/>
          <w:sz w:val="32"/>
          <w:szCs w:val="32"/>
        </w:rPr>
      </w:pPr>
      <w:r>
        <w:rPr>
          <w:rFonts w:ascii="Helvetica" w:hAnsi="Helvetica"/>
          <w:b/>
          <w:bCs/>
          <w:color w:val="610B4B"/>
          <w:sz w:val="32"/>
          <w:szCs w:val="32"/>
        </w:rPr>
        <w:t>Commonly used methods of Thread class:</w:t>
      </w:r>
    </w:p>
    <w:p w14:paraId="2987898B" w14:textId="77777777" w:rsidR="004F404D" w:rsidRDefault="004F404D" w:rsidP="004F404D">
      <w:pPr>
        <w:numPr>
          <w:ilvl w:val="0"/>
          <w:numId w:val="235"/>
        </w:numPr>
        <w:shd w:val="clear" w:color="auto" w:fill="FFFFFF"/>
        <w:spacing w:before="60" w:after="100" w:afterAutospacing="1" w:line="375" w:lineRule="atLeast"/>
        <w:jc w:val="both"/>
        <w:rPr>
          <w:rFonts w:ascii="inter-regular" w:hAnsi="inter-regular"/>
          <w:color w:val="000000"/>
          <w:sz w:val="24"/>
          <w:szCs w:val="24"/>
        </w:rPr>
      </w:pPr>
      <w:r>
        <w:rPr>
          <w:rStyle w:val="Strong"/>
          <w:rFonts w:ascii="Segoe UI" w:hAnsi="Segoe UI" w:cs="Segoe UI"/>
          <w:color w:val="000000"/>
        </w:rPr>
        <w:t>public void run():</w:t>
      </w:r>
      <w:r>
        <w:rPr>
          <w:rFonts w:ascii="inter-regular" w:hAnsi="inter-regular"/>
          <w:color w:val="000000"/>
        </w:rPr>
        <w:t> is used to perform action for a thread.</w:t>
      </w:r>
    </w:p>
    <w:p w14:paraId="4FB46240" w14:textId="77777777" w:rsidR="004F404D" w:rsidRDefault="004F404D" w:rsidP="004F404D">
      <w:pPr>
        <w:numPr>
          <w:ilvl w:val="0"/>
          <w:numId w:val="235"/>
        </w:numPr>
        <w:shd w:val="clear" w:color="auto" w:fill="FFFFFF"/>
        <w:spacing w:before="60" w:after="100" w:afterAutospacing="1" w:line="375" w:lineRule="atLeast"/>
        <w:jc w:val="both"/>
        <w:rPr>
          <w:rFonts w:ascii="inter-regular" w:hAnsi="inter-regular"/>
          <w:color w:val="000000"/>
        </w:rPr>
      </w:pPr>
      <w:r>
        <w:rPr>
          <w:rStyle w:val="Strong"/>
          <w:rFonts w:ascii="Segoe UI" w:hAnsi="Segoe UI" w:cs="Segoe UI"/>
          <w:color w:val="000000"/>
        </w:rPr>
        <w:t>public void start():</w:t>
      </w:r>
      <w:r>
        <w:rPr>
          <w:rFonts w:ascii="inter-regular" w:hAnsi="inter-regular"/>
          <w:color w:val="000000"/>
        </w:rPr>
        <w:t> starts the execution of the thread.JVM calls the run() method on the thread.</w:t>
      </w:r>
    </w:p>
    <w:p w14:paraId="562A1966" w14:textId="77777777" w:rsidR="004F404D" w:rsidRDefault="004F404D" w:rsidP="004F404D">
      <w:pPr>
        <w:numPr>
          <w:ilvl w:val="0"/>
          <w:numId w:val="235"/>
        </w:numPr>
        <w:shd w:val="clear" w:color="auto" w:fill="FFFFFF"/>
        <w:spacing w:before="60" w:after="100" w:afterAutospacing="1" w:line="375" w:lineRule="atLeast"/>
        <w:jc w:val="both"/>
        <w:rPr>
          <w:rFonts w:ascii="inter-regular" w:hAnsi="inter-regular"/>
          <w:color w:val="000000"/>
        </w:rPr>
      </w:pPr>
      <w:r>
        <w:rPr>
          <w:rStyle w:val="Strong"/>
          <w:rFonts w:ascii="Segoe UI" w:hAnsi="Segoe UI" w:cs="Segoe UI"/>
          <w:color w:val="000000"/>
        </w:rPr>
        <w:t>public void sleep(long miliseconds):</w:t>
      </w:r>
      <w:r>
        <w:rPr>
          <w:rFonts w:ascii="inter-regular" w:hAnsi="inter-regular"/>
          <w:color w:val="000000"/>
        </w:rPr>
        <w:t> Causes the currently executing thread to sleep (temporarily cease execution) for the specified number of milliseconds.</w:t>
      </w:r>
    </w:p>
    <w:p w14:paraId="281D4A54" w14:textId="77777777" w:rsidR="004F404D" w:rsidRDefault="004F404D" w:rsidP="004F404D">
      <w:pPr>
        <w:numPr>
          <w:ilvl w:val="0"/>
          <w:numId w:val="235"/>
        </w:numPr>
        <w:shd w:val="clear" w:color="auto" w:fill="FFFFFF"/>
        <w:spacing w:before="60" w:after="100" w:afterAutospacing="1" w:line="375" w:lineRule="atLeast"/>
        <w:jc w:val="both"/>
        <w:rPr>
          <w:rFonts w:ascii="inter-regular" w:hAnsi="inter-regular"/>
          <w:color w:val="000000"/>
        </w:rPr>
      </w:pPr>
      <w:r>
        <w:rPr>
          <w:rStyle w:val="Strong"/>
          <w:rFonts w:ascii="Segoe UI" w:hAnsi="Segoe UI" w:cs="Segoe UI"/>
          <w:color w:val="000000"/>
        </w:rPr>
        <w:t>public void join():</w:t>
      </w:r>
      <w:r>
        <w:rPr>
          <w:rFonts w:ascii="inter-regular" w:hAnsi="inter-regular"/>
          <w:color w:val="000000"/>
        </w:rPr>
        <w:t> waits for a thread to die.</w:t>
      </w:r>
    </w:p>
    <w:p w14:paraId="06B93E0E" w14:textId="77777777" w:rsidR="004F404D" w:rsidRDefault="004F404D" w:rsidP="004F404D">
      <w:pPr>
        <w:numPr>
          <w:ilvl w:val="0"/>
          <w:numId w:val="235"/>
        </w:numPr>
        <w:shd w:val="clear" w:color="auto" w:fill="FFFFFF"/>
        <w:spacing w:before="60" w:after="100" w:afterAutospacing="1" w:line="375" w:lineRule="atLeast"/>
        <w:jc w:val="both"/>
        <w:rPr>
          <w:rFonts w:ascii="inter-regular" w:hAnsi="inter-regular"/>
          <w:color w:val="000000"/>
        </w:rPr>
      </w:pPr>
      <w:r>
        <w:rPr>
          <w:rStyle w:val="Strong"/>
          <w:rFonts w:ascii="Segoe UI" w:hAnsi="Segoe UI" w:cs="Segoe UI"/>
          <w:color w:val="000000"/>
        </w:rPr>
        <w:t>public void join(long miliseconds):</w:t>
      </w:r>
      <w:r>
        <w:rPr>
          <w:rFonts w:ascii="inter-regular" w:hAnsi="inter-regular"/>
          <w:color w:val="000000"/>
        </w:rPr>
        <w:t> waits for a thread to die for the specified miliseconds.</w:t>
      </w:r>
    </w:p>
    <w:p w14:paraId="0B8E41C8" w14:textId="77777777" w:rsidR="004F404D" w:rsidRDefault="004F404D" w:rsidP="004F404D">
      <w:pPr>
        <w:numPr>
          <w:ilvl w:val="0"/>
          <w:numId w:val="235"/>
        </w:numPr>
        <w:shd w:val="clear" w:color="auto" w:fill="FFFFFF"/>
        <w:spacing w:before="60" w:after="100" w:afterAutospacing="1" w:line="375" w:lineRule="atLeast"/>
        <w:jc w:val="both"/>
        <w:rPr>
          <w:rFonts w:ascii="inter-regular" w:hAnsi="inter-regular"/>
          <w:color w:val="000000"/>
        </w:rPr>
      </w:pPr>
      <w:r>
        <w:rPr>
          <w:rStyle w:val="Strong"/>
          <w:rFonts w:ascii="Segoe UI" w:hAnsi="Segoe UI" w:cs="Segoe UI"/>
          <w:color w:val="000000"/>
        </w:rPr>
        <w:t>public int getPriority():</w:t>
      </w:r>
      <w:r>
        <w:rPr>
          <w:rFonts w:ascii="inter-regular" w:hAnsi="inter-regular"/>
          <w:color w:val="000000"/>
        </w:rPr>
        <w:t> returns the priority of the thread.</w:t>
      </w:r>
    </w:p>
    <w:p w14:paraId="6B7E4CF3" w14:textId="77777777" w:rsidR="004F404D" w:rsidRDefault="004F404D" w:rsidP="004F404D">
      <w:pPr>
        <w:numPr>
          <w:ilvl w:val="0"/>
          <w:numId w:val="235"/>
        </w:numPr>
        <w:shd w:val="clear" w:color="auto" w:fill="FFFFFF"/>
        <w:spacing w:before="60" w:after="100" w:afterAutospacing="1" w:line="375" w:lineRule="atLeast"/>
        <w:jc w:val="both"/>
        <w:rPr>
          <w:rFonts w:ascii="inter-regular" w:hAnsi="inter-regular"/>
          <w:color w:val="000000"/>
        </w:rPr>
      </w:pPr>
      <w:r>
        <w:rPr>
          <w:rStyle w:val="Strong"/>
          <w:rFonts w:ascii="Segoe UI" w:hAnsi="Segoe UI" w:cs="Segoe UI"/>
          <w:color w:val="000000"/>
        </w:rPr>
        <w:t>public int setPriority(int priority):</w:t>
      </w:r>
      <w:r>
        <w:rPr>
          <w:rFonts w:ascii="inter-regular" w:hAnsi="inter-regular"/>
          <w:color w:val="000000"/>
        </w:rPr>
        <w:t> changes the priority of the thread.</w:t>
      </w:r>
    </w:p>
    <w:p w14:paraId="675B086D" w14:textId="77777777" w:rsidR="004F404D" w:rsidRDefault="004F404D" w:rsidP="004F404D">
      <w:pPr>
        <w:numPr>
          <w:ilvl w:val="0"/>
          <w:numId w:val="235"/>
        </w:numPr>
        <w:shd w:val="clear" w:color="auto" w:fill="FFFFFF"/>
        <w:spacing w:before="60" w:after="100" w:afterAutospacing="1" w:line="375" w:lineRule="atLeast"/>
        <w:jc w:val="both"/>
        <w:rPr>
          <w:rFonts w:ascii="inter-regular" w:hAnsi="inter-regular"/>
          <w:color w:val="000000"/>
        </w:rPr>
      </w:pPr>
      <w:r>
        <w:rPr>
          <w:rStyle w:val="Strong"/>
          <w:rFonts w:ascii="Segoe UI" w:hAnsi="Segoe UI" w:cs="Segoe UI"/>
          <w:color w:val="000000"/>
        </w:rPr>
        <w:t>public String getName():</w:t>
      </w:r>
      <w:r>
        <w:rPr>
          <w:rFonts w:ascii="inter-regular" w:hAnsi="inter-regular"/>
          <w:color w:val="000000"/>
        </w:rPr>
        <w:t> returns the name of the thread.</w:t>
      </w:r>
    </w:p>
    <w:p w14:paraId="2A5F2B12" w14:textId="77777777" w:rsidR="004F404D" w:rsidRDefault="004F404D" w:rsidP="004F404D">
      <w:pPr>
        <w:numPr>
          <w:ilvl w:val="0"/>
          <w:numId w:val="235"/>
        </w:numPr>
        <w:shd w:val="clear" w:color="auto" w:fill="FFFFFF"/>
        <w:spacing w:before="60" w:after="100" w:afterAutospacing="1" w:line="375" w:lineRule="atLeast"/>
        <w:jc w:val="both"/>
        <w:rPr>
          <w:rFonts w:ascii="inter-regular" w:hAnsi="inter-regular"/>
          <w:color w:val="000000"/>
        </w:rPr>
      </w:pPr>
      <w:r>
        <w:rPr>
          <w:rStyle w:val="Strong"/>
          <w:rFonts w:ascii="Segoe UI" w:hAnsi="Segoe UI" w:cs="Segoe UI"/>
          <w:color w:val="000000"/>
        </w:rPr>
        <w:t>public void setName(String name):</w:t>
      </w:r>
      <w:r>
        <w:rPr>
          <w:rFonts w:ascii="inter-regular" w:hAnsi="inter-regular"/>
          <w:color w:val="000000"/>
        </w:rPr>
        <w:t> changes the name of the thread.</w:t>
      </w:r>
    </w:p>
    <w:p w14:paraId="2004137A" w14:textId="77777777" w:rsidR="004F404D" w:rsidRDefault="004F404D" w:rsidP="004F404D">
      <w:pPr>
        <w:numPr>
          <w:ilvl w:val="0"/>
          <w:numId w:val="235"/>
        </w:numPr>
        <w:shd w:val="clear" w:color="auto" w:fill="FFFFFF"/>
        <w:spacing w:before="60" w:after="100" w:afterAutospacing="1" w:line="375" w:lineRule="atLeast"/>
        <w:jc w:val="both"/>
        <w:rPr>
          <w:rFonts w:ascii="inter-regular" w:hAnsi="inter-regular"/>
          <w:color w:val="000000"/>
        </w:rPr>
      </w:pPr>
      <w:r>
        <w:rPr>
          <w:rStyle w:val="Strong"/>
          <w:rFonts w:ascii="Segoe UI" w:hAnsi="Segoe UI" w:cs="Segoe UI"/>
          <w:color w:val="000000"/>
        </w:rPr>
        <w:t>public Thread currentThread():</w:t>
      </w:r>
      <w:r>
        <w:rPr>
          <w:rFonts w:ascii="inter-regular" w:hAnsi="inter-regular"/>
          <w:color w:val="000000"/>
        </w:rPr>
        <w:t> returns the reference of currently executing thread.</w:t>
      </w:r>
    </w:p>
    <w:p w14:paraId="576C032A" w14:textId="77777777" w:rsidR="004F404D" w:rsidRDefault="004F404D" w:rsidP="004F404D">
      <w:pPr>
        <w:numPr>
          <w:ilvl w:val="0"/>
          <w:numId w:val="235"/>
        </w:numPr>
        <w:shd w:val="clear" w:color="auto" w:fill="FFFFFF"/>
        <w:spacing w:before="60" w:after="100" w:afterAutospacing="1" w:line="375" w:lineRule="atLeast"/>
        <w:jc w:val="both"/>
        <w:rPr>
          <w:rFonts w:ascii="inter-regular" w:hAnsi="inter-regular"/>
          <w:color w:val="000000"/>
        </w:rPr>
      </w:pPr>
      <w:r>
        <w:rPr>
          <w:rStyle w:val="Strong"/>
          <w:rFonts w:ascii="Segoe UI" w:hAnsi="Segoe UI" w:cs="Segoe UI"/>
          <w:color w:val="000000"/>
        </w:rPr>
        <w:t>public int getId():</w:t>
      </w:r>
      <w:r>
        <w:rPr>
          <w:rFonts w:ascii="inter-regular" w:hAnsi="inter-regular"/>
          <w:color w:val="000000"/>
        </w:rPr>
        <w:t> returns the id of the thread.</w:t>
      </w:r>
    </w:p>
    <w:p w14:paraId="65C245E9" w14:textId="77777777" w:rsidR="004F404D" w:rsidRDefault="004F404D" w:rsidP="004F404D">
      <w:pPr>
        <w:numPr>
          <w:ilvl w:val="0"/>
          <w:numId w:val="235"/>
        </w:numPr>
        <w:shd w:val="clear" w:color="auto" w:fill="FFFFFF"/>
        <w:spacing w:before="60" w:after="100" w:afterAutospacing="1" w:line="375" w:lineRule="atLeast"/>
        <w:jc w:val="both"/>
        <w:rPr>
          <w:rFonts w:ascii="inter-regular" w:hAnsi="inter-regular"/>
          <w:color w:val="000000"/>
        </w:rPr>
      </w:pPr>
      <w:r>
        <w:rPr>
          <w:rStyle w:val="Strong"/>
          <w:rFonts w:ascii="Segoe UI" w:hAnsi="Segoe UI" w:cs="Segoe UI"/>
          <w:color w:val="000000"/>
        </w:rPr>
        <w:t>public Thread.State getState():</w:t>
      </w:r>
      <w:r>
        <w:rPr>
          <w:rFonts w:ascii="inter-regular" w:hAnsi="inter-regular"/>
          <w:color w:val="000000"/>
        </w:rPr>
        <w:t> returns the state of the thread.</w:t>
      </w:r>
    </w:p>
    <w:p w14:paraId="6900EBCF" w14:textId="77777777" w:rsidR="004F404D" w:rsidRDefault="004F404D" w:rsidP="004F404D">
      <w:pPr>
        <w:numPr>
          <w:ilvl w:val="0"/>
          <w:numId w:val="235"/>
        </w:numPr>
        <w:shd w:val="clear" w:color="auto" w:fill="FFFFFF"/>
        <w:spacing w:before="60" w:after="100" w:afterAutospacing="1" w:line="375" w:lineRule="atLeast"/>
        <w:jc w:val="both"/>
        <w:rPr>
          <w:rFonts w:ascii="inter-regular" w:hAnsi="inter-regular"/>
          <w:color w:val="000000"/>
        </w:rPr>
      </w:pPr>
      <w:r>
        <w:rPr>
          <w:rStyle w:val="Strong"/>
          <w:rFonts w:ascii="Segoe UI" w:hAnsi="Segoe UI" w:cs="Segoe UI"/>
          <w:color w:val="000000"/>
        </w:rPr>
        <w:t>public boolean isAlive():</w:t>
      </w:r>
      <w:r>
        <w:rPr>
          <w:rFonts w:ascii="inter-regular" w:hAnsi="inter-regular"/>
          <w:color w:val="000000"/>
        </w:rPr>
        <w:t> tests if the thread is alive.</w:t>
      </w:r>
    </w:p>
    <w:p w14:paraId="6363612E" w14:textId="77777777" w:rsidR="004F404D" w:rsidRDefault="004F404D" w:rsidP="004F404D">
      <w:pPr>
        <w:numPr>
          <w:ilvl w:val="0"/>
          <w:numId w:val="235"/>
        </w:numPr>
        <w:shd w:val="clear" w:color="auto" w:fill="FFFFFF"/>
        <w:spacing w:before="60" w:after="100" w:afterAutospacing="1" w:line="375" w:lineRule="atLeast"/>
        <w:jc w:val="both"/>
        <w:rPr>
          <w:rFonts w:ascii="inter-regular" w:hAnsi="inter-regular"/>
          <w:color w:val="000000"/>
        </w:rPr>
      </w:pPr>
      <w:r>
        <w:rPr>
          <w:rStyle w:val="Strong"/>
          <w:rFonts w:ascii="Segoe UI" w:hAnsi="Segoe UI" w:cs="Segoe UI"/>
          <w:color w:val="000000"/>
        </w:rPr>
        <w:t>public void yield():</w:t>
      </w:r>
      <w:r>
        <w:rPr>
          <w:rFonts w:ascii="inter-regular" w:hAnsi="inter-regular"/>
          <w:color w:val="000000"/>
        </w:rPr>
        <w:t> causes the currently executing thread object to temporarily pause and allow other threads to execute.</w:t>
      </w:r>
    </w:p>
    <w:p w14:paraId="7693FAA6" w14:textId="77777777" w:rsidR="004F404D" w:rsidRDefault="004F404D" w:rsidP="004F404D">
      <w:pPr>
        <w:numPr>
          <w:ilvl w:val="0"/>
          <w:numId w:val="235"/>
        </w:numPr>
        <w:shd w:val="clear" w:color="auto" w:fill="FFFFFF"/>
        <w:spacing w:before="60" w:after="100" w:afterAutospacing="1" w:line="375" w:lineRule="atLeast"/>
        <w:jc w:val="both"/>
        <w:rPr>
          <w:rFonts w:ascii="inter-regular" w:hAnsi="inter-regular"/>
          <w:color w:val="000000"/>
        </w:rPr>
      </w:pPr>
      <w:r>
        <w:rPr>
          <w:rStyle w:val="Strong"/>
          <w:rFonts w:ascii="Segoe UI" w:hAnsi="Segoe UI" w:cs="Segoe UI"/>
          <w:color w:val="000000"/>
        </w:rPr>
        <w:t>public void suspend():</w:t>
      </w:r>
      <w:r>
        <w:rPr>
          <w:rFonts w:ascii="inter-regular" w:hAnsi="inter-regular"/>
          <w:color w:val="000000"/>
        </w:rPr>
        <w:t> is used to suspend the thread(depricated).</w:t>
      </w:r>
    </w:p>
    <w:p w14:paraId="2603A373" w14:textId="77777777" w:rsidR="004F404D" w:rsidRDefault="004F404D" w:rsidP="004F404D">
      <w:pPr>
        <w:numPr>
          <w:ilvl w:val="0"/>
          <w:numId w:val="235"/>
        </w:numPr>
        <w:shd w:val="clear" w:color="auto" w:fill="FFFFFF"/>
        <w:spacing w:before="60" w:after="100" w:afterAutospacing="1" w:line="375" w:lineRule="atLeast"/>
        <w:jc w:val="both"/>
        <w:rPr>
          <w:rFonts w:ascii="inter-regular" w:hAnsi="inter-regular"/>
          <w:color w:val="000000"/>
        </w:rPr>
      </w:pPr>
      <w:r>
        <w:rPr>
          <w:rStyle w:val="Strong"/>
          <w:rFonts w:ascii="Segoe UI" w:hAnsi="Segoe UI" w:cs="Segoe UI"/>
          <w:color w:val="000000"/>
        </w:rPr>
        <w:t>public void resume():</w:t>
      </w:r>
      <w:r>
        <w:rPr>
          <w:rFonts w:ascii="inter-regular" w:hAnsi="inter-regular"/>
          <w:color w:val="000000"/>
        </w:rPr>
        <w:t> is used to resume the suspended thread(depricated).</w:t>
      </w:r>
    </w:p>
    <w:p w14:paraId="74A2310A" w14:textId="77777777" w:rsidR="004F404D" w:rsidRDefault="004F404D" w:rsidP="004F404D">
      <w:pPr>
        <w:numPr>
          <w:ilvl w:val="0"/>
          <w:numId w:val="235"/>
        </w:numPr>
        <w:shd w:val="clear" w:color="auto" w:fill="FFFFFF"/>
        <w:spacing w:before="60" w:after="100" w:afterAutospacing="1" w:line="375" w:lineRule="atLeast"/>
        <w:jc w:val="both"/>
        <w:rPr>
          <w:rFonts w:ascii="inter-regular" w:hAnsi="inter-regular"/>
          <w:color w:val="000000"/>
        </w:rPr>
      </w:pPr>
      <w:r>
        <w:rPr>
          <w:rStyle w:val="Strong"/>
          <w:rFonts w:ascii="Segoe UI" w:hAnsi="Segoe UI" w:cs="Segoe UI"/>
          <w:color w:val="000000"/>
        </w:rPr>
        <w:t>public void stop():</w:t>
      </w:r>
      <w:r>
        <w:rPr>
          <w:rFonts w:ascii="inter-regular" w:hAnsi="inter-regular"/>
          <w:color w:val="000000"/>
        </w:rPr>
        <w:t> is used to stop the thread(depricated).</w:t>
      </w:r>
    </w:p>
    <w:p w14:paraId="0D404AAA" w14:textId="77777777" w:rsidR="004F404D" w:rsidRDefault="004F404D" w:rsidP="004F404D">
      <w:pPr>
        <w:numPr>
          <w:ilvl w:val="0"/>
          <w:numId w:val="235"/>
        </w:numPr>
        <w:shd w:val="clear" w:color="auto" w:fill="FFFFFF"/>
        <w:spacing w:before="60" w:after="100" w:afterAutospacing="1" w:line="375" w:lineRule="atLeast"/>
        <w:jc w:val="both"/>
        <w:rPr>
          <w:rFonts w:ascii="inter-regular" w:hAnsi="inter-regular"/>
          <w:color w:val="000000"/>
        </w:rPr>
      </w:pPr>
      <w:r>
        <w:rPr>
          <w:rStyle w:val="Strong"/>
          <w:rFonts w:ascii="Segoe UI" w:hAnsi="Segoe UI" w:cs="Segoe UI"/>
          <w:color w:val="000000"/>
        </w:rPr>
        <w:t>public boolean isDaemon():</w:t>
      </w:r>
      <w:r>
        <w:rPr>
          <w:rFonts w:ascii="inter-regular" w:hAnsi="inter-regular"/>
          <w:color w:val="000000"/>
        </w:rPr>
        <w:t> tests if the thread is a daemon thread.</w:t>
      </w:r>
    </w:p>
    <w:p w14:paraId="767D2350" w14:textId="77777777" w:rsidR="004F404D" w:rsidRDefault="004F404D" w:rsidP="004F404D">
      <w:pPr>
        <w:numPr>
          <w:ilvl w:val="0"/>
          <w:numId w:val="235"/>
        </w:numPr>
        <w:shd w:val="clear" w:color="auto" w:fill="FFFFFF"/>
        <w:spacing w:before="60" w:after="100" w:afterAutospacing="1" w:line="375" w:lineRule="atLeast"/>
        <w:jc w:val="both"/>
        <w:rPr>
          <w:rFonts w:ascii="inter-regular" w:hAnsi="inter-regular"/>
          <w:color w:val="000000"/>
        </w:rPr>
      </w:pPr>
      <w:r>
        <w:rPr>
          <w:rStyle w:val="Strong"/>
          <w:rFonts w:ascii="Segoe UI" w:hAnsi="Segoe UI" w:cs="Segoe UI"/>
          <w:color w:val="000000"/>
        </w:rPr>
        <w:lastRenderedPageBreak/>
        <w:t>public void setDaemon(boolean b):</w:t>
      </w:r>
      <w:r>
        <w:rPr>
          <w:rFonts w:ascii="inter-regular" w:hAnsi="inter-regular"/>
          <w:color w:val="000000"/>
        </w:rPr>
        <w:t> marks the thread as daemon or user thread.</w:t>
      </w:r>
    </w:p>
    <w:p w14:paraId="39C09FCF" w14:textId="77777777" w:rsidR="004F404D" w:rsidRDefault="004F404D" w:rsidP="004F404D">
      <w:pPr>
        <w:numPr>
          <w:ilvl w:val="0"/>
          <w:numId w:val="235"/>
        </w:numPr>
        <w:shd w:val="clear" w:color="auto" w:fill="FFFFFF"/>
        <w:spacing w:before="60" w:after="100" w:afterAutospacing="1" w:line="375" w:lineRule="atLeast"/>
        <w:jc w:val="both"/>
        <w:rPr>
          <w:rFonts w:ascii="inter-regular" w:hAnsi="inter-regular"/>
          <w:color w:val="000000"/>
        </w:rPr>
      </w:pPr>
      <w:r>
        <w:rPr>
          <w:rStyle w:val="Strong"/>
          <w:rFonts w:ascii="Segoe UI" w:hAnsi="Segoe UI" w:cs="Segoe UI"/>
          <w:color w:val="000000"/>
        </w:rPr>
        <w:t>public void interrupt():</w:t>
      </w:r>
      <w:r>
        <w:rPr>
          <w:rFonts w:ascii="inter-regular" w:hAnsi="inter-regular"/>
          <w:color w:val="000000"/>
        </w:rPr>
        <w:t> interrupts the thread.</w:t>
      </w:r>
    </w:p>
    <w:p w14:paraId="2DBFA9D5" w14:textId="77777777" w:rsidR="004F404D" w:rsidRDefault="004F404D" w:rsidP="004F404D">
      <w:pPr>
        <w:numPr>
          <w:ilvl w:val="0"/>
          <w:numId w:val="235"/>
        </w:numPr>
        <w:shd w:val="clear" w:color="auto" w:fill="FFFFFF"/>
        <w:spacing w:before="60" w:after="100" w:afterAutospacing="1" w:line="375" w:lineRule="atLeast"/>
        <w:jc w:val="both"/>
        <w:rPr>
          <w:rFonts w:ascii="inter-regular" w:hAnsi="inter-regular"/>
          <w:color w:val="000000"/>
        </w:rPr>
      </w:pPr>
      <w:r>
        <w:rPr>
          <w:rStyle w:val="Strong"/>
          <w:rFonts w:ascii="Segoe UI" w:hAnsi="Segoe UI" w:cs="Segoe UI"/>
          <w:color w:val="000000"/>
        </w:rPr>
        <w:t>public boolean isInterrupted():</w:t>
      </w:r>
      <w:r>
        <w:rPr>
          <w:rFonts w:ascii="inter-regular" w:hAnsi="inter-regular"/>
          <w:color w:val="000000"/>
        </w:rPr>
        <w:t> tests if the thread has been interrupted.</w:t>
      </w:r>
    </w:p>
    <w:p w14:paraId="2CE31DDB" w14:textId="77777777" w:rsidR="004F404D" w:rsidRDefault="004F404D" w:rsidP="004F404D">
      <w:pPr>
        <w:numPr>
          <w:ilvl w:val="0"/>
          <w:numId w:val="235"/>
        </w:numPr>
        <w:shd w:val="clear" w:color="auto" w:fill="FFFFFF"/>
        <w:spacing w:before="60" w:after="100" w:afterAutospacing="1" w:line="375" w:lineRule="atLeast"/>
        <w:jc w:val="both"/>
        <w:rPr>
          <w:rFonts w:ascii="inter-regular" w:hAnsi="inter-regular"/>
          <w:color w:val="000000"/>
        </w:rPr>
      </w:pPr>
      <w:r>
        <w:rPr>
          <w:rStyle w:val="Strong"/>
          <w:rFonts w:ascii="Segoe UI" w:hAnsi="Segoe UI" w:cs="Segoe UI"/>
          <w:color w:val="000000"/>
        </w:rPr>
        <w:t>public static boolean interrupted():</w:t>
      </w:r>
      <w:r>
        <w:rPr>
          <w:rFonts w:ascii="inter-regular" w:hAnsi="inter-regular"/>
          <w:color w:val="000000"/>
        </w:rPr>
        <w:t> tests if the current thread has been interrupted.</w:t>
      </w:r>
    </w:p>
    <w:p w14:paraId="1FFD2D5B" w14:textId="77777777" w:rsidR="004F404D" w:rsidRDefault="004F404D" w:rsidP="004F404D">
      <w:pPr>
        <w:pStyle w:val="Heading3"/>
        <w:shd w:val="clear" w:color="auto" w:fill="FFFFFF"/>
        <w:spacing w:line="312" w:lineRule="atLeast"/>
        <w:jc w:val="both"/>
        <w:rPr>
          <w:rFonts w:ascii="Helvetica" w:hAnsi="Helvetica"/>
          <w:color w:val="610B4B"/>
          <w:sz w:val="32"/>
          <w:szCs w:val="32"/>
        </w:rPr>
      </w:pPr>
      <w:r>
        <w:rPr>
          <w:rFonts w:ascii="Helvetica" w:hAnsi="Helvetica"/>
          <w:b/>
          <w:bCs/>
          <w:color w:val="610B4B"/>
          <w:sz w:val="32"/>
          <w:szCs w:val="32"/>
        </w:rPr>
        <w:t>Runnable interface:</w:t>
      </w:r>
    </w:p>
    <w:p w14:paraId="4EC1CAE2" w14:textId="77777777" w:rsidR="004F404D" w:rsidRDefault="004F404D" w:rsidP="004F404D">
      <w:pPr>
        <w:pStyle w:val="NormalWeb"/>
        <w:shd w:val="clear" w:color="auto" w:fill="FFFFFF"/>
        <w:jc w:val="both"/>
        <w:rPr>
          <w:rFonts w:ascii="inter-regular" w:hAnsi="inter-regular"/>
          <w:color w:val="333333"/>
        </w:rPr>
      </w:pPr>
      <w:r>
        <w:rPr>
          <w:rFonts w:ascii="inter-regular" w:hAnsi="inter-regular"/>
          <w:color w:val="333333"/>
        </w:rPr>
        <w:t>The Runnable interface should be implemented by any class whose instances are intended to be executed by a thread. Runnable interface have only one method named run().</w:t>
      </w:r>
    </w:p>
    <w:p w14:paraId="7B911D3C" w14:textId="77777777" w:rsidR="004F404D" w:rsidRDefault="004F404D" w:rsidP="004F404D">
      <w:pPr>
        <w:numPr>
          <w:ilvl w:val="0"/>
          <w:numId w:val="236"/>
        </w:numPr>
        <w:shd w:val="clear" w:color="auto" w:fill="FFFFFF"/>
        <w:spacing w:before="60" w:after="100" w:afterAutospacing="1" w:line="375" w:lineRule="atLeast"/>
        <w:jc w:val="both"/>
        <w:rPr>
          <w:rFonts w:ascii="inter-regular" w:hAnsi="inter-regular"/>
          <w:color w:val="000000"/>
        </w:rPr>
      </w:pPr>
      <w:r>
        <w:rPr>
          <w:rStyle w:val="Strong"/>
          <w:rFonts w:ascii="Segoe UI" w:hAnsi="Segoe UI" w:cs="Segoe UI"/>
          <w:color w:val="000000"/>
        </w:rPr>
        <w:t>public void run():</w:t>
      </w:r>
      <w:r>
        <w:rPr>
          <w:rFonts w:ascii="inter-regular" w:hAnsi="inter-regular"/>
          <w:color w:val="000000"/>
        </w:rPr>
        <w:t> is used to perform action for a thread.</w:t>
      </w:r>
    </w:p>
    <w:p w14:paraId="091B7E89" w14:textId="77777777" w:rsidR="004F404D" w:rsidRDefault="004F404D" w:rsidP="004F404D">
      <w:pPr>
        <w:pStyle w:val="Heading3"/>
        <w:shd w:val="clear" w:color="auto" w:fill="FFFFFF"/>
        <w:spacing w:line="312" w:lineRule="atLeast"/>
        <w:jc w:val="both"/>
        <w:rPr>
          <w:rFonts w:ascii="Helvetica" w:hAnsi="Helvetica"/>
          <w:color w:val="610B4B"/>
          <w:sz w:val="32"/>
          <w:szCs w:val="32"/>
        </w:rPr>
      </w:pPr>
      <w:r>
        <w:rPr>
          <w:rFonts w:ascii="Helvetica" w:hAnsi="Helvetica"/>
          <w:b/>
          <w:bCs/>
          <w:color w:val="610B4B"/>
          <w:sz w:val="32"/>
          <w:szCs w:val="32"/>
        </w:rPr>
        <w:t>Starting a thread:</w:t>
      </w:r>
    </w:p>
    <w:p w14:paraId="7ED20B6F" w14:textId="77777777" w:rsidR="004F404D" w:rsidRDefault="004F404D" w:rsidP="004F404D">
      <w:pPr>
        <w:pStyle w:val="NormalWeb"/>
        <w:shd w:val="clear" w:color="auto" w:fill="FFFFFF"/>
        <w:jc w:val="both"/>
        <w:rPr>
          <w:rFonts w:ascii="inter-regular" w:hAnsi="inter-regular"/>
          <w:color w:val="333333"/>
        </w:rPr>
      </w:pPr>
      <w:r>
        <w:rPr>
          <w:rFonts w:ascii="inter-regular" w:hAnsi="inter-regular"/>
          <w:color w:val="333333"/>
        </w:rPr>
        <w:t>The </w:t>
      </w:r>
      <w:r>
        <w:rPr>
          <w:rStyle w:val="Strong"/>
          <w:rFonts w:ascii="Segoe UI" w:hAnsi="Segoe UI" w:cs="Segoe UI"/>
          <w:color w:val="333333"/>
        </w:rPr>
        <w:t>start() method</w:t>
      </w:r>
      <w:r>
        <w:rPr>
          <w:rFonts w:ascii="inter-regular" w:hAnsi="inter-regular"/>
          <w:color w:val="333333"/>
        </w:rPr>
        <w:t> of Thread class is used to start a newly created thread. It performs the following tasks:</w:t>
      </w:r>
    </w:p>
    <w:p w14:paraId="5B0D8DF8" w14:textId="77777777" w:rsidR="004F404D" w:rsidRDefault="004F404D" w:rsidP="004F404D">
      <w:pPr>
        <w:jc w:val="center"/>
        <w:textAlignment w:val="top"/>
        <w:rPr>
          <w:rFonts w:ascii="Roboto" w:hAnsi="Roboto"/>
          <w:color w:val="FFFFFF"/>
          <w:sz w:val="21"/>
          <w:szCs w:val="21"/>
          <w:lang w:val="en"/>
        </w:rPr>
      </w:pPr>
      <w:r>
        <w:rPr>
          <w:rStyle w:val="vjs-control-text"/>
          <w:rFonts w:ascii="Roboto" w:hAnsi="Roboto"/>
          <w:color w:val="FFFFFF"/>
          <w:sz w:val="21"/>
          <w:szCs w:val="21"/>
          <w:bdr w:val="none" w:sz="0" w:space="0" w:color="auto" w:frame="1"/>
          <w:lang w:val="en"/>
        </w:rPr>
        <w:t>PlayNext</w:t>
      </w:r>
    </w:p>
    <w:p w14:paraId="320C4B9F" w14:textId="77777777" w:rsidR="004F404D" w:rsidRDefault="004F404D" w:rsidP="004F404D">
      <w:pPr>
        <w:jc w:val="center"/>
        <w:textAlignment w:val="top"/>
        <w:rPr>
          <w:rFonts w:ascii="Roboto" w:hAnsi="Roboto"/>
          <w:color w:val="FFFFFF"/>
          <w:sz w:val="21"/>
          <w:szCs w:val="21"/>
          <w:lang w:val="en"/>
        </w:rPr>
      </w:pPr>
      <w:r>
        <w:rPr>
          <w:rStyle w:val="vjs-control-text"/>
          <w:rFonts w:ascii="Roboto" w:hAnsi="Roboto"/>
          <w:color w:val="FFFFFF"/>
          <w:sz w:val="21"/>
          <w:szCs w:val="21"/>
          <w:bdr w:val="none" w:sz="0" w:space="0" w:color="auto" w:frame="1"/>
          <w:lang w:val="en"/>
        </w:rPr>
        <w:t>Unmute</w:t>
      </w:r>
    </w:p>
    <w:p w14:paraId="1CBDD527" w14:textId="77777777" w:rsidR="004F404D" w:rsidRDefault="004F404D" w:rsidP="004F404D">
      <w:pPr>
        <w:spacing w:line="720" w:lineRule="atLeast"/>
        <w:jc w:val="center"/>
        <w:textAlignment w:val="top"/>
        <w:rPr>
          <w:rFonts w:ascii="Roboto" w:hAnsi="Roboto"/>
          <w:color w:val="FFFFFF"/>
          <w:sz w:val="18"/>
          <w:szCs w:val="18"/>
          <w:lang w:val="en"/>
        </w:rPr>
      </w:pPr>
      <w:r>
        <w:rPr>
          <w:rStyle w:val="vjs-control-text"/>
          <w:rFonts w:ascii="Roboto" w:hAnsi="Roboto"/>
          <w:color w:val="FFFFFF"/>
          <w:sz w:val="18"/>
          <w:szCs w:val="18"/>
          <w:bdr w:val="none" w:sz="0" w:space="0" w:color="auto" w:frame="1"/>
          <w:lang w:val="en"/>
        </w:rPr>
        <w:t>Current TimeÂ </w:t>
      </w:r>
      <w:r>
        <w:rPr>
          <w:rStyle w:val="vjs-current-time-display"/>
          <w:rFonts w:ascii="Roboto" w:hAnsi="Roboto"/>
          <w:color w:val="FFFFFF"/>
          <w:sz w:val="18"/>
          <w:szCs w:val="18"/>
          <w:lang w:val="en"/>
        </w:rPr>
        <w:t>0:00</w:t>
      </w:r>
    </w:p>
    <w:p w14:paraId="39A6EA19" w14:textId="77777777" w:rsidR="004F404D" w:rsidRDefault="004F404D" w:rsidP="004F404D">
      <w:pPr>
        <w:spacing w:line="720" w:lineRule="atLeast"/>
        <w:jc w:val="center"/>
        <w:textAlignment w:val="top"/>
        <w:rPr>
          <w:rFonts w:ascii="Roboto" w:hAnsi="Roboto"/>
          <w:color w:val="FFFFFF"/>
          <w:sz w:val="18"/>
          <w:szCs w:val="18"/>
          <w:lang w:val="en"/>
        </w:rPr>
      </w:pPr>
      <w:r>
        <w:rPr>
          <w:rFonts w:ascii="Roboto" w:hAnsi="Roboto"/>
          <w:color w:val="FFFFFF"/>
          <w:sz w:val="18"/>
          <w:szCs w:val="18"/>
          <w:lang w:val="en"/>
        </w:rPr>
        <w:t>/</w:t>
      </w:r>
    </w:p>
    <w:p w14:paraId="536F8C02" w14:textId="77777777" w:rsidR="004F404D" w:rsidRDefault="004F404D" w:rsidP="004F404D">
      <w:pPr>
        <w:spacing w:line="720" w:lineRule="atLeast"/>
        <w:jc w:val="center"/>
        <w:textAlignment w:val="top"/>
        <w:rPr>
          <w:rFonts w:ascii="Roboto" w:hAnsi="Roboto"/>
          <w:color w:val="FFFFFF"/>
          <w:sz w:val="18"/>
          <w:szCs w:val="18"/>
          <w:lang w:val="en"/>
        </w:rPr>
      </w:pPr>
      <w:r>
        <w:rPr>
          <w:rStyle w:val="vjs-control-text"/>
          <w:rFonts w:ascii="Roboto" w:hAnsi="Roboto"/>
          <w:color w:val="FFFFFF"/>
          <w:sz w:val="18"/>
          <w:szCs w:val="18"/>
          <w:bdr w:val="none" w:sz="0" w:space="0" w:color="auto" w:frame="1"/>
          <w:lang w:val="en"/>
        </w:rPr>
        <w:t>DurationÂ </w:t>
      </w:r>
      <w:r>
        <w:rPr>
          <w:rStyle w:val="vjs-duration-display"/>
          <w:rFonts w:ascii="Roboto" w:hAnsi="Roboto"/>
          <w:color w:val="FFFFFF"/>
          <w:sz w:val="18"/>
          <w:szCs w:val="18"/>
          <w:lang w:val="en"/>
        </w:rPr>
        <w:t>18:10</w:t>
      </w:r>
    </w:p>
    <w:p w14:paraId="795B1B24" w14:textId="77777777" w:rsidR="004F404D" w:rsidRDefault="004F404D" w:rsidP="004F404D">
      <w:pPr>
        <w:spacing w:line="240" w:lineRule="auto"/>
        <w:jc w:val="center"/>
        <w:textAlignment w:val="top"/>
        <w:rPr>
          <w:rFonts w:ascii="Roboto" w:hAnsi="Roboto"/>
          <w:color w:val="FFFFFF"/>
          <w:sz w:val="21"/>
          <w:szCs w:val="21"/>
          <w:lang w:val="en"/>
        </w:rPr>
      </w:pPr>
      <w:r>
        <w:rPr>
          <w:rStyle w:val="vjs-control-text"/>
          <w:rFonts w:ascii="Roboto" w:hAnsi="Roboto"/>
          <w:color w:val="FFFFFF"/>
          <w:sz w:val="21"/>
          <w:szCs w:val="21"/>
          <w:bdr w:val="none" w:sz="0" w:space="0" w:color="auto" w:frame="1"/>
          <w:lang w:val="en"/>
        </w:rPr>
        <w:t>Loaded: </w:t>
      </w:r>
      <w:r>
        <w:rPr>
          <w:rStyle w:val="vjs-control-text-loaded-percentage"/>
          <w:rFonts w:ascii="Roboto" w:hAnsi="Roboto"/>
          <w:color w:val="FFFFFF"/>
          <w:sz w:val="21"/>
          <w:szCs w:val="21"/>
          <w:bdr w:val="none" w:sz="0" w:space="0" w:color="auto" w:frame="1"/>
          <w:lang w:val="en"/>
        </w:rPr>
        <w:t>0.37%</w:t>
      </w:r>
    </w:p>
    <w:p w14:paraId="372D1BEE" w14:textId="77777777" w:rsidR="004F404D" w:rsidRDefault="004F404D" w:rsidP="004F404D">
      <w:pPr>
        <w:jc w:val="center"/>
        <w:textAlignment w:val="top"/>
        <w:rPr>
          <w:rFonts w:ascii="Roboto" w:hAnsi="Roboto"/>
          <w:color w:val="FFFFFF"/>
          <w:sz w:val="21"/>
          <w:szCs w:val="21"/>
          <w:lang w:val="en"/>
        </w:rPr>
      </w:pPr>
      <w:r>
        <w:rPr>
          <w:rFonts w:ascii="Roboto" w:hAnsi="Roboto"/>
          <w:color w:val="FFFFFF"/>
          <w:sz w:val="21"/>
          <w:szCs w:val="21"/>
          <w:lang w:val="en"/>
        </w:rPr>
        <w:t>Â </w:t>
      </w:r>
    </w:p>
    <w:p w14:paraId="58954A02" w14:textId="77777777" w:rsidR="004F404D" w:rsidRDefault="004F404D" w:rsidP="004F404D">
      <w:pPr>
        <w:jc w:val="center"/>
        <w:textAlignment w:val="top"/>
        <w:rPr>
          <w:rFonts w:ascii="Roboto" w:hAnsi="Roboto"/>
          <w:color w:val="FFFFFF"/>
          <w:sz w:val="21"/>
          <w:szCs w:val="21"/>
          <w:lang w:val="en"/>
        </w:rPr>
      </w:pPr>
      <w:r>
        <w:rPr>
          <w:rStyle w:val="vjs-control-text"/>
          <w:rFonts w:ascii="Roboto" w:hAnsi="Roboto"/>
          <w:color w:val="FFFFFF"/>
          <w:sz w:val="21"/>
          <w:szCs w:val="21"/>
          <w:bdr w:val="none" w:sz="0" w:space="0" w:color="auto" w:frame="1"/>
          <w:lang w:val="en"/>
        </w:rPr>
        <w:t>Fullscreen</w:t>
      </w:r>
    </w:p>
    <w:p w14:paraId="724512AE" w14:textId="77777777" w:rsidR="004F404D" w:rsidRDefault="004F404D" w:rsidP="004F404D">
      <w:pPr>
        <w:jc w:val="center"/>
        <w:textAlignment w:val="top"/>
        <w:rPr>
          <w:rFonts w:ascii="Roboto" w:hAnsi="Roboto"/>
          <w:color w:val="FFFFFF"/>
          <w:sz w:val="21"/>
          <w:szCs w:val="21"/>
          <w:lang w:val="en"/>
        </w:rPr>
      </w:pPr>
      <w:r>
        <w:rPr>
          <w:rStyle w:val="vjs-control-text"/>
          <w:rFonts w:ascii="Roboto" w:hAnsi="Roboto"/>
          <w:color w:val="FFFFFF"/>
          <w:sz w:val="21"/>
          <w:szCs w:val="21"/>
          <w:bdr w:val="none" w:sz="0" w:space="0" w:color="auto" w:frame="1"/>
          <w:lang w:val="en"/>
        </w:rPr>
        <w:t>Backward Skip 10sPlay VideoForward Skip 10s</w:t>
      </w:r>
    </w:p>
    <w:p w14:paraId="5EEA82E3" w14:textId="77777777" w:rsidR="004F404D" w:rsidRDefault="004F404D" w:rsidP="004F404D">
      <w:pPr>
        <w:numPr>
          <w:ilvl w:val="0"/>
          <w:numId w:val="237"/>
        </w:numPr>
        <w:shd w:val="clear" w:color="auto" w:fill="FFFFFF"/>
        <w:spacing w:before="60" w:after="100" w:afterAutospacing="1" w:line="375" w:lineRule="atLeast"/>
        <w:jc w:val="both"/>
        <w:rPr>
          <w:rFonts w:ascii="inter-regular" w:hAnsi="inter-regular"/>
          <w:color w:val="000000"/>
          <w:sz w:val="24"/>
          <w:szCs w:val="24"/>
        </w:rPr>
      </w:pPr>
      <w:r>
        <w:rPr>
          <w:rFonts w:ascii="inter-regular" w:hAnsi="inter-regular"/>
          <w:color w:val="000000"/>
        </w:rPr>
        <w:t>A new thread starts(with new callstack).</w:t>
      </w:r>
    </w:p>
    <w:p w14:paraId="65AC2B09" w14:textId="77777777" w:rsidR="004F404D" w:rsidRDefault="004F404D" w:rsidP="004F404D">
      <w:pPr>
        <w:numPr>
          <w:ilvl w:val="0"/>
          <w:numId w:val="237"/>
        </w:numPr>
        <w:shd w:val="clear" w:color="auto" w:fill="FFFFFF"/>
        <w:spacing w:before="60" w:after="100" w:afterAutospacing="1" w:line="375" w:lineRule="atLeast"/>
        <w:jc w:val="both"/>
        <w:rPr>
          <w:rFonts w:ascii="inter-regular" w:hAnsi="inter-regular"/>
          <w:color w:val="000000"/>
        </w:rPr>
      </w:pPr>
      <w:r>
        <w:rPr>
          <w:rFonts w:ascii="inter-regular" w:hAnsi="inter-regular"/>
          <w:color w:val="000000"/>
        </w:rPr>
        <w:t>The thread moves from New state to the Runnable state.</w:t>
      </w:r>
    </w:p>
    <w:p w14:paraId="18FBD9AE" w14:textId="77777777" w:rsidR="004F404D" w:rsidRDefault="004F404D" w:rsidP="004F404D">
      <w:pPr>
        <w:numPr>
          <w:ilvl w:val="0"/>
          <w:numId w:val="237"/>
        </w:numPr>
        <w:shd w:val="clear" w:color="auto" w:fill="FFFFFF"/>
        <w:spacing w:before="60" w:after="100" w:afterAutospacing="1" w:line="375" w:lineRule="atLeast"/>
        <w:jc w:val="both"/>
        <w:rPr>
          <w:rFonts w:ascii="inter-regular" w:hAnsi="inter-regular"/>
          <w:color w:val="000000"/>
        </w:rPr>
      </w:pPr>
      <w:r>
        <w:rPr>
          <w:rFonts w:ascii="inter-regular" w:hAnsi="inter-regular"/>
          <w:color w:val="000000"/>
        </w:rPr>
        <w:t>When the thread gets a chance to execute, its target run() method will run.</w:t>
      </w:r>
    </w:p>
    <w:p w14:paraId="10DAA0C9" w14:textId="77777777" w:rsidR="004F404D" w:rsidRDefault="004F404D" w:rsidP="004F404D">
      <w:pPr>
        <w:pStyle w:val="Heading3"/>
        <w:shd w:val="clear" w:color="auto" w:fill="FFFFFF"/>
        <w:spacing w:line="312" w:lineRule="atLeast"/>
        <w:jc w:val="both"/>
        <w:rPr>
          <w:rFonts w:ascii="Helvetica" w:hAnsi="Helvetica"/>
          <w:color w:val="610B4B"/>
          <w:sz w:val="32"/>
          <w:szCs w:val="32"/>
        </w:rPr>
      </w:pPr>
      <w:r>
        <w:rPr>
          <w:rFonts w:ascii="Helvetica" w:hAnsi="Helvetica"/>
          <w:b/>
          <w:bCs/>
          <w:color w:val="610B4B"/>
          <w:sz w:val="32"/>
          <w:szCs w:val="32"/>
        </w:rPr>
        <w:t>1) Java Thread Example by extending Thread class</w:t>
      </w:r>
    </w:p>
    <w:p w14:paraId="2E56F7D1" w14:textId="77777777" w:rsidR="004F404D" w:rsidRDefault="004F404D" w:rsidP="004F404D">
      <w:pPr>
        <w:pStyle w:val="NormalWeb"/>
        <w:shd w:val="clear" w:color="auto" w:fill="FFFFFF"/>
        <w:jc w:val="both"/>
        <w:rPr>
          <w:rFonts w:ascii="inter-regular" w:hAnsi="inter-regular"/>
          <w:color w:val="333333"/>
        </w:rPr>
      </w:pPr>
      <w:r>
        <w:rPr>
          <w:rStyle w:val="Strong"/>
          <w:rFonts w:ascii="Segoe UI" w:hAnsi="Segoe UI" w:cs="Segoe UI"/>
          <w:color w:val="333333"/>
        </w:rPr>
        <w:t>FileName:</w:t>
      </w:r>
      <w:r>
        <w:rPr>
          <w:rFonts w:ascii="inter-regular" w:hAnsi="inter-regular"/>
          <w:color w:val="333333"/>
        </w:rPr>
        <w:t> Multi.java</w:t>
      </w:r>
    </w:p>
    <w:p w14:paraId="596DDAA0" w14:textId="77777777" w:rsidR="004F404D" w:rsidRDefault="004F404D" w:rsidP="004F404D">
      <w:pPr>
        <w:pStyle w:val="alt"/>
        <w:numPr>
          <w:ilvl w:val="0"/>
          <w:numId w:val="238"/>
        </w:numPr>
        <w:spacing w:before="0" w:beforeAutospacing="0" w:after="0" w:afterAutospacing="0" w:line="375" w:lineRule="atLeast"/>
        <w:jc w:val="both"/>
        <w:rPr>
          <w:rFonts w:ascii="inter-regular" w:hAnsi="inter-regular"/>
          <w:color w:val="000000"/>
        </w:rPr>
      </w:pPr>
      <w:r>
        <w:rPr>
          <w:rStyle w:val="keyword"/>
          <w:rFonts w:ascii="inter-regular" w:hAnsi="inter-regular"/>
          <w:b/>
          <w:bCs/>
          <w:color w:val="006699"/>
          <w:bdr w:val="none" w:sz="0" w:space="0" w:color="auto" w:frame="1"/>
        </w:rPr>
        <w:lastRenderedPageBreak/>
        <w:t>class</w:t>
      </w:r>
      <w:r>
        <w:rPr>
          <w:rFonts w:ascii="inter-regular" w:hAnsi="inter-regular"/>
          <w:color w:val="000000"/>
          <w:bdr w:val="none" w:sz="0" w:space="0" w:color="auto" w:frame="1"/>
        </w:rPr>
        <w:t> Multi </w:t>
      </w:r>
      <w:r>
        <w:rPr>
          <w:rStyle w:val="keyword"/>
          <w:rFonts w:ascii="inter-regular" w:hAnsi="inter-regular"/>
          <w:b/>
          <w:bCs/>
          <w:color w:val="006699"/>
          <w:bdr w:val="none" w:sz="0" w:space="0" w:color="auto" w:frame="1"/>
        </w:rPr>
        <w:t>extends</w:t>
      </w:r>
      <w:r>
        <w:rPr>
          <w:rFonts w:ascii="inter-regular" w:hAnsi="inter-regular"/>
          <w:color w:val="000000"/>
          <w:bdr w:val="none" w:sz="0" w:space="0" w:color="auto" w:frame="1"/>
        </w:rPr>
        <w:t> Thread{  </w:t>
      </w:r>
    </w:p>
    <w:p w14:paraId="666913D3" w14:textId="77777777" w:rsidR="004F404D" w:rsidRDefault="004F404D" w:rsidP="004F404D">
      <w:pPr>
        <w:numPr>
          <w:ilvl w:val="0"/>
          <w:numId w:val="238"/>
        </w:numPr>
        <w:spacing w:after="0" w:line="375" w:lineRule="atLeast"/>
        <w:jc w:val="both"/>
        <w:rPr>
          <w:rFonts w:ascii="inter-regular" w:hAnsi="inter-regular"/>
          <w:color w:val="000000"/>
        </w:rPr>
      </w:pPr>
      <w:r>
        <w:rPr>
          <w:rStyle w:val="keyword"/>
          <w:rFonts w:ascii="inter-regular" w:hAnsi="inter-regular"/>
          <w:b/>
          <w:bCs/>
          <w:color w:val="006699"/>
          <w:bdr w:val="none" w:sz="0" w:space="0" w:color="auto" w:frame="1"/>
        </w:rPr>
        <w:t>public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void</w:t>
      </w:r>
      <w:r>
        <w:rPr>
          <w:rFonts w:ascii="inter-regular" w:hAnsi="inter-regular"/>
          <w:color w:val="000000"/>
          <w:bdr w:val="none" w:sz="0" w:space="0" w:color="auto" w:frame="1"/>
        </w:rPr>
        <w:t> run(){  </w:t>
      </w:r>
    </w:p>
    <w:p w14:paraId="682A6E7A" w14:textId="77777777" w:rsidR="004F404D" w:rsidRDefault="004F404D" w:rsidP="004F404D">
      <w:pPr>
        <w:pStyle w:val="alt"/>
        <w:numPr>
          <w:ilvl w:val="0"/>
          <w:numId w:val="238"/>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System.out.println(</w:t>
      </w:r>
      <w:r>
        <w:rPr>
          <w:rStyle w:val="string"/>
          <w:rFonts w:ascii="inter-regular" w:hAnsi="inter-regular"/>
          <w:color w:val="0000FF"/>
          <w:bdr w:val="none" w:sz="0" w:space="0" w:color="auto" w:frame="1"/>
        </w:rPr>
        <w:t>"thread is running..."</w:t>
      </w:r>
      <w:r>
        <w:rPr>
          <w:rFonts w:ascii="inter-regular" w:hAnsi="inter-regular"/>
          <w:color w:val="000000"/>
          <w:bdr w:val="none" w:sz="0" w:space="0" w:color="auto" w:frame="1"/>
        </w:rPr>
        <w:t>);  </w:t>
      </w:r>
    </w:p>
    <w:p w14:paraId="3EDD1C95" w14:textId="77777777" w:rsidR="004F404D" w:rsidRDefault="004F404D" w:rsidP="004F404D">
      <w:pPr>
        <w:numPr>
          <w:ilvl w:val="0"/>
          <w:numId w:val="238"/>
        </w:numPr>
        <w:spacing w:after="0" w:line="375" w:lineRule="atLeast"/>
        <w:jc w:val="both"/>
        <w:rPr>
          <w:rFonts w:ascii="inter-regular" w:hAnsi="inter-regular"/>
          <w:color w:val="000000"/>
        </w:rPr>
      </w:pPr>
      <w:r>
        <w:rPr>
          <w:rFonts w:ascii="inter-regular" w:hAnsi="inter-regular"/>
          <w:color w:val="000000"/>
          <w:bdr w:val="none" w:sz="0" w:space="0" w:color="auto" w:frame="1"/>
        </w:rPr>
        <w:t>}  </w:t>
      </w:r>
    </w:p>
    <w:p w14:paraId="439E46F0" w14:textId="77777777" w:rsidR="004F404D" w:rsidRDefault="004F404D" w:rsidP="004F404D">
      <w:pPr>
        <w:pStyle w:val="alt"/>
        <w:numPr>
          <w:ilvl w:val="0"/>
          <w:numId w:val="238"/>
        </w:numPr>
        <w:spacing w:before="0" w:beforeAutospacing="0" w:after="0" w:afterAutospacing="0" w:line="375" w:lineRule="atLeast"/>
        <w:jc w:val="both"/>
        <w:rPr>
          <w:rFonts w:ascii="inter-regular" w:hAnsi="inter-regular"/>
          <w:color w:val="000000"/>
        </w:rPr>
      </w:pPr>
      <w:r>
        <w:rPr>
          <w:rStyle w:val="keyword"/>
          <w:rFonts w:ascii="inter-regular" w:hAnsi="inter-regular"/>
          <w:b/>
          <w:bCs/>
          <w:color w:val="006699"/>
          <w:bdr w:val="none" w:sz="0" w:space="0" w:color="auto" w:frame="1"/>
        </w:rPr>
        <w:t>public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static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void</w:t>
      </w:r>
      <w:r>
        <w:rPr>
          <w:rFonts w:ascii="inter-regular" w:hAnsi="inter-regular"/>
          <w:color w:val="000000"/>
          <w:bdr w:val="none" w:sz="0" w:space="0" w:color="auto" w:frame="1"/>
        </w:rPr>
        <w:t> main(String args[]){  </w:t>
      </w:r>
    </w:p>
    <w:p w14:paraId="2A14319E" w14:textId="77777777" w:rsidR="004F404D" w:rsidRDefault="004F404D" w:rsidP="004F404D">
      <w:pPr>
        <w:numPr>
          <w:ilvl w:val="0"/>
          <w:numId w:val="238"/>
        </w:numPr>
        <w:spacing w:after="0" w:line="375" w:lineRule="atLeast"/>
        <w:jc w:val="both"/>
        <w:rPr>
          <w:rFonts w:ascii="inter-regular" w:hAnsi="inter-regular"/>
          <w:color w:val="000000"/>
        </w:rPr>
      </w:pPr>
      <w:r>
        <w:rPr>
          <w:rFonts w:ascii="inter-regular" w:hAnsi="inter-regular"/>
          <w:color w:val="000000"/>
          <w:bdr w:val="none" w:sz="0" w:space="0" w:color="auto" w:frame="1"/>
        </w:rPr>
        <w:t>Multi t1=</w:t>
      </w:r>
      <w:r>
        <w:rPr>
          <w:rStyle w:val="keyword"/>
          <w:rFonts w:ascii="inter-regular" w:hAnsi="inter-regular"/>
          <w:b/>
          <w:bCs/>
          <w:color w:val="006699"/>
          <w:bdr w:val="none" w:sz="0" w:space="0" w:color="auto" w:frame="1"/>
        </w:rPr>
        <w:t>new</w:t>
      </w:r>
      <w:r>
        <w:rPr>
          <w:rFonts w:ascii="inter-regular" w:hAnsi="inter-regular"/>
          <w:color w:val="000000"/>
          <w:bdr w:val="none" w:sz="0" w:space="0" w:color="auto" w:frame="1"/>
        </w:rPr>
        <w:t> Multi();  </w:t>
      </w:r>
    </w:p>
    <w:p w14:paraId="63C0385D" w14:textId="77777777" w:rsidR="004F404D" w:rsidRDefault="004F404D" w:rsidP="004F404D">
      <w:pPr>
        <w:pStyle w:val="alt"/>
        <w:numPr>
          <w:ilvl w:val="0"/>
          <w:numId w:val="238"/>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t1.start();  </w:t>
      </w:r>
    </w:p>
    <w:p w14:paraId="603F29F1" w14:textId="77777777" w:rsidR="004F404D" w:rsidRDefault="004F404D" w:rsidP="004F404D">
      <w:pPr>
        <w:numPr>
          <w:ilvl w:val="0"/>
          <w:numId w:val="238"/>
        </w:numPr>
        <w:spacing w:after="0" w:line="375" w:lineRule="atLeast"/>
        <w:jc w:val="both"/>
        <w:rPr>
          <w:rFonts w:ascii="inter-regular" w:hAnsi="inter-regular"/>
          <w:color w:val="000000"/>
        </w:rPr>
      </w:pPr>
      <w:r>
        <w:rPr>
          <w:rFonts w:ascii="inter-regular" w:hAnsi="inter-regular"/>
          <w:color w:val="000000"/>
          <w:bdr w:val="none" w:sz="0" w:space="0" w:color="auto" w:frame="1"/>
        </w:rPr>
        <w:t> }  </w:t>
      </w:r>
    </w:p>
    <w:p w14:paraId="7238DA70" w14:textId="77777777" w:rsidR="004F404D" w:rsidRDefault="004F404D" w:rsidP="004F404D">
      <w:pPr>
        <w:pStyle w:val="alt"/>
        <w:numPr>
          <w:ilvl w:val="0"/>
          <w:numId w:val="238"/>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w:t>
      </w:r>
    </w:p>
    <w:p w14:paraId="0A20FD5E" w14:textId="77777777" w:rsidR="004F404D" w:rsidRDefault="004F404D" w:rsidP="004F404D">
      <w:pPr>
        <w:pStyle w:val="NormalWeb"/>
        <w:shd w:val="clear" w:color="auto" w:fill="FFFFFF"/>
        <w:jc w:val="both"/>
        <w:rPr>
          <w:rFonts w:ascii="inter-regular" w:hAnsi="inter-regular"/>
          <w:color w:val="333333"/>
        </w:rPr>
      </w:pPr>
      <w:r>
        <w:rPr>
          <w:rStyle w:val="Strong"/>
          <w:rFonts w:ascii="Segoe UI" w:hAnsi="Segoe UI" w:cs="Segoe UI"/>
          <w:color w:val="333333"/>
        </w:rPr>
        <w:t>Output:</w:t>
      </w:r>
    </w:p>
    <w:p w14:paraId="2EA4AA3C" w14:textId="77777777" w:rsidR="004F404D" w:rsidRDefault="004F404D" w:rsidP="004F404D">
      <w:pPr>
        <w:pStyle w:val="HTMLPreformatted"/>
        <w:shd w:val="clear" w:color="auto" w:fill="EEEEEE"/>
        <w:jc w:val="both"/>
        <w:rPr>
          <w:color w:val="535559"/>
        </w:rPr>
      </w:pPr>
      <w:r>
        <w:rPr>
          <w:color w:val="535559"/>
        </w:rPr>
        <w:t>thread is running...</w:t>
      </w:r>
    </w:p>
    <w:p w14:paraId="7E238447" w14:textId="77777777" w:rsidR="004F404D" w:rsidRDefault="004F404D" w:rsidP="004F404D">
      <w:pPr>
        <w:pStyle w:val="Heading3"/>
        <w:shd w:val="clear" w:color="auto" w:fill="FFFFFF"/>
        <w:spacing w:line="312" w:lineRule="atLeast"/>
        <w:jc w:val="both"/>
        <w:rPr>
          <w:rFonts w:ascii="Helvetica" w:hAnsi="Helvetica"/>
          <w:color w:val="610B4B"/>
          <w:sz w:val="32"/>
          <w:szCs w:val="32"/>
        </w:rPr>
      </w:pPr>
      <w:r>
        <w:rPr>
          <w:rFonts w:ascii="Helvetica" w:hAnsi="Helvetica"/>
          <w:b/>
          <w:bCs/>
          <w:color w:val="610B4B"/>
          <w:sz w:val="32"/>
          <w:szCs w:val="32"/>
        </w:rPr>
        <w:t>2) Java Thread Example by implementing Runnable interface</w:t>
      </w:r>
    </w:p>
    <w:p w14:paraId="339698BF" w14:textId="77777777" w:rsidR="004F404D" w:rsidRDefault="004F404D" w:rsidP="004F404D">
      <w:pPr>
        <w:pStyle w:val="NormalWeb"/>
        <w:shd w:val="clear" w:color="auto" w:fill="FFFFFF"/>
        <w:jc w:val="both"/>
        <w:rPr>
          <w:rFonts w:ascii="inter-regular" w:hAnsi="inter-regular"/>
          <w:color w:val="333333"/>
        </w:rPr>
      </w:pPr>
      <w:r>
        <w:rPr>
          <w:rStyle w:val="Strong"/>
          <w:rFonts w:ascii="Segoe UI" w:hAnsi="Segoe UI" w:cs="Segoe UI"/>
          <w:color w:val="333333"/>
        </w:rPr>
        <w:t>FileName:</w:t>
      </w:r>
      <w:r>
        <w:rPr>
          <w:rFonts w:ascii="inter-regular" w:hAnsi="inter-regular"/>
          <w:color w:val="333333"/>
        </w:rPr>
        <w:t> Multi3.java</w:t>
      </w:r>
    </w:p>
    <w:p w14:paraId="336EA217" w14:textId="77777777" w:rsidR="004F404D" w:rsidRDefault="004F404D" w:rsidP="004F404D">
      <w:pPr>
        <w:pStyle w:val="alt"/>
        <w:numPr>
          <w:ilvl w:val="0"/>
          <w:numId w:val="239"/>
        </w:numPr>
        <w:spacing w:before="0" w:beforeAutospacing="0" w:after="0" w:afterAutospacing="0" w:line="375" w:lineRule="atLeast"/>
        <w:jc w:val="both"/>
        <w:rPr>
          <w:rFonts w:ascii="inter-regular" w:hAnsi="inter-regular"/>
          <w:color w:val="000000"/>
        </w:rPr>
      </w:pPr>
      <w:r>
        <w:rPr>
          <w:rStyle w:val="keyword"/>
          <w:rFonts w:ascii="inter-regular" w:hAnsi="inter-regular"/>
          <w:b/>
          <w:bCs/>
          <w:color w:val="006699"/>
          <w:bdr w:val="none" w:sz="0" w:space="0" w:color="auto" w:frame="1"/>
        </w:rPr>
        <w:t>class</w:t>
      </w:r>
      <w:r>
        <w:rPr>
          <w:rFonts w:ascii="inter-regular" w:hAnsi="inter-regular"/>
          <w:color w:val="000000"/>
          <w:bdr w:val="none" w:sz="0" w:space="0" w:color="auto" w:frame="1"/>
        </w:rPr>
        <w:t> Multi3 </w:t>
      </w:r>
      <w:r>
        <w:rPr>
          <w:rStyle w:val="keyword"/>
          <w:rFonts w:ascii="inter-regular" w:hAnsi="inter-regular"/>
          <w:b/>
          <w:bCs/>
          <w:color w:val="006699"/>
          <w:bdr w:val="none" w:sz="0" w:space="0" w:color="auto" w:frame="1"/>
        </w:rPr>
        <w:t>implements</w:t>
      </w:r>
      <w:r>
        <w:rPr>
          <w:rFonts w:ascii="inter-regular" w:hAnsi="inter-regular"/>
          <w:color w:val="000000"/>
          <w:bdr w:val="none" w:sz="0" w:space="0" w:color="auto" w:frame="1"/>
        </w:rPr>
        <w:t> Runnable{  </w:t>
      </w:r>
    </w:p>
    <w:p w14:paraId="364D29DE" w14:textId="77777777" w:rsidR="004F404D" w:rsidRDefault="004F404D" w:rsidP="004F404D">
      <w:pPr>
        <w:numPr>
          <w:ilvl w:val="0"/>
          <w:numId w:val="239"/>
        </w:numPr>
        <w:spacing w:after="0" w:line="375" w:lineRule="atLeast"/>
        <w:jc w:val="both"/>
        <w:rPr>
          <w:rFonts w:ascii="inter-regular" w:hAnsi="inter-regular"/>
          <w:color w:val="000000"/>
        </w:rPr>
      </w:pPr>
      <w:r>
        <w:rPr>
          <w:rStyle w:val="keyword"/>
          <w:rFonts w:ascii="inter-regular" w:hAnsi="inter-regular"/>
          <w:b/>
          <w:bCs/>
          <w:color w:val="006699"/>
          <w:bdr w:val="none" w:sz="0" w:space="0" w:color="auto" w:frame="1"/>
        </w:rPr>
        <w:t>public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void</w:t>
      </w:r>
      <w:r>
        <w:rPr>
          <w:rFonts w:ascii="inter-regular" w:hAnsi="inter-regular"/>
          <w:color w:val="000000"/>
          <w:bdr w:val="none" w:sz="0" w:space="0" w:color="auto" w:frame="1"/>
        </w:rPr>
        <w:t> run(){  </w:t>
      </w:r>
    </w:p>
    <w:p w14:paraId="494BF780" w14:textId="77777777" w:rsidR="004F404D" w:rsidRDefault="004F404D" w:rsidP="004F404D">
      <w:pPr>
        <w:pStyle w:val="alt"/>
        <w:numPr>
          <w:ilvl w:val="0"/>
          <w:numId w:val="239"/>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System.out.println(</w:t>
      </w:r>
      <w:r>
        <w:rPr>
          <w:rStyle w:val="string"/>
          <w:rFonts w:ascii="inter-regular" w:hAnsi="inter-regular"/>
          <w:color w:val="0000FF"/>
          <w:bdr w:val="none" w:sz="0" w:space="0" w:color="auto" w:frame="1"/>
        </w:rPr>
        <w:t>"thread is running..."</w:t>
      </w:r>
      <w:r>
        <w:rPr>
          <w:rFonts w:ascii="inter-regular" w:hAnsi="inter-regular"/>
          <w:color w:val="000000"/>
          <w:bdr w:val="none" w:sz="0" w:space="0" w:color="auto" w:frame="1"/>
        </w:rPr>
        <w:t>);  </w:t>
      </w:r>
    </w:p>
    <w:p w14:paraId="0262B8C7" w14:textId="77777777" w:rsidR="004F404D" w:rsidRDefault="004F404D" w:rsidP="004F404D">
      <w:pPr>
        <w:numPr>
          <w:ilvl w:val="0"/>
          <w:numId w:val="239"/>
        </w:numPr>
        <w:spacing w:after="0" w:line="375" w:lineRule="atLeast"/>
        <w:jc w:val="both"/>
        <w:rPr>
          <w:rFonts w:ascii="inter-regular" w:hAnsi="inter-regular"/>
          <w:color w:val="000000"/>
        </w:rPr>
      </w:pPr>
      <w:r>
        <w:rPr>
          <w:rFonts w:ascii="inter-regular" w:hAnsi="inter-regular"/>
          <w:color w:val="000000"/>
          <w:bdr w:val="none" w:sz="0" w:space="0" w:color="auto" w:frame="1"/>
        </w:rPr>
        <w:t>}  </w:t>
      </w:r>
    </w:p>
    <w:p w14:paraId="20576484" w14:textId="77777777" w:rsidR="004F404D" w:rsidRDefault="004F404D" w:rsidP="004F404D">
      <w:pPr>
        <w:pStyle w:val="alt"/>
        <w:numPr>
          <w:ilvl w:val="0"/>
          <w:numId w:val="239"/>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w:t>
      </w:r>
    </w:p>
    <w:p w14:paraId="53B7D49A" w14:textId="77777777" w:rsidR="004F404D" w:rsidRDefault="004F404D" w:rsidP="004F404D">
      <w:pPr>
        <w:numPr>
          <w:ilvl w:val="0"/>
          <w:numId w:val="239"/>
        </w:numPr>
        <w:spacing w:after="0" w:line="375" w:lineRule="atLeast"/>
        <w:jc w:val="both"/>
        <w:rPr>
          <w:rFonts w:ascii="inter-regular" w:hAnsi="inter-regular"/>
          <w:color w:val="000000"/>
        </w:rPr>
      </w:pPr>
      <w:r>
        <w:rPr>
          <w:rStyle w:val="keyword"/>
          <w:rFonts w:ascii="inter-regular" w:hAnsi="inter-regular"/>
          <w:b/>
          <w:bCs/>
          <w:color w:val="006699"/>
          <w:bdr w:val="none" w:sz="0" w:space="0" w:color="auto" w:frame="1"/>
        </w:rPr>
        <w:t>public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static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void</w:t>
      </w:r>
      <w:r>
        <w:rPr>
          <w:rFonts w:ascii="inter-regular" w:hAnsi="inter-regular"/>
          <w:color w:val="000000"/>
          <w:bdr w:val="none" w:sz="0" w:space="0" w:color="auto" w:frame="1"/>
        </w:rPr>
        <w:t> main(String args[]){  </w:t>
      </w:r>
    </w:p>
    <w:p w14:paraId="4E63EEB6" w14:textId="77777777" w:rsidR="004F404D" w:rsidRDefault="004F404D" w:rsidP="004F404D">
      <w:pPr>
        <w:pStyle w:val="alt"/>
        <w:numPr>
          <w:ilvl w:val="0"/>
          <w:numId w:val="239"/>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Multi3 m1=</w:t>
      </w:r>
      <w:r>
        <w:rPr>
          <w:rStyle w:val="keyword"/>
          <w:rFonts w:ascii="inter-regular" w:hAnsi="inter-regular"/>
          <w:b/>
          <w:bCs/>
          <w:color w:val="006699"/>
          <w:bdr w:val="none" w:sz="0" w:space="0" w:color="auto" w:frame="1"/>
        </w:rPr>
        <w:t>new</w:t>
      </w:r>
      <w:r>
        <w:rPr>
          <w:rFonts w:ascii="inter-regular" w:hAnsi="inter-regular"/>
          <w:color w:val="000000"/>
          <w:bdr w:val="none" w:sz="0" w:space="0" w:color="auto" w:frame="1"/>
        </w:rPr>
        <w:t> Multi3();  </w:t>
      </w:r>
    </w:p>
    <w:p w14:paraId="6AC9A2FE" w14:textId="77777777" w:rsidR="004F404D" w:rsidRDefault="004F404D" w:rsidP="004F404D">
      <w:pPr>
        <w:numPr>
          <w:ilvl w:val="0"/>
          <w:numId w:val="239"/>
        </w:numPr>
        <w:spacing w:after="0" w:line="375" w:lineRule="atLeast"/>
        <w:jc w:val="both"/>
        <w:rPr>
          <w:rFonts w:ascii="inter-regular" w:hAnsi="inter-regular"/>
          <w:color w:val="000000"/>
        </w:rPr>
      </w:pPr>
      <w:r>
        <w:rPr>
          <w:rFonts w:ascii="inter-regular" w:hAnsi="inter-regular"/>
          <w:color w:val="000000"/>
          <w:bdr w:val="none" w:sz="0" w:space="0" w:color="auto" w:frame="1"/>
        </w:rPr>
        <w:t>Thread t1 =</w:t>
      </w:r>
      <w:r>
        <w:rPr>
          <w:rStyle w:val="keyword"/>
          <w:rFonts w:ascii="inter-regular" w:hAnsi="inter-regular"/>
          <w:b/>
          <w:bCs/>
          <w:color w:val="006699"/>
          <w:bdr w:val="none" w:sz="0" w:space="0" w:color="auto" w:frame="1"/>
        </w:rPr>
        <w:t>new</w:t>
      </w:r>
      <w:r>
        <w:rPr>
          <w:rFonts w:ascii="inter-regular" w:hAnsi="inter-regular"/>
          <w:color w:val="000000"/>
          <w:bdr w:val="none" w:sz="0" w:space="0" w:color="auto" w:frame="1"/>
        </w:rPr>
        <w:t> Thread(m1);   </w:t>
      </w:r>
      <w:r>
        <w:rPr>
          <w:rStyle w:val="comment"/>
          <w:rFonts w:ascii="inter-regular" w:hAnsi="inter-regular"/>
          <w:color w:val="008200"/>
          <w:bdr w:val="none" w:sz="0" w:space="0" w:color="auto" w:frame="1"/>
        </w:rPr>
        <w:t>// Using the constructor Thread(Runnable r)</w:t>
      </w:r>
      <w:r>
        <w:rPr>
          <w:rFonts w:ascii="inter-regular" w:hAnsi="inter-regular"/>
          <w:color w:val="000000"/>
          <w:bdr w:val="none" w:sz="0" w:space="0" w:color="auto" w:frame="1"/>
        </w:rPr>
        <w:t>  </w:t>
      </w:r>
    </w:p>
    <w:p w14:paraId="547ED32C" w14:textId="77777777" w:rsidR="004F404D" w:rsidRDefault="004F404D" w:rsidP="004F404D">
      <w:pPr>
        <w:pStyle w:val="alt"/>
        <w:numPr>
          <w:ilvl w:val="0"/>
          <w:numId w:val="239"/>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t1.start();  </w:t>
      </w:r>
    </w:p>
    <w:p w14:paraId="20782437" w14:textId="77777777" w:rsidR="004F404D" w:rsidRDefault="004F404D" w:rsidP="004F404D">
      <w:pPr>
        <w:numPr>
          <w:ilvl w:val="0"/>
          <w:numId w:val="239"/>
        </w:numPr>
        <w:spacing w:after="0" w:line="375" w:lineRule="atLeast"/>
        <w:jc w:val="both"/>
        <w:rPr>
          <w:rFonts w:ascii="inter-regular" w:hAnsi="inter-regular"/>
          <w:color w:val="000000"/>
        </w:rPr>
      </w:pPr>
      <w:r>
        <w:rPr>
          <w:rFonts w:ascii="inter-regular" w:hAnsi="inter-regular"/>
          <w:color w:val="000000"/>
          <w:bdr w:val="none" w:sz="0" w:space="0" w:color="auto" w:frame="1"/>
        </w:rPr>
        <w:t> }  </w:t>
      </w:r>
    </w:p>
    <w:p w14:paraId="3C1214AB" w14:textId="77777777" w:rsidR="004F404D" w:rsidRDefault="004F404D" w:rsidP="004F404D">
      <w:pPr>
        <w:pStyle w:val="alt"/>
        <w:numPr>
          <w:ilvl w:val="0"/>
          <w:numId w:val="239"/>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w:t>
      </w:r>
    </w:p>
    <w:p w14:paraId="1CAFB0ED" w14:textId="77777777" w:rsidR="004F404D" w:rsidRDefault="004F404D" w:rsidP="004F404D">
      <w:pPr>
        <w:pStyle w:val="NormalWeb"/>
        <w:shd w:val="clear" w:color="auto" w:fill="FFFFFF"/>
        <w:jc w:val="both"/>
        <w:rPr>
          <w:rFonts w:ascii="inter-regular" w:hAnsi="inter-regular"/>
          <w:color w:val="333333"/>
        </w:rPr>
      </w:pPr>
      <w:r>
        <w:rPr>
          <w:rStyle w:val="Strong"/>
          <w:rFonts w:ascii="Segoe UI" w:hAnsi="Segoe UI" w:cs="Segoe UI"/>
          <w:color w:val="333333"/>
        </w:rPr>
        <w:t>Output:</w:t>
      </w:r>
    </w:p>
    <w:p w14:paraId="1B232E8B" w14:textId="77777777" w:rsidR="004F404D" w:rsidRDefault="004F404D" w:rsidP="004F404D">
      <w:pPr>
        <w:pStyle w:val="HTMLPreformatted"/>
        <w:shd w:val="clear" w:color="auto" w:fill="EEEEEE"/>
        <w:jc w:val="both"/>
        <w:rPr>
          <w:color w:val="535559"/>
        </w:rPr>
      </w:pPr>
      <w:r>
        <w:rPr>
          <w:color w:val="535559"/>
        </w:rPr>
        <w:t>thread is running...</w:t>
      </w:r>
    </w:p>
    <w:p w14:paraId="2FBD580C" w14:textId="77777777" w:rsidR="004F404D" w:rsidRDefault="004F404D" w:rsidP="004F404D">
      <w:pPr>
        <w:pStyle w:val="NormalWeb"/>
        <w:shd w:val="clear" w:color="auto" w:fill="FFFFFF"/>
        <w:jc w:val="both"/>
        <w:rPr>
          <w:rFonts w:ascii="inter-regular" w:hAnsi="inter-regular"/>
          <w:color w:val="333333"/>
        </w:rPr>
      </w:pPr>
      <w:r>
        <w:rPr>
          <w:rFonts w:ascii="inter-regular" w:hAnsi="inter-regular"/>
          <w:color w:val="333333"/>
        </w:rPr>
        <w:t>If you are not extending the Thread class, your class object would not be treated as a thread object. So you need to explicitly create the Thread class object. We are passing the object of your class that implements Runnable so that your class run() method may execute.</w:t>
      </w:r>
    </w:p>
    <w:p w14:paraId="0DE79E20" w14:textId="77777777" w:rsidR="004F404D" w:rsidRDefault="004F404D" w:rsidP="004F404D">
      <w:pPr>
        <w:pStyle w:val="Heading3"/>
        <w:shd w:val="clear" w:color="auto" w:fill="FFFFFF"/>
        <w:spacing w:line="312" w:lineRule="atLeast"/>
        <w:jc w:val="both"/>
        <w:rPr>
          <w:rFonts w:ascii="Helvetica" w:hAnsi="Helvetica"/>
          <w:color w:val="610B4B"/>
          <w:sz w:val="32"/>
          <w:szCs w:val="32"/>
        </w:rPr>
      </w:pPr>
      <w:r>
        <w:rPr>
          <w:rFonts w:ascii="Helvetica" w:hAnsi="Helvetica"/>
          <w:b/>
          <w:bCs/>
          <w:color w:val="610B4B"/>
          <w:sz w:val="32"/>
          <w:szCs w:val="32"/>
        </w:rPr>
        <w:lastRenderedPageBreak/>
        <w:t>3) Using the Thread Class: Thread(String Name)</w:t>
      </w:r>
    </w:p>
    <w:p w14:paraId="09A9FC55" w14:textId="77777777" w:rsidR="004F404D" w:rsidRDefault="004F404D" w:rsidP="004F404D">
      <w:pPr>
        <w:pStyle w:val="NormalWeb"/>
        <w:shd w:val="clear" w:color="auto" w:fill="FFFFFF"/>
        <w:jc w:val="both"/>
        <w:rPr>
          <w:rFonts w:ascii="inter-regular" w:hAnsi="inter-regular"/>
          <w:color w:val="333333"/>
        </w:rPr>
      </w:pPr>
      <w:r>
        <w:rPr>
          <w:rFonts w:ascii="inter-regular" w:hAnsi="inter-regular"/>
          <w:color w:val="333333"/>
        </w:rPr>
        <w:t>We can directly use the Thread class to spawn new threads using the constructors defined above.</w:t>
      </w:r>
    </w:p>
    <w:p w14:paraId="59420006" w14:textId="77777777" w:rsidR="004F404D" w:rsidRDefault="004F404D" w:rsidP="004F404D">
      <w:pPr>
        <w:pStyle w:val="NormalWeb"/>
        <w:shd w:val="clear" w:color="auto" w:fill="FFFFFF"/>
        <w:jc w:val="both"/>
        <w:rPr>
          <w:rFonts w:ascii="inter-regular" w:hAnsi="inter-regular"/>
          <w:color w:val="333333"/>
        </w:rPr>
      </w:pPr>
      <w:r>
        <w:rPr>
          <w:rStyle w:val="Strong"/>
          <w:rFonts w:ascii="Segoe UI" w:hAnsi="Segoe UI" w:cs="Segoe UI"/>
          <w:color w:val="333333"/>
        </w:rPr>
        <w:t>FileName:</w:t>
      </w:r>
      <w:r>
        <w:rPr>
          <w:rFonts w:ascii="inter-regular" w:hAnsi="inter-regular"/>
          <w:color w:val="333333"/>
        </w:rPr>
        <w:t> MyThread1.java</w:t>
      </w:r>
    </w:p>
    <w:p w14:paraId="5407DA64" w14:textId="77777777" w:rsidR="004F404D" w:rsidRDefault="004F404D" w:rsidP="004F404D">
      <w:pPr>
        <w:pStyle w:val="alt"/>
        <w:numPr>
          <w:ilvl w:val="0"/>
          <w:numId w:val="240"/>
        </w:numPr>
        <w:spacing w:before="0" w:beforeAutospacing="0" w:after="0" w:afterAutospacing="0" w:line="375" w:lineRule="atLeast"/>
        <w:jc w:val="both"/>
        <w:rPr>
          <w:rFonts w:ascii="inter-regular" w:hAnsi="inter-regular"/>
          <w:color w:val="000000"/>
        </w:rPr>
      </w:pPr>
      <w:r>
        <w:rPr>
          <w:rStyle w:val="keyword"/>
          <w:rFonts w:ascii="inter-regular" w:hAnsi="inter-regular"/>
          <w:b/>
          <w:bCs/>
          <w:color w:val="006699"/>
          <w:bdr w:val="none" w:sz="0" w:space="0" w:color="auto" w:frame="1"/>
        </w:rPr>
        <w:t>public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class</w:t>
      </w:r>
      <w:r>
        <w:rPr>
          <w:rFonts w:ascii="inter-regular" w:hAnsi="inter-regular"/>
          <w:color w:val="000000"/>
          <w:bdr w:val="none" w:sz="0" w:space="0" w:color="auto" w:frame="1"/>
        </w:rPr>
        <w:t> MyThread1  </w:t>
      </w:r>
    </w:p>
    <w:p w14:paraId="4C5223F7" w14:textId="77777777" w:rsidR="004F404D" w:rsidRDefault="004F404D" w:rsidP="004F404D">
      <w:pPr>
        <w:numPr>
          <w:ilvl w:val="0"/>
          <w:numId w:val="240"/>
        </w:numPr>
        <w:spacing w:after="0" w:line="375" w:lineRule="atLeast"/>
        <w:jc w:val="both"/>
        <w:rPr>
          <w:rFonts w:ascii="inter-regular" w:hAnsi="inter-regular"/>
          <w:color w:val="000000"/>
        </w:rPr>
      </w:pPr>
      <w:r>
        <w:rPr>
          <w:rFonts w:ascii="inter-regular" w:hAnsi="inter-regular"/>
          <w:color w:val="000000"/>
          <w:bdr w:val="none" w:sz="0" w:space="0" w:color="auto" w:frame="1"/>
        </w:rPr>
        <w:t>{  </w:t>
      </w:r>
    </w:p>
    <w:p w14:paraId="063A9B51" w14:textId="77777777" w:rsidR="004F404D" w:rsidRDefault="004F404D" w:rsidP="004F404D">
      <w:pPr>
        <w:pStyle w:val="alt"/>
        <w:numPr>
          <w:ilvl w:val="0"/>
          <w:numId w:val="240"/>
        </w:numPr>
        <w:spacing w:before="0" w:beforeAutospacing="0" w:after="0" w:afterAutospacing="0" w:line="375" w:lineRule="atLeast"/>
        <w:jc w:val="both"/>
        <w:rPr>
          <w:rFonts w:ascii="inter-regular" w:hAnsi="inter-regular"/>
          <w:color w:val="000000"/>
        </w:rPr>
      </w:pPr>
      <w:r>
        <w:rPr>
          <w:rStyle w:val="comment"/>
          <w:rFonts w:ascii="inter-regular" w:hAnsi="inter-regular"/>
          <w:color w:val="008200"/>
          <w:bdr w:val="none" w:sz="0" w:space="0" w:color="auto" w:frame="1"/>
        </w:rPr>
        <w:t>// Main method</w:t>
      </w:r>
      <w:r>
        <w:rPr>
          <w:rFonts w:ascii="inter-regular" w:hAnsi="inter-regular"/>
          <w:color w:val="000000"/>
          <w:bdr w:val="none" w:sz="0" w:space="0" w:color="auto" w:frame="1"/>
        </w:rPr>
        <w:t>  </w:t>
      </w:r>
    </w:p>
    <w:p w14:paraId="11652B13" w14:textId="77777777" w:rsidR="004F404D" w:rsidRDefault="004F404D" w:rsidP="004F404D">
      <w:pPr>
        <w:numPr>
          <w:ilvl w:val="0"/>
          <w:numId w:val="240"/>
        </w:numPr>
        <w:spacing w:after="0" w:line="375" w:lineRule="atLeast"/>
        <w:jc w:val="both"/>
        <w:rPr>
          <w:rFonts w:ascii="inter-regular" w:hAnsi="inter-regular"/>
          <w:color w:val="000000"/>
        </w:rPr>
      </w:pPr>
      <w:r>
        <w:rPr>
          <w:rStyle w:val="keyword"/>
          <w:rFonts w:ascii="inter-regular" w:hAnsi="inter-regular"/>
          <w:b/>
          <w:bCs/>
          <w:color w:val="006699"/>
          <w:bdr w:val="none" w:sz="0" w:space="0" w:color="auto" w:frame="1"/>
        </w:rPr>
        <w:t>public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static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void</w:t>
      </w:r>
      <w:r>
        <w:rPr>
          <w:rFonts w:ascii="inter-regular" w:hAnsi="inter-regular"/>
          <w:color w:val="000000"/>
          <w:bdr w:val="none" w:sz="0" w:space="0" w:color="auto" w:frame="1"/>
        </w:rPr>
        <w:t> main(String argvs[])  </w:t>
      </w:r>
    </w:p>
    <w:p w14:paraId="713237AA" w14:textId="77777777" w:rsidR="004F404D" w:rsidRDefault="004F404D" w:rsidP="004F404D">
      <w:pPr>
        <w:pStyle w:val="alt"/>
        <w:numPr>
          <w:ilvl w:val="0"/>
          <w:numId w:val="240"/>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w:t>
      </w:r>
    </w:p>
    <w:p w14:paraId="2E8E64B4" w14:textId="77777777" w:rsidR="004F404D" w:rsidRDefault="004F404D" w:rsidP="004F404D">
      <w:pPr>
        <w:numPr>
          <w:ilvl w:val="0"/>
          <w:numId w:val="240"/>
        </w:numPr>
        <w:spacing w:after="0" w:line="375" w:lineRule="atLeast"/>
        <w:jc w:val="both"/>
        <w:rPr>
          <w:rFonts w:ascii="inter-regular" w:hAnsi="inter-regular"/>
          <w:color w:val="000000"/>
        </w:rPr>
      </w:pPr>
      <w:r>
        <w:rPr>
          <w:rStyle w:val="comment"/>
          <w:rFonts w:ascii="inter-regular" w:hAnsi="inter-regular"/>
          <w:color w:val="008200"/>
          <w:bdr w:val="none" w:sz="0" w:space="0" w:color="auto" w:frame="1"/>
        </w:rPr>
        <w:t>// creating an object of the Thread class using the constructor Thread(String name) </w:t>
      </w:r>
      <w:r>
        <w:rPr>
          <w:rFonts w:ascii="inter-regular" w:hAnsi="inter-regular"/>
          <w:color w:val="000000"/>
          <w:bdr w:val="none" w:sz="0" w:space="0" w:color="auto" w:frame="1"/>
        </w:rPr>
        <w:t>  </w:t>
      </w:r>
    </w:p>
    <w:p w14:paraId="27BA0F41" w14:textId="77777777" w:rsidR="004F404D" w:rsidRDefault="004F404D" w:rsidP="004F404D">
      <w:pPr>
        <w:pStyle w:val="alt"/>
        <w:numPr>
          <w:ilvl w:val="0"/>
          <w:numId w:val="240"/>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Thread t= </w:t>
      </w:r>
      <w:r>
        <w:rPr>
          <w:rStyle w:val="keyword"/>
          <w:rFonts w:ascii="inter-regular" w:hAnsi="inter-regular"/>
          <w:b/>
          <w:bCs/>
          <w:color w:val="006699"/>
          <w:bdr w:val="none" w:sz="0" w:space="0" w:color="auto" w:frame="1"/>
        </w:rPr>
        <w:t>new</w:t>
      </w:r>
      <w:r>
        <w:rPr>
          <w:rFonts w:ascii="inter-regular" w:hAnsi="inter-regular"/>
          <w:color w:val="000000"/>
          <w:bdr w:val="none" w:sz="0" w:space="0" w:color="auto" w:frame="1"/>
        </w:rPr>
        <w:t> Thread(</w:t>
      </w:r>
      <w:r>
        <w:rPr>
          <w:rStyle w:val="string"/>
          <w:rFonts w:ascii="inter-regular" w:hAnsi="inter-regular"/>
          <w:color w:val="0000FF"/>
          <w:bdr w:val="none" w:sz="0" w:space="0" w:color="auto" w:frame="1"/>
        </w:rPr>
        <w:t>"My first thread"</w:t>
      </w:r>
      <w:r>
        <w:rPr>
          <w:rFonts w:ascii="inter-regular" w:hAnsi="inter-regular"/>
          <w:color w:val="000000"/>
          <w:bdr w:val="none" w:sz="0" w:space="0" w:color="auto" w:frame="1"/>
        </w:rPr>
        <w:t>);  </w:t>
      </w:r>
    </w:p>
    <w:p w14:paraId="27E7FD7E" w14:textId="77777777" w:rsidR="004F404D" w:rsidRDefault="004F404D" w:rsidP="004F404D">
      <w:pPr>
        <w:numPr>
          <w:ilvl w:val="0"/>
          <w:numId w:val="240"/>
        </w:numPr>
        <w:spacing w:after="0" w:line="375" w:lineRule="atLeast"/>
        <w:jc w:val="both"/>
        <w:rPr>
          <w:rFonts w:ascii="inter-regular" w:hAnsi="inter-regular"/>
          <w:color w:val="000000"/>
        </w:rPr>
      </w:pPr>
      <w:r>
        <w:rPr>
          <w:rFonts w:ascii="inter-regular" w:hAnsi="inter-regular"/>
          <w:color w:val="000000"/>
          <w:bdr w:val="none" w:sz="0" w:space="0" w:color="auto" w:frame="1"/>
        </w:rPr>
        <w:t>  </w:t>
      </w:r>
    </w:p>
    <w:p w14:paraId="09F48C31" w14:textId="77777777" w:rsidR="004F404D" w:rsidRDefault="004F404D" w:rsidP="004F404D">
      <w:pPr>
        <w:pStyle w:val="alt"/>
        <w:numPr>
          <w:ilvl w:val="0"/>
          <w:numId w:val="240"/>
        </w:numPr>
        <w:spacing w:before="0" w:beforeAutospacing="0" w:after="0" w:afterAutospacing="0" w:line="375" w:lineRule="atLeast"/>
        <w:jc w:val="both"/>
        <w:rPr>
          <w:rFonts w:ascii="inter-regular" w:hAnsi="inter-regular"/>
          <w:color w:val="000000"/>
        </w:rPr>
      </w:pPr>
      <w:r>
        <w:rPr>
          <w:rStyle w:val="comment"/>
          <w:rFonts w:ascii="inter-regular" w:hAnsi="inter-regular"/>
          <w:color w:val="008200"/>
          <w:bdr w:val="none" w:sz="0" w:space="0" w:color="auto" w:frame="1"/>
        </w:rPr>
        <w:t>// the start() method moves the thread to the active state</w:t>
      </w:r>
      <w:r>
        <w:rPr>
          <w:rFonts w:ascii="inter-regular" w:hAnsi="inter-regular"/>
          <w:color w:val="000000"/>
          <w:bdr w:val="none" w:sz="0" w:space="0" w:color="auto" w:frame="1"/>
        </w:rPr>
        <w:t>  </w:t>
      </w:r>
    </w:p>
    <w:p w14:paraId="05B2D6DF" w14:textId="77777777" w:rsidR="004F404D" w:rsidRDefault="004F404D" w:rsidP="004F404D">
      <w:pPr>
        <w:numPr>
          <w:ilvl w:val="0"/>
          <w:numId w:val="240"/>
        </w:numPr>
        <w:spacing w:after="0" w:line="375" w:lineRule="atLeast"/>
        <w:jc w:val="both"/>
        <w:rPr>
          <w:rFonts w:ascii="inter-regular" w:hAnsi="inter-regular"/>
          <w:color w:val="000000"/>
        </w:rPr>
      </w:pPr>
      <w:r>
        <w:rPr>
          <w:rFonts w:ascii="inter-regular" w:hAnsi="inter-regular"/>
          <w:color w:val="000000"/>
          <w:bdr w:val="none" w:sz="0" w:space="0" w:color="auto" w:frame="1"/>
        </w:rPr>
        <w:t>t.start();  </w:t>
      </w:r>
    </w:p>
    <w:p w14:paraId="38E9DCCA" w14:textId="77777777" w:rsidR="004F404D" w:rsidRDefault="004F404D" w:rsidP="004F404D">
      <w:pPr>
        <w:pStyle w:val="alt"/>
        <w:numPr>
          <w:ilvl w:val="0"/>
          <w:numId w:val="240"/>
        </w:numPr>
        <w:spacing w:before="0" w:beforeAutospacing="0" w:after="0" w:afterAutospacing="0" w:line="375" w:lineRule="atLeast"/>
        <w:jc w:val="both"/>
        <w:rPr>
          <w:rFonts w:ascii="inter-regular" w:hAnsi="inter-regular"/>
          <w:color w:val="000000"/>
        </w:rPr>
      </w:pPr>
      <w:r>
        <w:rPr>
          <w:rStyle w:val="comment"/>
          <w:rFonts w:ascii="inter-regular" w:hAnsi="inter-regular"/>
          <w:color w:val="008200"/>
          <w:bdr w:val="none" w:sz="0" w:space="0" w:color="auto" w:frame="1"/>
        </w:rPr>
        <w:t>// getting the thread name by invoking the getName() method</w:t>
      </w:r>
      <w:r>
        <w:rPr>
          <w:rFonts w:ascii="inter-regular" w:hAnsi="inter-regular"/>
          <w:color w:val="000000"/>
          <w:bdr w:val="none" w:sz="0" w:space="0" w:color="auto" w:frame="1"/>
        </w:rPr>
        <w:t>  </w:t>
      </w:r>
    </w:p>
    <w:p w14:paraId="7EC7F890" w14:textId="77777777" w:rsidR="004F404D" w:rsidRDefault="004F404D" w:rsidP="004F404D">
      <w:pPr>
        <w:numPr>
          <w:ilvl w:val="0"/>
          <w:numId w:val="240"/>
        </w:numPr>
        <w:spacing w:after="0" w:line="375" w:lineRule="atLeast"/>
        <w:jc w:val="both"/>
        <w:rPr>
          <w:rFonts w:ascii="inter-regular" w:hAnsi="inter-regular"/>
          <w:color w:val="000000"/>
        </w:rPr>
      </w:pPr>
      <w:r>
        <w:rPr>
          <w:rFonts w:ascii="inter-regular" w:hAnsi="inter-regular"/>
          <w:color w:val="000000"/>
          <w:bdr w:val="none" w:sz="0" w:space="0" w:color="auto" w:frame="1"/>
        </w:rPr>
        <w:t>String str = t.getName();  </w:t>
      </w:r>
    </w:p>
    <w:p w14:paraId="58979B94" w14:textId="77777777" w:rsidR="004F404D" w:rsidRDefault="004F404D" w:rsidP="004F404D">
      <w:pPr>
        <w:pStyle w:val="alt"/>
        <w:numPr>
          <w:ilvl w:val="0"/>
          <w:numId w:val="240"/>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System.out.println(str);  </w:t>
      </w:r>
    </w:p>
    <w:p w14:paraId="4B3872ED" w14:textId="77777777" w:rsidR="004F404D" w:rsidRDefault="004F404D" w:rsidP="004F404D">
      <w:pPr>
        <w:numPr>
          <w:ilvl w:val="0"/>
          <w:numId w:val="240"/>
        </w:numPr>
        <w:spacing w:after="0" w:line="375" w:lineRule="atLeast"/>
        <w:jc w:val="both"/>
        <w:rPr>
          <w:rFonts w:ascii="inter-regular" w:hAnsi="inter-regular"/>
          <w:color w:val="000000"/>
        </w:rPr>
      </w:pPr>
      <w:r>
        <w:rPr>
          <w:rFonts w:ascii="inter-regular" w:hAnsi="inter-regular"/>
          <w:color w:val="000000"/>
          <w:bdr w:val="none" w:sz="0" w:space="0" w:color="auto" w:frame="1"/>
        </w:rPr>
        <w:t>}  </w:t>
      </w:r>
    </w:p>
    <w:p w14:paraId="4F9DD918" w14:textId="77777777" w:rsidR="004F404D" w:rsidRDefault="004F404D" w:rsidP="004F404D">
      <w:pPr>
        <w:pStyle w:val="alt"/>
        <w:numPr>
          <w:ilvl w:val="0"/>
          <w:numId w:val="240"/>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w:t>
      </w:r>
    </w:p>
    <w:p w14:paraId="759E563E" w14:textId="77777777" w:rsidR="004F404D" w:rsidRDefault="004F404D" w:rsidP="004F404D">
      <w:pPr>
        <w:pStyle w:val="NormalWeb"/>
        <w:shd w:val="clear" w:color="auto" w:fill="FFFFFF"/>
        <w:jc w:val="both"/>
        <w:rPr>
          <w:rFonts w:ascii="inter-regular" w:hAnsi="inter-regular"/>
          <w:color w:val="333333"/>
        </w:rPr>
      </w:pPr>
      <w:r>
        <w:rPr>
          <w:rStyle w:val="Strong"/>
          <w:rFonts w:ascii="Segoe UI" w:hAnsi="Segoe UI" w:cs="Segoe UI"/>
          <w:color w:val="333333"/>
        </w:rPr>
        <w:t>Output:</w:t>
      </w:r>
    </w:p>
    <w:p w14:paraId="565F7146" w14:textId="77777777" w:rsidR="004F404D" w:rsidRDefault="004F404D" w:rsidP="004F404D">
      <w:pPr>
        <w:pStyle w:val="HTMLPreformatted"/>
        <w:shd w:val="clear" w:color="auto" w:fill="EEEEEE"/>
        <w:jc w:val="both"/>
        <w:rPr>
          <w:color w:val="535559"/>
        </w:rPr>
      </w:pPr>
      <w:r>
        <w:rPr>
          <w:color w:val="535559"/>
        </w:rPr>
        <w:t>My first thread</w:t>
      </w:r>
    </w:p>
    <w:p w14:paraId="268961DF" w14:textId="77777777" w:rsidR="004F404D" w:rsidRDefault="004F404D" w:rsidP="004F404D">
      <w:pPr>
        <w:pStyle w:val="Heading3"/>
        <w:shd w:val="clear" w:color="auto" w:fill="FFFFFF"/>
        <w:spacing w:line="312" w:lineRule="atLeast"/>
        <w:jc w:val="both"/>
        <w:rPr>
          <w:rFonts w:ascii="Helvetica" w:hAnsi="Helvetica"/>
          <w:color w:val="610B4B"/>
          <w:sz w:val="32"/>
          <w:szCs w:val="32"/>
        </w:rPr>
      </w:pPr>
      <w:r>
        <w:rPr>
          <w:rFonts w:ascii="Helvetica" w:hAnsi="Helvetica"/>
          <w:b/>
          <w:bCs/>
          <w:color w:val="610B4B"/>
          <w:sz w:val="32"/>
          <w:szCs w:val="32"/>
        </w:rPr>
        <w:t>4) Using the Thread Class: Thread(Runnable r, String name)</w:t>
      </w:r>
    </w:p>
    <w:p w14:paraId="7F7C80E0" w14:textId="77777777" w:rsidR="004F404D" w:rsidRDefault="004F404D" w:rsidP="004F404D">
      <w:pPr>
        <w:pStyle w:val="NormalWeb"/>
        <w:shd w:val="clear" w:color="auto" w:fill="FFFFFF"/>
        <w:jc w:val="both"/>
        <w:rPr>
          <w:rFonts w:ascii="inter-regular" w:hAnsi="inter-regular"/>
          <w:color w:val="333333"/>
        </w:rPr>
      </w:pPr>
      <w:r>
        <w:rPr>
          <w:rFonts w:ascii="inter-regular" w:hAnsi="inter-regular"/>
          <w:color w:val="333333"/>
        </w:rPr>
        <w:t>Observe the following program.</w:t>
      </w:r>
    </w:p>
    <w:p w14:paraId="6668FB8C" w14:textId="77777777" w:rsidR="004F404D" w:rsidRDefault="004F404D" w:rsidP="004F404D">
      <w:pPr>
        <w:pStyle w:val="NormalWeb"/>
        <w:shd w:val="clear" w:color="auto" w:fill="FFFFFF"/>
        <w:jc w:val="both"/>
        <w:rPr>
          <w:rFonts w:ascii="inter-regular" w:hAnsi="inter-regular"/>
          <w:color w:val="333333"/>
        </w:rPr>
      </w:pPr>
      <w:r>
        <w:rPr>
          <w:rStyle w:val="Strong"/>
          <w:rFonts w:ascii="Segoe UI" w:hAnsi="Segoe UI" w:cs="Segoe UI"/>
          <w:color w:val="333333"/>
        </w:rPr>
        <w:t>FileName:</w:t>
      </w:r>
      <w:r>
        <w:rPr>
          <w:rFonts w:ascii="inter-regular" w:hAnsi="inter-regular"/>
          <w:color w:val="333333"/>
        </w:rPr>
        <w:t> MyThread2.java</w:t>
      </w:r>
    </w:p>
    <w:p w14:paraId="64871288" w14:textId="77777777" w:rsidR="004F404D" w:rsidRDefault="004F404D" w:rsidP="004F404D">
      <w:pPr>
        <w:pStyle w:val="alt"/>
        <w:numPr>
          <w:ilvl w:val="0"/>
          <w:numId w:val="241"/>
        </w:numPr>
        <w:spacing w:before="0" w:beforeAutospacing="0" w:after="0" w:afterAutospacing="0" w:line="375" w:lineRule="atLeast"/>
        <w:jc w:val="both"/>
        <w:rPr>
          <w:rFonts w:ascii="inter-regular" w:hAnsi="inter-regular"/>
          <w:color w:val="000000"/>
        </w:rPr>
      </w:pPr>
      <w:r>
        <w:rPr>
          <w:rStyle w:val="keyword"/>
          <w:rFonts w:ascii="inter-regular" w:hAnsi="inter-regular"/>
          <w:b/>
          <w:bCs/>
          <w:color w:val="006699"/>
          <w:bdr w:val="none" w:sz="0" w:space="0" w:color="auto" w:frame="1"/>
        </w:rPr>
        <w:t>public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class</w:t>
      </w:r>
      <w:r>
        <w:rPr>
          <w:rFonts w:ascii="inter-regular" w:hAnsi="inter-regular"/>
          <w:color w:val="000000"/>
          <w:bdr w:val="none" w:sz="0" w:space="0" w:color="auto" w:frame="1"/>
        </w:rPr>
        <w:t> MyThread2 </w:t>
      </w:r>
      <w:r>
        <w:rPr>
          <w:rStyle w:val="keyword"/>
          <w:rFonts w:ascii="inter-regular" w:hAnsi="inter-regular"/>
          <w:b/>
          <w:bCs/>
          <w:color w:val="006699"/>
          <w:bdr w:val="none" w:sz="0" w:space="0" w:color="auto" w:frame="1"/>
        </w:rPr>
        <w:t>implements</w:t>
      </w:r>
      <w:r>
        <w:rPr>
          <w:rFonts w:ascii="inter-regular" w:hAnsi="inter-regular"/>
          <w:color w:val="000000"/>
          <w:bdr w:val="none" w:sz="0" w:space="0" w:color="auto" w:frame="1"/>
        </w:rPr>
        <w:t> Runnable  </w:t>
      </w:r>
    </w:p>
    <w:p w14:paraId="2CDEE218" w14:textId="77777777" w:rsidR="004F404D" w:rsidRDefault="004F404D" w:rsidP="004F404D">
      <w:pPr>
        <w:numPr>
          <w:ilvl w:val="0"/>
          <w:numId w:val="241"/>
        </w:numPr>
        <w:spacing w:after="0" w:line="375" w:lineRule="atLeast"/>
        <w:jc w:val="both"/>
        <w:rPr>
          <w:rFonts w:ascii="inter-regular" w:hAnsi="inter-regular"/>
          <w:color w:val="000000"/>
        </w:rPr>
      </w:pPr>
      <w:r>
        <w:rPr>
          <w:rFonts w:ascii="inter-regular" w:hAnsi="inter-regular"/>
          <w:color w:val="000000"/>
          <w:bdr w:val="none" w:sz="0" w:space="0" w:color="auto" w:frame="1"/>
        </w:rPr>
        <w:t>{    </w:t>
      </w:r>
    </w:p>
    <w:p w14:paraId="7D9481C4" w14:textId="77777777" w:rsidR="004F404D" w:rsidRDefault="004F404D" w:rsidP="004F404D">
      <w:pPr>
        <w:pStyle w:val="alt"/>
        <w:numPr>
          <w:ilvl w:val="0"/>
          <w:numId w:val="241"/>
        </w:numPr>
        <w:spacing w:before="0" w:beforeAutospacing="0" w:after="0" w:afterAutospacing="0" w:line="375" w:lineRule="atLeast"/>
        <w:jc w:val="both"/>
        <w:rPr>
          <w:rFonts w:ascii="inter-regular" w:hAnsi="inter-regular"/>
          <w:color w:val="000000"/>
        </w:rPr>
      </w:pPr>
      <w:r>
        <w:rPr>
          <w:rStyle w:val="keyword"/>
          <w:rFonts w:ascii="inter-regular" w:hAnsi="inter-regular"/>
          <w:b/>
          <w:bCs/>
          <w:color w:val="006699"/>
          <w:bdr w:val="none" w:sz="0" w:space="0" w:color="auto" w:frame="1"/>
        </w:rPr>
        <w:t>public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void</w:t>
      </w:r>
      <w:r>
        <w:rPr>
          <w:rFonts w:ascii="inter-regular" w:hAnsi="inter-regular"/>
          <w:color w:val="000000"/>
          <w:bdr w:val="none" w:sz="0" w:space="0" w:color="auto" w:frame="1"/>
        </w:rPr>
        <w:t> run()  </w:t>
      </w:r>
    </w:p>
    <w:p w14:paraId="45432E3E" w14:textId="77777777" w:rsidR="004F404D" w:rsidRDefault="004F404D" w:rsidP="004F404D">
      <w:pPr>
        <w:numPr>
          <w:ilvl w:val="0"/>
          <w:numId w:val="241"/>
        </w:numPr>
        <w:spacing w:after="0" w:line="375" w:lineRule="atLeast"/>
        <w:jc w:val="both"/>
        <w:rPr>
          <w:rFonts w:ascii="inter-regular" w:hAnsi="inter-regular"/>
          <w:color w:val="000000"/>
        </w:rPr>
      </w:pPr>
      <w:r>
        <w:rPr>
          <w:rFonts w:ascii="inter-regular" w:hAnsi="inter-regular"/>
          <w:color w:val="000000"/>
          <w:bdr w:val="none" w:sz="0" w:space="0" w:color="auto" w:frame="1"/>
        </w:rPr>
        <w:t>{    </w:t>
      </w:r>
    </w:p>
    <w:p w14:paraId="3D51EC0C" w14:textId="77777777" w:rsidR="004F404D" w:rsidRDefault="004F404D" w:rsidP="004F404D">
      <w:pPr>
        <w:pStyle w:val="alt"/>
        <w:numPr>
          <w:ilvl w:val="0"/>
          <w:numId w:val="241"/>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System.out.println(</w:t>
      </w:r>
      <w:r>
        <w:rPr>
          <w:rStyle w:val="string"/>
          <w:rFonts w:ascii="inter-regular" w:hAnsi="inter-regular"/>
          <w:color w:val="0000FF"/>
          <w:bdr w:val="none" w:sz="0" w:space="0" w:color="auto" w:frame="1"/>
        </w:rPr>
        <w:t>"Now the thread is running ..."</w:t>
      </w:r>
      <w:r>
        <w:rPr>
          <w:rFonts w:ascii="inter-regular" w:hAnsi="inter-regular"/>
          <w:color w:val="000000"/>
          <w:bdr w:val="none" w:sz="0" w:space="0" w:color="auto" w:frame="1"/>
        </w:rPr>
        <w:t>);    </w:t>
      </w:r>
    </w:p>
    <w:p w14:paraId="0AD954F1" w14:textId="77777777" w:rsidR="004F404D" w:rsidRDefault="004F404D" w:rsidP="004F404D">
      <w:pPr>
        <w:numPr>
          <w:ilvl w:val="0"/>
          <w:numId w:val="241"/>
        </w:numPr>
        <w:spacing w:after="0" w:line="375" w:lineRule="atLeast"/>
        <w:jc w:val="both"/>
        <w:rPr>
          <w:rFonts w:ascii="inter-regular" w:hAnsi="inter-regular"/>
          <w:color w:val="000000"/>
        </w:rPr>
      </w:pPr>
      <w:r>
        <w:rPr>
          <w:rFonts w:ascii="inter-regular" w:hAnsi="inter-regular"/>
          <w:color w:val="000000"/>
          <w:bdr w:val="none" w:sz="0" w:space="0" w:color="auto" w:frame="1"/>
        </w:rPr>
        <w:t>}    </w:t>
      </w:r>
    </w:p>
    <w:p w14:paraId="4E9C4717" w14:textId="77777777" w:rsidR="004F404D" w:rsidRDefault="004F404D" w:rsidP="004F404D">
      <w:pPr>
        <w:pStyle w:val="alt"/>
        <w:numPr>
          <w:ilvl w:val="0"/>
          <w:numId w:val="241"/>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w:t>
      </w:r>
    </w:p>
    <w:p w14:paraId="5C601745" w14:textId="77777777" w:rsidR="004F404D" w:rsidRDefault="004F404D" w:rsidP="004F404D">
      <w:pPr>
        <w:numPr>
          <w:ilvl w:val="0"/>
          <w:numId w:val="241"/>
        </w:numPr>
        <w:spacing w:after="0" w:line="375" w:lineRule="atLeast"/>
        <w:jc w:val="both"/>
        <w:rPr>
          <w:rFonts w:ascii="inter-regular" w:hAnsi="inter-regular"/>
          <w:color w:val="000000"/>
        </w:rPr>
      </w:pPr>
      <w:r>
        <w:rPr>
          <w:rStyle w:val="comment"/>
          <w:rFonts w:ascii="inter-regular" w:hAnsi="inter-regular"/>
          <w:color w:val="008200"/>
          <w:bdr w:val="none" w:sz="0" w:space="0" w:color="auto" w:frame="1"/>
        </w:rPr>
        <w:t>// main method</w:t>
      </w:r>
      <w:r>
        <w:rPr>
          <w:rFonts w:ascii="inter-regular" w:hAnsi="inter-regular"/>
          <w:color w:val="000000"/>
          <w:bdr w:val="none" w:sz="0" w:space="0" w:color="auto" w:frame="1"/>
        </w:rPr>
        <w:t>  </w:t>
      </w:r>
    </w:p>
    <w:p w14:paraId="6D698AB4" w14:textId="77777777" w:rsidR="004F404D" w:rsidRDefault="004F404D" w:rsidP="004F404D">
      <w:pPr>
        <w:pStyle w:val="alt"/>
        <w:numPr>
          <w:ilvl w:val="0"/>
          <w:numId w:val="241"/>
        </w:numPr>
        <w:spacing w:before="0" w:beforeAutospacing="0" w:after="0" w:afterAutospacing="0" w:line="375" w:lineRule="atLeast"/>
        <w:jc w:val="both"/>
        <w:rPr>
          <w:rFonts w:ascii="inter-regular" w:hAnsi="inter-regular"/>
          <w:color w:val="000000"/>
        </w:rPr>
      </w:pPr>
      <w:r>
        <w:rPr>
          <w:rStyle w:val="keyword"/>
          <w:rFonts w:ascii="inter-regular" w:hAnsi="inter-regular"/>
          <w:b/>
          <w:bCs/>
          <w:color w:val="006699"/>
          <w:bdr w:val="none" w:sz="0" w:space="0" w:color="auto" w:frame="1"/>
        </w:rPr>
        <w:lastRenderedPageBreak/>
        <w:t>public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static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void</w:t>
      </w:r>
      <w:r>
        <w:rPr>
          <w:rFonts w:ascii="inter-regular" w:hAnsi="inter-regular"/>
          <w:color w:val="000000"/>
          <w:bdr w:val="none" w:sz="0" w:space="0" w:color="auto" w:frame="1"/>
        </w:rPr>
        <w:t> main(String argvs[])  </w:t>
      </w:r>
    </w:p>
    <w:p w14:paraId="04FB1707" w14:textId="77777777" w:rsidR="004F404D" w:rsidRDefault="004F404D" w:rsidP="004F404D">
      <w:pPr>
        <w:numPr>
          <w:ilvl w:val="0"/>
          <w:numId w:val="241"/>
        </w:numPr>
        <w:spacing w:after="0" w:line="375" w:lineRule="atLeast"/>
        <w:jc w:val="both"/>
        <w:rPr>
          <w:rFonts w:ascii="inter-regular" w:hAnsi="inter-regular"/>
          <w:color w:val="000000"/>
        </w:rPr>
      </w:pPr>
      <w:r>
        <w:rPr>
          <w:rFonts w:ascii="inter-regular" w:hAnsi="inter-regular"/>
          <w:color w:val="000000"/>
          <w:bdr w:val="none" w:sz="0" w:space="0" w:color="auto" w:frame="1"/>
        </w:rPr>
        <w:t>{   </w:t>
      </w:r>
    </w:p>
    <w:p w14:paraId="2FAF0FEE" w14:textId="77777777" w:rsidR="004F404D" w:rsidRDefault="004F404D" w:rsidP="004F404D">
      <w:pPr>
        <w:pStyle w:val="alt"/>
        <w:numPr>
          <w:ilvl w:val="0"/>
          <w:numId w:val="241"/>
        </w:numPr>
        <w:spacing w:before="0" w:beforeAutospacing="0" w:after="0" w:afterAutospacing="0" w:line="375" w:lineRule="atLeast"/>
        <w:jc w:val="both"/>
        <w:rPr>
          <w:rFonts w:ascii="inter-regular" w:hAnsi="inter-regular"/>
          <w:color w:val="000000"/>
        </w:rPr>
      </w:pPr>
      <w:r>
        <w:rPr>
          <w:rStyle w:val="comment"/>
          <w:rFonts w:ascii="inter-regular" w:hAnsi="inter-regular"/>
          <w:color w:val="008200"/>
          <w:bdr w:val="none" w:sz="0" w:space="0" w:color="auto" w:frame="1"/>
        </w:rPr>
        <w:t>// creating an object of the class MyThread2</w:t>
      </w:r>
      <w:r>
        <w:rPr>
          <w:rFonts w:ascii="inter-regular" w:hAnsi="inter-regular"/>
          <w:color w:val="000000"/>
          <w:bdr w:val="none" w:sz="0" w:space="0" w:color="auto" w:frame="1"/>
        </w:rPr>
        <w:t>  </w:t>
      </w:r>
    </w:p>
    <w:p w14:paraId="6A02F3A0" w14:textId="77777777" w:rsidR="004F404D" w:rsidRDefault="004F404D" w:rsidP="004F404D">
      <w:pPr>
        <w:numPr>
          <w:ilvl w:val="0"/>
          <w:numId w:val="241"/>
        </w:numPr>
        <w:spacing w:after="0" w:line="375" w:lineRule="atLeast"/>
        <w:jc w:val="both"/>
        <w:rPr>
          <w:rFonts w:ascii="inter-regular" w:hAnsi="inter-regular"/>
          <w:color w:val="000000"/>
        </w:rPr>
      </w:pPr>
      <w:r>
        <w:rPr>
          <w:rFonts w:ascii="inter-regular" w:hAnsi="inter-regular"/>
          <w:color w:val="000000"/>
          <w:bdr w:val="none" w:sz="0" w:space="0" w:color="auto" w:frame="1"/>
        </w:rPr>
        <w:t>Runnable r1 = </w:t>
      </w:r>
      <w:r>
        <w:rPr>
          <w:rStyle w:val="keyword"/>
          <w:rFonts w:ascii="inter-regular" w:hAnsi="inter-regular"/>
          <w:b/>
          <w:bCs/>
          <w:color w:val="006699"/>
          <w:bdr w:val="none" w:sz="0" w:space="0" w:color="auto" w:frame="1"/>
        </w:rPr>
        <w:t>new</w:t>
      </w:r>
      <w:r>
        <w:rPr>
          <w:rFonts w:ascii="inter-regular" w:hAnsi="inter-regular"/>
          <w:color w:val="000000"/>
          <w:bdr w:val="none" w:sz="0" w:space="0" w:color="auto" w:frame="1"/>
        </w:rPr>
        <w:t> MyThread2();   </w:t>
      </w:r>
    </w:p>
    <w:p w14:paraId="0E493CFC" w14:textId="77777777" w:rsidR="004F404D" w:rsidRDefault="004F404D" w:rsidP="004F404D">
      <w:pPr>
        <w:pStyle w:val="alt"/>
        <w:numPr>
          <w:ilvl w:val="0"/>
          <w:numId w:val="241"/>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w:t>
      </w:r>
    </w:p>
    <w:p w14:paraId="2AB54CB1" w14:textId="77777777" w:rsidR="004F404D" w:rsidRDefault="004F404D" w:rsidP="004F404D">
      <w:pPr>
        <w:numPr>
          <w:ilvl w:val="0"/>
          <w:numId w:val="241"/>
        </w:numPr>
        <w:spacing w:after="0" w:line="375" w:lineRule="atLeast"/>
        <w:jc w:val="both"/>
        <w:rPr>
          <w:rFonts w:ascii="inter-regular" w:hAnsi="inter-regular"/>
          <w:color w:val="000000"/>
        </w:rPr>
      </w:pPr>
      <w:r>
        <w:rPr>
          <w:rStyle w:val="comment"/>
          <w:rFonts w:ascii="inter-regular" w:hAnsi="inter-regular"/>
          <w:color w:val="008200"/>
          <w:bdr w:val="none" w:sz="0" w:space="0" w:color="auto" w:frame="1"/>
        </w:rPr>
        <w:t>// creating an object of the class Thread using Thread(Runnable r, String name)</w:t>
      </w:r>
      <w:r>
        <w:rPr>
          <w:rFonts w:ascii="inter-regular" w:hAnsi="inter-regular"/>
          <w:color w:val="000000"/>
          <w:bdr w:val="none" w:sz="0" w:space="0" w:color="auto" w:frame="1"/>
        </w:rPr>
        <w:t>  </w:t>
      </w:r>
    </w:p>
    <w:p w14:paraId="084BDE2C" w14:textId="77777777" w:rsidR="004F404D" w:rsidRDefault="004F404D" w:rsidP="004F404D">
      <w:pPr>
        <w:pStyle w:val="alt"/>
        <w:numPr>
          <w:ilvl w:val="0"/>
          <w:numId w:val="241"/>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Thread th1 = </w:t>
      </w:r>
      <w:r>
        <w:rPr>
          <w:rStyle w:val="keyword"/>
          <w:rFonts w:ascii="inter-regular" w:hAnsi="inter-regular"/>
          <w:b/>
          <w:bCs/>
          <w:color w:val="006699"/>
          <w:bdr w:val="none" w:sz="0" w:space="0" w:color="auto" w:frame="1"/>
        </w:rPr>
        <w:t>new</w:t>
      </w:r>
      <w:r>
        <w:rPr>
          <w:rFonts w:ascii="inter-regular" w:hAnsi="inter-regular"/>
          <w:color w:val="000000"/>
          <w:bdr w:val="none" w:sz="0" w:space="0" w:color="auto" w:frame="1"/>
        </w:rPr>
        <w:t> Thread(r1, </w:t>
      </w:r>
      <w:r>
        <w:rPr>
          <w:rStyle w:val="string"/>
          <w:rFonts w:ascii="inter-regular" w:hAnsi="inter-regular"/>
          <w:color w:val="0000FF"/>
          <w:bdr w:val="none" w:sz="0" w:space="0" w:color="auto" w:frame="1"/>
        </w:rPr>
        <w:t>"My new thread"</w:t>
      </w:r>
      <w:r>
        <w:rPr>
          <w:rFonts w:ascii="inter-regular" w:hAnsi="inter-regular"/>
          <w:color w:val="000000"/>
          <w:bdr w:val="none" w:sz="0" w:space="0" w:color="auto" w:frame="1"/>
        </w:rPr>
        <w:t>);    </w:t>
      </w:r>
    </w:p>
    <w:p w14:paraId="6196F67B" w14:textId="77777777" w:rsidR="004F404D" w:rsidRDefault="004F404D" w:rsidP="004F404D">
      <w:pPr>
        <w:numPr>
          <w:ilvl w:val="0"/>
          <w:numId w:val="241"/>
        </w:numPr>
        <w:spacing w:after="0" w:line="375" w:lineRule="atLeast"/>
        <w:jc w:val="both"/>
        <w:rPr>
          <w:rFonts w:ascii="inter-regular" w:hAnsi="inter-regular"/>
          <w:color w:val="000000"/>
        </w:rPr>
      </w:pPr>
      <w:r>
        <w:rPr>
          <w:rFonts w:ascii="inter-regular" w:hAnsi="inter-regular"/>
          <w:color w:val="000000"/>
          <w:bdr w:val="none" w:sz="0" w:space="0" w:color="auto" w:frame="1"/>
        </w:rPr>
        <w:t>  </w:t>
      </w:r>
    </w:p>
    <w:p w14:paraId="777AA4DF" w14:textId="77777777" w:rsidR="004F404D" w:rsidRDefault="004F404D" w:rsidP="004F404D">
      <w:pPr>
        <w:pStyle w:val="alt"/>
        <w:numPr>
          <w:ilvl w:val="0"/>
          <w:numId w:val="241"/>
        </w:numPr>
        <w:spacing w:before="0" w:beforeAutospacing="0" w:after="0" w:afterAutospacing="0" w:line="375" w:lineRule="atLeast"/>
        <w:jc w:val="both"/>
        <w:rPr>
          <w:rFonts w:ascii="inter-regular" w:hAnsi="inter-regular"/>
          <w:color w:val="000000"/>
        </w:rPr>
      </w:pPr>
      <w:r>
        <w:rPr>
          <w:rStyle w:val="comment"/>
          <w:rFonts w:ascii="inter-regular" w:hAnsi="inter-regular"/>
          <w:color w:val="008200"/>
          <w:bdr w:val="none" w:sz="0" w:space="0" w:color="auto" w:frame="1"/>
        </w:rPr>
        <w:t>// the start() method moves the thread to the active state</w:t>
      </w:r>
      <w:r>
        <w:rPr>
          <w:rFonts w:ascii="inter-regular" w:hAnsi="inter-regular"/>
          <w:color w:val="000000"/>
          <w:bdr w:val="none" w:sz="0" w:space="0" w:color="auto" w:frame="1"/>
        </w:rPr>
        <w:t>  </w:t>
      </w:r>
    </w:p>
    <w:p w14:paraId="3713F733" w14:textId="77777777" w:rsidR="004F404D" w:rsidRDefault="004F404D" w:rsidP="004F404D">
      <w:pPr>
        <w:numPr>
          <w:ilvl w:val="0"/>
          <w:numId w:val="241"/>
        </w:numPr>
        <w:spacing w:after="0" w:line="375" w:lineRule="atLeast"/>
        <w:jc w:val="both"/>
        <w:rPr>
          <w:rFonts w:ascii="inter-regular" w:hAnsi="inter-regular"/>
          <w:color w:val="000000"/>
        </w:rPr>
      </w:pPr>
      <w:r>
        <w:rPr>
          <w:rFonts w:ascii="inter-regular" w:hAnsi="inter-regular"/>
          <w:color w:val="000000"/>
          <w:bdr w:val="none" w:sz="0" w:space="0" w:color="auto" w:frame="1"/>
        </w:rPr>
        <w:t>th1.start();   </w:t>
      </w:r>
    </w:p>
    <w:p w14:paraId="13FF207E" w14:textId="77777777" w:rsidR="004F404D" w:rsidRDefault="004F404D" w:rsidP="004F404D">
      <w:pPr>
        <w:pStyle w:val="alt"/>
        <w:numPr>
          <w:ilvl w:val="0"/>
          <w:numId w:val="241"/>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w:t>
      </w:r>
    </w:p>
    <w:p w14:paraId="3D8E47C2" w14:textId="77777777" w:rsidR="004F404D" w:rsidRDefault="004F404D" w:rsidP="004F404D">
      <w:pPr>
        <w:numPr>
          <w:ilvl w:val="0"/>
          <w:numId w:val="241"/>
        </w:numPr>
        <w:spacing w:after="0" w:line="375" w:lineRule="atLeast"/>
        <w:jc w:val="both"/>
        <w:rPr>
          <w:rFonts w:ascii="inter-regular" w:hAnsi="inter-regular"/>
          <w:color w:val="000000"/>
        </w:rPr>
      </w:pPr>
      <w:r>
        <w:rPr>
          <w:rStyle w:val="comment"/>
          <w:rFonts w:ascii="inter-regular" w:hAnsi="inter-regular"/>
          <w:color w:val="008200"/>
          <w:bdr w:val="none" w:sz="0" w:space="0" w:color="auto" w:frame="1"/>
        </w:rPr>
        <w:t>// getting the thread name by invoking the getName() method</w:t>
      </w:r>
      <w:r>
        <w:rPr>
          <w:rFonts w:ascii="inter-regular" w:hAnsi="inter-regular"/>
          <w:color w:val="000000"/>
          <w:bdr w:val="none" w:sz="0" w:space="0" w:color="auto" w:frame="1"/>
        </w:rPr>
        <w:t>  </w:t>
      </w:r>
    </w:p>
    <w:p w14:paraId="1663A9FB" w14:textId="77777777" w:rsidR="004F404D" w:rsidRDefault="004F404D" w:rsidP="004F404D">
      <w:pPr>
        <w:pStyle w:val="alt"/>
        <w:numPr>
          <w:ilvl w:val="0"/>
          <w:numId w:val="241"/>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String str = th1.getName();  </w:t>
      </w:r>
    </w:p>
    <w:p w14:paraId="087CC71F" w14:textId="77777777" w:rsidR="004F404D" w:rsidRDefault="004F404D" w:rsidP="004F404D">
      <w:pPr>
        <w:numPr>
          <w:ilvl w:val="0"/>
          <w:numId w:val="241"/>
        </w:numPr>
        <w:spacing w:after="0" w:line="375" w:lineRule="atLeast"/>
        <w:jc w:val="both"/>
        <w:rPr>
          <w:rFonts w:ascii="inter-regular" w:hAnsi="inter-regular"/>
          <w:color w:val="000000"/>
        </w:rPr>
      </w:pPr>
      <w:r>
        <w:rPr>
          <w:rFonts w:ascii="inter-regular" w:hAnsi="inter-regular"/>
          <w:color w:val="000000"/>
          <w:bdr w:val="none" w:sz="0" w:space="0" w:color="auto" w:frame="1"/>
        </w:rPr>
        <w:t>System.out.println(str);  </w:t>
      </w:r>
    </w:p>
    <w:p w14:paraId="35EFA7EF" w14:textId="77777777" w:rsidR="004F404D" w:rsidRDefault="004F404D" w:rsidP="004F404D">
      <w:pPr>
        <w:pStyle w:val="alt"/>
        <w:numPr>
          <w:ilvl w:val="0"/>
          <w:numId w:val="241"/>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w:t>
      </w:r>
    </w:p>
    <w:p w14:paraId="460A5417" w14:textId="77777777" w:rsidR="004F404D" w:rsidRDefault="004F404D" w:rsidP="004F404D">
      <w:pPr>
        <w:numPr>
          <w:ilvl w:val="0"/>
          <w:numId w:val="241"/>
        </w:numPr>
        <w:spacing w:after="0" w:line="375" w:lineRule="atLeast"/>
        <w:jc w:val="both"/>
        <w:rPr>
          <w:rFonts w:ascii="inter-regular" w:hAnsi="inter-regular"/>
          <w:color w:val="000000"/>
        </w:rPr>
      </w:pPr>
      <w:r>
        <w:rPr>
          <w:rFonts w:ascii="inter-regular" w:hAnsi="inter-regular"/>
          <w:color w:val="000000"/>
          <w:bdr w:val="none" w:sz="0" w:space="0" w:color="auto" w:frame="1"/>
        </w:rPr>
        <w:t>}    </w:t>
      </w:r>
    </w:p>
    <w:p w14:paraId="1548CF26" w14:textId="77777777" w:rsidR="004F404D" w:rsidRDefault="004F404D" w:rsidP="004F404D">
      <w:pPr>
        <w:pStyle w:val="NormalWeb"/>
        <w:shd w:val="clear" w:color="auto" w:fill="FFFFFF"/>
        <w:jc w:val="both"/>
        <w:rPr>
          <w:rFonts w:ascii="inter-regular" w:hAnsi="inter-regular"/>
          <w:color w:val="333333"/>
        </w:rPr>
      </w:pPr>
      <w:r>
        <w:rPr>
          <w:rStyle w:val="Strong"/>
          <w:rFonts w:ascii="Segoe UI" w:hAnsi="Segoe UI" w:cs="Segoe UI"/>
          <w:color w:val="333333"/>
        </w:rPr>
        <w:t>Output:</w:t>
      </w:r>
    </w:p>
    <w:p w14:paraId="253FA1A6" w14:textId="77777777" w:rsidR="004F404D" w:rsidRDefault="004F404D" w:rsidP="004F404D">
      <w:pPr>
        <w:pStyle w:val="HTMLPreformatted"/>
        <w:shd w:val="clear" w:color="auto" w:fill="EEEEEE"/>
        <w:jc w:val="both"/>
        <w:rPr>
          <w:color w:val="535559"/>
        </w:rPr>
      </w:pPr>
      <w:r>
        <w:rPr>
          <w:color w:val="535559"/>
        </w:rPr>
        <w:t>My new thread</w:t>
      </w:r>
    </w:p>
    <w:p w14:paraId="152923AA" w14:textId="77777777" w:rsidR="004F404D" w:rsidRDefault="004F404D" w:rsidP="004F404D">
      <w:pPr>
        <w:pStyle w:val="HTMLPreformatted"/>
        <w:shd w:val="clear" w:color="auto" w:fill="EEEEEE"/>
        <w:jc w:val="both"/>
        <w:rPr>
          <w:color w:val="535559"/>
        </w:rPr>
      </w:pPr>
      <w:r>
        <w:rPr>
          <w:color w:val="535559"/>
        </w:rPr>
        <w:t>Now the thread is running ...</w:t>
      </w:r>
    </w:p>
    <w:p w14:paraId="6649F9BC" w14:textId="77777777" w:rsidR="004F404D" w:rsidRDefault="004F404D" w:rsidP="0027496C">
      <w:pPr>
        <w:rPr>
          <w:b/>
          <w:bCs/>
          <w:sz w:val="44"/>
          <w:szCs w:val="44"/>
          <w:u w:val="single"/>
        </w:rPr>
      </w:pPr>
    </w:p>
    <w:p w14:paraId="3EFE9E5A" w14:textId="77777777" w:rsidR="000B0811" w:rsidRDefault="000B0811" w:rsidP="0027496C">
      <w:pPr>
        <w:rPr>
          <w:b/>
          <w:bCs/>
          <w:sz w:val="44"/>
          <w:szCs w:val="44"/>
          <w:u w:val="single"/>
        </w:rPr>
      </w:pPr>
    </w:p>
    <w:p w14:paraId="490DC29A" w14:textId="77777777" w:rsidR="000B0811" w:rsidRDefault="000B0811" w:rsidP="0027496C">
      <w:pPr>
        <w:rPr>
          <w:b/>
          <w:bCs/>
          <w:sz w:val="44"/>
          <w:szCs w:val="44"/>
          <w:u w:val="single"/>
        </w:rPr>
      </w:pPr>
    </w:p>
    <w:p w14:paraId="2FEF7AF8" w14:textId="77777777" w:rsidR="000B0811" w:rsidRDefault="000B0811" w:rsidP="0027496C">
      <w:pPr>
        <w:rPr>
          <w:b/>
          <w:bCs/>
          <w:sz w:val="44"/>
          <w:szCs w:val="44"/>
          <w:u w:val="single"/>
        </w:rPr>
      </w:pPr>
    </w:p>
    <w:p w14:paraId="114D3A96" w14:textId="77777777" w:rsidR="000B0811" w:rsidRDefault="000B0811" w:rsidP="0027496C">
      <w:pPr>
        <w:rPr>
          <w:b/>
          <w:bCs/>
          <w:sz w:val="44"/>
          <w:szCs w:val="44"/>
          <w:u w:val="single"/>
        </w:rPr>
      </w:pPr>
    </w:p>
    <w:p w14:paraId="5ACD52B3" w14:textId="77777777" w:rsidR="000B0811" w:rsidRDefault="000B0811" w:rsidP="0027496C">
      <w:pPr>
        <w:rPr>
          <w:b/>
          <w:bCs/>
          <w:sz w:val="44"/>
          <w:szCs w:val="44"/>
          <w:u w:val="single"/>
        </w:rPr>
      </w:pPr>
    </w:p>
    <w:p w14:paraId="11EA7E70" w14:textId="77777777" w:rsidR="000B0811" w:rsidRDefault="000B0811" w:rsidP="0027496C">
      <w:pPr>
        <w:rPr>
          <w:b/>
          <w:bCs/>
          <w:sz w:val="44"/>
          <w:szCs w:val="44"/>
          <w:u w:val="single"/>
        </w:rPr>
      </w:pPr>
    </w:p>
    <w:p w14:paraId="6C014742" w14:textId="77777777" w:rsidR="000B0811" w:rsidRDefault="000B0811" w:rsidP="0027496C">
      <w:pPr>
        <w:rPr>
          <w:b/>
          <w:bCs/>
          <w:sz w:val="44"/>
          <w:szCs w:val="44"/>
          <w:u w:val="single"/>
        </w:rPr>
      </w:pPr>
    </w:p>
    <w:p w14:paraId="08178E24" w14:textId="77777777" w:rsidR="000B0811" w:rsidRDefault="000B0811" w:rsidP="0027496C">
      <w:pPr>
        <w:rPr>
          <w:b/>
          <w:bCs/>
          <w:sz w:val="44"/>
          <w:szCs w:val="44"/>
          <w:u w:val="single"/>
        </w:rPr>
      </w:pPr>
    </w:p>
    <w:p w14:paraId="0AB4A292" w14:textId="77777777" w:rsidR="000B0811" w:rsidRDefault="000B0811" w:rsidP="000B0811">
      <w:pPr>
        <w:pStyle w:val="Heading1"/>
        <w:shd w:val="clear" w:color="auto" w:fill="FFFFFF"/>
        <w:spacing w:before="75" w:line="312" w:lineRule="atLeast"/>
        <w:jc w:val="both"/>
        <w:rPr>
          <w:rFonts w:ascii="Helvetica" w:hAnsi="Helvetica"/>
          <w:color w:val="610B38"/>
          <w:sz w:val="39"/>
          <w:szCs w:val="39"/>
        </w:rPr>
      </w:pPr>
      <w:r>
        <w:rPr>
          <w:rFonts w:ascii="Helvetica" w:hAnsi="Helvetica"/>
          <w:b/>
          <w:bCs/>
          <w:color w:val="610B38"/>
          <w:sz w:val="39"/>
          <w:szCs w:val="39"/>
        </w:rPr>
        <w:lastRenderedPageBreak/>
        <w:t>Collections in Java</w:t>
      </w:r>
    </w:p>
    <w:p w14:paraId="4ECD63F3" w14:textId="77777777" w:rsidR="000B0811" w:rsidRDefault="000B0811" w:rsidP="000B0811">
      <w:pPr>
        <w:numPr>
          <w:ilvl w:val="0"/>
          <w:numId w:val="242"/>
        </w:numPr>
        <w:shd w:val="clear" w:color="auto" w:fill="FFFFFF"/>
        <w:spacing w:before="60" w:after="100" w:afterAutospacing="1" w:line="375" w:lineRule="atLeast"/>
        <w:jc w:val="both"/>
        <w:rPr>
          <w:rFonts w:ascii="inter-regular" w:hAnsi="inter-regular"/>
          <w:color w:val="000000"/>
          <w:sz w:val="24"/>
          <w:szCs w:val="24"/>
        </w:rPr>
      </w:pPr>
      <w:hyperlink r:id="rId203" w:history="1">
        <w:r>
          <w:rPr>
            <w:rStyle w:val="Hyperlink"/>
            <w:color w:val="008000"/>
            <w:sz w:val="23"/>
            <w:szCs w:val="23"/>
          </w:rPr>
          <w:t>Java Collection Framework</w:t>
        </w:r>
      </w:hyperlink>
    </w:p>
    <w:p w14:paraId="388041DC" w14:textId="77777777" w:rsidR="000B0811" w:rsidRDefault="000B0811" w:rsidP="000B0811">
      <w:pPr>
        <w:numPr>
          <w:ilvl w:val="0"/>
          <w:numId w:val="242"/>
        </w:numPr>
        <w:shd w:val="clear" w:color="auto" w:fill="FFFFFF"/>
        <w:spacing w:before="60" w:after="100" w:afterAutospacing="1" w:line="375" w:lineRule="atLeast"/>
        <w:jc w:val="both"/>
        <w:rPr>
          <w:rFonts w:ascii="inter-regular" w:hAnsi="inter-regular"/>
          <w:color w:val="000000"/>
        </w:rPr>
      </w:pPr>
      <w:hyperlink r:id="rId204" w:anchor="collectionhierarchy" w:history="1">
        <w:r>
          <w:rPr>
            <w:rStyle w:val="Hyperlink"/>
            <w:color w:val="008000"/>
            <w:sz w:val="23"/>
            <w:szCs w:val="23"/>
          </w:rPr>
          <w:t>Hierarchy of Collection Framework</w:t>
        </w:r>
      </w:hyperlink>
    </w:p>
    <w:p w14:paraId="2B6B73EF" w14:textId="77777777" w:rsidR="000B0811" w:rsidRDefault="000B0811" w:rsidP="000B0811">
      <w:pPr>
        <w:numPr>
          <w:ilvl w:val="0"/>
          <w:numId w:val="242"/>
        </w:numPr>
        <w:shd w:val="clear" w:color="auto" w:fill="FFFFFF"/>
        <w:spacing w:before="60" w:after="100" w:afterAutospacing="1" w:line="375" w:lineRule="atLeast"/>
        <w:jc w:val="both"/>
        <w:rPr>
          <w:rFonts w:ascii="inter-regular" w:hAnsi="inter-regular"/>
          <w:color w:val="000000"/>
        </w:rPr>
      </w:pPr>
      <w:hyperlink r:id="rId205" w:anchor="collectionmethods" w:history="1">
        <w:r>
          <w:rPr>
            <w:rStyle w:val="Hyperlink"/>
            <w:color w:val="008000"/>
            <w:sz w:val="23"/>
            <w:szCs w:val="23"/>
          </w:rPr>
          <w:t>Collection interface</w:t>
        </w:r>
      </w:hyperlink>
    </w:p>
    <w:p w14:paraId="544B5796" w14:textId="77777777" w:rsidR="000B0811" w:rsidRDefault="000B0811" w:rsidP="000B0811">
      <w:pPr>
        <w:numPr>
          <w:ilvl w:val="0"/>
          <w:numId w:val="242"/>
        </w:numPr>
        <w:shd w:val="clear" w:color="auto" w:fill="FFFFFF"/>
        <w:spacing w:before="60" w:after="100" w:afterAutospacing="1" w:line="375" w:lineRule="atLeast"/>
        <w:jc w:val="both"/>
        <w:rPr>
          <w:rFonts w:ascii="inter-regular" w:hAnsi="inter-regular"/>
          <w:color w:val="000000"/>
        </w:rPr>
      </w:pPr>
      <w:hyperlink r:id="rId206" w:anchor="collectioniterator" w:history="1">
        <w:r>
          <w:rPr>
            <w:rStyle w:val="Hyperlink"/>
            <w:color w:val="008000"/>
            <w:sz w:val="23"/>
            <w:szCs w:val="23"/>
          </w:rPr>
          <w:t>Iterator interface</w:t>
        </w:r>
      </w:hyperlink>
    </w:p>
    <w:p w14:paraId="696C056F" w14:textId="77777777" w:rsidR="000B0811" w:rsidRDefault="000B0811" w:rsidP="000B0811">
      <w:pPr>
        <w:pStyle w:val="NormalWeb"/>
        <w:shd w:val="clear" w:color="auto" w:fill="FFFFFF"/>
        <w:jc w:val="both"/>
        <w:rPr>
          <w:rFonts w:ascii="inter-regular" w:hAnsi="inter-regular"/>
          <w:color w:val="333333"/>
        </w:rPr>
      </w:pPr>
      <w:r>
        <w:rPr>
          <w:rFonts w:ascii="inter-regular" w:hAnsi="inter-regular"/>
          <w:color w:val="333333"/>
        </w:rPr>
        <w:t>The </w:t>
      </w:r>
      <w:r>
        <w:rPr>
          <w:rStyle w:val="Strong"/>
          <w:rFonts w:ascii="Segoe UI" w:hAnsi="Segoe UI" w:cs="Segoe UI"/>
          <w:color w:val="333333"/>
        </w:rPr>
        <w:t>Collection in Java</w:t>
      </w:r>
      <w:r>
        <w:rPr>
          <w:rFonts w:ascii="inter-regular" w:hAnsi="inter-regular"/>
          <w:color w:val="333333"/>
        </w:rPr>
        <w:t> is a framework that provides an architecture to store and manipulate the group of objects.</w:t>
      </w:r>
    </w:p>
    <w:p w14:paraId="70195B66" w14:textId="77777777" w:rsidR="000B0811" w:rsidRDefault="000B0811" w:rsidP="000B0811">
      <w:pPr>
        <w:pStyle w:val="NormalWeb"/>
        <w:shd w:val="clear" w:color="auto" w:fill="FFFFFF"/>
        <w:jc w:val="both"/>
        <w:rPr>
          <w:rFonts w:ascii="inter-regular" w:hAnsi="inter-regular"/>
          <w:color w:val="333333"/>
        </w:rPr>
      </w:pPr>
      <w:r>
        <w:rPr>
          <w:rFonts w:ascii="inter-regular" w:hAnsi="inter-regular"/>
          <w:color w:val="333333"/>
        </w:rPr>
        <w:t>Java Collections can achieve all the operations that you perform on a data such as searching, sorting, insertion, manipulation, and deletion.</w:t>
      </w:r>
    </w:p>
    <w:p w14:paraId="17D43D5C" w14:textId="77777777" w:rsidR="000B0811" w:rsidRDefault="000B0811" w:rsidP="000B0811">
      <w:pPr>
        <w:pStyle w:val="NormalWeb"/>
        <w:shd w:val="clear" w:color="auto" w:fill="FFFFFF"/>
        <w:jc w:val="both"/>
        <w:rPr>
          <w:rFonts w:ascii="inter-regular" w:hAnsi="inter-regular"/>
          <w:color w:val="333333"/>
        </w:rPr>
      </w:pPr>
      <w:r>
        <w:rPr>
          <w:rFonts w:ascii="inter-regular" w:hAnsi="inter-regular"/>
          <w:color w:val="333333"/>
        </w:rPr>
        <w:t>Java Collection means a single unit of objects. Java Collection framework provides many interfaces (Set, List, Queue, Deque) and classes (</w:t>
      </w:r>
      <w:hyperlink r:id="rId207" w:history="1">
        <w:r>
          <w:rPr>
            <w:rStyle w:val="Hyperlink"/>
            <w:rFonts w:ascii="inter-regular" w:hAnsi="inter-regular"/>
            <w:color w:val="008000"/>
          </w:rPr>
          <w:t>ArrayList</w:t>
        </w:r>
      </w:hyperlink>
      <w:r>
        <w:rPr>
          <w:rFonts w:ascii="inter-regular" w:hAnsi="inter-regular"/>
          <w:color w:val="333333"/>
        </w:rPr>
        <w:t>, Vector, </w:t>
      </w:r>
      <w:hyperlink r:id="rId208" w:history="1">
        <w:r>
          <w:rPr>
            <w:rStyle w:val="Hyperlink"/>
            <w:rFonts w:ascii="inter-regular" w:hAnsi="inter-regular"/>
            <w:color w:val="008000"/>
          </w:rPr>
          <w:t>LinkedList</w:t>
        </w:r>
      </w:hyperlink>
      <w:r>
        <w:rPr>
          <w:rFonts w:ascii="inter-regular" w:hAnsi="inter-regular"/>
          <w:color w:val="333333"/>
        </w:rPr>
        <w:t>, </w:t>
      </w:r>
      <w:hyperlink r:id="rId209" w:history="1">
        <w:r>
          <w:rPr>
            <w:rStyle w:val="Hyperlink"/>
            <w:rFonts w:ascii="inter-regular" w:hAnsi="inter-regular"/>
            <w:color w:val="008000"/>
          </w:rPr>
          <w:t>PriorityQueue</w:t>
        </w:r>
      </w:hyperlink>
      <w:r>
        <w:rPr>
          <w:rFonts w:ascii="inter-regular" w:hAnsi="inter-regular"/>
          <w:color w:val="333333"/>
        </w:rPr>
        <w:t>, HashSet, LinkedHashSet, TreeSet).</w:t>
      </w:r>
    </w:p>
    <w:p w14:paraId="4442BC14" w14:textId="77777777" w:rsidR="000B0811" w:rsidRDefault="000B0811" w:rsidP="000B0811">
      <w:pPr>
        <w:pStyle w:val="Heading4"/>
        <w:shd w:val="clear" w:color="auto" w:fill="FFFFFF"/>
        <w:jc w:val="both"/>
        <w:rPr>
          <w:rFonts w:ascii="Helvetica" w:hAnsi="Helvetica"/>
          <w:b w:val="0"/>
          <w:bCs w:val="0"/>
          <w:color w:val="610B4B"/>
          <w:sz w:val="32"/>
          <w:szCs w:val="32"/>
        </w:rPr>
      </w:pPr>
      <w:r>
        <w:rPr>
          <w:rFonts w:ascii="Helvetica" w:hAnsi="Helvetica"/>
          <w:b w:val="0"/>
          <w:bCs w:val="0"/>
          <w:color w:val="610B4B"/>
          <w:sz w:val="32"/>
          <w:szCs w:val="32"/>
        </w:rPr>
        <w:t>What is Collection in Java</w:t>
      </w:r>
    </w:p>
    <w:p w14:paraId="4F3613F2" w14:textId="77777777" w:rsidR="000B0811" w:rsidRDefault="000B0811" w:rsidP="000B0811">
      <w:pPr>
        <w:pStyle w:val="NormalWeb"/>
        <w:shd w:val="clear" w:color="auto" w:fill="FFFFFF"/>
        <w:jc w:val="both"/>
        <w:rPr>
          <w:rFonts w:ascii="inter-regular" w:hAnsi="inter-regular"/>
          <w:color w:val="333333"/>
        </w:rPr>
      </w:pPr>
      <w:r>
        <w:rPr>
          <w:rFonts w:ascii="inter-regular" w:hAnsi="inter-regular"/>
          <w:color w:val="333333"/>
        </w:rPr>
        <w:t>A Collection represents a single unit of objects, i.e., a group.</w:t>
      </w:r>
    </w:p>
    <w:p w14:paraId="68A80C18" w14:textId="77777777" w:rsidR="000B0811" w:rsidRDefault="000B0811" w:rsidP="000B0811">
      <w:pPr>
        <w:jc w:val="center"/>
        <w:textAlignment w:val="top"/>
        <w:rPr>
          <w:rFonts w:ascii="Roboto" w:hAnsi="Roboto"/>
          <w:color w:val="FFFFFF"/>
          <w:sz w:val="21"/>
          <w:szCs w:val="21"/>
          <w:lang w:val="en"/>
        </w:rPr>
      </w:pPr>
      <w:r>
        <w:rPr>
          <w:rStyle w:val="vjs-control-text"/>
          <w:rFonts w:ascii="Roboto" w:hAnsi="Roboto"/>
          <w:color w:val="FFFFFF"/>
          <w:sz w:val="21"/>
          <w:szCs w:val="21"/>
          <w:bdr w:val="none" w:sz="0" w:space="0" w:color="auto" w:frame="1"/>
          <w:lang w:val="en"/>
        </w:rPr>
        <w:t>PlayNext</w:t>
      </w:r>
    </w:p>
    <w:p w14:paraId="11E4E51D" w14:textId="77777777" w:rsidR="000B0811" w:rsidRDefault="000B0811" w:rsidP="000B0811">
      <w:pPr>
        <w:jc w:val="center"/>
        <w:textAlignment w:val="top"/>
        <w:rPr>
          <w:rFonts w:ascii="Roboto" w:hAnsi="Roboto"/>
          <w:color w:val="FFFFFF"/>
          <w:sz w:val="21"/>
          <w:szCs w:val="21"/>
          <w:lang w:val="en"/>
        </w:rPr>
      </w:pPr>
      <w:r>
        <w:rPr>
          <w:rStyle w:val="vjs-control-text"/>
          <w:rFonts w:ascii="Roboto" w:hAnsi="Roboto"/>
          <w:color w:val="FFFFFF"/>
          <w:sz w:val="21"/>
          <w:szCs w:val="21"/>
          <w:bdr w:val="none" w:sz="0" w:space="0" w:color="auto" w:frame="1"/>
          <w:lang w:val="en"/>
        </w:rPr>
        <w:t>Unmute</w:t>
      </w:r>
    </w:p>
    <w:p w14:paraId="15364EB2" w14:textId="77777777" w:rsidR="000B0811" w:rsidRDefault="000B0811" w:rsidP="000B0811">
      <w:pPr>
        <w:spacing w:line="720" w:lineRule="atLeast"/>
        <w:jc w:val="center"/>
        <w:textAlignment w:val="top"/>
        <w:rPr>
          <w:rFonts w:ascii="Roboto" w:hAnsi="Roboto"/>
          <w:color w:val="FFFFFF"/>
          <w:sz w:val="18"/>
          <w:szCs w:val="18"/>
          <w:lang w:val="en"/>
        </w:rPr>
      </w:pPr>
      <w:r>
        <w:rPr>
          <w:rStyle w:val="vjs-control-text"/>
          <w:rFonts w:ascii="Roboto" w:hAnsi="Roboto"/>
          <w:color w:val="FFFFFF"/>
          <w:sz w:val="18"/>
          <w:szCs w:val="18"/>
          <w:bdr w:val="none" w:sz="0" w:space="0" w:color="auto" w:frame="1"/>
          <w:lang w:val="en"/>
        </w:rPr>
        <w:t>Current TimeÂ </w:t>
      </w:r>
      <w:r>
        <w:rPr>
          <w:rStyle w:val="vjs-current-time-display"/>
          <w:rFonts w:ascii="Roboto" w:hAnsi="Roboto"/>
          <w:color w:val="FFFFFF"/>
          <w:sz w:val="18"/>
          <w:szCs w:val="18"/>
          <w:lang w:val="en"/>
        </w:rPr>
        <w:t>0:00</w:t>
      </w:r>
    </w:p>
    <w:p w14:paraId="5F75CF3D" w14:textId="77777777" w:rsidR="000B0811" w:rsidRDefault="000B0811" w:rsidP="000B0811">
      <w:pPr>
        <w:spacing w:line="720" w:lineRule="atLeast"/>
        <w:jc w:val="center"/>
        <w:textAlignment w:val="top"/>
        <w:rPr>
          <w:rFonts w:ascii="Roboto" w:hAnsi="Roboto"/>
          <w:color w:val="FFFFFF"/>
          <w:sz w:val="18"/>
          <w:szCs w:val="18"/>
          <w:lang w:val="en"/>
        </w:rPr>
      </w:pPr>
      <w:r>
        <w:rPr>
          <w:rFonts w:ascii="Roboto" w:hAnsi="Roboto"/>
          <w:color w:val="FFFFFF"/>
          <w:sz w:val="18"/>
          <w:szCs w:val="18"/>
          <w:lang w:val="en"/>
        </w:rPr>
        <w:t>/</w:t>
      </w:r>
    </w:p>
    <w:p w14:paraId="459C496D" w14:textId="77777777" w:rsidR="000B0811" w:rsidRDefault="000B0811" w:rsidP="000B0811">
      <w:pPr>
        <w:spacing w:line="720" w:lineRule="atLeast"/>
        <w:jc w:val="center"/>
        <w:textAlignment w:val="top"/>
        <w:rPr>
          <w:rFonts w:ascii="Roboto" w:hAnsi="Roboto"/>
          <w:color w:val="FFFFFF"/>
          <w:sz w:val="18"/>
          <w:szCs w:val="18"/>
          <w:lang w:val="en"/>
        </w:rPr>
      </w:pPr>
      <w:r>
        <w:rPr>
          <w:rStyle w:val="vjs-control-text"/>
          <w:rFonts w:ascii="Roboto" w:hAnsi="Roboto"/>
          <w:color w:val="FFFFFF"/>
          <w:sz w:val="18"/>
          <w:szCs w:val="18"/>
          <w:bdr w:val="none" w:sz="0" w:space="0" w:color="auto" w:frame="1"/>
          <w:lang w:val="en"/>
        </w:rPr>
        <w:t>DurationÂ </w:t>
      </w:r>
      <w:r>
        <w:rPr>
          <w:rStyle w:val="vjs-duration-display"/>
          <w:rFonts w:ascii="Roboto" w:hAnsi="Roboto"/>
          <w:color w:val="FFFFFF"/>
          <w:sz w:val="18"/>
          <w:szCs w:val="18"/>
          <w:lang w:val="en"/>
        </w:rPr>
        <w:t>18:10</w:t>
      </w:r>
    </w:p>
    <w:p w14:paraId="17B9B484" w14:textId="77777777" w:rsidR="000B0811" w:rsidRDefault="000B0811" w:rsidP="000B0811">
      <w:pPr>
        <w:spacing w:line="240" w:lineRule="auto"/>
        <w:jc w:val="center"/>
        <w:textAlignment w:val="top"/>
        <w:rPr>
          <w:rFonts w:ascii="Roboto" w:hAnsi="Roboto"/>
          <w:color w:val="FFFFFF"/>
          <w:sz w:val="21"/>
          <w:szCs w:val="21"/>
          <w:lang w:val="en"/>
        </w:rPr>
      </w:pPr>
      <w:r>
        <w:rPr>
          <w:rStyle w:val="vjs-control-text"/>
          <w:rFonts w:ascii="Roboto" w:hAnsi="Roboto"/>
          <w:color w:val="FFFFFF"/>
          <w:sz w:val="21"/>
          <w:szCs w:val="21"/>
          <w:bdr w:val="none" w:sz="0" w:space="0" w:color="auto" w:frame="1"/>
          <w:lang w:val="en"/>
        </w:rPr>
        <w:t>Loaded: </w:t>
      </w:r>
      <w:r>
        <w:rPr>
          <w:rStyle w:val="vjs-control-text-loaded-percentage"/>
          <w:rFonts w:ascii="Roboto" w:hAnsi="Roboto"/>
          <w:color w:val="FFFFFF"/>
          <w:sz w:val="21"/>
          <w:szCs w:val="21"/>
          <w:bdr w:val="none" w:sz="0" w:space="0" w:color="auto" w:frame="1"/>
          <w:lang w:val="en"/>
        </w:rPr>
        <w:t>0.37%</w:t>
      </w:r>
    </w:p>
    <w:p w14:paraId="4A4EDE3B" w14:textId="77777777" w:rsidR="000B0811" w:rsidRDefault="000B0811" w:rsidP="000B0811">
      <w:pPr>
        <w:jc w:val="center"/>
        <w:textAlignment w:val="top"/>
        <w:rPr>
          <w:rFonts w:ascii="Roboto" w:hAnsi="Roboto"/>
          <w:color w:val="FFFFFF"/>
          <w:sz w:val="21"/>
          <w:szCs w:val="21"/>
          <w:lang w:val="en"/>
        </w:rPr>
      </w:pPr>
      <w:r>
        <w:rPr>
          <w:rFonts w:ascii="Roboto" w:hAnsi="Roboto"/>
          <w:color w:val="FFFFFF"/>
          <w:sz w:val="21"/>
          <w:szCs w:val="21"/>
          <w:lang w:val="en"/>
        </w:rPr>
        <w:t>Â </w:t>
      </w:r>
    </w:p>
    <w:p w14:paraId="4EB052B4" w14:textId="77777777" w:rsidR="000B0811" w:rsidRDefault="000B0811" w:rsidP="000B0811">
      <w:pPr>
        <w:jc w:val="center"/>
        <w:textAlignment w:val="top"/>
        <w:rPr>
          <w:rFonts w:ascii="Roboto" w:hAnsi="Roboto"/>
          <w:color w:val="FFFFFF"/>
          <w:sz w:val="21"/>
          <w:szCs w:val="21"/>
          <w:lang w:val="en"/>
        </w:rPr>
      </w:pPr>
      <w:r>
        <w:rPr>
          <w:rStyle w:val="vjs-control-text"/>
          <w:rFonts w:ascii="Roboto" w:hAnsi="Roboto"/>
          <w:color w:val="FFFFFF"/>
          <w:sz w:val="21"/>
          <w:szCs w:val="21"/>
          <w:bdr w:val="none" w:sz="0" w:space="0" w:color="auto" w:frame="1"/>
          <w:lang w:val="en"/>
        </w:rPr>
        <w:t>Fullscreen</w:t>
      </w:r>
    </w:p>
    <w:p w14:paraId="5D6191FD" w14:textId="77777777" w:rsidR="000B0811" w:rsidRDefault="000B0811" w:rsidP="000B0811">
      <w:pPr>
        <w:jc w:val="center"/>
        <w:textAlignment w:val="top"/>
        <w:rPr>
          <w:rFonts w:ascii="Roboto" w:hAnsi="Roboto"/>
          <w:color w:val="FFFFFF"/>
          <w:sz w:val="21"/>
          <w:szCs w:val="21"/>
          <w:lang w:val="en"/>
        </w:rPr>
      </w:pPr>
      <w:r>
        <w:rPr>
          <w:rStyle w:val="vjs-control-text"/>
          <w:rFonts w:ascii="Roboto" w:hAnsi="Roboto"/>
          <w:color w:val="FFFFFF"/>
          <w:sz w:val="21"/>
          <w:szCs w:val="21"/>
          <w:bdr w:val="none" w:sz="0" w:space="0" w:color="auto" w:frame="1"/>
          <w:lang w:val="en"/>
        </w:rPr>
        <w:t>Backward Skip 10sPlay VideoForward Skip 10s</w:t>
      </w:r>
    </w:p>
    <w:p w14:paraId="032A8582" w14:textId="77777777" w:rsidR="000B0811" w:rsidRDefault="000B0811" w:rsidP="000B0811">
      <w:pPr>
        <w:pStyle w:val="Heading4"/>
        <w:shd w:val="clear" w:color="auto" w:fill="FFFFFF"/>
        <w:jc w:val="both"/>
        <w:rPr>
          <w:rFonts w:ascii="Helvetica" w:hAnsi="Helvetica"/>
          <w:b w:val="0"/>
          <w:bCs w:val="0"/>
          <w:color w:val="610B4B"/>
          <w:sz w:val="32"/>
          <w:szCs w:val="32"/>
        </w:rPr>
      </w:pPr>
      <w:r>
        <w:rPr>
          <w:rFonts w:ascii="Helvetica" w:hAnsi="Helvetica"/>
          <w:b w:val="0"/>
          <w:bCs w:val="0"/>
          <w:color w:val="610B4B"/>
          <w:sz w:val="32"/>
          <w:szCs w:val="32"/>
        </w:rPr>
        <w:t>What is a framework in Java</w:t>
      </w:r>
    </w:p>
    <w:p w14:paraId="1150839A" w14:textId="77777777" w:rsidR="000B0811" w:rsidRDefault="000B0811" w:rsidP="000B0811">
      <w:pPr>
        <w:numPr>
          <w:ilvl w:val="0"/>
          <w:numId w:val="243"/>
        </w:numPr>
        <w:shd w:val="clear" w:color="auto" w:fill="FFFFFF"/>
        <w:spacing w:before="60" w:after="100" w:afterAutospacing="1" w:line="375" w:lineRule="atLeast"/>
        <w:jc w:val="both"/>
        <w:rPr>
          <w:rFonts w:ascii="inter-regular" w:hAnsi="inter-regular"/>
          <w:color w:val="000000"/>
          <w:sz w:val="24"/>
          <w:szCs w:val="24"/>
        </w:rPr>
      </w:pPr>
      <w:r>
        <w:rPr>
          <w:rFonts w:ascii="inter-regular" w:hAnsi="inter-regular"/>
          <w:color w:val="000000"/>
        </w:rPr>
        <w:t>It provides readymade architecture.</w:t>
      </w:r>
    </w:p>
    <w:p w14:paraId="58D56757" w14:textId="77777777" w:rsidR="000B0811" w:rsidRDefault="000B0811" w:rsidP="000B0811">
      <w:pPr>
        <w:numPr>
          <w:ilvl w:val="0"/>
          <w:numId w:val="243"/>
        </w:numPr>
        <w:shd w:val="clear" w:color="auto" w:fill="FFFFFF"/>
        <w:spacing w:before="60" w:after="100" w:afterAutospacing="1" w:line="375" w:lineRule="atLeast"/>
        <w:jc w:val="both"/>
        <w:rPr>
          <w:rFonts w:ascii="inter-regular" w:hAnsi="inter-regular"/>
          <w:color w:val="000000"/>
        </w:rPr>
      </w:pPr>
      <w:r>
        <w:rPr>
          <w:rFonts w:ascii="inter-regular" w:hAnsi="inter-regular"/>
          <w:color w:val="000000"/>
        </w:rPr>
        <w:t>It represents a set of classes and interfaces.</w:t>
      </w:r>
    </w:p>
    <w:p w14:paraId="0DEA4E86" w14:textId="77777777" w:rsidR="000B0811" w:rsidRDefault="000B0811" w:rsidP="000B0811">
      <w:pPr>
        <w:numPr>
          <w:ilvl w:val="0"/>
          <w:numId w:val="243"/>
        </w:numPr>
        <w:shd w:val="clear" w:color="auto" w:fill="FFFFFF"/>
        <w:spacing w:before="60" w:after="100" w:afterAutospacing="1" w:line="375" w:lineRule="atLeast"/>
        <w:jc w:val="both"/>
        <w:rPr>
          <w:rFonts w:ascii="inter-regular" w:hAnsi="inter-regular"/>
          <w:color w:val="000000"/>
        </w:rPr>
      </w:pPr>
      <w:r>
        <w:rPr>
          <w:rFonts w:ascii="inter-regular" w:hAnsi="inter-regular"/>
          <w:color w:val="000000"/>
        </w:rPr>
        <w:t>It is optional.</w:t>
      </w:r>
    </w:p>
    <w:p w14:paraId="70D31CF4" w14:textId="77777777" w:rsidR="000B0811" w:rsidRDefault="000B0811" w:rsidP="000B0811">
      <w:pPr>
        <w:pStyle w:val="Heading4"/>
        <w:shd w:val="clear" w:color="auto" w:fill="FFFFFF"/>
        <w:jc w:val="both"/>
        <w:rPr>
          <w:rFonts w:ascii="Helvetica" w:hAnsi="Helvetica"/>
          <w:b w:val="0"/>
          <w:bCs w:val="0"/>
          <w:color w:val="610B4B"/>
          <w:sz w:val="26"/>
          <w:szCs w:val="26"/>
        </w:rPr>
      </w:pPr>
      <w:r>
        <w:rPr>
          <w:rFonts w:ascii="Helvetica" w:hAnsi="Helvetica"/>
          <w:b w:val="0"/>
          <w:bCs w:val="0"/>
          <w:color w:val="610B4B"/>
          <w:sz w:val="26"/>
          <w:szCs w:val="26"/>
        </w:rPr>
        <w:lastRenderedPageBreak/>
        <w:t>What is Collection framework</w:t>
      </w:r>
    </w:p>
    <w:p w14:paraId="6E0AB845" w14:textId="77777777" w:rsidR="000B0811" w:rsidRDefault="000B0811" w:rsidP="000B0811">
      <w:pPr>
        <w:pStyle w:val="NormalWeb"/>
        <w:shd w:val="clear" w:color="auto" w:fill="FFFFFF"/>
        <w:jc w:val="both"/>
        <w:rPr>
          <w:rFonts w:ascii="inter-regular" w:hAnsi="inter-regular"/>
          <w:color w:val="333333"/>
        </w:rPr>
      </w:pPr>
      <w:r>
        <w:rPr>
          <w:rFonts w:ascii="inter-regular" w:hAnsi="inter-regular"/>
          <w:color w:val="333333"/>
        </w:rPr>
        <w:t>The Collection framework represents a unified architecture for storing and manipulating a group of objects. It has:</w:t>
      </w:r>
    </w:p>
    <w:p w14:paraId="2C4C242E" w14:textId="77777777" w:rsidR="000B0811" w:rsidRDefault="000B0811" w:rsidP="000B0811">
      <w:pPr>
        <w:numPr>
          <w:ilvl w:val="0"/>
          <w:numId w:val="244"/>
        </w:numPr>
        <w:shd w:val="clear" w:color="auto" w:fill="FFFFFF"/>
        <w:spacing w:before="60" w:after="100" w:afterAutospacing="1" w:line="375" w:lineRule="atLeast"/>
        <w:jc w:val="both"/>
        <w:rPr>
          <w:rFonts w:ascii="inter-regular" w:hAnsi="inter-regular"/>
          <w:color w:val="000000"/>
        </w:rPr>
      </w:pPr>
      <w:r>
        <w:rPr>
          <w:rFonts w:ascii="inter-regular" w:hAnsi="inter-regular"/>
          <w:color w:val="000000"/>
        </w:rPr>
        <w:t>Interfaces and its implementations, i.e., classes</w:t>
      </w:r>
    </w:p>
    <w:p w14:paraId="0014CEF5" w14:textId="77777777" w:rsidR="000B0811" w:rsidRDefault="000B0811" w:rsidP="000B0811">
      <w:pPr>
        <w:numPr>
          <w:ilvl w:val="0"/>
          <w:numId w:val="244"/>
        </w:numPr>
        <w:shd w:val="clear" w:color="auto" w:fill="FFFFFF"/>
        <w:spacing w:before="60" w:after="100" w:afterAutospacing="1" w:line="375" w:lineRule="atLeast"/>
        <w:jc w:val="both"/>
        <w:rPr>
          <w:rFonts w:ascii="inter-regular" w:hAnsi="inter-regular"/>
          <w:color w:val="000000"/>
        </w:rPr>
      </w:pPr>
      <w:r>
        <w:rPr>
          <w:rFonts w:ascii="inter-regular" w:hAnsi="inter-regular"/>
          <w:color w:val="000000"/>
        </w:rPr>
        <w:t>Algorithm</w:t>
      </w:r>
    </w:p>
    <w:p w14:paraId="3954431A" w14:textId="77777777" w:rsidR="000B0811" w:rsidRDefault="000B0811" w:rsidP="000B0811">
      <w:pPr>
        <w:spacing w:after="0" w:line="240" w:lineRule="auto"/>
        <w:rPr>
          <w:ins w:id="1" w:author="Unknown"/>
          <w:rFonts w:ascii="inter-regular" w:hAnsi="inter-regular"/>
          <w:color w:val="333333"/>
          <w:shd w:val="clear" w:color="auto" w:fill="FFFFFF"/>
        </w:rPr>
      </w:pPr>
      <w:r>
        <w:rPr>
          <w:rFonts w:ascii="inter-regular" w:hAnsi="inter-regular"/>
          <w:color w:val="333333"/>
        </w:rPr>
        <w:br/>
      </w:r>
    </w:p>
    <w:p w14:paraId="709F1BD4" w14:textId="77777777" w:rsidR="000B0811" w:rsidRDefault="000B0811" w:rsidP="000B0811">
      <w:pPr>
        <w:pStyle w:val="Heading3"/>
        <w:shd w:val="clear" w:color="auto" w:fill="FFFFFF"/>
        <w:spacing w:line="312" w:lineRule="atLeast"/>
        <w:jc w:val="both"/>
        <w:rPr>
          <w:rFonts w:ascii="Helvetica" w:hAnsi="Helvetica"/>
          <w:color w:val="610B38"/>
          <w:sz w:val="38"/>
          <w:szCs w:val="38"/>
        </w:rPr>
      </w:pPr>
      <w:r>
        <w:rPr>
          <w:rFonts w:ascii="Helvetica" w:hAnsi="Helvetica"/>
          <w:b/>
          <w:bCs/>
          <w:color w:val="610B38"/>
          <w:sz w:val="38"/>
          <w:szCs w:val="38"/>
        </w:rPr>
        <w:t>Hierarchy of Collection Framework</w:t>
      </w:r>
    </w:p>
    <w:p w14:paraId="22FB8443" w14:textId="77777777" w:rsidR="000B0811" w:rsidRDefault="000B0811" w:rsidP="000B0811">
      <w:pPr>
        <w:pStyle w:val="NormalWeb"/>
        <w:shd w:val="clear" w:color="auto" w:fill="FFFFFF"/>
        <w:jc w:val="both"/>
        <w:rPr>
          <w:rFonts w:ascii="inter-regular" w:hAnsi="inter-regular"/>
          <w:color w:val="333333"/>
        </w:rPr>
      </w:pPr>
      <w:r>
        <w:rPr>
          <w:rFonts w:ascii="inter-regular" w:hAnsi="inter-regular"/>
          <w:color w:val="333333"/>
        </w:rPr>
        <w:t>Let us see the hierarchy of Collection framework. The </w:t>
      </w:r>
      <w:r>
        <w:rPr>
          <w:rStyle w:val="Strong"/>
          <w:rFonts w:ascii="Segoe UI" w:hAnsi="Segoe UI" w:cs="Segoe UI"/>
          <w:color w:val="333333"/>
        </w:rPr>
        <w:t>java.util</w:t>
      </w:r>
      <w:r>
        <w:rPr>
          <w:rFonts w:ascii="inter-regular" w:hAnsi="inter-regular"/>
          <w:color w:val="333333"/>
        </w:rPr>
        <w:t> package contains all the </w:t>
      </w:r>
      <w:hyperlink r:id="rId210" w:history="1">
        <w:r>
          <w:rPr>
            <w:rStyle w:val="Hyperlink"/>
            <w:rFonts w:ascii="inter-regular" w:hAnsi="inter-regular"/>
            <w:color w:val="008000"/>
          </w:rPr>
          <w:t>classes</w:t>
        </w:r>
      </w:hyperlink>
      <w:r>
        <w:rPr>
          <w:rFonts w:ascii="inter-regular" w:hAnsi="inter-regular"/>
          <w:color w:val="333333"/>
        </w:rPr>
        <w:t> and </w:t>
      </w:r>
      <w:hyperlink r:id="rId211" w:history="1">
        <w:r>
          <w:rPr>
            <w:rStyle w:val="Hyperlink"/>
            <w:rFonts w:ascii="inter-regular" w:hAnsi="inter-regular"/>
            <w:color w:val="008000"/>
          </w:rPr>
          <w:t>interfaces</w:t>
        </w:r>
      </w:hyperlink>
      <w:r>
        <w:rPr>
          <w:rFonts w:ascii="inter-regular" w:hAnsi="inter-regular"/>
          <w:color w:val="333333"/>
        </w:rPr>
        <w:t> for the Collection framework.</w:t>
      </w:r>
    </w:p>
    <w:p w14:paraId="260DB5B7" w14:textId="77777777" w:rsidR="000B0811" w:rsidRDefault="000B0811" w:rsidP="000B0811">
      <w:pPr>
        <w:rPr>
          <w:rFonts w:ascii="Times New Roman" w:hAnsi="Times New Roman"/>
        </w:rPr>
      </w:pPr>
      <w:r>
        <w:rPr>
          <w:noProof/>
        </w:rPr>
        <w:drawing>
          <wp:inline distT="0" distB="0" distL="0" distR="0" wp14:anchorId="5CB8942E" wp14:editId="30198ED7">
            <wp:extent cx="5731510" cy="4800600"/>
            <wp:effectExtent l="0" t="0" r="2540" b="0"/>
            <wp:docPr id="710955183" name="Picture 13" descr="Hierarchy of Java Collection frame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descr="Hierarchy of Java Collection framework"/>
                    <pic:cNvPicPr>
                      <a:picLocks noChangeAspect="1" noChangeArrowheads="1"/>
                    </pic:cNvPicPr>
                  </pic:nvPicPr>
                  <pic:blipFill>
                    <a:blip r:embed="rId212">
                      <a:extLst>
                        <a:ext uri="{28A0092B-C50C-407E-A947-70E740481C1C}">
                          <a14:useLocalDpi xmlns:a14="http://schemas.microsoft.com/office/drawing/2010/main" val="0"/>
                        </a:ext>
                      </a:extLst>
                    </a:blip>
                    <a:srcRect/>
                    <a:stretch>
                      <a:fillRect/>
                    </a:stretch>
                  </pic:blipFill>
                  <pic:spPr bwMode="auto">
                    <a:xfrm>
                      <a:off x="0" y="0"/>
                      <a:ext cx="5731510" cy="4800600"/>
                    </a:xfrm>
                    <a:prstGeom prst="rect">
                      <a:avLst/>
                    </a:prstGeom>
                    <a:noFill/>
                    <a:ln>
                      <a:noFill/>
                    </a:ln>
                  </pic:spPr>
                </pic:pic>
              </a:graphicData>
            </a:graphic>
          </wp:inline>
        </w:drawing>
      </w:r>
    </w:p>
    <w:p w14:paraId="7700E9DF" w14:textId="77777777" w:rsidR="000B0811" w:rsidRDefault="00000000" w:rsidP="000B0811">
      <w:r>
        <w:pict w14:anchorId="5F8997AF">
          <v:rect id="_x0000_i1079" style="width:0;height:.75pt" o:hrstd="t" o:hrnoshade="t" o:hr="t" fillcolor="#d4d4d4" stroked="f"/>
        </w:pict>
      </w:r>
    </w:p>
    <w:p w14:paraId="7918F948" w14:textId="77777777" w:rsidR="000B0811" w:rsidRDefault="000B0811" w:rsidP="000B0811">
      <w:pPr>
        <w:pStyle w:val="Heading3"/>
        <w:shd w:val="clear" w:color="auto" w:fill="FFFFFF"/>
        <w:spacing w:line="312" w:lineRule="atLeast"/>
        <w:jc w:val="both"/>
        <w:rPr>
          <w:rFonts w:ascii="Helvetica" w:hAnsi="Helvetica"/>
          <w:color w:val="610B38"/>
          <w:sz w:val="38"/>
          <w:szCs w:val="38"/>
        </w:rPr>
      </w:pPr>
      <w:r>
        <w:rPr>
          <w:rFonts w:ascii="Helvetica" w:hAnsi="Helvetica"/>
          <w:b/>
          <w:bCs/>
          <w:color w:val="610B38"/>
          <w:sz w:val="38"/>
          <w:szCs w:val="38"/>
        </w:rPr>
        <w:t>Methods of Collection interface</w:t>
      </w:r>
    </w:p>
    <w:p w14:paraId="4E20474D" w14:textId="77777777" w:rsidR="000B0811" w:rsidRDefault="000B0811" w:rsidP="000B0811">
      <w:pPr>
        <w:pStyle w:val="NormalWeb"/>
        <w:shd w:val="clear" w:color="auto" w:fill="FFFFFF"/>
        <w:jc w:val="both"/>
        <w:rPr>
          <w:rFonts w:ascii="inter-regular" w:hAnsi="inter-regular"/>
          <w:color w:val="333333"/>
        </w:rPr>
      </w:pPr>
      <w:r>
        <w:rPr>
          <w:rFonts w:ascii="inter-regular" w:hAnsi="inter-regular"/>
          <w:color w:val="333333"/>
        </w:rPr>
        <w:t>There are many methods declared in the Collection interface. They are as follows:</w:t>
      </w:r>
    </w:p>
    <w:tbl>
      <w:tblPr>
        <w:tblW w:w="13235"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741"/>
        <w:gridCol w:w="4587"/>
        <w:gridCol w:w="7907"/>
      </w:tblGrid>
      <w:tr w:rsidR="000B0811" w14:paraId="5D8B8A1F" w14:textId="77777777" w:rsidTr="000B0811">
        <w:tc>
          <w:tcPr>
            <w:tcW w:w="0" w:type="auto"/>
            <w:shd w:val="clear" w:color="auto" w:fill="C7CCBE"/>
            <w:tcMar>
              <w:top w:w="180" w:type="dxa"/>
              <w:left w:w="180" w:type="dxa"/>
              <w:bottom w:w="180" w:type="dxa"/>
              <w:right w:w="180" w:type="dxa"/>
            </w:tcMar>
            <w:hideMark/>
          </w:tcPr>
          <w:p w14:paraId="475C3076" w14:textId="77777777" w:rsidR="000B0811" w:rsidRDefault="000B0811">
            <w:pPr>
              <w:rPr>
                <w:rFonts w:ascii="Times New Roman" w:hAnsi="Times New Roman"/>
                <w:b/>
                <w:bCs/>
                <w:color w:val="000000"/>
                <w:sz w:val="26"/>
                <w:szCs w:val="26"/>
              </w:rPr>
            </w:pPr>
            <w:r>
              <w:rPr>
                <w:b/>
                <w:bCs/>
                <w:color w:val="000000"/>
                <w:sz w:val="26"/>
                <w:szCs w:val="26"/>
              </w:rPr>
              <w:lastRenderedPageBreak/>
              <w:t>No.</w:t>
            </w:r>
          </w:p>
        </w:tc>
        <w:tc>
          <w:tcPr>
            <w:tcW w:w="0" w:type="auto"/>
            <w:shd w:val="clear" w:color="auto" w:fill="C7CCBE"/>
            <w:tcMar>
              <w:top w:w="180" w:type="dxa"/>
              <w:left w:w="180" w:type="dxa"/>
              <w:bottom w:w="180" w:type="dxa"/>
              <w:right w:w="180" w:type="dxa"/>
            </w:tcMar>
            <w:hideMark/>
          </w:tcPr>
          <w:p w14:paraId="36BBF064" w14:textId="77777777" w:rsidR="000B0811" w:rsidRDefault="000B0811">
            <w:pPr>
              <w:rPr>
                <w:b/>
                <w:bCs/>
                <w:color w:val="000000"/>
                <w:sz w:val="26"/>
                <w:szCs w:val="26"/>
              </w:rPr>
            </w:pPr>
            <w:r>
              <w:rPr>
                <w:b/>
                <w:bCs/>
                <w:color w:val="000000"/>
                <w:sz w:val="26"/>
                <w:szCs w:val="26"/>
              </w:rPr>
              <w:t>Method</w:t>
            </w:r>
          </w:p>
        </w:tc>
        <w:tc>
          <w:tcPr>
            <w:tcW w:w="0" w:type="auto"/>
            <w:shd w:val="clear" w:color="auto" w:fill="C7CCBE"/>
            <w:tcMar>
              <w:top w:w="180" w:type="dxa"/>
              <w:left w:w="180" w:type="dxa"/>
              <w:bottom w:w="180" w:type="dxa"/>
              <w:right w:w="180" w:type="dxa"/>
            </w:tcMar>
            <w:hideMark/>
          </w:tcPr>
          <w:p w14:paraId="6301F7C7" w14:textId="77777777" w:rsidR="000B0811" w:rsidRDefault="000B0811">
            <w:pPr>
              <w:rPr>
                <w:b/>
                <w:bCs/>
                <w:color w:val="000000"/>
                <w:sz w:val="26"/>
                <w:szCs w:val="26"/>
              </w:rPr>
            </w:pPr>
            <w:r>
              <w:rPr>
                <w:b/>
                <w:bCs/>
                <w:color w:val="000000"/>
                <w:sz w:val="26"/>
                <w:szCs w:val="26"/>
              </w:rPr>
              <w:t>Description</w:t>
            </w:r>
          </w:p>
        </w:tc>
      </w:tr>
      <w:tr w:rsidR="000B0811" w14:paraId="524B10DA" w14:textId="77777777" w:rsidTr="000B0811">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D3EB8A1" w14:textId="77777777" w:rsidR="000B0811" w:rsidRDefault="000B0811">
            <w:pPr>
              <w:jc w:val="both"/>
              <w:rPr>
                <w:rFonts w:ascii="inter-regular" w:hAnsi="inter-regular"/>
                <w:color w:val="333333"/>
                <w:sz w:val="24"/>
                <w:szCs w:val="24"/>
              </w:rPr>
            </w:pPr>
            <w:r>
              <w:rPr>
                <w:rFonts w:ascii="inter-regular" w:hAnsi="inter-regular"/>
                <w:color w:val="333333"/>
              </w:rPr>
              <w:t>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A3DCB81" w14:textId="77777777" w:rsidR="000B0811" w:rsidRDefault="000B0811">
            <w:pPr>
              <w:jc w:val="both"/>
              <w:rPr>
                <w:rFonts w:ascii="inter-regular" w:hAnsi="inter-regular"/>
                <w:color w:val="333333"/>
              </w:rPr>
            </w:pPr>
            <w:r>
              <w:rPr>
                <w:rFonts w:ascii="inter-regular" w:hAnsi="inter-regular"/>
                <w:color w:val="333333"/>
              </w:rPr>
              <w:t>public boolean add(E e)</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FB51DF5" w14:textId="77777777" w:rsidR="000B0811" w:rsidRDefault="000B0811">
            <w:pPr>
              <w:jc w:val="both"/>
              <w:rPr>
                <w:rFonts w:ascii="inter-regular" w:hAnsi="inter-regular"/>
                <w:color w:val="333333"/>
              </w:rPr>
            </w:pPr>
            <w:r>
              <w:rPr>
                <w:rFonts w:ascii="inter-regular" w:hAnsi="inter-regular"/>
                <w:color w:val="333333"/>
              </w:rPr>
              <w:t>It is used to insert an element in this collection.</w:t>
            </w:r>
          </w:p>
        </w:tc>
      </w:tr>
      <w:tr w:rsidR="000B0811" w14:paraId="52A55BC3" w14:textId="77777777" w:rsidTr="000B0811">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4D254A9" w14:textId="77777777" w:rsidR="000B0811" w:rsidRDefault="000B0811">
            <w:pPr>
              <w:jc w:val="both"/>
              <w:rPr>
                <w:rFonts w:ascii="inter-regular" w:hAnsi="inter-regular"/>
                <w:color w:val="333333"/>
              </w:rPr>
            </w:pPr>
            <w:r>
              <w:rPr>
                <w:rFonts w:ascii="inter-regular" w:hAnsi="inter-regular"/>
                <w:color w:val="333333"/>
              </w:rPr>
              <w:t>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406AC97" w14:textId="77777777" w:rsidR="000B0811" w:rsidRDefault="000B0811">
            <w:pPr>
              <w:jc w:val="both"/>
              <w:rPr>
                <w:rFonts w:ascii="inter-regular" w:hAnsi="inter-regular"/>
                <w:color w:val="333333"/>
              </w:rPr>
            </w:pPr>
            <w:r>
              <w:rPr>
                <w:rFonts w:ascii="inter-regular" w:hAnsi="inter-regular"/>
                <w:color w:val="333333"/>
              </w:rPr>
              <w:t>public boolean addAll(Collection&lt;? extends E&gt; c)</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F17E47C" w14:textId="77777777" w:rsidR="000B0811" w:rsidRDefault="000B0811">
            <w:pPr>
              <w:jc w:val="both"/>
              <w:rPr>
                <w:rFonts w:ascii="inter-regular" w:hAnsi="inter-regular"/>
                <w:color w:val="333333"/>
              </w:rPr>
            </w:pPr>
            <w:r>
              <w:rPr>
                <w:rFonts w:ascii="inter-regular" w:hAnsi="inter-regular"/>
                <w:color w:val="333333"/>
              </w:rPr>
              <w:t>It is used to insert the specified collection elements in the invoking collection.</w:t>
            </w:r>
          </w:p>
        </w:tc>
      </w:tr>
      <w:tr w:rsidR="000B0811" w14:paraId="48ECDDBB" w14:textId="77777777" w:rsidTr="000B0811">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CBE2547" w14:textId="77777777" w:rsidR="000B0811" w:rsidRDefault="000B0811">
            <w:pPr>
              <w:jc w:val="both"/>
              <w:rPr>
                <w:rFonts w:ascii="inter-regular" w:hAnsi="inter-regular"/>
                <w:color w:val="333333"/>
              </w:rPr>
            </w:pPr>
            <w:r>
              <w:rPr>
                <w:rFonts w:ascii="inter-regular" w:hAnsi="inter-regular"/>
                <w:color w:val="333333"/>
              </w:rPr>
              <w:t>3</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5A8DBAE" w14:textId="77777777" w:rsidR="000B0811" w:rsidRDefault="000B0811">
            <w:pPr>
              <w:jc w:val="both"/>
              <w:rPr>
                <w:rFonts w:ascii="inter-regular" w:hAnsi="inter-regular"/>
                <w:color w:val="333333"/>
              </w:rPr>
            </w:pPr>
            <w:r>
              <w:rPr>
                <w:rFonts w:ascii="inter-regular" w:hAnsi="inter-regular"/>
                <w:color w:val="333333"/>
              </w:rPr>
              <w:t>public boolean remove(Object element)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A004F3F" w14:textId="77777777" w:rsidR="000B0811" w:rsidRDefault="000B0811">
            <w:pPr>
              <w:jc w:val="both"/>
              <w:rPr>
                <w:rFonts w:ascii="inter-regular" w:hAnsi="inter-regular"/>
                <w:color w:val="333333"/>
              </w:rPr>
            </w:pPr>
            <w:r>
              <w:rPr>
                <w:rFonts w:ascii="inter-regular" w:hAnsi="inter-regular"/>
                <w:color w:val="333333"/>
              </w:rPr>
              <w:t>It is used to delete an element from the collection.</w:t>
            </w:r>
          </w:p>
        </w:tc>
      </w:tr>
      <w:tr w:rsidR="000B0811" w14:paraId="79DE0EFC" w14:textId="77777777" w:rsidTr="000B0811">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2033177" w14:textId="77777777" w:rsidR="000B0811" w:rsidRDefault="000B0811">
            <w:pPr>
              <w:jc w:val="both"/>
              <w:rPr>
                <w:rFonts w:ascii="inter-regular" w:hAnsi="inter-regular"/>
                <w:color w:val="333333"/>
              </w:rPr>
            </w:pPr>
            <w:r>
              <w:rPr>
                <w:rFonts w:ascii="inter-regular" w:hAnsi="inter-regular"/>
                <w:color w:val="333333"/>
              </w:rPr>
              <w:t>4</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0F8D769A" w14:textId="77777777" w:rsidR="000B0811" w:rsidRDefault="000B0811">
            <w:pPr>
              <w:jc w:val="both"/>
              <w:rPr>
                <w:rFonts w:ascii="inter-regular" w:hAnsi="inter-regular"/>
                <w:color w:val="333333"/>
              </w:rPr>
            </w:pPr>
            <w:r>
              <w:rPr>
                <w:rFonts w:ascii="inter-regular" w:hAnsi="inter-regular"/>
                <w:color w:val="333333"/>
              </w:rPr>
              <w:t>public boolean removeAll(Collection&lt;?&gt; c)</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10BB9A7" w14:textId="77777777" w:rsidR="000B0811" w:rsidRDefault="000B0811">
            <w:pPr>
              <w:jc w:val="both"/>
              <w:rPr>
                <w:rFonts w:ascii="inter-regular" w:hAnsi="inter-regular"/>
                <w:color w:val="333333"/>
              </w:rPr>
            </w:pPr>
            <w:r>
              <w:rPr>
                <w:rFonts w:ascii="inter-regular" w:hAnsi="inter-regular"/>
                <w:color w:val="333333"/>
              </w:rPr>
              <w:t>It is used to delete all the elements of the specified collection from the invoking collection.</w:t>
            </w:r>
          </w:p>
        </w:tc>
      </w:tr>
      <w:tr w:rsidR="000B0811" w14:paraId="4828649E" w14:textId="77777777" w:rsidTr="000B0811">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6F1D926" w14:textId="77777777" w:rsidR="000B0811" w:rsidRDefault="000B0811">
            <w:pPr>
              <w:jc w:val="both"/>
              <w:rPr>
                <w:rFonts w:ascii="inter-regular" w:hAnsi="inter-regular"/>
                <w:color w:val="333333"/>
              </w:rPr>
            </w:pPr>
            <w:r>
              <w:rPr>
                <w:rFonts w:ascii="inter-regular" w:hAnsi="inter-regular"/>
                <w:color w:val="333333"/>
              </w:rPr>
              <w:t>5</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7246D89" w14:textId="77777777" w:rsidR="000B0811" w:rsidRDefault="000B0811">
            <w:pPr>
              <w:jc w:val="both"/>
              <w:rPr>
                <w:rFonts w:ascii="inter-regular" w:hAnsi="inter-regular"/>
                <w:color w:val="333333"/>
              </w:rPr>
            </w:pPr>
            <w:r>
              <w:rPr>
                <w:rFonts w:ascii="inter-regular" w:hAnsi="inter-regular"/>
                <w:color w:val="333333"/>
              </w:rPr>
              <w:t>default boolean removeIf(Predicate&lt;? super E&gt; filter)</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B8AD55E" w14:textId="77777777" w:rsidR="000B0811" w:rsidRDefault="000B0811">
            <w:pPr>
              <w:jc w:val="both"/>
              <w:rPr>
                <w:rFonts w:ascii="inter-regular" w:hAnsi="inter-regular"/>
                <w:color w:val="333333"/>
              </w:rPr>
            </w:pPr>
            <w:r>
              <w:rPr>
                <w:rFonts w:ascii="inter-regular" w:hAnsi="inter-regular"/>
                <w:color w:val="333333"/>
              </w:rPr>
              <w:t>It is used to delete all the elements of the collection that satisfy the specified predicate.</w:t>
            </w:r>
          </w:p>
        </w:tc>
      </w:tr>
      <w:tr w:rsidR="000B0811" w14:paraId="63DCF334" w14:textId="77777777" w:rsidTr="000B0811">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50A8E9C6" w14:textId="77777777" w:rsidR="000B0811" w:rsidRDefault="000B0811">
            <w:pPr>
              <w:jc w:val="both"/>
              <w:rPr>
                <w:rFonts w:ascii="inter-regular" w:hAnsi="inter-regular"/>
                <w:color w:val="333333"/>
              </w:rPr>
            </w:pPr>
            <w:r>
              <w:rPr>
                <w:rFonts w:ascii="inter-regular" w:hAnsi="inter-regular"/>
                <w:color w:val="333333"/>
              </w:rPr>
              <w:t>6</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B1D2BBD" w14:textId="77777777" w:rsidR="000B0811" w:rsidRDefault="000B0811">
            <w:pPr>
              <w:jc w:val="both"/>
              <w:rPr>
                <w:rFonts w:ascii="inter-regular" w:hAnsi="inter-regular"/>
                <w:color w:val="333333"/>
              </w:rPr>
            </w:pPr>
            <w:r>
              <w:rPr>
                <w:rFonts w:ascii="inter-regular" w:hAnsi="inter-regular"/>
                <w:color w:val="333333"/>
              </w:rPr>
              <w:t>public boolean retainAll(Collection&lt;?&gt; c)</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923F78F" w14:textId="77777777" w:rsidR="000B0811" w:rsidRDefault="000B0811">
            <w:pPr>
              <w:jc w:val="both"/>
              <w:rPr>
                <w:rFonts w:ascii="inter-regular" w:hAnsi="inter-regular"/>
                <w:color w:val="333333"/>
              </w:rPr>
            </w:pPr>
            <w:r>
              <w:rPr>
                <w:rFonts w:ascii="inter-regular" w:hAnsi="inter-regular"/>
                <w:color w:val="333333"/>
              </w:rPr>
              <w:t>It is used to delete all the elements of invoking collection except the specified collection.</w:t>
            </w:r>
          </w:p>
        </w:tc>
      </w:tr>
      <w:tr w:rsidR="000B0811" w14:paraId="5F73DEDC" w14:textId="77777777" w:rsidTr="000B0811">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E6AEBF5" w14:textId="77777777" w:rsidR="000B0811" w:rsidRDefault="000B0811">
            <w:pPr>
              <w:jc w:val="both"/>
              <w:rPr>
                <w:rFonts w:ascii="inter-regular" w:hAnsi="inter-regular"/>
                <w:color w:val="333333"/>
              </w:rPr>
            </w:pPr>
            <w:r>
              <w:rPr>
                <w:rFonts w:ascii="inter-regular" w:hAnsi="inter-regular"/>
                <w:color w:val="333333"/>
              </w:rPr>
              <w:t>7</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6EAD637" w14:textId="77777777" w:rsidR="000B0811" w:rsidRDefault="000B0811">
            <w:pPr>
              <w:jc w:val="both"/>
              <w:rPr>
                <w:rFonts w:ascii="inter-regular" w:hAnsi="inter-regular"/>
                <w:color w:val="333333"/>
              </w:rPr>
            </w:pPr>
            <w:r>
              <w:rPr>
                <w:rFonts w:ascii="inter-regular" w:hAnsi="inter-regular"/>
                <w:color w:val="333333"/>
              </w:rPr>
              <w:t>public int size()</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A28EF60" w14:textId="77777777" w:rsidR="000B0811" w:rsidRDefault="000B0811">
            <w:pPr>
              <w:jc w:val="both"/>
              <w:rPr>
                <w:rFonts w:ascii="inter-regular" w:hAnsi="inter-regular"/>
                <w:color w:val="333333"/>
              </w:rPr>
            </w:pPr>
            <w:r>
              <w:rPr>
                <w:rFonts w:ascii="inter-regular" w:hAnsi="inter-regular"/>
                <w:color w:val="333333"/>
              </w:rPr>
              <w:t>It returns the total number of elements in the collection.</w:t>
            </w:r>
          </w:p>
        </w:tc>
      </w:tr>
      <w:tr w:rsidR="000B0811" w14:paraId="59261F62" w14:textId="77777777" w:rsidTr="000B0811">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B398578" w14:textId="77777777" w:rsidR="000B0811" w:rsidRDefault="000B0811">
            <w:pPr>
              <w:jc w:val="both"/>
              <w:rPr>
                <w:rFonts w:ascii="inter-regular" w:hAnsi="inter-regular"/>
                <w:color w:val="333333"/>
              </w:rPr>
            </w:pPr>
            <w:r>
              <w:rPr>
                <w:rFonts w:ascii="inter-regular" w:hAnsi="inter-regular"/>
                <w:color w:val="333333"/>
              </w:rPr>
              <w:t>8</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68C24DD8" w14:textId="77777777" w:rsidR="000B0811" w:rsidRDefault="000B0811">
            <w:pPr>
              <w:jc w:val="both"/>
              <w:rPr>
                <w:rFonts w:ascii="inter-regular" w:hAnsi="inter-regular"/>
                <w:color w:val="333333"/>
              </w:rPr>
            </w:pPr>
            <w:r>
              <w:rPr>
                <w:rFonts w:ascii="inter-regular" w:hAnsi="inter-regular"/>
                <w:color w:val="333333"/>
              </w:rPr>
              <w:t>public void clear()</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01313E0D" w14:textId="77777777" w:rsidR="000B0811" w:rsidRDefault="000B0811">
            <w:pPr>
              <w:jc w:val="both"/>
              <w:rPr>
                <w:rFonts w:ascii="inter-regular" w:hAnsi="inter-regular"/>
                <w:color w:val="333333"/>
              </w:rPr>
            </w:pPr>
            <w:r>
              <w:rPr>
                <w:rFonts w:ascii="inter-regular" w:hAnsi="inter-regular"/>
                <w:color w:val="333333"/>
              </w:rPr>
              <w:t>It removes the total number of elements from the collection.</w:t>
            </w:r>
          </w:p>
        </w:tc>
      </w:tr>
      <w:tr w:rsidR="000B0811" w14:paraId="26CC5682" w14:textId="77777777" w:rsidTr="000B0811">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68EE851" w14:textId="77777777" w:rsidR="000B0811" w:rsidRDefault="000B0811">
            <w:pPr>
              <w:jc w:val="both"/>
              <w:rPr>
                <w:rFonts w:ascii="inter-regular" w:hAnsi="inter-regular"/>
                <w:color w:val="333333"/>
              </w:rPr>
            </w:pPr>
            <w:r>
              <w:rPr>
                <w:rFonts w:ascii="inter-regular" w:hAnsi="inter-regular"/>
                <w:color w:val="333333"/>
              </w:rPr>
              <w:t>9</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3733814" w14:textId="77777777" w:rsidR="000B0811" w:rsidRDefault="000B0811">
            <w:pPr>
              <w:jc w:val="both"/>
              <w:rPr>
                <w:rFonts w:ascii="inter-regular" w:hAnsi="inter-regular"/>
                <w:color w:val="333333"/>
              </w:rPr>
            </w:pPr>
            <w:r>
              <w:rPr>
                <w:rFonts w:ascii="inter-regular" w:hAnsi="inter-regular"/>
                <w:color w:val="333333"/>
              </w:rPr>
              <w:t>public boolean contains(Object element)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63B2A24" w14:textId="77777777" w:rsidR="000B0811" w:rsidRDefault="000B0811">
            <w:pPr>
              <w:jc w:val="both"/>
              <w:rPr>
                <w:rFonts w:ascii="inter-regular" w:hAnsi="inter-regular"/>
                <w:color w:val="333333"/>
              </w:rPr>
            </w:pPr>
            <w:r>
              <w:rPr>
                <w:rFonts w:ascii="inter-regular" w:hAnsi="inter-regular"/>
                <w:color w:val="333333"/>
              </w:rPr>
              <w:t>It is used to search an element.</w:t>
            </w:r>
          </w:p>
        </w:tc>
      </w:tr>
      <w:tr w:rsidR="000B0811" w14:paraId="086BF0B5" w14:textId="77777777" w:rsidTr="000B0811">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081F923F" w14:textId="77777777" w:rsidR="000B0811" w:rsidRDefault="000B0811">
            <w:pPr>
              <w:jc w:val="both"/>
              <w:rPr>
                <w:rFonts w:ascii="inter-regular" w:hAnsi="inter-regular"/>
                <w:color w:val="333333"/>
              </w:rPr>
            </w:pPr>
            <w:r>
              <w:rPr>
                <w:rFonts w:ascii="inter-regular" w:hAnsi="inter-regular"/>
                <w:color w:val="333333"/>
              </w:rPr>
              <w:t>10</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E3A2645" w14:textId="77777777" w:rsidR="000B0811" w:rsidRDefault="000B0811">
            <w:pPr>
              <w:jc w:val="both"/>
              <w:rPr>
                <w:rFonts w:ascii="inter-regular" w:hAnsi="inter-regular"/>
                <w:color w:val="333333"/>
              </w:rPr>
            </w:pPr>
            <w:r>
              <w:rPr>
                <w:rFonts w:ascii="inter-regular" w:hAnsi="inter-regular"/>
                <w:color w:val="333333"/>
              </w:rPr>
              <w:t>public boolean containsAll(Collection&lt;?&gt; c)</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57DB056C" w14:textId="77777777" w:rsidR="000B0811" w:rsidRDefault="000B0811">
            <w:pPr>
              <w:jc w:val="both"/>
              <w:rPr>
                <w:rFonts w:ascii="inter-regular" w:hAnsi="inter-regular"/>
                <w:color w:val="333333"/>
              </w:rPr>
            </w:pPr>
            <w:r>
              <w:rPr>
                <w:rFonts w:ascii="inter-regular" w:hAnsi="inter-regular"/>
                <w:color w:val="333333"/>
              </w:rPr>
              <w:t>It is used to search the specified collection in the collection.</w:t>
            </w:r>
          </w:p>
        </w:tc>
      </w:tr>
      <w:tr w:rsidR="000B0811" w14:paraId="4ABD0EA5" w14:textId="77777777" w:rsidTr="000B0811">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FFDF585" w14:textId="77777777" w:rsidR="000B0811" w:rsidRDefault="000B0811">
            <w:pPr>
              <w:jc w:val="both"/>
              <w:rPr>
                <w:rFonts w:ascii="inter-regular" w:hAnsi="inter-regular"/>
                <w:color w:val="333333"/>
              </w:rPr>
            </w:pPr>
            <w:r>
              <w:rPr>
                <w:rFonts w:ascii="inter-regular" w:hAnsi="inter-regular"/>
                <w:color w:val="333333"/>
              </w:rPr>
              <w:t>11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CC0B7C6" w14:textId="77777777" w:rsidR="000B0811" w:rsidRDefault="000B0811">
            <w:pPr>
              <w:jc w:val="both"/>
              <w:rPr>
                <w:rFonts w:ascii="inter-regular" w:hAnsi="inter-regular"/>
                <w:color w:val="333333"/>
              </w:rPr>
            </w:pPr>
            <w:r>
              <w:rPr>
                <w:rFonts w:ascii="inter-regular" w:hAnsi="inter-regular"/>
                <w:color w:val="333333"/>
              </w:rPr>
              <w:t>public Iterator iterator()</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856F335" w14:textId="77777777" w:rsidR="000B0811" w:rsidRDefault="000B0811">
            <w:pPr>
              <w:jc w:val="both"/>
              <w:rPr>
                <w:rFonts w:ascii="inter-regular" w:hAnsi="inter-regular"/>
                <w:color w:val="333333"/>
              </w:rPr>
            </w:pPr>
            <w:r>
              <w:rPr>
                <w:rFonts w:ascii="inter-regular" w:hAnsi="inter-regular"/>
                <w:color w:val="333333"/>
              </w:rPr>
              <w:t>It returns an iterator.</w:t>
            </w:r>
          </w:p>
        </w:tc>
      </w:tr>
      <w:tr w:rsidR="000B0811" w14:paraId="15110952" w14:textId="77777777" w:rsidTr="000B0811">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51E7BA57" w14:textId="77777777" w:rsidR="000B0811" w:rsidRDefault="000B0811">
            <w:pPr>
              <w:jc w:val="both"/>
              <w:rPr>
                <w:rFonts w:ascii="inter-regular" w:hAnsi="inter-regular"/>
                <w:color w:val="333333"/>
              </w:rPr>
            </w:pPr>
            <w:r>
              <w:rPr>
                <w:rFonts w:ascii="inter-regular" w:hAnsi="inter-regular"/>
                <w:color w:val="333333"/>
              </w:rPr>
              <w:t>12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1E472BF" w14:textId="77777777" w:rsidR="000B0811" w:rsidRDefault="000B0811">
            <w:pPr>
              <w:jc w:val="both"/>
              <w:rPr>
                <w:rFonts w:ascii="inter-regular" w:hAnsi="inter-regular"/>
                <w:color w:val="333333"/>
              </w:rPr>
            </w:pPr>
            <w:r>
              <w:rPr>
                <w:rFonts w:ascii="inter-regular" w:hAnsi="inter-regular"/>
                <w:color w:val="333333"/>
              </w:rPr>
              <w:t>public Object[] toArray()</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412ECBD" w14:textId="77777777" w:rsidR="000B0811" w:rsidRDefault="000B0811">
            <w:pPr>
              <w:jc w:val="both"/>
              <w:rPr>
                <w:rFonts w:ascii="inter-regular" w:hAnsi="inter-regular"/>
                <w:color w:val="333333"/>
              </w:rPr>
            </w:pPr>
            <w:r>
              <w:rPr>
                <w:rFonts w:ascii="inter-regular" w:hAnsi="inter-regular"/>
                <w:color w:val="333333"/>
              </w:rPr>
              <w:t>It converts collection into array.</w:t>
            </w:r>
          </w:p>
        </w:tc>
      </w:tr>
      <w:tr w:rsidR="000B0811" w14:paraId="4B2A6B18" w14:textId="77777777" w:rsidTr="000B0811">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99F4F9A" w14:textId="77777777" w:rsidR="000B0811" w:rsidRDefault="000B0811">
            <w:pPr>
              <w:jc w:val="both"/>
              <w:rPr>
                <w:rFonts w:ascii="inter-regular" w:hAnsi="inter-regular"/>
                <w:color w:val="333333"/>
              </w:rPr>
            </w:pPr>
            <w:r>
              <w:rPr>
                <w:rFonts w:ascii="inter-regular" w:hAnsi="inter-regular"/>
                <w:color w:val="333333"/>
              </w:rPr>
              <w:t>13</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FBDA55A" w14:textId="77777777" w:rsidR="000B0811" w:rsidRDefault="000B0811">
            <w:pPr>
              <w:jc w:val="both"/>
              <w:rPr>
                <w:rFonts w:ascii="inter-regular" w:hAnsi="inter-regular"/>
                <w:color w:val="333333"/>
              </w:rPr>
            </w:pPr>
            <w:r>
              <w:rPr>
                <w:rFonts w:ascii="inter-regular" w:hAnsi="inter-regular"/>
                <w:color w:val="333333"/>
              </w:rPr>
              <w:t>public &lt;T&gt; T[] toArray(T[] a)</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97D68CE" w14:textId="77777777" w:rsidR="000B0811" w:rsidRDefault="000B0811">
            <w:pPr>
              <w:jc w:val="both"/>
              <w:rPr>
                <w:rFonts w:ascii="inter-regular" w:hAnsi="inter-regular"/>
                <w:color w:val="333333"/>
              </w:rPr>
            </w:pPr>
            <w:r>
              <w:rPr>
                <w:rFonts w:ascii="inter-regular" w:hAnsi="inter-regular"/>
                <w:color w:val="333333"/>
              </w:rPr>
              <w:t>It converts collection into array. Here, the runtime type of the returned array is that of the specified array.</w:t>
            </w:r>
          </w:p>
        </w:tc>
      </w:tr>
      <w:tr w:rsidR="000B0811" w14:paraId="46FAACAA" w14:textId="77777777" w:rsidTr="000B0811">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55B63C4" w14:textId="77777777" w:rsidR="000B0811" w:rsidRDefault="000B0811">
            <w:pPr>
              <w:jc w:val="both"/>
              <w:rPr>
                <w:rFonts w:ascii="inter-regular" w:hAnsi="inter-regular"/>
                <w:color w:val="333333"/>
              </w:rPr>
            </w:pPr>
            <w:r>
              <w:rPr>
                <w:rFonts w:ascii="inter-regular" w:hAnsi="inter-regular"/>
                <w:color w:val="333333"/>
              </w:rPr>
              <w:t>14</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0E0F2D33" w14:textId="77777777" w:rsidR="000B0811" w:rsidRDefault="000B0811">
            <w:pPr>
              <w:jc w:val="both"/>
              <w:rPr>
                <w:rFonts w:ascii="inter-regular" w:hAnsi="inter-regular"/>
                <w:color w:val="333333"/>
              </w:rPr>
            </w:pPr>
            <w:r>
              <w:rPr>
                <w:rFonts w:ascii="inter-regular" w:hAnsi="inter-regular"/>
                <w:color w:val="333333"/>
              </w:rPr>
              <w:t>public boolean isEmpty()</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745AC94" w14:textId="77777777" w:rsidR="000B0811" w:rsidRDefault="000B0811">
            <w:pPr>
              <w:jc w:val="both"/>
              <w:rPr>
                <w:rFonts w:ascii="inter-regular" w:hAnsi="inter-regular"/>
                <w:color w:val="333333"/>
              </w:rPr>
            </w:pPr>
            <w:r>
              <w:rPr>
                <w:rFonts w:ascii="inter-regular" w:hAnsi="inter-regular"/>
                <w:color w:val="333333"/>
              </w:rPr>
              <w:t>It checks if collection is empty.</w:t>
            </w:r>
          </w:p>
        </w:tc>
      </w:tr>
      <w:tr w:rsidR="000B0811" w14:paraId="5A4673A7" w14:textId="77777777" w:rsidTr="000B0811">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9BEDC30" w14:textId="77777777" w:rsidR="000B0811" w:rsidRDefault="000B0811">
            <w:pPr>
              <w:jc w:val="both"/>
              <w:rPr>
                <w:rFonts w:ascii="inter-regular" w:hAnsi="inter-regular"/>
                <w:color w:val="333333"/>
              </w:rPr>
            </w:pPr>
            <w:r>
              <w:rPr>
                <w:rFonts w:ascii="inter-regular" w:hAnsi="inter-regular"/>
                <w:color w:val="333333"/>
              </w:rPr>
              <w:t>15</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A11DC87" w14:textId="77777777" w:rsidR="000B0811" w:rsidRDefault="000B0811">
            <w:pPr>
              <w:jc w:val="both"/>
              <w:rPr>
                <w:rFonts w:ascii="inter-regular" w:hAnsi="inter-regular"/>
                <w:color w:val="333333"/>
              </w:rPr>
            </w:pPr>
            <w:r>
              <w:rPr>
                <w:rFonts w:ascii="inter-regular" w:hAnsi="inter-regular"/>
                <w:color w:val="333333"/>
              </w:rPr>
              <w:t>default Stream&lt;E&gt; parallelStream()</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A45FEA3" w14:textId="77777777" w:rsidR="000B0811" w:rsidRDefault="000B0811">
            <w:pPr>
              <w:jc w:val="both"/>
              <w:rPr>
                <w:rFonts w:ascii="inter-regular" w:hAnsi="inter-regular"/>
                <w:color w:val="333333"/>
              </w:rPr>
            </w:pPr>
            <w:r>
              <w:rPr>
                <w:rFonts w:ascii="inter-regular" w:hAnsi="inter-regular"/>
                <w:color w:val="333333"/>
              </w:rPr>
              <w:t>It returns a possibly parallel Stream with the collection as its source.</w:t>
            </w:r>
          </w:p>
        </w:tc>
      </w:tr>
      <w:tr w:rsidR="000B0811" w14:paraId="6870E709" w14:textId="77777777" w:rsidTr="000B0811">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5BCFAF99" w14:textId="77777777" w:rsidR="000B0811" w:rsidRDefault="000B0811">
            <w:pPr>
              <w:jc w:val="both"/>
              <w:rPr>
                <w:rFonts w:ascii="inter-regular" w:hAnsi="inter-regular"/>
                <w:color w:val="333333"/>
              </w:rPr>
            </w:pPr>
            <w:r>
              <w:rPr>
                <w:rFonts w:ascii="inter-regular" w:hAnsi="inter-regular"/>
                <w:color w:val="333333"/>
              </w:rPr>
              <w:t>16</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99069EE" w14:textId="77777777" w:rsidR="000B0811" w:rsidRDefault="000B0811">
            <w:pPr>
              <w:jc w:val="both"/>
              <w:rPr>
                <w:rFonts w:ascii="inter-regular" w:hAnsi="inter-regular"/>
                <w:color w:val="333333"/>
              </w:rPr>
            </w:pPr>
            <w:r>
              <w:rPr>
                <w:rFonts w:ascii="inter-regular" w:hAnsi="inter-regular"/>
                <w:color w:val="333333"/>
              </w:rPr>
              <w:t>default Stream&lt;E&gt; stream()</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43CB823" w14:textId="77777777" w:rsidR="000B0811" w:rsidRDefault="000B0811">
            <w:pPr>
              <w:jc w:val="both"/>
              <w:rPr>
                <w:rFonts w:ascii="inter-regular" w:hAnsi="inter-regular"/>
                <w:color w:val="333333"/>
              </w:rPr>
            </w:pPr>
            <w:r>
              <w:rPr>
                <w:rFonts w:ascii="inter-regular" w:hAnsi="inter-regular"/>
                <w:color w:val="333333"/>
              </w:rPr>
              <w:t>It returns a sequential Stream with the collection as its source.</w:t>
            </w:r>
          </w:p>
        </w:tc>
      </w:tr>
      <w:tr w:rsidR="000B0811" w14:paraId="3446FCC4" w14:textId="77777777" w:rsidTr="000B0811">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E5C39AE" w14:textId="77777777" w:rsidR="000B0811" w:rsidRDefault="000B0811">
            <w:pPr>
              <w:jc w:val="both"/>
              <w:rPr>
                <w:rFonts w:ascii="inter-regular" w:hAnsi="inter-regular"/>
                <w:color w:val="333333"/>
              </w:rPr>
            </w:pPr>
            <w:r>
              <w:rPr>
                <w:rFonts w:ascii="inter-regular" w:hAnsi="inter-regular"/>
                <w:color w:val="333333"/>
              </w:rPr>
              <w:lastRenderedPageBreak/>
              <w:t>17</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31DBA40" w14:textId="77777777" w:rsidR="000B0811" w:rsidRDefault="000B0811">
            <w:pPr>
              <w:jc w:val="both"/>
              <w:rPr>
                <w:rFonts w:ascii="inter-regular" w:hAnsi="inter-regular"/>
                <w:color w:val="333333"/>
              </w:rPr>
            </w:pPr>
            <w:r>
              <w:rPr>
                <w:rFonts w:ascii="inter-regular" w:hAnsi="inter-regular"/>
                <w:color w:val="333333"/>
              </w:rPr>
              <w:t>default Spliterator&lt;E&gt; spliterator()</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67F149F" w14:textId="77777777" w:rsidR="000B0811" w:rsidRDefault="000B0811">
            <w:pPr>
              <w:jc w:val="both"/>
              <w:rPr>
                <w:rFonts w:ascii="inter-regular" w:hAnsi="inter-regular"/>
                <w:color w:val="333333"/>
              </w:rPr>
            </w:pPr>
            <w:r>
              <w:rPr>
                <w:rFonts w:ascii="inter-regular" w:hAnsi="inter-regular"/>
                <w:color w:val="333333"/>
              </w:rPr>
              <w:t>It generates a Spliterator over the specified elements in the collection.</w:t>
            </w:r>
          </w:p>
        </w:tc>
      </w:tr>
      <w:tr w:rsidR="000B0811" w14:paraId="2551DD68" w14:textId="77777777" w:rsidTr="000B0811">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25BBF5A" w14:textId="77777777" w:rsidR="000B0811" w:rsidRDefault="000B0811">
            <w:pPr>
              <w:jc w:val="both"/>
              <w:rPr>
                <w:rFonts w:ascii="inter-regular" w:hAnsi="inter-regular"/>
                <w:color w:val="333333"/>
              </w:rPr>
            </w:pPr>
            <w:r>
              <w:rPr>
                <w:rFonts w:ascii="inter-regular" w:hAnsi="inter-regular"/>
                <w:color w:val="333333"/>
              </w:rPr>
              <w:t>18</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4C8927F" w14:textId="77777777" w:rsidR="000B0811" w:rsidRDefault="000B0811">
            <w:pPr>
              <w:jc w:val="both"/>
              <w:rPr>
                <w:rFonts w:ascii="inter-regular" w:hAnsi="inter-regular"/>
                <w:color w:val="333333"/>
              </w:rPr>
            </w:pPr>
            <w:r>
              <w:rPr>
                <w:rFonts w:ascii="inter-regular" w:hAnsi="inter-regular"/>
                <w:color w:val="333333"/>
              </w:rPr>
              <w:t>public boolean equals(Object element)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0DA8F1D3" w14:textId="77777777" w:rsidR="000B0811" w:rsidRDefault="000B0811">
            <w:pPr>
              <w:jc w:val="both"/>
              <w:rPr>
                <w:rFonts w:ascii="inter-regular" w:hAnsi="inter-regular"/>
                <w:color w:val="333333"/>
              </w:rPr>
            </w:pPr>
            <w:r>
              <w:rPr>
                <w:rFonts w:ascii="inter-regular" w:hAnsi="inter-regular"/>
                <w:color w:val="333333"/>
              </w:rPr>
              <w:t>It matches two collections.</w:t>
            </w:r>
          </w:p>
        </w:tc>
      </w:tr>
      <w:tr w:rsidR="000B0811" w14:paraId="7D1E6626" w14:textId="77777777" w:rsidTr="000B0811">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0A7A9A2" w14:textId="77777777" w:rsidR="000B0811" w:rsidRDefault="000B0811">
            <w:pPr>
              <w:jc w:val="both"/>
              <w:rPr>
                <w:rFonts w:ascii="inter-regular" w:hAnsi="inter-regular"/>
                <w:color w:val="333333"/>
              </w:rPr>
            </w:pPr>
            <w:r>
              <w:rPr>
                <w:rFonts w:ascii="inter-regular" w:hAnsi="inter-regular"/>
                <w:color w:val="333333"/>
              </w:rPr>
              <w:t>19</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B23974C" w14:textId="77777777" w:rsidR="000B0811" w:rsidRDefault="000B0811">
            <w:pPr>
              <w:jc w:val="both"/>
              <w:rPr>
                <w:rFonts w:ascii="inter-regular" w:hAnsi="inter-regular"/>
                <w:color w:val="333333"/>
              </w:rPr>
            </w:pPr>
            <w:r>
              <w:rPr>
                <w:rFonts w:ascii="inter-regular" w:hAnsi="inter-regular"/>
                <w:color w:val="333333"/>
              </w:rPr>
              <w:t>public int hashCode()</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F702A95" w14:textId="77777777" w:rsidR="000B0811" w:rsidRDefault="000B0811">
            <w:pPr>
              <w:jc w:val="both"/>
              <w:rPr>
                <w:rFonts w:ascii="inter-regular" w:hAnsi="inter-regular"/>
                <w:color w:val="333333"/>
              </w:rPr>
            </w:pPr>
            <w:r>
              <w:rPr>
                <w:rFonts w:ascii="inter-regular" w:hAnsi="inter-regular"/>
                <w:color w:val="333333"/>
              </w:rPr>
              <w:t>It returns the hash code number of the collection.</w:t>
            </w:r>
          </w:p>
        </w:tc>
      </w:tr>
    </w:tbl>
    <w:p w14:paraId="1241BFB6" w14:textId="77777777" w:rsidR="000B0811" w:rsidRDefault="00000000" w:rsidP="000B0811">
      <w:pPr>
        <w:rPr>
          <w:rFonts w:ascii="Times New Roman" w:hAnsi="Times New Roman"/>
        </w:rPr>
      </w:pPr>
      <w:r>
        <w:pict w14:anchorId="3C8CFCA6">
          <v:rect id="_x0000_i1080" style="width:0;height:.75pt" o:hrstd="t" o:hrnoshade="t" o:hr="t" fillcolor="#d4d4d4" stroked="f"/>
        </w:pict>
      </w:r>
    </w:p>
    <w:p w14:paraId="7F645EFD" w14:textId="77777777" w:rsidR="000B0811" w:rsidRDefault="000B0811" w:rsidP="000B0811">
      <w:pPr>
        <w:pStyle w:val="Heading3"/>
        <w:shd w:val="clear" w:color="auto" w:fill="FFFFFF"/>
        <w:spacing w:line="312" w:lineRule="atLeast"/>
        <w:jc w:val="both"/>
        <w:rPr>
          <w:rFonts w:ascii="Helvetica" w:hAnsi="Helvetica"/>
          <w:color w:val="610B38"/>
          <w:sz w:val="36"/>
          <w:szCs w:val="36"/>
        </w:rPr>
      </w:pPr>
      <w:r>
        <w:rPr>
          <w:rFonts w:ascii="Helvetica" w:hAnsi="Helvetica"/>
          <w:b/>
          <w:bCs/>
          <w:color w:val="610B38"/>
          <w:sz w:val="36"/>
          <w:szCs w:val="36"/>
        </w:rPr>
        <w:t>Iterator interface</w:t>
      </w:r>
    </w:p>
    <w:tbl>
      <w:tblPr>
        <w:tblW w:w="13235" w:type="dxa"/>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13235"/>
      </w:tblGrid>
      <w:tr w:rsidR="000B0811" w14:paraId="4A32B4DE" w14:textId="77777777" w:rsidTr="000B0811">
        <w:trPr>
          <w:tblCellSpacing w:w="15" w:type="dxa"/>
        </w:trPr>
        <w:tc>
          <w:tcPr>
            <w:tcW w:w="0" w:type="auto"/>
            <w:shd w:val="clear" w:color="auto" w:fill="FFFFFF"/>
            <w:vAlign w:val="center"/>
            <w:hideMark/>
          </w:tcPr>
          <w:p w14:paraId="489D00C1" w14:textId="77777777" w:rsidR="000B0811" w:rsidRDefault="000B0811">
            <w:pPr>
              <w:jc w:val="both"/>
              <w:rPr>
                <w:rFonts w:ascii="inter-regular" w:hAnsi="inter-regular"/>
                <w:color w:val="333333"/>
                <w:sz w:val="24"/>
                <w:szCs w:val="24"/>
              </w:rPr>
            </w:pPr>
            <w:r>
              <w:rPr>
                <w:rFonts w:ascii="inter-regular" w:hAnsi="inter-regular"/>
                <w:color w:val="333333"/>
              </w:rPr>
              <w:t>Iterator interface provides the facility of iterating the elements in a forward direction only.</w:t>
            </w:r>
          </w:p>
        </w:tc>
      </w:tr>
    </w:tbl>
    <w:p w14:paraId="165190CD" w14:textId="77777777" w:rsidR="000B0811" w:rsidRDefault="000B0811" w:rsidP="000B0811">
      <w:pPr>
        <w:pStyle w:val="Heading4"/>
        <w:shd w:val="clear" w:color="auto" w:fill="FFFFFF"/>
        <w:jc w:val="both"/>
        <w:rPr>
          <w:rFonts w:ascii="Helvetica" w:hAnsi="Helvetica"/>
          <w:b w:val="0"/>
          <w:bCs w:val="0"/>
          <w:color w:val="610B4B"/>
          <w:sz w:val="26"/>
          <w:szCs w:val="26"/>
        </w:rPr>
      </w:pPr>
      <w:r>
        <w:rPr>
          <w:rFonts w:ascii="Helvetica" w:hAnsi="Helvetica"/>
          <w:b w:val="0"/>
          <w:bCs w:val="0"/>
          <w:color w:val="610B4B"/>
          <w:sz w:val="26"/>
          <w:szCs w:val="26"/>
        </w:rPr>
        <w:t>Methods of Iterator interface</w:t>
      </w:r>
    </w:p>
    <w:p w14:paraId="522CCE61" w14:textId="77777777" w:rsidR="000B0811" w:rsidRDefault="000B0811" w:rsidP="000B0811">
      <w:pPr>
        <w:pStyle w:val="NormalWeb"/>
        <w:shd w:val="clear" w:color="auto" w:fill="FFFFFF"/>
        <w:jc w:val="both"/>
        <w:rPr>
          <w:rFonts w:ascii="inter-regular" w:hAnsi="inter-regular"/>
          <w:color w:val="333333"/>
        </w:rPr>
      </w:pPr>
      <w:r>
        <w:rPr>
          <w:rFonts w:ascii="inter-regular" w:hAnsi="inter-regular"/>
          <w:color w:val="333333"/>
        </w:rPr>
        <w:t>There are only three methods in the Iterator interface. They are:</w:t>
      </w:r>
    </w:p>
    <w:tbl>
      <w:tblPr>
        <w:tblW w:w="13235"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936"/>
        <w:gridCol w:w="3280"/>
        <w:gridCol w:w="9019"/>
      </w:tblGrid>
      <w:tr w:rsidR="000B0811" w14:paraId="54E779DB" w14:textId="77777777" w:rsidTr="000B0811">
        <w:tc>
          <w:tcPr>
            <w:tcW w:w="0" w:type="auto"/>
            <w:shd w:val="clear" w:color="auto" w:fill="C7CCBE"/>
            <w:tcMar>
              <w:top w:w="180" w:type="dxa"/>
              <w:left w:w="180" w:type="dxa"/>
              <w:bottom w:w="180" w:type="dxa"/>
              <w:right w:w="180" w:type="dxa"/>
            </w:tcMar>
            <w:hideMark/>
          </w:tcPr>
          <w:p w14:paraId="1BF64B23" w14:textId="77777777" w:rsidR="000B0811" w:rsidRDefault="000B0811">
            <w:pPr>
              <w:rPr>
                <w:rFonts w:ascii="Times New Roman" w:hAnsi="Times New Roman"/>
                <w:b/>
                <w:bCs/>
                <w:color w:val="000000"/>
                <w:sz w:val="26"/>
                <w:szCs w:val="26"/>
              </w:rPr>
            </w:pPr>
            <w:r>
              <w:rPr>
                <w:b/>
                <w:bCs/>
                <w:color w:val="000000"/>
                <w:sz w:val="26"/>
                <w:szCs w:val="26"/>
              </w:rPr>
              <w:t>No.</w:t>
            </w:r>
          </w:p>
        </w:tc>
        <w:tc>
          <w:tcPr>
            <w:tcW w:w="0" w:type="auto"/>
            <w:shd w:val="clear" w:color="auto" w:fill="C7CCBE"/>
            <w:tcMar>
              <w:top w:w="180" w:type="dxa"/>
              <w:left w:w="180" w:type="dxa"/>
              <w:bottom w:w="180" w:type="dxa"/>
              <w:right w:w="180" w:type="dxa"/>
            </w:tcMar>
            <w:hideMark/>
          </w:tcPr>
          <w:p w14:paraId="52AD46C5" w14:textId="77777777" w:rsidR="000B0811" w:rsidRDefault="000B0811">
            <w:pPr>
              <w:rPr>
                <w:b/>
                <w:bCs/>
                <w:color w:val="000000"/>
                <w:sz w:val="26"/>
                <w:szCs w:val="26"/>
              </w:rPr>
            </w:pPr>
            <w:r>
              <w:rPr>
                <w:b/>
                <w:bCs/>
                <w:color w:val="000000"/>
                <w:sz w:val="26"/>
                <w:szCs w:val="26"/>
              </w:rPr>
              <w:t>Method</w:t>
            </w:r>
          </w:p>
        </w:tc>
        <w:tc>
          <w:tcPr>
            <w:tcW w:w="0" w:type="auto"/>
            <w:shd w:val="clear" w:color="auto" w:fill="C7CCBE"/>
            <w:tcMar>
              <w:top w:w="180" w:type="dxa"/>
              <w:left w:w="180" w:type="dxa"/>
              <w:bottom w:w="180" w:type="dxa"/>
              <w:right w:w="180" w:type="dxa"/>
            </w:tcMar>
            <w:hideMark/>
          </w:tcPr>
          <w:p w14:paraId="5C80D13A" w14:textId="77777777" w:rsidR="000B0811" w:rsidRDefault="000B0811">
            <w:pPr>
              <w:rPr>
                <w:b/>
                <w:bCs/>
                <w:color w:val="000000"/>
                <w:sz w:val="26"/>
                <w:szCs w:val="26"/>
              </w:rPr>
            </w:pPr>
            <w:r>
              <w:rPr>
                <w:b/>
                <w:bCs/>
                <w:color w:val="000000"/>
                <w:sz w:val="26"/>
                <w:szCs w:val="26"/>
              </w:rPr>
              <w:t>Description</w:t>
            </w:r>
          </w:p>
        </w:tc>
      </w:tr>
      <w:tr w:rsidR="000B0811" w14:paraId="0881D285" w14:textId="77777777" w:rsidTr="000B0811">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F3AB3F4" w14:textId="77777777" w:rsidR="000B0811" w:rsidRDefault="000B0811">
            <w:pPr>
              <w:jc w:val="both"/>
              <w:rPr>
                <w:rFonts w:ascii="inter-regular" w:hAnsi="inter-regular"/>
                <w:color w:val="333333"/>
                <w:sz w:val="24"/>
                <w:szCs w:val="24"/>
              </w:rPr>
            </w:pPr>
            <w:r>
              <w:rPr>
                <w:rFonts w:ascii="inter-regular" w:hAnsi="inter-regular"/>
                <w:color w:val="333333"/>
              </w:rPr>
              <w:t>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A1678FA" w14:textId="77777777" w:rsidR="000B0811" w:rsidRDefault="000B0811">
            <w:pPr>
              <w:jc w:val="both"/>
              <w:rPr>
                <w:rFonts w:ascii="inter-regular" w:hAnsi="inter-regular"/>
                <w:color w:val="333333"/>
              </w:rPr>
            </w:pPr>
            <w:r>
              <w:rPr>
                <w:rFonts w:ascii="inter-regular" w:hAnsi="inter-regular"/>
                <w:color w:val="333333"/>
              </w:rPr>
              <w:t>public boolean hasNext()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B2BC06C" w14:textId="77777777" w:rsidR="000B0811" w:rsidRDefault="000B0811">
            <w:pPr>
              <w:jc w:val="both"/>
              <w:rPr>
                <w:rFonts w:ascii="inter-regular" w:hAnsi="inter-regular"/>
                <w:color w:val="333333"/>
              </w:rPr>
            </w:pPr>
            <w:r>
              <w:rPr>
                <w:rFonts w:ascii="inter-regular" w:hAnsi="inter-regular"/>
                <w:color w:val="333333"/>
              </w:rPr>
              <w:t>It returns true if the iterator has more elements otherwise it returns false.</w:t>
            </w:r>
          </w:p>
        </w:tc>
      </w:tr>
      <w:tr w:rsidR="000B0811" w14:paraId="04866CE9" w14:textId="77777777" w:rsidTr="000B0811">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775DF5A" w14:textId="77777777" w:rsidR="000B0811" w:rsidRDefault="000B0811">
            <w:pPr>
              <w:jc w:val="both"/>
              <w:rPr>
                <w:rFonts w:ascii="inter-regular" w:hAnsi="inter-regular"/>
                <w:color w:val="333333"/>
              </w:rPr>
            </w:pPr>
            <w:r>
              <w:rPr>
                <w:rFonts w:ascii="inter-regular" w:hAnsi="inter-regular"/>
                <w:color w:val="333333"/>
              </w:rPr>
              <w:t>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000671E4" w14:textId="77777777" w:rsidR="000B0811" w:rsidRDefault="000B0811">
            <w:pPr>
              <w:jc w:val="both"/>
              <w:rPr>
                <w:rFonts w:ascii="inter-regular" w:hAnsi="inter-regular"/>
                <w:color w:val="333333"/>
              </w:rPr>
            </w:pPr>
            <w:r>
              <w:rPr>
                <w:rFonts w:ascii="inter-regular" w:hAnsi="inter-regular"/>
                <w:color w:val="333333"/>
              </w:rPr>
              <w:t>public Object next()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124BE46A" w14:textId="77777777" w:rsidR="000B0811" w:rsidRDefault="000B0811">
            <w:pPr>
              <w:jc w:val="both"/>
              <w:rPr>
                <w:rFonts w:ascii="inter-regular" w:hAnsi="inter-regular"/>
                <w:color w:val="333333"/>
              </w:rPr>
            </w:pPr>
            <w:r>
              <w:rPr>
                <w:rFonts w:ascii="inter-regular" w:hAnsi="inter-regular"/>
                <w:color w:val="333333"/>
              </w:rPr>
              <w:t>It returns the element and moves the cursor pointer to the next element.</w:t>
            </w:r>
          </w:p>
        </w:tc>
      </w:tr>
      <w:tr w:rsidR="000B0811" w14:paraId="3FC969E3" w14:textId="77777777" w:rsidTr="000B0811">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40CE2D5" w14:textId="77777777" w:rsidR="000B0811" w:rsidRDefault="000B0811">
            <w:pPr>
              <w:jc w:val="both"/>
              <w:rPr>
                <w:rFonts w:ascii="inter-regular" w:hAnsi="inter-regular"/>
                <w:color w:val="333333"/>
              </w:rPr>
            </w:pPr>
            <w:r>
              <w:rPr>
                <w:rFonts w:ascii="inter-regular" w:hAnsi="inter-regular"/>
                <w:color w:val="333333"/>
              </w:rPr>
              <w:t>3</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D66D1E6" w14:textId="77777777" w:rsidR="000B0811" w:rsidRDefault="000B0811">
            <w:pPr>
              <w:jc w:val="both"/>
              <w:rPr>
                <w:rFonts w:ascii="inter-regular" w:hAnsi="inter-regular"/>
                <w:color w:val="333333"/>
              </w:rPr>
            </w:pPr>
            <w:r>
              <w:rPr>
                <w:rFonts w:ascii="inter-regular" w:hAnsi="inter-regular"/>
                <w:color w:val="333333"/>
              </w:rPr>
              <w:t>public void remove()</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C8F47FD" w14:textId="77777777" w:rsidR="000B0811" w:rsidRDefault="000B0811">
            <w:pPr>
              <w:jc w:val="both"/>
              <w:rPr>
                <w:rFonts w:ascii="inter-regular" w:hAnsi="inter-regular"/>
                <w:color w:val="333333"/>
              </w:rPr>
            </w:pPr>
            <w:r>
              <w:rPr>
                <w:rFonts w:ascii="inter-regular" w:hAnsi="inter-regular"/>
                <w:color w:val="333333"/>
              </w:rPr>
              <w:t>It removes the last elements returned by the iterator. It is less used.</w:t>
            </w:r>
          </w:p>
        </w:tc>
      </w:tr>
    </w:tbl>
    <w:p w14:paraId="2CEFED0D" w14:textId="77777777" w:rsidR="000B0811" w:rsidRDefault="000B0811" w:rsidP="000B0811">
      <w:pPr>
        <w:pStyle w:val="Heading2"/>
        <w:shd w:val="clear" w:color="auto" w:fill="FFFFFF"/>
        <w:spacing w:line="312" w:lineRule="atLeast"/>
        <w:jc w:val="both"/>
        <w:rPr>
          <w:rFonts w:ascii="Helvetica" w:hAnsi="Helvetica"/>
          <w:b w:val="0"/>
          <w:bCs w:val="0"/>
          <w:color w:val="610B38"/>
          <w:sz w:val="38"/>
          <w:szCs w:val="38"/>
        </w:rPr>
      </w:pPr>
      <w:r>
        <w:rPr>
          <w:rFonts w:ascii="Helvetica" w:hAnsi="Helvetica"/>
          <w:b w:val="0"/>
          <w:bCs w:val="0"/>
          <w:color w:val="610B38"/>
          <w:sz w:val="38"/>
          <w:szCs w:val="38"/>
        </w:rPr>
        <w:t>Iterable Interface</w:t>
      </w:r>
    </w:p>
    <w:p w14:paraId="0B65DF6C" w14:textId="77777777" w:rsidR="000B0811" w:rsidRDefault="000B0811" w:rsidP="000B0811">
      <w:pPr>
        <w:pStyle w:val="NormalWeb"/>
        <w:shd w:val="clear" w:color="auto" w:fill="FFFFFF"/>
        <w:jc w:val="both"/>
        <w:rPr>
          <w:rFonts w:ascii="inter-regular" w:hAnsi="inter-regular"/>
          <w:color w:val="333333"/>
        </w:rPr>
      </w:pPr>
      <w:r>
        <w:rPr>
          <w:rFonts w:ascii="inter-regular" w:hAnsi="inter-regular"/>
          <w:color w:val="333333"/>
        </w:rPr>
        <w:t>The Iterable interface is the root interface for all the collection classes. The Collection interface extends the Iterable interface and therefore all the subclasses of Collection interface also implement the Iterable interface.</w:t>
      </w:r>
    </w:p>
    <w:p w14:paraId="5E38E196" w14:textId="77777777" w:rsidR="000B0811" w:rsidRDefault="000B0811" w:rsidP="000B0811">
      <w:pPr>
        <w:pStyle w:val="NormalWeb"/>
        <w:shd w:val="clear" w:color="auto" w:fill="FFFFFF"/>
        <w:jc w:val="both"/>
        <w:rPr>
          <w:rFonts w:ascii="inter-regular" w:hAnsi="inter-regular"/>
          <w:color w:val="333333"/>
        </w:rPr>
      </w:pPr>
      <w:r>
        <w:rPr>
          <w:rFonts w:ascii="inter-regular" w:hAnsi="inter-regular"/>
          <w:color w:val="333333"/>
        </w:rPr>
        <w:t>It contains only one abstract method. i.e.,</w:t>
      </w:r>
    </w:p>
    <w:p w14:paraId="47332FE7" w14:textId="77777777" w:rsidR="000B0811" w:rsidRDefault="000B0811" w:rsidP="000B0811">
      <w:pPr>
        <w:pStyle w:val="alt"/>
        <w:numPr>
          <w:ilvl w:val="0"/>
          <w:numId w:val="246"/>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Iterator&lt;T&gt; iterator()  </w:t>
      </w:r>
    </w:p>
    <w:p w14:paraId="11C186CA" w14:textId="77777777" w:rsidR="000B0811" w:rsidRDefault="000B0811" w:rsidP="000B0811">
      <w:pPr>
        <w:pStyle w:val="NormalWeb"/>
        <w:shd w:val="clear" w:color="auto" w:fill="FFFFFF"/>
        <w:jc w:val="both"/>
        <w:rPr>
          <w:rFonts w:ascii="inter-regular" w:hAnsi="inter-regular"/>
          <w:color w:val="333333"/>
        </w:rPr>
      </w:pPr>
      <w:r>
        <w:rPr>
          <w:rFonts w:ascii="inter-regular" w:hAnsi="inter-regular"/>
          <w:color w:val="333333"/>
        </w:rPr>
        <w:t>It returns the iterator over the elements of type T.</w:t>
      </w:r>
    </w:p>
    <w:p w14:paraId="485CAD01" w14:textId="77777777" w:rsidR="000B0811" w:rsidRDefault="00000000" w:rsidP="000B0811">
      <w:pPr>
        <w:rPr>
          <w:rFonts w:ascii="Times New Roman" w:hAnsi="Times New Roman"/>
        </w:rPr>
      </w:pPr>
      <w:r>
        <w:pict w14:anchorId="07C5519D">
          <v:rect id="_x0000_i1081" style="width:0;height:.75pt" o:hrstd="t" o:hrnoshade="t" o:hr="t" fillcolor="#d4d4d4" stroked="f"/>
        </w:pict>
      </w:r>
    </w:p>
    <w:p w14:paraId="2665CCFE" w14:textId="77777777" w:rsidR="000B0811" w:rsidRDefault="000B0811" w:rsidP="000B0811">
      <w:pPr>
        <w:pStyle w:val="Heading2"/>
        <w:shd w:val="clear" w:color="auto" w:fill="FFFFFF"/>
        <w:spacing w:line="312" w:lineRule="atLeast"/>
        <w:jc w:val="both"/>
        <w:rPr>
          <w:rFonts w:ascii="Helvetica" w:hAnsi="Helvetica"/>
          <w:b w:val="0"/>
          <w:bCs w:val="0"/>
          <w:color w:val="610B38"/>
          <w:sz w:val="38"/>
          <w:szCs w:val="38"/>
        </w:rPr>
      </w:pPr>
      <w:r>
        <w:rPr>
          <w:rFonts w:ascii="Helvetica" w:hAnsi="Helvetica"/>
          <w:b w:val="0"/>
          <w:bCs w:val="0"/>
          <w:color w:val="610B38"/>
          <w:sz w:val="38"/>
          <w:szCs w:val="38"/>
        </w:rPr>
        <w:t>Collection Interface</w:t>
      </w:r>
    </w:p>
    <w:p w14:paraId="2A75E6A5" w14:textId="77777777" w:rsidR="000B0811" w:rsidRDefault="000B0811" w:rsidP="000B0811">
      <w:pPr>
        <w:pStyle w:val="NormalWeb"/>
        <w:shd w:val="clear" w:color="auto" w:fill="FFFFFF"/>
        <w:jc w:val="both"/>
        <w:rPr>
          <w:rFonts w:ascii="inter-regular" w:hAnsi="inter-regular"/>
          <w:color w:val="333333"/>
        </w:rPr>
      </w:pPr>
      <w:r>
        <w:rPr>
          <w:rFonts w:ascii="inter-regular" w:hAnsi="inter-regular"/>
          <w:color w:val="333333"/>
        </w:rPr>
        <w:t xml:space="preserve">The Collection interface is the interface which is implemented by all the classes in the collection framework. It declares the methods that every collection will have. In other </w:t>
      </w:r>
      <w:r>
        <w:rPr>
          <w:rFonts w:ascii="inter-regular" w:hAnsi="inter-regular"/>
          <w:color w:val="333333"/>
        </w:rPr>
        <w:lastRenderedPageBreak/>
        <w:t>words, we can say that the Collection interface builds the foundation on which the collection framework depends.</w:t>
      </w:r>
    </w:p>
    <w:p w14:paraId="081E0E87" w14:textId="77777777" w:rsidR="000B0811" w:rsidRDefault="000B0811" w:rsidP="000B0811">
      <w:pPr>
        <w:pStyle w:val="NormalWeb"/>
        <w:shd w:val="clear" w:color="auto" w:fill="FFFFFF"/>
        <w:jc w:val="both"/>
        <w:rPr>
          <w:rFonts w:ascii="inter-regular" w:hAnsi="inter-regular"/>
          <w:color w:val="333333"/>
        </w:rPr>
      </w:pPr>
      <w:r>
        <w:rPr>
          <w:rFonts w:ascii="inter-regular" w:hAnsi="inter-regular"/>
          <w:color w:val="333333"/>
        </w:rPr>
        <w:t>Some of the methods of Collection interface are Boolean add ( Object obj), Boolean addAll ( Collection c), void clear(), etc. which are implemented by all the subclasses of Collection interface.</w:t>
      </w:r>
    </w:p>
    <w:p w14:paraId="04200892" w14:textId="77777777" w:rsidR="000B0811" w:rsidRDefault="00000000" w:rsidP="000B0811">
      <w:pPr>
        <w:rPr>
          <w:rFonts w:ascii="Times New Roman" w:hAnsi="Times New Roman"/>
        </w:rPr>
      </w:pPr>
      <w:r>
        <w:pict w14:anchorId="37D89754">
          <v:rect id="_x0000_i1082" style="width:0;height:.75pt" o:hrstd="t" o:hrnoshade="t" o:hr="t" fillcolor="#d4d4d4" stroked="f"/>
        </w:pict>
      </w:r>
    </w:p>
    <w:p w14:paraId="5BF56D01" w14:textId="77777777" w:rsidR="000B0811" w:rsidRDefault="000B0811" w:rsidP="000B0811">
      <w:pPr>
        <w:pStyle w:val="Heading2"/>
        <w:shd w:val="clear" w:color="auto" w:fill="FFFFFF"/>
        <w:spacing w:line="312" w:lineRule="atLeast"/>
        <w:jc w:val="both"/>
        <w:rPr>
          <w:rFonts w:ascii="Helvetica" w:hAnsi="Helvetica"/>
          <w:b w:val="0"/>
          <w:bCs w:val="0"/>
          <w:color w:val="610B38"/>
          <w:sz w:val="38"/>
          <w:szCs w:val="38"/>
        </w:rPr>
      </w:pPr>
      <w:r>
        <w:rPr>
          <w:rFonts w:ascii="Helvetica" w:hAnsi="Helvetica"/>
          <w:b w:val="0"/>
          <w:bCs w:val="0"/>
          <w:color w:val="610B38"/>
          <w:sz w:val="38"/>
          <w:szCs w:val="38"/>
        </w:rPr>
        <w:t>List Interface</w:t>
      </w:r>
    </w:p>
    <w:p w14:paraId="7163A065" w14:textId="77777777" w:rsidR="000B0811" w:rsidRDefault="000B0811" w:rsidP="000B0811">
      <w:pPr>
        <w:pStyle w:val="NormalWeb"/>
        <w:shd w:val="clear" w:color="auto" w:fill="FFFFFF"/>
        <w:jc w:val="both"/>
        <w:rPr>
          <w:rFonts w:ascii="inter-regular" w:hAnsi="inter-regular"/>
          <w:color w:val="333333"/>
        </w:rPr>
      </w:pPr>
      <w:r>
        <w:rPr>
          <w:rFonts w:ascii="inter-regular" w:hAnsi="inter-regular"/>
          <w:color w:val="333333"/>
        </w:rPr>
        <w:t>List interface is the child interface of Collection interface. It inhibits a list type data structure in which we can store the ordered collection of objects. It can have duplicate values.</w:t>
      </w:r>
    </w:p>
    <w:p w14:paraId="160D2526" w14:textId="77777777" w:rsidR="000B0811" w:rsidRDefault="000B0811" w:rsidP="000B0811">
      <w:pPr>
        <w:pStyle w:val="NormalWeb"/>
        <w:shd w:val="clear" w:color="auto" w:fill="FFFFFF"/>
        <w:jc w:val="both"/>
        <w:rPr>
          <w:rFonts w:ascii="inter-regular" w:hAnsi="inter-regular"/>
          <w:color w:val="333333"/>
        </w:rPr>
      </w:pPr>
      <w:r>
        <w:rPr>
          <w:rFonts w:ascii="inter-regular" w:hAnsi="inter-regular"/>
          <w:color w:val="333333"/>
        </w:rPr>
        <w:t>List interface is implemented by the classes ArrayList, LinkedList, Vector, and Stack.</w:t>
      </w:r>
    </w:p>
    <w:p w14:paraId="1156F05C" w14:textId="77777777" w:rsidR="000B0811" w:rsidRDefault="000B0811" w:rsidP="000B0811">
      <w:pPr>
        <w:pStyle w:val="NormalWeb"/>
        <w:shd w:val="clear" w:color="auto" w:fill="FFFFFF"/>
        <w:jc w:val="both"/>
        <w:rPr>
          <w:rFonts w:ascii="inter-regular" w:hAnsi="inter-regular"/>
          <w:color w:val="333333"/>
        </w:rPr>
      </w:pPr>
      <w:r>
        <w:rPr>
          <w:rFonts w:ascii="inter-regular" w:hAnsi="inter-regular"/>
          <w:color w:val="333333"/>
        </w:rPr>
        <w:t>To instantiate the List interface, we must use :</w:t>
      </w:r>
    </w:p>
    <w:p w14:paraId="4F4FACD2" w14:textId="77777777" w:rsidR="000B0811" w:rsidRDefault="000B0811" w:rsidP="000B0811">
      <w:pPr>
        <w:pStyle w:val="alt"/>
        <w:numPr>
          <w:ilvl w:val="0"/>
          <w:numId w:val="247"/>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List &lt;data-type&gt; list1= </w:t>
      </w:r>
      <w:r>
        <w:rPr>
          <w:rStyle w:val="keyword"/>
          <w:rFonts w:ascii="inter-regular" w:hAnsi="inter-regular"/>
          <w:b/>
          <w:bCs/>
          <w:color w:val="006699"/>
          <w:bdr w:val="none" w:sz="0" w:space="0" w:color="auto" w:frame="1"/>
        </w:rPr>
        <w:t>new</w:t>
      </w:r>
      <w:r>
        <w:rPr>
          <w:rFonts w:ascii="inter-regular" w:hAnsi="inter-regular"/>
          <w:color w:val="000000"/>
          <w:bdr w:val="none" w:sz="0" w:space="0" w:color="auto" w:frame="1"/>
        </w:rPr>
        <w:t> ArrayList();  </w:t>
      </w:r>
    </w:p>
    <w:p w14:paraId="3EA5E55B" w14:textId="77777777" w:rsidR="000B0811" w:rsidRDefault="000B0811" w:rsidP="000B0811">
      <w:pPr>
        <w:numPr>
          <w:ilvl w:val="0"/>
          <w:numId w:val="247"/>
        </w:numPr>
        <w:spacing w:after="0" w:line="375" w:lineRule="atLeast"/>
        <w:jc w:val="both"/>
        <w:rPr>
          <w:rFonts w:ascii="inter-regular" w:hAnsi="inter-regular"/>
          <w:color w:val="000000"/>
        </w:rPr>
      </w:pPr>
      <w:r>
        <w:rPr>
          <w:rFonts w:ascii="inter-regular" w:hAnsi="inter-regular"/>
          <w:color w:val="000000"/>
          <w:bdr w:val="none" w:sz="0" w:space="0" w:color="auto" w:frame="1"/>
        </w:rPr>
        <w:t>List &lt;data-type&gt; list2 = </w:t>
      </w:r>
      <w:r>
        <w:rPr>
          <w:rStyle w:val="keyword"/>
          <w:rFonts w:ascii="inter-regular" w:hAnsi="inter-regular"/>
          <w:b/>
          <w:bCs/>
          <w:color w:val="006699"/>
          <w:bdr w:val="none" w:sz="0" w:space="0" w:color="auto" w:frame="1"/>
        </w:rPr>
        <w:t>new</w:t>
      </w:r>
      <w:r>
        <w:rPr>
          <w:rFonts w:ascii="inter-regular" w:hAnsi="inter-regular"/>
          <w:color w:val="000000"/>
          <w:bdr w:val="none" w:sz="0" w:space="0" w:color="auto" w:frame="1"/>
        </w:rPr>
        <w:t> LinkedList();  </w:t>
      </w:r>
    </w:p>
    <w:p w14:paraId="7D5CB191" w14:textId="77777777" w:rsidR="000B0811" w:rsidRDefault="000B0811" w:rsidP="000B0811">
      <w:pPr>
        <w:pStyle w:val="alt"/>
        <w:numPr>
          <w:ilvl w:val="0"/>
          <w:numId w:val="247"/>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List &lt;data-type&gt; list3 = </w:t>
      </w:r>
      <w:r>
        <w:rPr>
          <w:rStyle w:val="keyword"/>
          <w:rFonts w:ascii="inter-regular" w:hAnsi="inter-regular"/>
          <w:b/>
          <w:bCs/>
          <w:color w:val="006699"/>
          <w:bdr w:val="none" w:sz="0" w:space="0" w:color="auto" w:frame="1"/>
        </w:rPr>
        <w:t>new</w:t>
      </w:r>
      <w:r>
        <w:rPr>
          <w:rFonts w:ascii="inter-regular" w:hAnsi="inter-regular"/>
          <w:color w:val="000000"/>
          <w:bdr w:val="none" w:sz="0" w:space="0" w:color="auto" w:frame="1"/>
        </w:rPr>
        <w:t> Vector();  </w:t>
      </w:r>
    </w:p>
    <w:p w14:paraId="6814FBE3" w14:textId="77777777" w:rsidR="000B0811" w:rsidRDefault="000B0811" w:rsidP="000B0811">
      <w:pPr>
        <w:numPr>
          <w:ilvl w:val="0"/>
          <w:numId w:val="247"/>
        </w:numPr>
        <w:spacing w:after="0" w:line="375" w:lineRule="atLeast"/>
        <w:jc w:val="both"/>
        <w:rPr>
          <w:rFonts w:ascii="inter-regular" w:hAnsi="inter-regular"/>
          <w:color w:val="000000"/>
        </w:rPr>
      </w:pPr>
      <w:r>
        <w:rPr>
          <w:rFonts w:ascii="inter-regular" w:hAnsi="inter-regular"/>
          <w:color w:val="000000"/>
          <w:bdr w:val="none" w:sz="0" w:space="0" w:color="auto" w:frame="1"/>
        </w:rPr>
        <w:t>List &lt;data-type&gt; list4 = </w:t>
      </w:r>
      <w:r>
        <w:rPr>
          <w:rStyle w:val="keyword"/>
          <w:rFonts w:ascii="inter-regular" w:hAnsi="inter-regular"/>
          <w:b/>
          <w:bCs/>
          <w:color w:val="006699"/>
          <w:bdr w:val="none" w:sz="0" w:space="0" w:color="auto" w:frame="1"/>
        </w:rPr>
        <w:t>new</w:t>
      </w:r>
      <w:r>
        <w:rPr>
          <w:rFonts w:ascii="inter-regular" w:hAnsi="inter-regular"/>
          <w:color w:val="000000"/>
          <w:bdr w:val="none" w:sz="0" w:space="0" w:color="auto" w:frame="1"/>
        </w:rPr>
        <w:t> Stack();  </w:t>
      </w:r>
    </w:p>
    <w:p w14:paraId="0810292E" w14:textId="77777777" w:rsidR="000B0811" w:rsidRDefault="000B0811" w:rsidP="000B0811">
      <w:pPr>
        <w:pStyle w:val="NormalWeb"/>
        <w:shd w:val="clear" w:color="auto" w:fill="FFFFFF"/>
        <w:jc w:val="both"/>
        <w:rPr>
          <w:rFonts w:ascii="inter-regular" w:hAnsi="inter-regular"/>
          <w:color w:val="333333"/>
        </w:rPr>
      </w:pPr>
      <w:r>
        <w:rPr>
          <w:rFonts w:ascii="inter-regular" w:hAnsi="inter-regular"/>
          <w:color w:val="333333"/>
        </w:rPr>
        <w:t>There are various methods in List interface that can be used to insert, delete, and access the elements from the list.</w:t>
      </w:r>
    </w:p>
    <w:p w14:paraId="6F088AE5" w14:textId="77777777" w:rsidR="000B0811" w:rsidRDefault="000B0811" w:rsidP="000B0811">
      <w:pPr>
        <w:pStyle w:val="NormalWeb"/>
        <w:shd w:val="clear" w:color="auto" w:fill="FFFFFF"/>
        <w:jc w:val="both"/>
        <w:rPr>
          <w:rFonts w:ascii="inter-regular" w:hAnsi="inter-regular"/>
          <w:color w:val="333333"/>
        </w:rPr>
      </w:pPr>
      <w:r>
        <w:rPr>
          <w:rFonts w:ascii="inter-regular" w:hAnsi="inter-regular"/>
          <w:color w:val="333333"/>
        </w:rPr>
        <w:t>The classes that implement the List interface are given below.</w:t>
      </w:r>
    </w:p>
    <w:p w14:paraId="35C57472" w14:textId="77777777" w:rsidR="000B0811" w:rsidRDefault="00000000" w:rsidP="000B0811">
      <w:pPr>
        <w:rPr>
          <w:rFonts w:ascii="Times New Roman" w:hAnsi="Times New Roman"/>
        </w:rPr>
      </w:pPr>
      <w:r>
        <w:pict w14:anchorId="0B323A33">
          <v:rect id="_x0000_i1083" style="width:0;height:.75pt" o:hrstd="t" o:hrnoshade="t" o:hr="t" fillcolor="#d4d4d4" stroked="f"/>
        </w:pict>
      </w:r>
    </w:p>
    <w:p w14:paraId="7310F9A0" w14:textId="77777777" w:rsidR="000B0811" w:rsidRDefault="000B0811" w:rsidP="000B0811">
      <w:pPr>
        <w:pStyle w:val="Heading2"/>
        <w:shd w:val="clear" w:color="auto" w:fill="FFFFFF"/>
        <w:spacing w:line="312" w:lineRule="atLeast"/>
        <w:jc w:val="both"/>
        <w:rPr>
          <w:rFonts w:ascii="Helvetica" w:hAnsi="Helvetica"/>
          <w:b w:val="0"/>
          <w:bCs w:val="0"/>
          <w:color w:val="610B38"/>
          <w:sz w:val="38"/>
          <w:szCs w:val="38"/>
        </w:rPr>
      </w:pPr>
      <w:r>
        <w:rPr>
          <w:rFonts w:ascii="Helvetica" w:hAnsi="Helvetica"/>
          <w:b w:val="0"/>
          <w:bCs w:val="0"/>
          <w:color w:val="610B38"/>
          <w:sz w:val="38"/>
          <w:szCs w:val="38"/>
        </w:rPr>
        <w:t>ArrayList</w:t>
      </w:r>
    </w:p>
    <w:p w14:paraId="6D456283" w14:textId="77777777" w:rsidR="000B0811" w:rsidRDefault="000B0811" w:rsidP="000B0811">
      <w:pPr>
        <w:pStyle w:val="NormalWeb"/>
        <w:shd w:val="clear" w:color="auto" w:fill="FFFFFF"/>
        <w:jc w:val="both"/>
        <w:rPr>
          <w:rFonts w:ascii="inter-regular" w:hAnsi="inter-regular"/>
          <w:color w:val="333333"/>
        </w:rPr>
      </w:pPr>
      <w:r>
        <w:rPr>
          <w:rFonts w:ascii="inter-regular" w:hAnsi="inter-regular"/>
          <w:color w:val="333333"/>
        </w:rPr>
        <w:t>The ArrayList class implements the List interface. It uses a dynamic array to store the duplicate element of different data types. The ArrayList class maintains the insertion order and is non-synchronized. The elements stored in the ArrayList class can be randomly accessed. Consider the following example.</w:t>
      </w:r>
    </w:p>
    <w:p w14:paraId="19E1314E" w14:textId="77777777" w:rsidR="000B0811" w:rsidRDefault="000B0811" w:rsidP="000B0811">
      <w:pPr>
        <w:pStyle w:val="alt"/>
        <w:numPr>
          <w:ilvl w:val="0"/>
          <w:numId w:val="248"/>
        </w:numPr>
        <w:spacing w:before="0" w:beforeAutospacing="0" w:after="0" w:afterAutospacing="0" w:line="375" w:lineRule="atLeast"/>
        <w:jc w:val="both"/>
        <w:rPr>
          <w:rFonts w:ascii="inter-regular" w:hAnsi="inter-regular"/>
          <w:color w:val="000000"/>
        </w:rPr>
      </w:pPr>
      <w:r>
        <w:rPr>
          <w:rStyle w:val="keyword"/>
          <w:rFonts w:ascii="inter-regular" w:hAnsi="inter-regular"/>
          <w:b/>
          <w:bCs/>
          <w:color w:val="006699"/>
          <w:bdr w:val="none" w:sz="0" w:space="0" w:color="auto" w:frame="1"/>
        </w:rPr>
        <w:t>import</w:t>
      </w:r>
      <w:r>
        <w:rPr>
          <w:rFonts w:ascii="inter-regular" w:hAnsi="inter-regular"/>
          <w:color w:val="000000"/>
          <w:bdr w:val="none" w:sz="0" w:space="0" w:color="auto" w:frame="1"/>
        </w:rPr>
        <w:t> java.util.*;  </w:t>
      </w:r>
    </w:p>
    <w:p w14:paraId="6F2D3E99" w14:textId="77777777" w:rsidR="000B0811" w:rsidRDefault="000B0811" w:rsidP="000B0811">
      <w:pPr>
        <w:numPr>
          <w:ilvl w:val="0"/>
          <w:numId w:val="248"/>
        </w:numPr>
        <w:spacing w:after="0" w:line="375" w:lineRule="atLeast"/>
        <w:jc w:val="both"/>
        <w:rPr>
          <w:rFonts w:ascii="inter-regular" w:hAnsi="inter-regular"/>
          <w:color w:val="000000"/>
        </w:rPr>
      </w:pPr>
      <w:r>
        <w:rPr>
          <w:rStyle w:val="keyword"/>
          <w:rFonts w:ascii="inter-regular" w:hAnsi="inter-regular"/>
          <w:b/>
          <w:bCs/>
          <w:color w:val="006699"/>
          <w:bdr w:val="none" w:sz="0" w:space="0" w:color="auto" w:frame="1"/>
        </w:rPr>
        <w:t>class</w:t>
      </w:r>
      <w:r>
        <w:rPr>
          <w:rFonts w:ascii="inter-regular" w:hAnsi="inter-regular"/>
          <w:color w:val="000000"/>
          <w:bdr w:val="none" w:sz="0" w:space="0" w:color="auto" w:frame="1"/>
        </w:rPr>
        <w:t> TestJavaCollection1{  </w:t>
      </w:r>
    </w:p>
    <w:p w14:paraId="35C75570" w14:textId="77777777" w:rsidR="000B0811" w:rsidRDefault="000B0811" w:rsidP="000B0811">
      <w:pPr>
        <w:pStyle w:val="alt"/>
        <w:numPr>
          <w:ilvl w:val="0"/>
          <w:numId w:val="248"/>
        </w:numPr>
        <w:spacing w:before="0" w:beforeAutospacing="0" w:after="0" w:afterAutospacing="0" w:line="375" w:lineRule="atLeast"/>
        <w:jc w:val="both"/>
        <w:rPr>
          <w:rFonts w:ascii="inter-regular" w:hAnsi="inter-regular"/>
          <w:color w:val="000000"/>
        </w:rPr>
      </w:pPr>
      <w:r>
        <w:rPr>
          <w:rStyle w:val="keyword"/>
          <w:rFonts w:ascii="inter-regular" w:hAnsi="inter-regular"/>
          <w:b/>
          <w:bCs/>
          <w:color w:val="006699"/>
          <w:bdr w:val="none" w:sz="0" w:space="0" w:color="auto" w:frame="1"/>
        </w:rPr>
        <w:t>public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static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void</w:t>
      </w:r>
      <w:r>
        <w:rPr>
          <w:rFonts w:ascii="inter-regular" w:hAnsi="inter-regular"/>
          <w:color w:val="000000"/>
          <w:bdr w:val="none" w:sz="0" w:space="0" w:color="auto" w:frame="1"/>
        </w:rPr>
        <w:t> main(String args[]){  </w:t>
      </w:r>
    </w:p>
    <w:p w14:paraId="3B258C38" w14:textId="77777777" w:rsidR="000B0811" w:rsidRDefault="000B0811" w:rsidP="000B0811">
      <w:pPr>
        <w:numPr>
          <w:ilvl w:val="0"/>
          <w:numId w:val="248"/>
        </w:numPr>
        <w:spacing w:after="0" w:line="375" w:lineRule="atLeast"/>
        <w:jc w:val="both"/>
        <w:rPr>
          <w:rFonts w:ascii="inter-regular" w:hAnsi="inter-regular"/>
          <w:color w:val="000000"/>
        </w:rPr>
      </w:pPr>
      <w:r>
        <w:rPr>
          <w:rFonts w:ascii="inter-regular" w:hAnsi="inter-regular"/>
          <w:color w:val="000000"/>
          <w:bdr w:val="none" w:sz="0" w:space="0" w:color="auto" w:frame="1"/>
        </w:rPr>
        <w:t>ArrayList&lt;String&gt; list=</w:t>
      </w:r>
      <w:r>
        <w:rPr>
          <w:rStyle w:val="keyword"/>
          <w:rFonts w:ascii="inter-regular" w:hAnsi="inter-regular"/>
          <w:b/>
          <w:bCs/>
          <w:color w:val="006699"/>
          <w:bdr w:val="none" w:sz="0" w:space="0" w:color="auto" w:frame="1"/>
        </w:rPr>
        <w:t>new</w:t>
      </w:r>
      <w:r>
        <w:rPr>
          <w:rFonts w:ascii="inter-regular" w:hAnsi="inter-regular"/>
          <w:color w:val="000000"/>
          <w:bdr w:val="none" w:sz="0" w:space="0" w:color="auto" w:frame="1"/>
        </w:rPr>
        <w:t> ArrayList&lt;String&gt;();</w:t>
      </w:r>
      <w:r>
        <w:rPr>
          <w:rStyle w:val="comment"/>
          <w:rFonts w:ascii="inter-regular" w:hAnsi="inter-regular"/>
          <w:color w:val="008200"/>
          <w:bdr w:val="none" w:sz="0" w:space="0" w:color="auto" w:frame="1"/>
        </w:rPr>
        <w:t>//Creating arraylist</w:t>
      </w:r>
      <w:r>
        <w:rPr>
          <w:rFonts w:ascii="inter-regular" w:hAnsi="inter-regular"/>
          <w:color w:val="000000"/>
          <w:bdr w:val="none" w:sz="0" w:space="0" w:color="auto" w:frame="1"/>
        </w:rPr>
        <w:t>  </w:t>
      </w:r>
    </w:p>
    <w:p w14:paraId="2A8114B7" w14:textId="77777777" w:rsidR="000B0811" w:rsidRDefault="000B0811" w:rsidP="000B0811">
      <w:pPr>
        <w:pStyle w:val="alt"/>
        <w:numPr>
          <w:ilvl w:val="0"/>
          <w:numId w:val="248"/>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list.add(</w:t>
      </w:r>
      <w:r>
        <w:rPr>
          <w:rStyle w:val="string"/>
          <w:rFonts w:ascii="inter-regular" w:hAnsi="inter-regular"/>
          <w:color w:val="0000FF"/>
          <w:bdr w:val="none" w:sz="0" w:space="0" w:color="auto" w:frame="1"/>
        </w:rPr>
        <w:t>"Ravi"</w:t>
      </w:r>
      <w:r>
        <w:rPr>
          <w:rFonts w:ascii="inter-regular" w:hAnsi="inter-regular"/>
          <w:color w:val="000000"/>
          <w:bdr w:val="none" w:sz="0" w:space="0" w:color="auto" w:frame="1"/>
        </w:rPr>
        <w:t>);</w:t>
      </w:r>
      <w:r>
        <w:rPr>
          <w:rStyle w:val="comment"/>
          <w:rFonts w:ascii="inter-regular" w:hAnsi="inter-regular"/>
          <w:color w:val="008200"/>
          <w:bdr w:val="none" w:sz="0" w:space="0" w:color="auto" w:frame="1"/>
        </w:rPr>
        <w:t>//Adding object in arraylist</w:t>
      </w:r>
      <w:r>
        <w:rPr>
          <w:rFonts w:ascii="inter-regular" w:hAnsi="inter-regular"/>
          <w:color w:val="000000"/>
          <w:bdr w:val="none" w:sz="0" w:space="0" w:color="auto" w:frame="1"/>
        </w:rPr>
        <w:t>  </w:t>
      </w:r>
    </w:p>
    <w:p w14:paraId="35047830" w14:textId="77777777" w:rsidR="000B0811" w:rsidRDefault="000B0811" w:rsidP="000B0811">
      <w:pPr>
        <w:numPr>
          <w:ilvl w:val="0"/>
          <w:numId w:val="248"/>
        </w:numPr>
        <w:spacing w:after="0" w:line="375" w:lineRule="atLeast"/>
        <w:jc w:val="both"/>
        <w:rPr>
          <w:rFonts w:ascii="inter-regular" w:hAnsi="inter-regular"/>
          <w:color w:val="000000"/>
        </w:rPr>
      </w:pPr>
      <w:r>
        <w:rPr>
          <w:rFonts w:ascii="inter-regular" w:hAnsi="inter-regular"/>
          <w:color w:val="000000"/>
          <w:bdr w:val="none" w:sz="0" w:space="0" w:color="auto" w:frame="1"/>
        </w:rPr>
        <w:t>list.add(</w:t>
      </w:r>
      <w:r>
        <w:rPr>
          <w:rStyle w:val="string"/>
          <w:rFonts w:ascii="inter-regular" w:hAnsi="inter-regular"/>
          <w:color w:val="0000FF"/>
          <w:bdr w:val="none" w:sz="0" w:space="0" w:color="auto" w:frame="1"/>
        </w:rPr>
        <w:t>"Vijay"</w:t>
      </w:r>
      <w:r>
        <w:rPr>
          <w:rFonts w:ascii="inter-regular" w:hAnsi="inter-regular"/>
          <w:color w:val="000000"/>
          <w:bdr w:val="none" w:sz="0" w:space="0" w:color="auto" w:frame="1"/>
        </w:rPr>
        <w:t>);  </w:t>
      </w:r>
    </w:p>
    <w:p w14:paraId="07839CC3" w14:textId="77777777" w:rsidR="000B0811" w:rsidRDefault="000B0811" w:rsidP="000B0811">
      <w:pPr>
        <w:pStyle w:val="alt"/>
        <w:numPr>
          <w:ilvl w:val="0"/>
          <w:numId w:val="248"/>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lastRenderedPageBreak/>
        <w:t>list.add(</w:t>
      </w:r>
      <w:r>
        <w:rPr>
          <w:rStyle w:val="string"/>
          <w:rFonts w:ascii="inter-regular" w:hAnsi="inter-regular"/>
          <w:color w:val="0000FF"/>
          <w:bdr w:val="none" w:sz="0" w:space="0" w:color="auto" w:frame="1"/>
        </w:rPr>
        <w:t>"Ravi"</w:t>
      </w:r>
      <w:r>
        <w:rPr>
          <w:rFonts w:ascii="inter-regular" w:hAnsi="inter-regular"/>
          <w:color w:val="000000"/>
          <w:bdr w:val="none" w:sz="0" w:space="0" w:color="auto" w:frame="1"/>
        </w:rPr>
        <w:t>);  </w:t>
      </w:r>
    </w:p>
    <w:p w14:paraId="5F2197B7" w14:textId="77777777" w:rsidR="000B0811" w:rsidRDefault="000B0811" w:rsidP="000B0811">
      <w:pPr>
        <w:numPr>
          <w:ilvl w:val="0"/>
          <w:numId w:val="248"/>
        </w:numPr>
        <w:spacing w:after="0" w:line="375" w:lineRule="atLeast"/>
        <w:jc w:val="both"/>
        <w:rPr>
          <w:rFonts w:ascii="inter-regular" w:hAnsi="inter-regular"/>
          <w:color w:val="000000"/>
        </w:rPr>
      </w:pPr>
      <w:r>
        <w:rPr>
          <w:rFonts w:ascii="inter-regular" w:hAnsi="inter-regular"/>
          <w:color w:val="000000"/>
          <w:bdr w:val="none" w:sz="0" w:space="0" w:color="auto" w:frame="1"/>
        </w:rPr>
        <w:t>list.add(</w:t>
      </w:r>
      <w:r>
        <w:rPr>
          <w:rStyle w:val="string"/>
          <w:rFonts w:ascii="inter-regular" w:hAnsi="inter-regular"/>
          <w:color w:val="0000FF"/>
          <w:bdr w:val="none" w:sz="0" w:space="0" w:color="auto" w:frame="1"/>
        </w:rPr>
        <w:t>"Ajay"</w:t>
      </w:r>
      <w:r>
        <w:rPr>
          <w:rFonts w:ascii="inter-regular" w:hAnsi="inter-regular"/>
          <w:color w:val="000000"/>
          <w:bdr w:val="none" w:sz="0" w:space="0" w:color="auto" w:frame="1"/>
        </w:rPr>
        <w:t>);  </w:t>
      </w:r>
    </w:p>
    <w:p w14:paraId="26C62E22" w14:textId="77777777" w:rsidR="000B0811" w:rsidRDefault="000B0811" w:rsidP="000B0811">
      <w:pPr>
        <w:pStyle w:val="alt"/>
        <w:numPr>
          <w:ilvl w:val="0"/>
          <w:numId w:val="248"/>
        </w:numPr>
        <w:spacing w:before="0" w:beforeAutospacing="0" w:after="0" w:afterAutospacing="0" w:line="375" w:lineRule="atLeast"/>
        <w:jc w:val="both"/>
        <w:rPr>
          <w:rFonts w:ascii="inter-regular" w:hAnsi="inter-regular"/>
          <w:color w:val="000000"/>
        </w:rPr>
      </w:pPr>
      <w:r>
        <w:rPr>
          <w:rStyle w:val="comment"/>
          <w:rFonts w:ascii="inter-regular" w:hAnsi="inter-regular"/>
          <w:color w:val="008200"/>
          <w:bdr w:val="none" w:sz="0" w:space="0" w:color="auto" w:frame="1"/>
        </w:rPr>
        <w:t>//Traversing list through Iterator</w:t>
      </w:r>
      <w:r>
        <w:rPr>
          <w:rFonts w:ascii="inter-regular" w:hAnsi="inter-regular"/>
          <w:color w:val="000000"/>
          <w:bdr w:val="none" w:sz="0" w:space="0" w:color="auto" w:frame="1"/>
        </w:rPr>
        <w:t>  </w:t>
      </w:r>
    </w:p>
    <w:p w14:paraId="1BE4A259" w14:textId="77777777" w:rsidR="000B0811" w:rsidRDefault="000B0811" w:rsidP="000B0811">
      <w:pPr>
        <w:numPr>
          <w:ilvl w:val="0"/>
          <w:numId w:val="248"/>
        </w:numPr>
        <w:spacing w:after="0" w:line="375" w:lineRule="atLeast"/>
        <w:jc w:val="both"/>
        <w:rPr>
          <w:rFonts w:ascii="inter-regular" w:hAnsi="inter-regular"/>
          <w:color w:val="000000"/>
        </w:rPr>
      </w:pPr>
      <w:r>
        <w:rPr>
          <w:rFonts w:ascii="inter-regular" w:hAnsi="inter-regular"/>
          <w:color w:val="000000"/>
          <w:bdr w:val="none" w:sz="0" w:space="0" w:color="auto" w:frame="1"/>
        </w:rPr>
        <w:t>Iterator itr=list.iterator();  </w:t>
      </w:r>
    </w:p>
    <w:p w14:paraId="2D34FB90" w14:textId="77777777" w:rsidR="000B0811" w:rsidRDefault="000B0811" w:rsidP="000B0811">
      <w:pPr>
        <w:pStyle w:val="alt"/>
        <w:numPr>
          <w:ilvl w:val="0"/>
          <w:numId w:val="248"/>
        </w:numPr>
        <w:spacing w:before="0" w:beforeAutospacing="0" w:after="0" w:afterAutospacing="0" w:line="375" w:lineRule="atLeast"/>
        <w:jc w:val="both"/>
        <w:rPr>
          <w:rFonts w:ascii="inter-regular" w:hAnsi="inter-regular"/>
          <w:color w:val="000000"/>
        </w:rPr>
      </w:pPr>
      <w:r>
        <w:rPr>
          <w:rStyle w:val="keyword"/>
          <w:rFonts w:ascii="inter-regular" w:hAnsi="inter-regular"/>
          <w:b/>
          <w:bCs/>
          <w:color w:val="006699"/>
          <w:bdr w:val="none" w:sz="0" w:space="0" w:color="auto" w:frame="1"/>
        </w:rPr>
        <w:t>while</w:t>
      </w:r>
      <w:r>
        <w:rPr>
          <w:rFonts w:ascii="inter-regular" w:hAnsi="inter-regular"/>
          <w:color w:val="000000"/>
          <w:bdr w:val="none" w:sz="0" w:space="0" w:color="auto" w:frame="1"/>
        </w:rPr>
        <w:t>(itr.hasNext()){  </w:t>
      </w:r>
    </w:p>
    <w:p w14:paraId="64A384DF" w14:textId="77777777" w:rsidR="000B0811" w:rsidRDefault="000B0811" w:rsidP="000B0811">
      <w:pPr>
        <w:numPr>
          <w:ilvl w:val="0"/>
          <w:numId w:val="248"/>
        </w:numPr>
        <w:spacing w:after="0" w:line="375" w:lineRule="atLeast"/>
        <w:jc w:val="both"/>
        <w:rPr>
          <w:rFonts w:ascii="inter-regular" w:hAnsi="inter-regular"/>
          <w:color w:val="000000"/>
        </w:rPr>
      </w:pPr>
      <w:r>
        <w:rPr>
          <w:rFonts w:ascii="inter-regular" w:hAnsi="inter-regular"/>
          <w:color w:val="000000"/>
          <w:bdr w:val="none" w:sz="0" w:space="0" w:color="auto" w:frame="1"/>
        </w:rPr>
        <w:t>System.out.println(itr.next());  </w:t>
      </w:r>
    </w:p>
    <w:p w14:paraId="702D5CBD" w14:textId="77777777" w:rsidR="000B0811" w:rsidRDefault="000B0811" w:rsidP="000B0811">
      <w:pPr>
        <w:pStyle w:val="alt"/>
        <w:numPr>
          <w:ilvl w:val="0"/>
          <w:numId w:val="248"/>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w:t>
      </w:r>
    </w:p>
    <w:p w14:paraId="174BB6EC" w14:textId="77777777" w:rsidR="000B0811" w:rsidRDefault="000B0811" w:rsidP="000B0811">
      <w:pPr>
        <w:numPr>
          <w:ilvl w:val="0"/>
          <w:numId w:val="248"/>
        </w:numPr>
        <w:spacing w:after="0" w:line="375" w:lineRule="atLeast"/>
        <w:jc w:val="both"/>
        <w:rPr>
          <w:rFonts w:ascii="inter-regular" w:hAnsi="inter-regular"/>
          <w:color w:val="000000"/>
        </w:rPr>
      </w:pPr>
      <w:r>
        <w:rPr>
          <w:rFonts w:ascii="inter-regular" w:hAnsi="inter-regular"/>
          <w:color w:val="000000"/>
          <w:bdr w:val="none" w:sz="0" w:space="0" w:color="auto" w:frame="1"/>
        </w:rPr>
        <w:t>}  </w:t>
      </w:r>
    </w:p>
    <w:p w14:paraId="4EB543BD" w14:textId="77777777" w:rsidR="000B0811" w:rsidRDefault="000B0811" w:rsidP="000B0811">
      <w:pPr>
        <w:pStyle w:val="alt"/>
        <w:numPr>
          <w:ilvl w:val="0"/>
          <w:numId w:val="248"/>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w:t>
      </w:r>
    </w:p>
    <w:p w14:paraId="1AF498DB" w14:textId="77777777" w:rsidR="000B0811" w:rsidRDefault="000B0811" w:rsidP="000B0811">
      <w:pPr>
        <w:pStyle w:val="NormalWeb"/>
        <w:shd w:val="clear" w:color="auto" w:fill="FFFFFF"/>
        <w:jc w:val="both"/>
        <w:rPr>
          <w:rFonts w:ascii="inter-regular" w:hAnsi="inter-regular"/>
          <w:color w:val="333333"/>
        </w:rPr>
      </w:pPr>
      <w:r>
        <w:rPr>
          <w:rFonts w:ascii="inter-regular" w:hAnsi="inter-regular"/>
          <w:color w:val="333333"/>
        </w:rPr>
        <w:t>Output:</w:t>
      </w:r>
    </w:p>
    <w:p w14:paraId="3498D251" w14:textId="77777777" w:rsidR="000B0811" w:rsidRDefault="000B0811" w:rsidP="000B0811">
      <w:pPr>
        <w:pStyle w:val="HTMLPreformatted"/>
        <w:shd w:val="clear" w:color="auto" w:fill="EEEEEE"/>
        <w:jc w:val="both"/>
        <w:rPr>
          <w:color w:val="535559"/>
        </w:rPr>
      </w:pPr>
      <w:r>
        <w:rPr>
          <w:color w:val="535559"/>
        </w:rPr>
        <w:t>Ravi</w:t>
      </w:r>
    </w:p>
    <w:p w14:paraId="65C92F36" w14:textId="77777777" w:rsidR="000B0811" w:rsidRDefault="000B0811" w:rsidP="000B0811">
      <w:pPr>
        <w:pStyle w:val="HTMLPreformatted"/>
        <w:shd w:val="clear" w:color="auto" w:fill="EEEEEE"/>
        <w:jc w:val="both"/>
        <w:rPr>
          <w:color w:val="535559"/>
        </w:rPr>
      </w:pPr>
      <w:r>
        <w:rPr>
          <w:color w:val="535559"/>
        </w:rPr>
        <w:t>Vijay</w:t>
      </w:r>
    </w:p>
    <w:p w14:paraId="722516E3" w14:textId="77777777" w:rsidR="000B0811" w:rsidRDefault="000B0811" w:rsidP="000B0811">
      <w:pPr>
        <w:pStyle w:val="HTMLPreformatted"/>
        <w:shd w:val="clear" w:color="auto" w:fill="EEEEEE"/>
        <w:jc w:val="both"/>
        <w:rPr>
          <w:color w:val="535559"/>
        </w:rPr>
      </w:pPr>
      <w:r>
        <w:rPr>
          <w:color w:val="535559"/>
        </w:rPr>
        <w:t>Ravi</w:t>
      </w:r>
    </w:p>
    <w:p w14:paraId="13EBEE5D" w14:textId="77777777" w:rsidR="000B0811" w:rsidRDefault="000B0811" w:rsidP="000B0811">
      <w:pPr>
        <w:pStyle w:val="HTMLPreformatted"/>
        <w:shd w:val="clear" w:color="auto" w:fill="EEEEEE"/>
        <w:jc w:val="both"/>
        <w:rPr>
          <w:color w:val="535559"/>
        </w:rPr>
      </w:pPr>
      <w:r>
        <w:rPr>
          <w:color w:val="535559"/>
        </w:rPr>
        <w:t>Ajay</w:t>
      </w:r>
    </w:p>
    <w:p w14:paraId="5D242ED7" w14:textId="77777777" w:rsidR="000B0811" w:rsidRDefault="000B0811" w:rsidP="000B0811">
      <w:pPr>
        <w:pStyle w:val="Heading2"/>
        <w:shd w:val="clear" w:color="auto" w:fill="FFFFFF"/>
        <w:spacing w:line="312" w:lineRule="atLeast"/>
        <w:jc w:val="both"/>
        <w:rPr>
          <w:rFonts w:ascii="Helvetica" w:hAnsi="Helvetica"/>
          <w:b w:val="0"/>
          <w:bCs w:val="0"/>
          <w:color w:val="610B38"/>
          <w:sz w:val="38"/>
          <w:szCs w:val="38"/>
        </w:rPr>
      </w:pPr>
      <w:r>
        <w:rPr>
          <w:rFonts w:ascii="Helvetica" w:hAnsi="Helvetica"/>
          <w:b w:val="0"/>
          <w:bCs w:val="0"/>
          <w:color w:val="610B38"/>
          <w:sz w:val="38"/>
          <w:szCs w:val="38"/>
        </w:rPr>
        <w:t>LinkedList</w:t>
      </w:r>
    </w:p>
    <w:p w14:paraId="5025CBC4" w14:textId="77777777" w:rsidR="000B0811" w:rsidRDefault="000B0811" w:rsidP="000B0811">
      <w:pPr>
        <w:pStyle w:val="NormalWeb"/>
        <w:shd w:val="clear" w:color="auto" w:fill="FFFFFF"/>
        <w:jc w:val="both"/>
        <w:rPr>
          <w:rFonts w:ascii="inter-regular" w:hAnsi="inter-regular"/>
          <w:color w:val="333333"/>
        </w:rPr>
      </w:pPr>
      <w:r>
        <w:rPr>
          <w:rFonts w:ascii="inter-regular" w:hAnsi="inter-regular"/>
          <w:color w:val="333333"/>
        </w:rPr>
        <w:t>LinkedList implements the Collection interface. It uses a doubly linked list internally to store the elements. It can store the duplicate elements. It maintains the insertion order and is not synchronized. In LinkedList, the manipulation is fast because no shifting is required.</w:t>
      </w:r>
    </w:p>
    <w:p w14:paraId="5506F9FD" w14:textId="77777777" w:rsidR="000B0811" w:rsidRDefault="000B0811" w:rsidP="000B0811">
      <w:pPr>
        <w:pStyle w:val="NormalWeb"/>
        <w:shd w:val="clear" w:color="auto" w:fill="FFFFFF"/>
        <w:jc w:val="both"/>
        <w:rPr>
          <w:rFonts w:ascii="inter-regular" w:hAnsi="inter-regular"/>
          <w:color w:val="333333"/>
        </w:rPr>
      </w:pPr>
      <w:r>
        <w:rPr>
          <w:rFonts w:ascii="inter-regular" w:hAnsi="inter-regular"/>
          <w:color w:val="333333"/>
        </w:rPr>
        <w:t>Consider the following example.</w:t>
      </w:r>
    </w:p>
    <w:p w14:paraId="07B14C4F" w14:textId="77777777" w:rsidR="000B0811" w:rsidRDefault="000B0811" w:rsidP="000B0811">
      <w:pPr>
        <w:pStyle w:val="alt"/>
        <w:numPr>
          <w:ilvl w:val="0"/>
          <w:numId w:val="249"/>
        </w:numPr>
        <w:spacing w:before="0" w:beforeAutospacing="0" w:after="0" w:afterAutospacing="0" w:line="375" w:lineRule="atLeast"/>
        <w:jc w:val="both"/>
        <w:rPr>
          <w:rFonts w:ascii="inter-regular" w:hAnsi="inter-regular"/>
          <w:color w:val="000000"/>
        </w:rPr>
      </w:pPr>
      <w:r>
        <w:rPr>
          <w:rStyle w:val="keyword"/>
          <w:rFonts w:ascii="inter-regular" w:hAnsi="inter-regular"/>
          <w:b/>
          <w:bCs/>
          <w:color w:val="006699"/>
          <w:bdr w:val="none" w:sz="0" w:space="0" w:color="auto" w:frame="1"/>
        </w:rPr>
        <w:t>import</w:t>
      </w:r>
      <w:r>
        <w:rPr>
          <w:rFonts w:ascii="inter-regular" w:hAnsi="inter-regular"/>
          <w:color w:val="000000"/>
          <w:bdr w:val="none" w:sz="0" w:space="0" w:color="auto" w:frame="1"/>
        </w:rPr>
        <w:t> java.util.*;  </w:t>
      </w:r>
    </w:p>
    <w:p w14:paraId="37C92DAB" w14:textId="77777777" w:rsidR="000B0811" w:rsidRDefault="000B0811" w:rsidP="000B0811">
      <w:pPr>
        <w:numPr>
          <w:ilvl w:val="0"/>
          <w:numId w:val="249"/>
        </w:numPr>
        <w:spacing w:after="0" w:line="375" w:lineRule="atLeast"/>
        <w:jc w:val="both"/>
        <w:rPr>
          <w:rFonts w:ascii="inter-regular" w:hAnsi="inter-regular"/>
          <w:color w:val="000000"/>
        </w:rPr>
      </w:pPr>
      <w:r>
        <w:rPr>
          <w:rStyle w:val="keyword"/>
          <w:rFonts w:ascii="inter-regular" w:hAnsi="inter-regular"/>
          <w:b/>
          <w:bCs/>
          <w:color w:val="006699"/>
          <w:bdr w:val="none" w:sz="0" w:space="0" w:color="auto" w:frame="1"/>
        </w:rPr>
        <w:t>public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class</w:t>
      </w:r>
      <w:r>
        <w:rPr>
          <w:rFonts w:ascii="inter-regular" w:hAnsi="inter-regular"/>
          <w:color w:val="000000"/>
          <w:bdr w:val="none" w:sz="0" w:space="0" w:color="auto" w:frame="1"/>
        </w:rPr>
        <w:t> TestJavaCollection2{  </w:t>
      </w:r>
    </w:p>
    <w:p w14:paraId="3BE9D116" w14:textId="77777777" w:rsidR="000B0811" w:rsidRDefault="000B0811" w:rsidP="000B0811">
      <w:pPr>
        <w:pStyle w:val="alt"/>
        <w:numPr>
          <w:ilvl w:val="0"/>
          <w:numId w:val="249"/>
        </w:numPr>
        <w:spacing w:before="0" w:beforeAutospacing="0" w:after="0" w:afterAutospacing="0" w:line="375" w:lineRule="atLeast"/>
        <w:jc w:val="both"/>
        <w:rPr>
          <w:rFonts w:ascii="inter-regular" w:hAnsi="inter-regular"/>
          <w:color w:val="000000"/>
        </w:rPr>
      </w:pPr>
      <w:r>
        <w:rPr>
          <w:rStyle w:val="keyword"/>
          <w:rFonts w:ascii="inter-regular" w:hAnsi="inter-regular"/>
          <w:b/>
          <w:bCs/>
          <w:color w:val="006699"/>
          <w:bdr w:val="none" w:sz="0" w:space="0" w:color="auto" w:frame="1"/>
        </w:rPr>
        <w:t>public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static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void</w:t>
      </w:r>
      <w:r>
        <w:rPr>
          <w:rFonts w:ascii="inter-regular" w:hAnsi="inter-regular"/>
          <w:color w:val="000000"/>
          <w:bdr w:val="none" w:sz="0" w:space="0" w:color="auto" w:frame="1"/>
        </w:rPr>
        <w:t> main(String args[]){  </w:t>
      </w:r>
    </w:p>
    <w:p w14:paraId="14071C46" w14:textId="77777777" w:rsidR="000B0811" w:rsidRDefault="000B0811" w:rsidP="000B0811">
      <w:pPr>
        <w:numPr>
          <w:ilvl w:val="0"/>
          <w:numId w:val="249"/>
        </w:numPr>
        <w:spacing w:after="0" w:line="375" w:lineRule="atLeast"/>
        <w:jc w:val="both"/>
        <w:rPr>
          <w:rFonts w:ascii="inter-regular" w:hAnsi="inter-regular"/>
          <w:color w:val="000000"/>
        </w:rPr>
      </w:pPr>
      <w:r>
        <w:rPr>
          <w:rFonts w:ascii="inter-regular" w:hAnsi="inter-regular"/>
          <w:color w:val="000000"/>
          <w:bdr w:val="none" w:sz="0" w:space="0" w:color="auto" w:frame="1"/>
        </w:rPr>
        <w:t>LinkedList&lt;String&gt; al=</w:t>
      </w:r>
      <w:r>
        <w:rPr>
          <w:rStyle w:val="keyword"/>
          <w:rFonts w:ascii="inter-regular" w:hAnsi="inter-regular"/>
          <w:b/>
          <w:bCs/>
          <w:color w:val="006699"/>
          <w:bdr w:val="none" w:sz="0" w:space="0" w:color="auto" w:frame="1"/>
        </w:rPr>
        <w:t>new</w:t>
      </w:r>
      <w:r>
        <w:rPr>
          <w:rFonts w:ascii="inter-regular" w:hAnsi="inter-regular"/>
          <w:color w:val="000000"/>
          <w:bdr w:val="none" w:sz="0" w:space="0" w:color="auto" w:frame="1"/>
        </w:rPr>
        <w:t> LinkedList&lt;String&gt;();  </w:t>
      </w:r>
    </w:p>
    <w:p w14:paraId="6FD476C1" w14:textId="77777777" w:rsidR="000B0811" w:rsidRDefault="000B0811" w:rsidP="000B0811">
      <w:pPr>
        <w:pStyle w:val="alt"/>
        <w:numPr>
          <w:ilvl w:val="0"/>
          <w:numId w:val="249"/>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al.add(</w:t>
      </w:r>
      <w:r>
        <w:rPr>
          <w:rStyle w:val="string"/>
          <w:rFonts w:ascii="inter-regular" w:hAnsi="inter-regular"/>
          <w:color w:val="0000FF"/>
          <w:bdr w:val="none" w:sz="0" w:space="0" w:color="auto" w:frame="1"/>
        </w:rPr>
        <w:t>"Ravi"</w:t>
      </w:r>
      <w:r>
        <w:rPr>
          <w:rFonts w:ascii="inter-regular" w:hAnsi="inter-regular"/>
          <w:color w:val="000000"/>
          <w:bdr w:val="none" w:sz="0" w:space="0" w:color="auto" w:frame="1"/>
        </w:rPr>
        <w:t>);  </w:t>
      </w:r>
    </w:p>
    <w:p w14:paraId="44DCB556" w14:textId="77777777" w:rsidR="000B0811" w:rsidRDefault="000B0811" w:rsidP="000B0811">
      <w:pPr>
        <w:numPr>
          <w:ilvl w:val="0"/>
          <w:numId w:val="249"/>
        </w:numPr>
        <w:spacing w:after="0" w:line="375" w:lineRule="atLeast"/>
        <w:jc w:val="both"/>
        <w:rPr>
          <w:rFonts w:ascii="inter-regular" w:hAnsi="inter-regular"/>
          <w:color w:val="000000"/>
        </w:rPr>
      </w:pPr>
      <w:r>
        <w:rPr>
          <w:rFonts w:ascii="inter-regular" w:hAnsi="inter-regular"/>
          <w:color w:val="000000"/>
          <w:bdr w:val="none" w:sz="0" w:space="0" w:color="auto" w:frame="1"/>
        </w:rPr>
        <w:t>al.add(</w:t>
      </w:r>
      <w:r>
        <w:rPr>
          <w:rStyle w:val="string"/>
          <w:rFonts w:ascii="inter-regular" w:hAnsi="inter-regular"/>
          <w:color w:val="0000FF"/>
          <w:bdr w:val="none" w:sz="0" w:space="0" w:color="auto" w:frame="1"/>
        </w:rPr>
        <w:t>"Vijay"</w:t>
      </w:r>
      <w:r>
        <w:rPr>
          <w:rFonts w:ascii="inter-regular" w:hAnsi="inter-regular"/>
          <w:color w:val="000000"/>
          <w:bdr w:val="none" w:sz="0" w:space="0" w:color="auto" w:frame="1"/>
        </w:rPr>
        <w:t>);  </w:t>
      </w:r>
    </w:p>
    <w:p w14:paraId="62257B62" w14:textId="77777777" w:rsidR="000B0811" w:rsidRDefault="000B0811" w:rsidP="000B0811">
      <w:pPr>
        <w:pStyle w:val="alt"/>
        <w:numPr>
          <w:ilvl w:val="0"/>
          <w:numId w:val="249"/>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al.add(</w:t>
      </w:r>
      <w:r>
        <w:rPr>
          <w:rStyle w:val="string"/>
          <w:rFonts w:ascii="inter-regular" w:hAnsi="inter-regular"/>
          <w:color w:val="0000FF"/>
          <w:bdr w:val="none" w:sz="0" w:space="0" w:color="auto" w:frame="1"/>
        </w:rPr>
        <w:t>"Ravi"</w:t>
      </w:r>
      <w:r>
        <w:rPr>
          <w:rFonts w:ascii="inter-regular" w:hAnsi="inter-regular"/>
          <w:color w:val="000000"/>
          <w:bdr w:val="none" w:sz="0" w:space="0" w:color="auto" w:frame="1"/>
        </w:rPr>
        <w:t>);  </w:t>
      </w:r>
    </w:p>
    <w:p w14:paraId="52FB41F5" w14:textId="77777777" w:rsidR="000B0811" w:rsidRDefault="000B0811" w:rsidP="000B0811">
      <w:pPr>
        <w:numPr>
          <w:ilvl w:val="0"/>
          <w:numId w:val="249"/>
        </w:numPr>
        <w:spacing w:after="0" w:line="375" w:lineRule="atLeast"/>
        <w:jc w:val="both"/>
        <w:rPr>
          <w:rFonts w:ascii="inter-regular" w:hAnsi="inter-regular"/>
          <w:color w:val="000000"/>
        </w:rPr>
      </w:pPr>
      <w:r>
        <w:rPr>
          <w:rFonts w:ascii="inter-regular" w:hAnsi="inter-regular"/>
          <w:color w:val="000000"/>
          <w:bdr w:val="none" w:sz="0" w:space="0" w:color="auto" w:frame="1"/>
        </w:rPr>
        <w:t>al.add(</w:t>
      </w:r>
      <w:r>
        <w:rPr>
          <w:rStyle w:val="string"/>
          <w:rFonts w:ascii="inter-regular" w:hAnsi="inter-regular"/>
          <w:color w:val="0000FF"/>
          <w:bdr w:val="none" w:sz="0" w:space="0" w:color="auto" w:frame="1"/>
        </w:rPr>
        <w:t>"Ajay"</w:t>
      </w:r>
      <w:r>
        <w:rPr>
          <w:rFonts w:ascii="inter-regular" w:hAnsi="inter-regular"/>
          <w:color w:val="000000"/>
          <w:bdr w:val="none" w:sz="0" w:space="0" w:color="auto" w:frame="1"/>
        </w:rPr>
        <w:t>);  </w:t>
      </w:r>
    </w:p>
    <w:p w14:paraId="0C1E284D" w14:textId="77777777" w:rsidR="000B0811" w:rsidRDefault="000B0811" w:rsidP="000B0811">
      <w:pPr>
        <w:pStyle w:val="alt"/>
        <w:numPr>
          <w:ilvl w:val="0"/>
          <w:numId w:val="249"/>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Iterator&lt;String&gt; itr=al.iterator();  </w:t>
      </w:r>
    </w:p>
    <w:p w14:paraId="7BFCD2B5" w14:textId="77777777" w:rsidR="000B0811" w:rsidRDefault="000B0811" w:rsidP="000B0811">
      <w:pPr>
        <w:numPr>
          <w:ilvl w:val="0"/>
          <w:numId w:val="249"/>
        </w:numPr>
        <w:spacing w:after="0" w:line="375" w:lineRule="atLeast"/>
        <w:jc w:val="both"/>
        <w:rPr>
          <w:rFonts w:ascii="inter-regular" w:hAnsi="inter-regular"/>
          <w:color w:val="000000"/>
        </w:rPr>
      </w:pPr>
      <w:r>
        <w:rPr>
          <w:rStyle w:val="keyword"/>
          <w:rFonts w:ascii="inter-regular" w:hAnsi="inter-regular"/>
          <w:b/>
          <w:bCs/>
          <w:color w:val="006699"/>
          <w:bdr w:val="none" w:sz="0" w:space="0" w:color="auto" w:frame="1"/>
        </w:rPr>
        <w:t>while</w:t>
      </w:r>
      <w:r>
        <w:rPr>
          <w:rFonts w:ascii="inter-regular" w:hAnsi="inter-regular"/>
          <w:color w:val="000000"/>
          <w:bdr w:val="none" w:sz="0" w:space="0" w:color="auto" w:frame="1"/>
        </w:rPr>
        <w:t>(itr.hasNext()){  </w:t>
      </w:r>
    </w:p>
    <w:p w14:paraId="2D2C678F" w14:textId="77777777" w:rsidR="000B0811" w:rsidRDefault="000B0811" w:rsidP="000B0811">
      <w:pPr>
        <w:pStyle w:val="alt"/>
        <w:numPr>
          <w:ilvl w:val="0"/>
          <w:numId w:val="249"/>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System.out.println(itr.next());  </w:t>
      </w:r>
    </w:p>
    <w:p w14:paraId="1B8DB1E4" w14:textId="77777777" w:rsidR="000B0811" w:rsidRDefault="000B0811" w:rsidP="000B0811">
      <w:pPr>
        <w:numPr>
          <w:ilvl w:val="0"/>
          <w:numId w:val="249"/>
        </w:numPr>
        <w:spacing w:after="0" w:line="375" w:lineRule="atLeast"/>
        <w:jc w:val="both"/>
        <w:rPr>
          <w:rFonts w:ascii="inter-regular" w:hAnsi="inter-regular"/>
          <w:color w:val="000000"/>
        </w:rPr>
      </w:pPr>
      <w:r>
        <w:rPr>
          <w:rFonts w:ascii="inter-regular" w:hAnsi="inter-regular"/>
          <w:color w:val="000000"/>
          <w:bdr w:val="none" w:sz="0" w:space="0" w:color="auto" w:frame="1"/>
        </w:rPr>
        <w:t>}  </w:t>
      </w:r>
    </w:p>
    <w:p w14:paraId="25EE429C" w14:textId="77777777" w:rsidR="000B0811" w:rsidRDefault="000B0811" w:rsidP="000B0811">
      <w:pPr>
        <w:pStyle w:val="alt"/>
        <w:numPr>
          <w:ilvl w:val="0"/>
          <w:numId w:val="249"/>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w:t>
      </w:r>
    </w:p>
    <w:p w14:paraId="407E18CA" w14:textId="77777777" w:rsidR="000B0811" w:rsidRDefault="000B0811" w:rsidP="000B0811">
      <w:pPr>
        <w:numPr>
          <w:ilvl w:val="0"/>
          <w:numId w:val="249"/>
        </w:numPr>
        <w:spacing w:after="0" w:line="375" w:lineRule="atLeast"/>
        <w:jc w:val="both"/>
        <w:rPr>
          <w:rFonts w:ascii="inter-regular" w:hAnsi="inter-regular"/>
          <w:color w:val="000000"/>
        </w:rPr>
      </w:pPr>
      <w:r>
        <w:rPr>
          <w:rFonts w:ascii="inter-regular" w:hAnsi="inter-regular"/>
          <w:color w:val="000000"/>
          <w:bdr w:val="none" w:sz="0" w:space="0" w:color="auto" w:frame="1"/>
        </w:rPr>
        <w:t>}  </w:t>
      </w:r>
    </w:p>
    <w:p w14:paraId="4089C71D" w14:textId="77777777" w:rsidR="000B0811" w:rsidRDefault="000B0811" w:rsidP="000B0811">
      <w:pPr>
        <w:pStyle w:val="NormalWeb"/>
        <w:shd w:val="clear" w:color="auto" w:fill="FFFFFF"/>
        <w:jc w:val="both"/>
        <w:rPr>
          <w:rFonts w:ascii="inter-regular" w:hAnsi="inter-regular"/>
          <w:color w:val="333333"/>
        </w:rPr>
      </w:pPr>
      <w:r>
        <w:rPr>
          <w:rFonts w:ascii="inter-regular" w:hAnsi="inter-regular"/>
          <w:color w:val="333333"/>
        </w:rPr>
        <w:t>Output:</w:t>
      </w:r>
    </w:p>
    <w:p w14:paraId="00A87330" w14:textId="77777777" w:rsidR="000B0811" w:rsidRDefault="000B0811" w:rsidP="000B0811">
      <w:pPr>
        <w:pStyle w:val="HTMLPreformatted"/>
        <w:shd w:val="clear" w:color="auto" w:fill="EEEEEE"/>
        <w:jc w:val="both"/>
        <w:rPr>
          <w:color w:val="535559"/>
        </w:rPr>
      </w:pPr>
      <w:r>
        <w:rPr>
          <w:color w:val="535559"/>
        </w:rPr>
        <w:lastRenderedPageBreak/>
        <w:t>Ravi</w:t>
      </w:r>
    </w:p>
    <w:p w14:paraId="5957AF22" w14:textId="77777777" w:rsidR="000B0811" w:rsidRDefault="000B0811" w:rsidP="000B0811">
      <w:pPr>
        <w:pStyle w:val="HTMLPreformatted"/>
        <w:shd w:val="clear" w:color="auto" w:fill="EEEEEE"/>
        <w:jc w:val="both"/>
        <w:rPr>
          <w:color w:val="535559"/>
        </w:rPr>
      </w:pPr>
      <w:r>
        <w:rPr>
          <w:color w:val="535559"/>
        </w:rPr>
        <w:t>Vijay</w:t>
      </w:r>
    </w:p>
    <w:p w14:paraId="13E69C1F" w14:textId="77777777" w:rsidR="000B0811" w:rsidRDefault="000B0811" w:rsidP="000B0811">
      <w:pPr>
        <w:pStyle w:val="HTMLPreformatted"/>
        <w:shd w:val="clear" w:color="auto" w:fill="EEEEEE"/>
        <w:jc w:val="both"/>
        <w:rPr>
          <w:color w:val="535559"/>
        </w:rPr>
      </w:pPr>
      <w:r>
        <w:rPr>
          <w:color w:val="535559"/>
        </w:rPr>
        <w:t>Ravi</w:t>
      </w:r>
    </w:p>
    <w:p w14:paraId="11001E5E" w14:textId="77777777" w:rsidR="000B0811" w:rsidRDefault="000B0811" w:rsidP="000B0811">
      <w:pPr>
        <w:pStyle w:val="HTMLPreformatted"/>
        <w:shd w:val="clear" w:color="auto" w:fill="EEEEEE"/>
        <w:jc w:val="both"/>
        <w:rPr>
          <w:color w:val="535559"/>
        </w:rPr>
      </w:pPr>
      <w:r>
        <w:rPr>
          <w:color w:val="535559"/>
        </w:rPr>
        <w:t>Ajay</w:t>
      </w:r>
    </w:p>
    <w:p w14:paraId="4C99AC1A" w14:textId="77777777" w:rsidR="000B0811" w:rsidRDefault="000B0811" w:rsidP="000B0811">
      <w:pPr>
        <w:pStyle w:val="Heading2"/>
        <w:shd w:val="clear" w:color="auto" w:fill="FFFFFF"/>
        <w:spacing w:line="312" w:lineRule="atLeast"/>
        <w:jc w:val="both"/>
        <w:rPr>
          <w:rFonts w:ascii="Helvetica" w:hAnsi="Helvetica"/>
          <w:b w:val="0"/>
          <w:bCs w:val="0"/>
          <w:color w:val="610B38"/>
          <w:sz w:val="38"/>
          <w:szCs w:val="38"/>
        </w:rPr>
      </w:pPr>
      <w:r>
        <w:rPr>
          <w:rFonts w:ascii="Helvetica" w:hAnsi="Helvetica"/>
          <w:b w:val="0"/>
          <w:bCs w:val="0"/>
          <w:color w:val="610B38"/>
          <w:sz w:val="38"/>
          <w:szCs w:val="38"/>
        </w:rPr>
        <w:t>Vector</w:t>
      </w:r>
    </w:p>
    <w:p w14:paraId="3E6C44E0" w14:textId="77777777" w:rsidR="000B0811" w:rsidRDefault="000B0811" w:rsidP="000B0811">
      <w:pPr>
        <w:pStyle w:val="NormalWeb"/>
        <w:shd w:val="clear" w:color="auto" w:fill="FFFFFF"/>
        <w:jc w:val="both"/>
        <w:rPr>
          <w:rFonts w:ascii="inter-regular" w:hAnsi="inter-regular"/>
          <w:color w:val="333333"/>
        </w:rPr>
      </w:pPr>
      <w:r>
        <w:rPr>
          <w:rFonts w:ascii="inter-regular" w:hAnsi="inter-regular"/>
          <w:color w:val="333333"/>
        </w:rPr>
        <w:t>Vector uses a dynamic array to store the data elements. It is similar to ArrayList. However, It is synchronized and contains many methods that are not the part of Collection framework.</w:t>
      </w:r>
    </w:p>
    <w:p w14:paraId="5A9B20A3" w14:textId="77777777" w:rsidR="000B0811" w:rsidRDefault="000B0811" w:rsidP="000B0811">
      <w:pPr>
        <w:pStyle w:val="NormalWeb"/>
        <w:shd w:val="clear" w:color="auto" w:fill="FFFFFF"/>
        <w:jc w:val="both"/>
        <w:rPr>
          <w:rFonts w:ascii="inter-regular" w:hAnsi="inter-regular"/>
          <w:color w:val="333333"/>
        </w:rPr>
      </w:pPr>
      <w:r>
        <w:rPr>
          <w:rFonts w:ascii="inter-regular" w:hAnsi="inter-regular"/>
          <w:color w:val="333333"/>
        </w:rPr>
        <w:t>Consider the following example.</w:t>
      </w:r>
    </w:p>
    <w:p w14:paraId="0C3FF033" w14:textId="77777777" w:rsidR="000B0811" w:rsidRDefault="000B0811" w:rsidP="000B0811">
      <w:pPr>
        <w:pStyle w:val="alt"/>
        <w:numPr>
          <w:ilvl w:val="0"/>
          <w:numId w:val="250"/>
        </w:numPr>
        <w:spacing w:before="0" w:beforeAutospacing="0" w:after="0" w:afterAutospacing="0" w:line="375" w:lineRule="atLeast"/>
        <w:jc w:val="both"/>
        <w:rPr>
          <w:rFonts w:ascii="inter-regular" w:hAnsi="inter-regular"/>
          <w:color w:val="000000"/>
        </w:rPr>
      </w:pPr>
      <w:r>
        <w:rPr>
          <w:rStyle w:val="keyword"/>
          <w:rFonts w:ascii="inter-regular" w:hAnsi="inter-regular"/>
          <w:b/>
          <w:bCs/>
          <w:color w:val="006699"/>
          <w:bdr w:val="none" w:sz="0" w:space="0" w:color="auto" w:frame="1"/>
        </w:rPr>
        <w:t>import</w:t>
      </w:r>
      <w:r>
        <w:rPr>
          <w:rFonts w:ascii="inter-regular" w:hAnsi="inter-regular"/>
          <w:color w:val="000000"/>
          <w:bdr w:val="none" w:sz="0" w:space="0" w:color="auto" w:frame="1"/>
        </w:rPr>
        <w:t> java.util.*;  </w:t>
      </w:r>
    </w:p>
    <w:p w14:paraId="0BEE85FC" w14:textId="77777777" w:rsidR="000B0811" w:rsidRDefault="000B0811" w:rsidP="000B0811">
      <w:pPr>
        <w:numPr>
          <w:ilvl w:val="0"/>
          <w:numId w:val="250"/>
        </w:numPr>
        <w:spacing w:after="0" w:line="375" w:lineRule="atLeast"/>
        <w:jc w:val="both"/>
        <w:rPr>
          <w:rFonts w:ascii="inter-regular" w:hAnsi="inter-regular"/>
          <w:color w:val="000000"/>
        </w:rPr>
      </w:pPr>
      <w:r>
        <w:rPr>
          <w:rStyle w:val="keyword"/>
          <w:rFonts w:ascii="inter-regular" w:hAnsi="inter-regular"/>
          <w:b/>
          <w:bCs/>
          <w:color w:val="006699"/>
          <w:bdr w:val="none" w:sz="0" w:space="0" w:color="auto" w:frame="1"/>
        </w:rPr>
        <w:t>public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class</w:t>
      </w:r>
      <w:r>
        <w:rPr>
          <w:rFonts w:ascii="inter-regular" w:hAnsi="inter-regular"/>
          <w:color w:val="000000"/>
          <w:bdr w:val="none" w:sz="0" w:space="0" w:color="auto" w:frame="1"/>
        </w:rPr>
        <w:t> TestJavaCollection3{  </w:t>
      </w:r>
    </w:p>
    <w:p w14:paraId="5896C387" w14:textId="77777777" w:rsidR="000B0811" w:rsidRDefault="000B0811" w:rsidP="000B0811">
      <w:pPr>
        <w:pStyle w:val="alt"/>
        <w:numPr>
          <w:ilvl w:val="0"/>
          <w:numId w:val="250"/>
        </w:numPr>
        <w:spacing w:before="0" w:beforeAutospacing="0" w:after="0" w:afterAutospacing="0" w:line="375" w:lineRule="atLeast"/>
        <w:jc w:val="both"/>
        <w:rPr>
          <w:rFonts w:ascii="inter-regular" w:hAnsi="inter-regular"/>
          <w:color w:val="000000"/>
        </w:rPr>
      </w:pPr>
      <w:r>
        <w:rPr>
          <w:rStyle w:val="keyword"/>
          <w:rFonts w:ascii="inter-regular" w:hAnsi="inter-regular"/>
          <w:b/>
          <w:bCs/>
          <w:color w:val="006699"/>
          <w:bdr w:val="none" w:sz="0" w:space="0" w:color="auto" w:frame="1"/>
        </w:rPr>
        <w:t>public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static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void</w:t>
      </w:r>
      <w:r>
        <w:rPr>
          <w:rFonts w:ascii="inter-regular" w:hAnsi="inter-regular"/>
          <w:color w:val="000000"/>
          <w:bdr w:val="none" w:sz="0" w:space="0" w:color="auto" w:frame="1"/>
        </w:rPr>
        <w:t> main(String args[]){  </w:t>
      </w:r>
    </w:p>
    <w:p w14:paraId="2AD7E79D" w14:textId="77777777" w:rsidR="000B0811" w:rsidRDefault="000B0811" w:rsidP="000B0811">
      <w:pPr>
        <w:numPr>
          <w:ilvl w:val="0"/>
          <w:numId w:val="250"/>
        </w:numPr>
        <w:spacing w:after="0" w:line="375" w:lineRule="atLeast"/>
        <w:jc w:val="both"/>
        <w:rPr>
          <w:rFonts w:ascii="inter-regular" w:hAnsi="inter-regular"/>
          <w:color w:val="000000"/>
        </w:rPr>
      </w:pPr>
      <w:r>
        <w:rPr>
          <w:rFonts w:ascii="inter-regular" w:hAnsi="inter-regular"/>
          <w:color w:val="000000"/>
          <w:bdr w:val="none" w:sz="0" w:space="0" w:color="auto" w:frame="1"/>
        </w:rPr>
        <w:t>Vector&lt;String&gt; v=</w:t>
      </w:r>
      <w:r>
        <w:rPr>
          <w:rStyle w:val="keyword"/>
          <w:rFonts w:ascii="inter-regular" w:hAnsi="inter-regular"/>
          <w:b/>
          <w:bCs/>
          <w:color w:val="006699"/>
          <w:bdr w:val="none" w:sz="0" w:space="0" w:color="auto" w:frame="1"/>
        </w:rPr>
        <w:t>new</w:t>
      </w:r>
      <w:r>
        <w:rPr>
          <w:rFonts w:ascii="inter-regular" w:hAnsi="inter-regular"/>
          <w:color w:val="000000"/>
          <w:bdr w:val="none" w:sz="0" w:space="0" w:color="auto" w:frame="1"/>
        </w:rPr>
        <w:t> Vector&lt;String&gt;();  </w:t>
      </w:r>
    </w:p>
    <w:p w14:paraId="37DD3625" w14:textId="77777777" w:rsidR="000B0811" w:rsidRDefault="000B0811" w:rsidP="000B0811">
      <w:pPr>
        <w:pStyle w:val="alt"/>
        <w:numPr>
          <w:ilvl w:val="0"/>
          <w:numId w:val="250"/>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v.add(</w:t>
      </w:r>
      <w:r>
        <w:rPr>
          <w:rStyle w:val="string"/>
          <w:rFonts w:ascii="inter-regular" w:hAnsi="inter-regular"/>
          <w:color w:val="0000FF"/>
          <w:bdr w:val="none" w:sz="0" w:space="0" w:color="auto" w:frame="1"/>
        </w:rPr>
        <w:t>"Ayush"</w:t>
      </w:r>
      <w:r>
        <w:rPr>
          <w:rFonts w:ascii="inter-regular" w:hAnsi="inter-regular"/>
          <w:color w:val="000000"/>
          <w:bdr w:val="none" w:sz="0" w:space="0" w:color="auto" w:frame="1"/>
        </w:rPr>
        <w:t>);  </w:t>
      </w:r>
    </w:p>
    <w:p w14:paraId="3C73078D" w14:textId="77777777" w:rsidR="000B0811" w:rsidRDefault="000B0811" w:rsidP="000B0811">
      <w:pPr>
        <w:numPr>
          <w:ilvl w:val="0"/>
          <w:numId w:val="250"/>
        </w:numPr>
        <w:spacing w:after="0" w:line="375" w:lineRule="atLeast"/>
        <w:jc w:val="both"/>
        <w:rPr>
          <w:rFonts w:ascii="inter-regular" w:hAnsi="inter-regular"/>
          <w:color w:val="000000"/>
        </w:rPr>
      </w:pPr>
      <w:r>
        <w:rPr>
          <w:rFonts w:ascii="inter-regular" w:hAnsi="inter-regular"/>
          <w:color w:val="000000"/>
          <w:bdr w:val="none" w:sz="0" w:space="0" w:color="auto" w:frame="1"/>
        </w:rPr>
        <w:t>v.add(</w:t>
      </w:r>
      <w:r>
        <w:rPr>
          <w:rStyle w:val="string"/>
          <w:rFonts w:ascii="inter-regular" w:hAnsi="inter-regular"/>
          <w:color w:val="0000FF"/>
          <w:bdr w:val="none" w:sz="0" w:space="0" w:color="auto" w:frame="1"/>
        </w:rPr>
        <w:t>"Amit"</w:t>
      </w:r>
      <w:r>
        <w:rPr>
          <w:rFonts w:ascii="inter-regular" w:hAnsi="inter-regular"/>
          <w:color w:val="000000"/>
          <w:bdr w:val="none" w:sz="0" w:space="0" w:color="auto" w:frame="1"/>
        </w:rPr>
        <w:t>);  </w:t>
      </w:r>
    </w:p>
    <w:p w14:paraId="23F58B75" w14:textId="77777777" w:rsidR="000B0811" w:rsidRDefault="000B0811" w:rsidP="000B0811">
      <w:pPr>
        <w:pStyle w:val="alt"/>
        <w:numPr>
          <w:ilvl w:val="0"/>
          <w:numId w:val="250"/>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v.add(</w:t>
      </w:r>
      <w:r>
        <w:rPr>
          <w:rStyle w:val="string"/>
          <w:rFonts w:ascii="inter-regular" w:hAnsi="inter-regular"/>
          <w:color w:val="0000FF"/>
          <w:bdr w:val="none" w:sz="0" w:space="0" w:color="auto" w:frame="1"/>
        </w:rPr>
        <w:t>"Ashish"</w:t>
      </w:r>
      <w:r>
        <w:rPr>
          <w:rFonts w:ascii="inter-regular" w:hAnsi="inter-regular"/>
          <w:color w:val="000000"/>
          <w:bdr w:val="none" w:sz="0" w:space="0" w:color="auto" w:frame="1"/>
        </w:rPr>
        <w:t>);  </w:t>
      </w:r>
    </w:p>
    <w:p w14:paraId="1DF3DC2D" w14:textId="77777777" w:rsidR="000B0811" w:rsidRDefault="000B0811" w:rsidP="000B0811">
      <w:pPr>
        <w:numPr>
          <w:ilvl w:val="0"/>
          <w:numId w:val="250"/>
        </w:numPr>
        <w:spacing w:after="0" w:line="375" w:lineRule="atLeast"/>
        <w:jc w:val="both"/>
        <w:rPr>
          <w:rFonts w:ascii="inter-regular" w:hAnsi="inter-regular"/>
          <w:color w:val="000000"/>
        </w:rPr>
      </w:pPr>
      <w:r>
        <w:rPr>
          <w:rFonts w:ascii="inter-regular" w:hAnsi="inter-regular"/>
          <w:color w:val="000000"/>
          <w:bdr w:val="none" w:sz="0" w:space="0" w:color="auto" w:frame="1"/>
        </w:rPr>
        <w:t>v.add(</w:t>
      </w:r>
      <w:r>
        <w:rPr>
          <w:rStyle w:val="string"/>
          <w:rFonts w:ascii="inter-regular" w:hAnsi="inter-regular"/>
          <w:color w:val="0000FF"/>
          <w:bdr w:val="none" w:sz="0" w:space="0" w:color="auto" w:frame="1"/>
        </w:rPr>
        <w:t>"Garima"</w:t>
      </w:r>
      <w:r>
        <w:rPr>
          <w:rFonts w:ascii="inter-regular" w:hAnsi="inter-regular"/>
          <w:color w:val="000000"/>
          <w:bdr w:val="none" w:sz="0" w:space="0" w:color="auto" w:frame="1"/>
        </w:rPr>
        <w:t>);  </w:t>
      </w:r>
    </w:p>
    <w:p w14:paraId="2F526791" w14:textId="77777777" w:rsidR="000B0811" w:rsidRDefault="000B0811" w:rsidP="000B0811">
      <w:pPr>
        <w:pStyle w:val="alt"/>
        <w:numPr>
          <w:ilvl w:val="0"/>
          <w:numId w:val="250"/>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Iterator&lt;String&gt; itr=v.iterator();  </w:t>
      </w:r>
    </w:p>
    <w:p w14:paraId="075BE884" w14:textId="77777777" w:rsidR="000B0811" w:rsidRDefault="000B0811" w:rsidP="000B0811">
      <w:pPr>
        <w:numPr>
          <w:ilvl w:val="0"/>
          <w:numId w:val="250"/>
        </w:numPr>
        <w:spacing w:after="0" w:line="375" w:lineRule="atLeast"/>
        <w:jc w:val="both"/>
        <w:rPr>
          <w:rFonts w:ascii="inter-regular" w:hAnsi="inter-regular"/>
          <w:color w:val="000000"/>
        </w:rPr>
      </w:pPr>
      <w:r>
        <w:rPr>
          <w:rStyle w:val="keyword"/>
          <w:rFonts w:ascii="inter-regular" w:hAnsi="inter-regular"/>
          <w:b/>
          <w:bCs/>
          <w:color w:val="006699"/>
          <w:bdr w:val="none" w:sz="0" w:space="0" w:color="auto" w:frame="1"/>
        </w:rPr>
        <w:t>while</w:t>
      </w:r>
      <w:r>
        <w:rPr>
          <w:rFonts w:ascii="inter-regular" w:hAnsi="inter-regular"/>
          <w:color w:val="000000"/>
          <w:bdr w:val="none" w:sz="0" w:space="0" w:color="auto" w:frame="1"/>
        </w:rPr>
        <w:t>(itr.hasNext()){  </w:t>
      </w:r>
    </w:p>
    <w:p w14:paraId="6BF3C453" w14:textId="77777777" w:rsidR="000B0811" w:rsidRDefault="000B0811" w:rsidP="000B0811">
      <w:pPr>
        <w:pStyle w:val="alt"/>
        <w:numPr>
          <w:ilvl w:val="0"/>
          <w:numId w:val="250"/>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System.out.println(itr.next());  </w:t>
      </w:r>
    </w:p>
    <w:p w14:paraId="01BFA316" w14:textId="77777777" w:rsidR="000B0811" w:rsidRDefault="000B0811" w:rsidP="000B0811">
      <w:pPr>
        <w:numPr>
          <w:ilvl w:val="0"/>
          <w:numId w:val="250"/>
        </w:numPr>
        <w:spacing w:after="0" w:line="375" w:lineRule="atLeast"/>
        <w:jc w:val="both"/>
        <w:rPr>
          <w:rFonts w:ascii="inter-regular" w:hAnsi="inter-regular"/>
          <w:color w:val="000000"/>
        </w:rPr>
      </w:pPr>
      <w:r>
        <w:rPr>
          <w:rFonts w:ascii="inter-regular" w:hAnsi="inter-regular"/>
          <w:color w:val="000000"/>
          <w:bdr w:val="none" w:sz="0" w:space="0" w:color="auto" w:frame="1"/>
        </w:rPr>
        <w:t>}  </w:t>
      </w:r>
    </w:p>
    <w:p w14:paraId="2FE02B15" w14:textId="77777777" w:rsidR="000B0811" w:rsidRDefault="000B0811" w:rsidP="000B0811">
      <w:pPr>
        <w:pStyle w:val="alt"/>
        <w:numPr>
          <w:ilvl w:val="0"/>
          <w:numId w:val="250"/>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w:t>
      </w:r>
    </w:p>
    <w:p w14:paraId="45E17EED" w14:textId="77777777" w:rsidR="000B0811" w:rsidRDefault="000B0811" w:rsidP="000B0811">
      <w:pPr>
        <w:numPr>
          <w:ilvl w:val="0"/>
          <w:numId w:val="250"/>
        </w:numPr>
        <w:spacing w:after="0" w:line="375" w:lineRule="atLeast"/>
        <w:jc w:val="both"/>
        <w:rPr>
          <w:rFonts w:ascii="inter-regular" w:hAnsi="inter-regular"/>
          <w:color w:val="000000"/>
        </w:rPr>
      </w:pPr>
      <w:r>
        <w:rPr>
          <w:rFonts w:ascii="inter-regular" w:hAnsi="inter-regular"/>
          <w:color w:val="000000"/>
          <w:bdr w:val="none" w:sz="0" w:space="0" w:color="auto" w:frame="1"/>
        </w:rPr>
        <w:t>}  </w:t>
      </w:r>
    </w:p>
    <w:p w14:paraId="76CF20B6" w14:textId="77777777" w:rsidR="000B0811" w:rsidRDefault="000B0811" w:rsidP="000B0811">
      <w:pPr>
        <w:pStyle w:val="NormalWeb"/>
        <w:shd w:val="clear" w:color="auto" w:fill="FFFFFF"/>
        <w:jc w:val="both"/>
        <w:rPr>
          <w:rFonts w:ascii="inter-regular" w:hAnsi="inter-regular"/>
          <w:color w:val="333333"/>
        </w:rPr>
      </w:pPr>
      <w:r>
        <w:rPr>
          <w:rFonts w:ascii="inter-regular" w:hAnsi="inter-regular"/>
          <w:color w:val="333333"/>
        </w:rPr>
        <w:t>Output:</w:t>
      </w:r>
    </w:p>
    <w:p w14:paraId="0326E56D" w14:textId="77777777" w:rsidR="000B0811" w:rsidRDefault="000B0811" w:rsidP="000B0811">
      <w:pPr>
        <w:pStyle w:val="HTMLPreformatted"/>
        <w:shd w:val="clear" w:color="auto" w:fill="EEEEEE"/>
        <w:jc w:val="both"/>
        <w:rPr>
          <w:color w:val="535559"/>
        </w:rPr>
      </w:pPr>
      <w:r>
        <w:rPr>
          <w:color w:val="535559"/>
        </w:rPr>
        <w:t>Ayush</w:t>
      </w:r>
    </w:p>
    <w:p w14:paraId="063C2B17" w14:textId="77777777" w:rsidR="000B0811" w:rsidRDefault="000B0811" w:rsidP="000B0811">
      <w:pPr>
        <w:pStyle w:val="HTMLPreformatted"/>
        <w:shd w:val="clear" w:color="auto" w:fill="EEEEEE"/>
        <w:jc w:val="both"/>
        <w:rPr>
          <w:color w:val="535559"/>
        </w:rPr>
      </w:pPr>
      <w:r>
        <w:rPr>
          <w:color w:val="535559"/>
        </w:rPr>
        <w:t>Amit</w:t>
      </w:r>
    </w:p>
    <w:p w14:paraId="4D4DD671" w14:textId="77777777" w:rsidR="000B0811" w:rsidRDefault="000B0811" w:rsidP="000B0811">
      <w:pPr>
        <w:pStyle w:val="HTMLPreformatted"/>
        <w:shd w:val="clear" w:color="auto" w:fill="EEEEEE"/>
        <w:jc w:val="both"/>
        <w:rPr>
          <w:color w:val="535559"/>
        </w:rPr>
      </w:pPr>
      <w:r>
        <w:rPr>
          <w:color w:val="535559"/>
        </w:rPr>
        <w:t>Ashish</w:t>
      </w:r>
    </w:p>
    <w:p w14:paraId="3E2889A7" w14:textId="77777777" w:rsidR="000B0811" w:rsidRDefault="000B0811" w:rsidP="000B0811">
      <w:pPr>
        <w:pStyle w:val="HTMLPreformatted"/>
        <w:shd w:val="clear" w:color="auto" w:fill="EEEEEE"/>
        <w:jc w:val="both"/>
        <w:rPr>
          <w:color w:val="535559"/>
        </w:rPr>
      </w:pPr>
      <w:r>
        <w:rPr>
          <w:color w:val="535559"/>
        </w:rPr>
        <w:t>Garima</w:t>
      </w:r>
    </w:p>
    <w:p w14:paraId="3435A9B4" w14:textId="77777777" w:rsidR="000B0811" w:rsidRDefault="000B0811" w:rsidP="000B0811">
      <w:pPr>
        <w:pStyle w:val="Heading2"/>
        <w:shd w:val="clear" w:color="auto" w:fill="FFFFFF"/>
        <w:spacing w:line="312" w:lineRule="atLeast"/>
        <w:jc w:val="both"/>
        <w:rPr>
          <w:rFonts w:ascii="Helvetica" w:hAnsi="Helvetica"/>
          <w:b w:val="0"/>
          <w:bCs w:val="0"/>
          <w:color w:val="610B38"/>
          <w:sz w:val="38"/>
          <w:szCs w:val="38"/>
        </w:rPr>
      </w:pPr>
      <w:r>
        <w:rPr>
          <w:rFonts w:ascii="Helvetica" w:hAnsi="Helvetica"/>
          <w:b w:val="0"/>
          <w:bCs w:val="0"/>
          <w:color w:val="610B38"/>
          <w:sz w:val="38"/>
          <w:szCs w:val="38"/>
        </w:rPr>
        <w:t>Stack</w:t>
      </w:r>
    </w:p>
    <w:p w14:paraId="09BC36A9" w14:textId="77777777" w:rsidR="000B0811" w:rsidRDefault="000B0811" w:rsidP="000B0811">
      <w:pPr>
        <w:pStyle w:val="NormalWeb"/>
        <w:shd w:val="clear" w:color="auto" w:fill="FFFFFF"/>
        <w:jc w:val="both"/>
        <w:rPr>
          <w:rFonts w:ascii="inter-regular" w:hAnsi="inter-regular"/>
          <w:color w:val="333333"/>
        </w:rPr>
      </w:pPr>
      <w:r>
        <w:rPr>
          <w:rFonts w:ascii="inter-regular" w:hAnsi="inter-regular"/>
          <w:color w:val="333333"/>
        </w:rPr>
        <w:t>The stack is the subclass of Vector. It implements the last-in-first-out data structure, i.e., Stack. The stack contains all of the methods of Vector class and also provides its methods like boolean push(), boolean peek(), boolean push(object o), which defines its properties.</w:t>
      </w:r>
    </w:p>
    <w:p w14:paraId="1489A3D3" w14:textId="77777777" w:rsidR="000B0811" w:rsidRDefault="000B0811" w:rsidP="000B0811">
      <w:pPr>
        <w:pStyle w:val="NormalWeb"/>
        <w:shd w:val="clear" w:color="auto" w:fill="FFFFFF"/>
        <w:jc w:val="both"/>
        <w:rPr>
          <w:rFonts w:ascii="inter-regular" w:hAnsi="inter-regular"/>
          <w:color w:val="333333"/>
        </w:rPr>
      </w:pPr>
      <w:r>
        <w:rPr>
          <w:rFonts w:ascii="inter-regular" w:hAnsi="inter-regular"/>
          <w:color w:val="333333"/>
        </w:rPr>
        <w:t>Consider the following example.</w:t>
      </w:r>
    </w:p>
    <w:p w14:paraId="7F5E927E" w14:textId="77777777" w:rsidR="000B0811" w:rsidRDefault="000B0811" w:rsidP="000B0811">
      <w:pPr>
        <w:pStyle w:val="alt"/>
        <w:numPr>
          <w:ilvl w:val="0"/>
          <w:numId w:val="251"/>
        </w:numPr>
        <w:spacing w:before="0" w:beforeAutospacing="0" w:after="0" w:afterAutospacing="0" w:line="375" w:lineRule="atLeast"/>
        <w:jc w:val="both"/>
        <w:rPr>
          <w:rFonts w:ascii="inter-regular" w:hAnsi="inter-regular"/>
          <w:color w:val="000000"/>
        </w:rPr>
      </w:pPr>
      <w:r>
        <w:rPr>
          <w:rStyle w:val="keyword"/>
          <w:rFonts w:ascii="inter-regular" w:hAnsi="inter-regular"/>
          <w:b/>
          <w:bCs/>
          <w:color w:val="006699"/>
          <w:bdr w:val="none" w:sz="0" w:space="0" w:color="auto" w:frame="1"/>
        </w:rPr>
        <w:t>import</w:t>
      </w:r>
      <w:r>
        <w:rPr>
          <w:rFonts w:ascii="inter-regular" w:hAnsi="inter-regular"/>
          <w:color w:val="000000"/>
          <w:bdr w:val="none" w:sz="0" w:space="0" w:color="auto" w:frame="1"/>
        </w:rPr>
        <w:t> java.util.*;  </w:t>
      </w:r>
    </w:p>
    <w:p w14:paraId="6A26D87E" w14:textId="77777777" w:rsidR="000B0811" w:rsidRDefault="000B0811" w:rsidP="000B0811">
      <w:pPr>
        <w:numPr>
          <w:ilvl w:val="0"/>
          <w:numId w:val="251"/>
        </w:numPr>
        <w:spacing w:after="0" w:line="375" w:lineRule="atLeast"/>
        <w:jc w:val="both"/>
        <w:rPr>
          <w:rFonts w:ascii="inter-regular" w:hAnsi="inter-regular"/>
          <w:color w:val="000000"/>
        </w:rPr>
      </w:pPr>
      <w:r>
        <w:rPr>
          <w:rStyle w:val="keyword"/>
          <w:rFonts w:ascii="inter-regular" w:hAnsi="inter-regular"/>
          <w:b/>
          <w:bCs/>
          <w:color w:val="006699"/>
          <w:bdr w:val="none" w:sz="0" w:space="0" w:color="auto" w:frame="1"/>
        </w:rPr>
        <w:lastRenderedPageBreak/>
        <w:t>public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class</w:t>
      </w:r>
      <w:r>
        <w:rPr>
          <w:rFonts w:ascii="inter-regular" w:hAnsi="inter-regular"/>
          <w:color w:val="000000"/>
          <w:bdr w:val="none" w:sz="0" w:space="0" w:color="auto" w:frame="1"/>
        </w:rPr>
        <w:t> TestJavaCollection4{  </w:t>
      </w:r>
    </w:p>
    <w:p w14:paraId="6F4C4930" w14:textId="77777777" w:rsidR="000B0811" w:rsidRDefault="000B0811" w:rsidP="000B0811">
      <w:pPr>
        <w:pStyle w:val="alt"/>
        <w:numPr>
          <w:ilvl w:val="0"/>
          <w:numId w:val="251"/>
        </w:numPr>
        <w:spacing w:before="0" w:beforeAutospacing="0" w:after="0" w:afterAutospacing="0" w:line="375" w:lineRule="atLeast"/>
        <w:jc w:val="both"/>
        <w:rPr>
          <w:rFonts w:ascii="inter-regular" w:hAnsi="inter-regular"/>
          <w:color w:val="000000"/>
        </w:rPr>
      </w:pPr>
      <w:r>
        <w:rPr>
          <w:rStyle w:val="keyword"/>
          <w:rFonts w:ascii="inter-regular" w:hAnsi="inter-regular"/>
          <w:b/>
          <w:bCs/>
          <w:color w:val="006699"/>
          <w:bdr w:val="none" w:sz="0" w:space="0" w:color="auto" w:frame="1"/>
        </w:rPr>
        <w:t>public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static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void</w:t>
      </w:r>
      <w:r>
        <w:rPr>
          <w:rFonts w:ascii="inter-regular" w:hAnsi="inter-regular"/>
          <w:color w:val="000000"/>
          <w:bdr w:val="none" w:sz="0" w:space="0" w:color="auto" w:frame="1"/>
        </w:rPr>
        <w:t> main(String args[]){  </w:t>
      </w:r>
    </w:p>
    <w:p w14:paraId="5CA0BA76" w14:textId="77777777" w:rsidR="000B0811" w:rsidRDefault="000B0811" w:rsidP="000B0811">
      <w:pPr>
        <w:numPr>
          <w:ilvl w:val="0"/>
          <w:numId w:val="251"/>
        </w:numPr>
        <w:spacing w:after="0" w:line="375" w:lineRule="atLeast"/>
        <w:jc w:val="both"/>
        <w:rPr>
          <w:rFonts w:ascii="inter-regular" w:hAnsi="inter-regular"/>
          <w:color w:val="000000"/>
        </w:rPr>
      </w:pPr>
      <w:r>
        <w:rPr>
          <w:rFonts w:ascii="inter-regular" w:hAnsi="inter-regular"/>
          <w:color w:val="000000"/>
          <w:bdr w:val="none" w:sz="0" w:space="0" w:color="auto" w:frame="1"/>
        </w:rPr>
        <w:t>Stack&lt;String&gt; stack = </w:t>
      </w:r>
      <w:r>
        <w:rPr>
          <w:rStyle w:val="keyword"/>
          <w:rFonts w:ascii="inter-regular" w:hAnsi="inter-regular"/>
          <w:b/>
          <w:bCs/>
          <w:color w:val="006699"/>
          <w:bdr w:val="none" w:sz="0" w:space="0" w:color="auto" w:frame="1"/>
        </w:rPr>
        <w:t>new</w:t>
      </w:r>
      <w:r>
        <w:rPr>
          <w:rFonts w:ascii="inter-regular" w:hAnsi="inter-regular"/>
          <w:color w:val="000000"/>
          <w:bdr w:val="none" w:sz="0" w:space="0" w:color="auto" w:frame="1"/>
        </w:rPr>
        <w:t> Stack&lt;String&gt;();  </w:t>
      </w:r>
    </w:p>
    <w:p w14:paraId="1D1E1CCF" w14:textId="77777777" w:rsidR="000B0811" w:rsidRDefault="000B0811" w:rsidP="000B0811">
      <w:pPr>
        <w:pStyle w:val="alt"/>
        <w:numPr>
          <w:ilvl w:val="0"/>
          <w:numId w:val="251"/>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stack.push(</w:t>
      </w:r>
      <w:r>
        <w:rPr>
          <w:rStyle w:val="string"/>
          <w:rFonts w:ascii="inter-regular" w:hAnsi="inter-regular"/>
          <w:color w:val="0000FF"/>
          <w:bdr w:val="none" w:sz="0" w:space="0" w:color="auto" w:frame="1"/>
        </w:rPr>
        <w:t>"Ayush"</w:t>
      </w:r>
      <w:r>
        <w:rPr>
          <w:rFonts w:ascii="inter-regular" w:hAnsi="inter-regular"/>
          <w:color w:val="000000"/>
          <w:bdr w:val="none" w:sz="0" w:space="0" w:color="auto" w:frame="1"/>
        </w:rPr>
        <w:t>);  </w:t>
      </w:r>
    </w:p>
    <w:p w14:paraId="2743DFCE" w14:textId="77777777" w:rsidR="000B0811" w:rsidRDefault="000B0811" w:rsidP="000B0811">
      <w:pPr>
        <w:numPr>
          <w:ilvl w:val="0"/>
          <w:numId w:val="251"/>
        </w:numPr>
        <w:spacing w:after="0" w:line="375" w:lineRule="atLeast"/>
        <w:jc w:val="both"/>
        <w:rPr>
          <w:rFonts w:ascii="inter-regular" w:hAnsi="inter-regular"/>
          <w:color w:val="000000"/>
        </w:rPr>
      </w:pPr>
      <w:r>
        <w:rPr>
          <w:rFonts w:ascii="inter-regular" w:hAnsi="inter-regular"/>
          <w:color w:val="000000"/>
          <w:bdr w:val="none" w:sz="0" w:space="0" w:color="auto" w:frame="1"/>
        </w:rPr>
        <w:t>stack.push(</w:t>
      </w:r>
      <w:r>
        <w:rPr>
          <w:rStyle w:val="string"/>
          <w:rFonts w:ascii="inter-regular" w:hAnsi="inter-regular"/>
          <w:color w:val="0000FF"/>
          <w:bdr w:val="none" w:sz="0" w:space="0" w:color="auto" w:frame="1"/>
        </w:rPr>
        <w:t>"Garvit"</w:t>
      </w:r>
      <w:r>
        <w:rPr>
          <w:rFonts w:ascii="inter-regular" w:hAnsi="inter-regular"/>
          <w:color w:val="000000"/>
          <w:bdr w:val="none" w:sz="0" w:space="0" w:color="auto" w:frame="1"/>
        </w:rPr>
        <w:t>);  </w:t>
      </w:r>
    </w:p>
    <w:p w14:paraId="71EDBAEC" w14:textId="77777777" w:rsidR="000B0811" w:rsidRDefault="000B0811" w:rsidP="000B0811">
      <w:pPr>
        <w:pStyle w:val="alt"/>
        <w:numPr>
          <w:ilvl w:val="0"/>
          <w:numId w:val="251"/>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stack.push(</w:t>
      </w:r>
      <w:r>
        <w:rPr>
          <w:rStyle w:val="string"/>
          <w:rFonts w:ascii="inter-regular" w:hAnsi="inter-regular"/>
          <w:color w:val="0000FF"/>
          <w:bdr w:val="none" w:sz="0" w:space="0" w:color="auto" w:frame="1"/>
        </w:rPr>
        <w:t>"Amit"</w:t>
      </w:r>
      <w:r>
        <w:rPr>
          <w:rFonts w:ascii="inter-regular" w:hAnsi="inter-regular"/>
          <w:color w:val="000000"/>
          <w:bdr w:val="none" w:sz="0" w:space="0" w:color="auto" w:frame="1"/>
        </w:rPr>
        <w:t>);  </w:t>
      </w:r>
    </w:p>
    <w:p w14:paraId="4828EED0" w14:textId="77777777" w:rsidR="000B0811" w:rsidRDefault="000B0811" w:rsidP="000B0811">
      <w:pPr>
        <w:numPr>
          <w:ilvl w:val="0"/>
          <w:numId w:val="251"/>
        </w:numPr>
        <w:spacing w:after="0" w:line="375" w:lineRule="atLeast"/>
        <w:jc w:val="both"/>
        <w:rPr>
          <w:rFonts w:ascii="inter-regular" w:hAnsi="inter-regular"/>
          <w:color w:val="000000"/>
        </w:rPr>
      </w:pPr>
      <w:r>
        <w:rPr>
          <w:rFonts w:ascii="inter-regular" w:hAnsi="inter-regular"/>
          <w:color w:val="000000"/>
          <w:bdr w:val="none" w:sz="0" w:space="0" w:color="auto" w:frame="1"/>
        </w:rPr>
        <w:t>stack.push(</w:t>
      </w:r>
      <w:r>
        <w:rPr>
          <w:rStyle w:val="string"/>
          <w:rFonts w:ascii="inter-regular" w:hAnsi="inter-regular"/>
          <w:color w:val="0000FF"/>
          <w:bdr w:val="none" w:sz="0" w:space="0" w:color="auto" w:frame="1"/>
        </w:rPr>
        <w:t>"Ashish"</w:t>
      </w:r>
      <w:r>
        <w:rPr>
          <w:rFonts w:ascii="inter-regular" w:hAnsi="inter-regular"/>
          <w:color w:val="000000"/>
          <w:bdr w:val="none" w:sz="0" w:space="0" w:color="auto" w:frame="1"/>
        </w:rPr>
        <w:t>);  </w:t>
      </w:r>
    </w:p>
    <w:p w14:paraId="655E7DCC" w14:textId="77777777" w:rsidR="000B0811" w:rsidRDefault="000B0811" w:rsidP="000B0811">
      <w:pPr>
        <w:pStyle w:val="alt"/>
        <w:numPr>
          <w:ilvl w:val="0"/>
          <w:numId w:val="251"/>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stack.push(</w:t>
      </w:r>
      <w:r>
        <w:rPr>
          <w:rStyle w:val="string"/>
          <w:rFonts w:ascii="inter-regular" w:hAnsi="inter-regular"/>
          <w:color w:val="0000FF"/>
          <w:bdr w:val="none" w:sz="0" w:space="0" w:color="auto" w:frame="1"/>
        </w:rPr>
        <w:t>"Garima"</w:t>
      </w:r>
      <w:r>
        <w:rPr>
          <w:rFonts w:ascii="inter-regular" w:hAnsi="inter-regular"/>
          <w:color w:val="000000"/>
          <w:bdr w:val="none" w:sz="0" w:space="0" w:color="auto" w:frame="1"/>
        </w:rPr>
        <w:t>);  </w:t>
      </w:r>
    </w:p>
    <w:p w14:paraId="750CEBF3" w14:textId="77777777" w:rsidR="000B0811" w:rsidRDefault="000B0811" w:rsidP="000B0811">
      <w:pPr>
        <w:numPr>
          <w:ilvl w:val="0"/>
          <w:numId w:val="251"/>
        </w:numPr>
        <w:spacing w:after="0" w:line="375" w:lineRule="atLeast"/>
        <w:jc w:val="both"/>
        <w:rPr>
          <w:rFonts w:ascii="inter-regular" w:hAnsi="inter-regular"/>
          <w:color w:val="000000"/>
        </w:rPr>
      </w:pPr>
      <w:r>
        <w:rPr>
          <w:rFonts w:ascii="inter-regular" w:hAnsi="inter-regular"/>
          <w:color w:val="000000"/>
          <w:bdr w:val="none" w:sz="0" w:space="0" w:color="auto" w:frame="1"/>
        </w:rPr>
        <w:t>stack.pop();  </w:t>
      </w:r>
    </w:p>
    <w:p w14:paraId="0BC4B840" w14:textId="77777777" w:rsidR="000B0811" w:rsidRDefault="000B0811" w:rsidP="000B0811">
      <w:pPr>
        <w:pStyle w:val="alt"/>
        <w:numPr>
          <w:ilvl w:val="0"/>
          <w:numId w:val="251"/>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Iterator&lt;String&gt; itr=stack.iterator();  </w:t>
      </w:r>
    </w:p>
    <w:p w14:paraId="14DD232E" w14:textId="77777777" w:rsidR="000B0811" w:rsidRDefault="000B0811" w:rsidP="000B0811">
      <w:pPr>
        <w:numPr>
          <w:ilvl w:val="0"/>
          <w:numId w:val="251"/>
        </w:numPr>
        <w:spacing w:after="0" w:line="375" w:lineRule="atLeast"/>
        <w:jc w:val="both"/>
        <w:rPr>
          <w:rFonts w:ascii="inter-regular" w:hAnsi="inter-regular"/>
          <w:color w:val="000000"/>
        </w:rPr>
      </w:pPr>
      <w:r>
        <w:rPr>
          <w:rStyle w:val="keyword"/>
          <w:rFonts w:ascii="inter-regular" w:hAnsi="inter-regular"/>
          <w:b/>
          <w:bCs/>
          <w:color w:val="006699"/>
          <w:bdr w:val="none" w:sz="0" w:space="0" w:color="auto" w:frame="1"/>
        </w:rPr>
        <w:t>while</w:t>
      </w:r>
      <w:r>
        <w:rPr>
          <w:rFonts w:ascii="inter-regular" w:hAnsi="inter-regular"/>
          <w:color w:val="000000"/>
          <w:bdr w:val="none" w:sz="0" w:space="0" w:color="auto" w:frame="1"/>
        </w:rPr>
        <w:t>(itr.hasNext()){  </w:t>
      </w:r>
    </w:p>
    <w:p w14:paraId="029B4A78" w14:textId="77777777" w:rsidR="000B0811" w:rsidRDefault="000B0811" w:rsidP="000B0811">
      <w:pPr>
        <w:pStyle w:val="alt"/>
        <w:numPr>
          <w:ilvl w:val="0"/>
          <w:numId w:val="251"/>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System.out.println(itr.next());  </w:t>
      </w:r>
    </w:p>
    <w:p w14:paraId="1A849E42" w14:textId="77777777" w:rsidR="000B0811" w:rsidRDefault="000B0811" w:rsidP="000B0811">
      <w:pPr>
        <w:numPr>
          <w:ilvl w:val="0"/>
          <w:numId w:val="251"/>
        </w:numPr>
        <w:spacing w:after="0" w:line="375" w:lineRule="atLeast"/>
        <w:jc w:val="both"/>
        <w:rPr>
          <w:rFonts w:ascii="inter-regular" w:hAnsi="inter-regular"/>
          <w:color w:val="000000"/>
        </w:rPr>
      </w:pPr>
      <w:r>
        <w:rPr>
          <w:rFonts w:ascii="inter-regular" w:hAnsi="inter-regular"/>
          <w:color w:val="000000"/>
          <w:bdr w:val="none" w:sz="0" w:space="0" w:color="auto" w:frame="1"/>
        </w:rPr>
        <w:t>}  </w:t>
      </w:r>
    </w:p>
    <w:p w14:paraId="6CB81A73" w14:textId="77777777" w:rsidR="000B0811" w:rsidRDefault="000B0811" w:rsidP="000B0811">
      <w:pPr>
        <w:pStyle w:val="alt"/>
        <w:numPr>
          <w:ilvl w:val="0"/>
          <w:numId w:val="251"/>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w:t>
      </w:r>
    </w:p>
    <w:p w14:paraId="6DDBA1C4" w14:textId="77777777" w:rsidR="000B0811" w:rsidRDefault="000B0811" w:rsidP="000B0811">
      <w:pPr>
        <w:numPr>
          <w:ilvl w:val="0"/>
          <w:numId w:val="251"/>
        </w:numPr>
        <w:spacing w:after="0" w:line="375" w:lineRule="atLeast"/>
        <w:jc w:val="both"/>
        <w:rPr>
          <w:rFonts w:ascii="inter-regular" w:hAnsi="inter-regular"/>
          <w:color w:val="000000"/>
        </w:rPr>
      </w:pPr>
      <w:r>
        <w:rPr>
          <w:rFonts w:ascii="inter-regular" w:hAnsi="inter-regular"/>
          <w:color w:val="000000"/>
          <w:bdr w:val="none" w:sz="0" w:space="0" w:color="auto" w:frame="1"/>
        </w:rPr>
        <w:t>}  </w:t>
      </w:r>
    </w:p>
    <w:p w14:paraId="1DD9BCF0" w14:textId="77777777" w:rsidR="000B0811" w:rsidRDefault="000B0811" w:rsidP="000B0811">
      <w:pPr>
        <w:pStyle w:val="NormalWeb"/>
        <w:shd w:val="clear" w:color="auto" w:fill="FFFFFF"/>
        <w:jc w:val="both"/>
        <w:rPr>
          <w:rFonts w:ascii="inter-regular" w:hAnsi="inter-regular"/>
          <w:color w:val="333333"/>
        </w:rPr>
      </w:pPr>
      <w:r>
        <w:rPr>
          <w:rFonts w:ascii="inter-regular" w:hAnsi="inter-regular"/>
          <w:color w:val="333333"/>
        </w:rPr>
        <w:t>Output:</w:t>
      </w:r>
    </w:p>
    <w:p w14:paraId="453209D8" w14:textId="77777777" w:rsidR="000B0811" w:rsidRDefault="000B0811" w:rsidP="000B0811">
      <w:pPr>
        <w:pStyle w:val="HTMLPreformatted"/>
        <w:shd w:val="clear" w:color="auto" w:fill="EEEEEE"/>
        <w:jc w:val="both"/>
        <w:rPr>
          <w:color w:val="535559"/>
        </w:rPr>
      </w:pPr>
      <w:r>
        <w:rPr>
          <w:color w:val="535559"/>
        </w:rPr>
        <w:t>Ayush</w:t>
      </w:r>
    </w:p>
    <w:p w14:paraId="2BB08853" w14:textId="77777777" w:rsidR="000B0811" w:rsidRDefault="000B0811" w:rsidP="000B0811">
      <w:pPr>
        <w:pStyle w:val="HTMLPreformatted"/>
        <w:shd w:val="clear" w:color="auto" w:fill="EEEEEE"/>
        <w:jc w:val="both"/>
        <w:rPr>
          <w:color w:val="535559"/>
        </w:rPr>
      </w:pPr>
      <w:r>
        <w:rPr>
          <w:color w:val="535559"/>
        </w:rPr>
        <w:t>Garvit</w:t>
      </w:r>
    </w:p>
    <w:p w14:paraId="2E6A9E5D" w14:textId="77777777" w:rsidR="000B0811" w:rsidRDefault="000B0811" w:rsidP="000B0811">
      <w:pPr>
        <w:pStyle w:val="HTMLPreformatted"/>
        <w:shd w:val="clear" w:color="auto" w:fill="EEEEEE"/>
        <w:jc w:val="both"/>
        <w:rPr>
          <w:color w:val="535559"/>
        </w:rPr>
      </w:pPr>
      <w:r>
        <w:rPr>
          <w:color w:val="535559"/>
        </w:rPr>
        <w:t>Amit</w:t>
      </w:r>
    </w:p>
    <w:p w14:paraId="4B4A10D4" w14:textId="77777777" w:rsidR="000B0811" w:rsidRDefault="000B0811" w:rsidP="000B0811">
      <w:pPr>
        <w:pStyle w:val="HTMLPreformatted"/>
        <w:shd w:val="clear" w:color="auto" w:fill="EEEEEE"/>
        <w:jc w:val="both"/>
        <w:rPr>
          <w:color w:val="535559"/>
        </w:rPr>
      </w:pPr>
      <w:r>
        <w:rPr>
          <w:color w:val="535559"/>
        </w:rPr>
        <w:t>Ashish</w:t>
      </w:r>
    </w:p>
    <w:p w14:paraId="737473F2" w14:textId="77777777" w:rsidR="000B0811" w:rsidRDefault="000B0811" w:rsidP="000B0811">
      <w:pPr>
        <w:pStyle w:val="Heading2"/>
        <w:shd w:val="clear" w:color="auto" w:fill="FFFFFF"/>
        <w:spacing w:line="312" w:lineRule="atLeast"/>
        <w:jc w:val="both"/>
        <w:rPr>
          <w:rFonts w:ascii="Helvetica" w:hAnsi="Helvetica"/>
          <w:b w:val="0"/>
          <w:bCs w:val="0"/>
          <w:color w:val="610B38"/>
          <w:sz w:val="38"/>
          <w:szCs w:val="38"/>
        </w:rPr>
      </w:pPr>
      <w:r>
        <w:rPr>
          <w:rFonts w:ascii="Helvetica" w:hAnsi="Helvetica"/>
          <w:b w:val="0"/>
          <w:bCs w:val="0"/>
          <w:color w:val="610B38"/>
          <w:sz w:val="38"/>
          <w:szCs w:val="38"/>
        </w:rPr>
        <w:t>Queue Interface</w:t>
      </w:r>
    </w:p>
    <w:p w14:paraId="5591106F" w14:textId="77777777" w:rsidR="000B0811" w:rsidRDefault="000B0811" w:rsidP="000B0811">
      <w:pPr>
        <w:pStyle w:val="NormalWeb"/>
        <w:shd w:val="clear" w:color="auto" w:fill="FFFFFF"/>
        <w:jc w:val="both"/>
        <w:rPr>
          <w:rFonts w:ascii="inter-regular" w:hAnsi="inter-regular"/>
          <w:color w:val="333333"/>
        </w:rPr>
      </w:pPr>
      <w:r>
        <w:rPr>
          <w:rFonts w:ascii="inter-regular" w:hAnsi="inter-regular"/>
          <w:color w:val="333333"/>
        </w:rPr>
        <w:t>Queue interface maintains the first-in-first-out order. It can be defined as an ordered list that is used to hold the elements which are about to be processed. There are various classes like PriorityQueue, Deque, and ArrayDeque which implements the Queue interface.</w:t>
      </w:r>
    </w:p>
    <w:p w14:paraId="3930668A" w14:textId="77777777" w:rsidR="000B0811" w:rsidRDefault="000B0811" w:rsidP="000B0811">
      <w:pPr>
        <w:pStyle w:val="NormalWeb"/>
        <w:shd w:val="clear" w:color="auto" w:fill="FFFFFF"/>
        <w:jc w:val="both"/>
        <w:rPr>
          <w:rFonts w:ascii="inter-regular" w:hAnsi="inter-regular"/>
          <w:color w:val="333333"/>
        </w:rPr>
      </w:pPr>
      <w:r>
        <w:rPr>
          <w:rFonts w:ascii="inter-regular" w:hAnsi="inter-regular"/>
          <w:color w:val="333333"/>
        </w:rPr>
        <w:t>Queue interface can be instantiated as:</w:t>
      </w:r>
    </w:p>
    <w:p w14:paraId="10DA8B69" w14:textId="77777777" w:rsidR="000B0811" w:rsidRDefault="000B0811" w:rsidP="000B0811">
      <w:pPr>
        <w:pStyle w:val="alt"/>
        <w:numPr>
          <w:ilvl w:val="0"/>
          <w:numId w:val="252"/>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Queue&lt;String&gt; q1 = </w:t>
      </w:r>
      <w:r>
        <w:rPr>
          <w:rStyle w:val="keyword"/>
          <w:rFonts w:ascii="inter-regular" w:hAnsi="inter-regular"/>
          <w:b/>
          <w:bCs/>
          <w:color w:val="006699"/>
          <w:bdr w:val="none" w:sz="0" w:space="0" w:color="auto" w:frame="1"/>
        </w:rPr>
        <w:t>new</w:t>
      </w:r>
      <w:r>
        <w:rPr>
          <w:rFonts w:ascii="inter-regular" w:hAnsi="inter-regular"/>
          <w:color w:val="000000"/>
          <w:bdr w:val="none" w:sz="0" w:space="0" w:color="auto" w:frame="1"/>
        </w:rPr>
        <w:t> PriorityQueue();  </w:t>
      </w:r>
    </w:p>
    <w:p w14:paraId="2B22F55E" w14:textId="77777777" w:rsidR="000B0811" w:rsidRDefault="000B0811" w:rsidP="000B0811">
      <w:pPr>
        <w:numPr>
          <w:ilvl w:val="0"/>
          <w:numId w:val="252"/>
        </w:numPr>
        <w:spacing w:after="0" w:line="375" w:lineRule="atLeast"/>
        <w:jc w:val="both"/>
        <w:rPr>
          <w:rFonts w:ascii="inter-regular" w:hAnsi="inter-regular"/>
          <w:color w:val="000000"/>
        </w:rPr>
      </w:pPr>
      <w:r>
        <w:rPr>
          <w:rFonts w:ascii="inter-regular" w:hAnsi="inter-regular"/>
          <w:color w:val="000000"/>
          <w:bdr w:val="none" w:sz="0" w:space="0" w:color="auto" w:frame="1"/>
        </w:rPr>
        <w:t>Queue&lt;String&gt; q2 = </w:t>
      </w:r>
      <w:r>
        <w:rPr>
          <w:rStyle w:val="keyword"/>
          <w:rFonts w:ascii="inter-regular" w:hAnsi="inter-regular"/>
          <w:b/>
          <w:bCs/>
          <w:color w:val="006699"/>
          <w:bdr w:val="none" w:sz="0" w:space="0" w:color="auto" w:frame="1"/>
        </w:rPr>
        <w:t>new</w:t>
      </w:r>
      <w:r>
        <w:rPr>
          <w:rFonts w:ascii="inter-regular" w:hAnsi="inter-regular"/>
          <w:color w:val="000000"/>
          <w:bdr w:val="none" w:sz="0" w:space="0" w:color="auto" w:frame="1"/>
        </w:rPr>
        <w:t> ArrayDeque();  </w:t>
      </w:r>
    </w:p>
    <w:p w14:paraId="772BCFCB" w14:textId="77777777" w:rsidR="000B0811" w:rsidRDefault="000B0811" w:rsidP="000B0811">
      <w:pPr>
        <w:pStyle w:val="NormalWeb"/>
        <w:shd w:val="clear" w:color="auto" w:fill="FFFFFF"/>
        <w:jc w:val="both"/>
        <w:rPr>
          <w:rFonts w:ascii="inter-regular" w:hAnsi="inter-regular"/>
          <w:color w:val="333333"/>
        </w:rPr>
      </w:pPr>
      <w:r>
        <w:rPr>
          <w:rFonts w:ascii="inter-regular" w:hAnsi="inter-regular"/>
          <w:color w:val="333333"/>
        </w:rPr>
        <w:t>There are various classes that implement the Queue interface, some of them are given below.</w:t>
      </w:r>
    </w:p>
    <w:p w14:paraId="66CF84DF" w14:textId="77777777" w:rsidR="000B0811" w:rsidRDefault="00000000" w:rsidP="000B0811">
      <w:pPr>
        <w:rPr>
          <w:rFonts w:ascii="Times New Roman" w:hAnsi="Times New Roman"/>
        </w:rPr>
      </w:pPr>
      <w:r>
        <w:pict w14:anchorId="20EF7159">
          <v:rect id="_x0000_i1084" style="width:0;height:.75pt" o:hrstd="t" o:hrnoshade="t" o:hr="t" fillcolor="#d4d4d4" stroked="f"/>
        </w:pict>
      </w:r>
    </w:p>
    <w:p w14:paraId="42294F08" w14:textId="77777777" w:rsidR="000B0811" w:rsidRDefault="000B0811" w:rsidP="000B0811">
      <w:pPr>
        <w:pStyle w:val="Heading2"/>
        <w:shd w:val="clear" w:color="auto" w:fill="FFFFFF"/>
        <w:spacing w:line="312" w:lineRule="atLeast"/>
        <w:jc w:val="both"/>
        <w:rPr>
          <w:rFonts w:ascii="Helvetica" w:hAnsi="Helvetica"/>
          <w:b w:val="0"/>
          <w:bCs w:val="0"/>
          <w:color w:val="610B38"/>
          <w:sz w:val="38"/>
          <w:szCs w:val="38"/>
        </w:rPr>
      </w:pPr>
      <w:r>
        <w:rPr>
          <w:rFonts w:ascii="Helvetica" w:hAnsi="Helvetica"/>
          <w:b w:val="0"/>
          <w:bCs w:val="0"/>
          <w:color w:val="610B38"/>
          <w:sz w:val="38"/>
          <w:szCs w:val="38"/>
        </w:rPr>
        <w:t>PriorityQueue</w:t>
      </w:r>
    </w:p>
    <w:p w14:paraId="45C9AE96" w14:textId="77777777" w:rsidR="000B0811" w:rsidRDefault="000B0811" w:rsidP="000B0811">
      <w:pPr>
        <w:pStyle w:val="NormalWeb"/>
        <w:shd w:val="clear" w:color="auto" w:fill="FFFFFF"/>
        <w:jc w:val="both"/>
        <w:rPr>
          <w:rFonts w:ascii="inter-regular" w:hAnsi="inter-regular"/>
          <w:color w:val="333333"/>
        </w:rPr>
      </w:pPr>
      <w:r>
        <w:rPr>
          <w:rFonts w:ascii="inter-regular" w:hAnsi="inter-regular"/>
          <w:color w:val="333333"/>
        </w:rPr>
        <w:lastRenderedPageBreak/>
        <w:t>The PriorityQueue class implements the Queue interface. It holds the elements or objects which are to be processed by their priorities. PriorityQueue doesn't allow null values to be stored in the queue.</w:t>
      </w:r>
    </w:p>
    <w:p w14:paraId="653B91AC" w14:textId="77777777" w:rsidR="000B0811" w:rsidRDefault="000B0811" w:rsidP="000B0811">
      <w:pPr>
        <w:pStyle w:val="NormalWeb"/>
        <w:shd w:val="clear" w:color="auto" w:fill="FFFFFF"/>
        <w:jc w:val="both"/>
        <w:rPr>
          <w:rFonts w:ascii="inter-regular" w:hAnsi="inter-regular"/>
          <w:color w:val="333333"/>
        </w:rPr>
      </w:pPr>
      <w:r>
        <w:rPr>
          <w:rFonts w:ascii="inter-regular" w:hAnsi="inter-regular"/>
          <w:color w:val="333333"/>
        </w:rPr>
        <w:t>Consider the following example.</w:t>
      </w:r>
    </w:p>
    <w:p w14:paraId="395063E1" w14:textId="77777777" w:rsidR="000B0811" w:rsidRDefault="000B0811" w:rsidP="000B0811">
      <w:pPr>
        <w:pStyle w:val="alt"/>
        <w:numPr>
          <w:ilvl w:val="0"/>
          <w:numId w:val="253"/>
        </w:numPr>
        <w:spacing w:before="0" w:beforeAutospacing="0" w:after="0" w:afterAutospacing="0" w:line="375" w:lineRule="atLeast"/>
        <w:jc w:val="both"/>
        <w:rPr>
          <w:rFonts w:ascii="inter-regular" w:hAnsi="inter-regular"/>
          <w:color w:val="000000"/>
        </w:rPr>
      </w:pPr>
      <w:r>
        <w:rPr>
          <w:rStyle w:val="keyword"/>
          <w:rFonts w:ascii="inter-regular" w:hAnsi="inter-regular"/>
          <w:b/>
          <w:bCs/>
          <w:color w:val="006699"/>
          <w:bdr w:val="none" w:sz="0" w:space="0" w:color="auto" w:frame="1"/>
        </w:rPr>
        <w:t>import</w:t>
      </w:r>
      <w:r>
        <w:rPr>
          <w:rFonts w:ascii="inter-regular" w:hAnsi="inter-regular"/>
          <w:color w:val="000000"/>
          <w:bdr w:val="none" w:sz="0" w:space="0" w:color="auto" w:frame="1"/>
        </w:rPr>
        <w:t> java.util.*;  </w:t>
      </w:r>
    </w:p>
    <w:p w14:paraId="5C1473E5" w14:textId="77777777" w:rsidR="000B0811" w:rsidRDefault="000B0811" w:rsidP="000B0811">
      <w:pPr>
        <w:numPr>
          <w:ilvl w:val="0"/>
          <w:numId w:val="253"/>
        </w:numPr>
        <w:spacing w:after="0" w:line="375" w:lineRule="atLeast"/>
        <w:jc w:val="both"/>
        <w:rPr>
          <w:rFonts w:ascii="inter-regular" w:hAnsi="inter-regular"/>
          <w:color w:val="000000"/>
        </w:rPr>
      </w:pPr>
      <w:r>
        <w:rPr>
          <w:rStyle w:val="keyword"/>
          <w:rFonts w:ascii="inter-regular" w:hAnsi="inter-regular"/>
          <w:b/>
          <w:bCs/>
          <w:color w:val="006699"/>
          <w:bdr w:val="none" w:sz="0" w:space="0" w:color="auto" w:frame="1"/>
        </w:rPr>
        <w:t>public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class</w:t>
      </w:r>
      <w:r>
        <w:rPr>
          <w:rFonts w:ascii="inter-regular" w:hAnsi="inter-regular"/>
          <w:color w:val="000000"/>
          <w:bdr w:val="none" w:sz="0" w:space="0" w:color="auto" w:frame="1"/>
        </w:rPr>
        <w:t> TestJavaCollection5{  </w:t>
      </w:r>
    </w:p>
    <w:p w14:paraId="17AF0B22" w14:textId="77777777" w:rsidR="000B0811" w:rsidRDefault="000B0811" w:rsidP="000B0811">
      <w:pPr>
        <w:pStyle w:val="alt"/>
        <w:numPr>
          <w:ilvl w:val="0"/>
          <w:numId w:val="253"/>
        </w:numPr>
        <w:spacing w:before="0" w:beforeAutospacing="0" w:after="0" w:afterAutospacing="0" w:line="375" w:lineRule="atLeast"/>
        <w:jc w:val="both"/>
        <w:rPr>
          <w:rFonts w:ascii="inter-regular" w:hAnsi="inter-regular"/>
          <w:color w:val="000000"/>
        </w:rPr>
      </w:pPr>
      <w:r>
        <w:rPr>
          <w:rStyle w:val="keyword"/>
          <w:rFonts w:ascii="inter-regular" w:hAnsi="inter-regular"/>
          <w:b/>
          <w:bCs/>
          <w:color w:val="006699"/>
          <w:bdr w:val="none" w:sz="0" w:space="0" w:color="auto" w:frame="1"/>
        </w:rPr>
        <w:t>public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static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void</w:t>
      </w:r>
      <w:r>
        <w:rPr>
          <w:rFonts w:ascii="inter-regular" w:hAnsi="inter-regular"/>
          <w:color w:val="000000"/>
          <w:bdr w:val="none" w:sz="0" w:space="0" w:color="auto" w:frame="1"/>
        </w:rPr>
        <w:t> main(String args[]){  </w:t>
      </w:r>
    </w:p>
    <w:p w14:paraId="314AE341" w14:textId="77777777" w:rsidR="000B0811" w:rsidRDefault="000B0811" w:rsidP="000B0811">
      <w:pPr>
        <w:numPr>
          <w:ilvl w:val="0"/>
          <w:numId w:val="253"/>
        </w:numPr>
        <w:spacing w:after="0" w:line="375" w:lineRule="atLeast"/>
        <w:jc w:val="both"/>
        <w:rPr>
          <w:rFonts w:ascii="inter-regular" w:hAnsi="inter-regular"/>
          <w:color w:val="000000"/>
        </w:rPr>
      </w:pPr>
      <w:r>
        <w:rPr>
          <w:rFonts w:ascii="inter-regular" w:hAnsi="inter-regular"/>
          <w:color w:val="000000"/>
          <w:bdr w:val="none" w:sz="0" w:space="0" w:color="auto" w:frame="1"/>
        </w:rPr>
        <w:t>PriorityQueue&lt;String&gt; queue=</w:t>
      </w:r>
      <w:r>
        <w:rPr>
          <w:rStyle w:val="keyword"/>
          <w:rFonts w:ascii="inter-regular" w:hAnsi="inter-regular"/>
          <w:b/>
          <w:bCs/>
          <w:color w:val="006699"/>
          <w:bdr w:val="none" w:sz="0" w:space="0" w:color="auto" w:frame="1"/>
        </w:rPr>
        <w:t>new</w:t>
      </w:r>
      <w:r>
        <w:rPr>
          <w:rFonts w:ascii="inter-regular" w:hAnsi="inter-regular"/>
          <w:color w:val="000000"/>
          <w:bdr w:val="none" w:sz="0" w:space="0" w:color="auto" w:frame="1"/>
        </w:rPr>
        <w:t> PriorityQueue&lt;String&gt;();  </w:t>
      </w:r>
    </w:p>
    <w:p w14:paraId="20FD0E88" w14:textId="77777777" w:rsidR="000B0811" w:rsidRDefault="000B0811" w:rsidP="000B0811">
      <w:pPr>
        <w:pStyle w:val="alt"/>
        <w:numPr>
          <w:ilvl w:val="0"/>
          <w:numId w:val="253"/>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queue.add(</w:t>
      </w:r>
      <w:r>
        <w:rPr>
          <w:rStyle w:val="string"/>
          <w:rFonts w:ascii="inter-regular" w:hAnsi="inter-regular"/>
          <w:color w:val="0000FF"/>
          <w:bdr w:val="none" w:sz="0" w:space="0" w:color="auto" w:frame="1"/>
        </w:rPr>
        <w:t>"Amit Sharma"</w:t>
      </w:r>
      <w:r>
        <w:rPr>
          <w:rFonts w:ascii="inter-regular" w:hAnsi="inter-regular"/>
          <w:color w:val="000000"/>
          <w:bdr w:val="none" w:sz="0" w:space="0" w:color="auto" w:frame="1"/>
        </w:rPr>
        <w:t>);  </w:t>
      </w:r>
    </w:p>
    <w:p w14:paraId="272329AF" w14:textId="77777777" w:rsidR="000B0811" w:rsidRDefault="000B0811" w:rsidP="000B0811">
      <w:pPr>
        <w:numPr>
          <w:ilvl w:val="0"/>
          <w:numId w:val="253"/>
        </w:numPr>
        <w:spacing w:after="0" w:line="375" w:lineRule="atLeast"/>
        <w:jc w:val="both"/>
        <w:rPr>
          <w:rFonts w:ascii="inter-regular" w:hAnsi="inter-regular"/>
          <w:color w:val="000000"/>
        </w:rPr>
      </w:pPr>
      <w:r>
        <w:rPr>
          <w:rFonts w:ascii="inter-regular" w:hAnsi="inter-regular"/>
          <w:color w:val="000000"/>
          <w:bdr w:val="none" w:sz="0" w:space="0" w:color="auto" w:frame="1"/>
        </w:rPr>
        <w:t>queue.add(</w:t>
      </w:r>
      <w:r>
        <w:rPr>
          <w:rStyle w:val="string"/>
          <w:rFonts w:ascii="inter-regular" w:hAnsi="inter-regular"/>
          <w:color w:val="0000FF"/>
          <w:bdr w:val="none" w:sz="0" w:space="0" w:color="auto" w:frame="1"/>
        </w:rPr>
        <w:t>"Vijay Raj"</w:t>
      </w:r>
      <w:r>
        <w:rPr>
          <w:rFonts w:ascii="inter-regular" w:hAnsi="inter-regular"/>
          <w:color w:val="000000"/>
          <w:bdr w:val="none" w:sz="0" w:space="0" w:color="auto" w:frame="1"/>
        </w:rPr>
        <w:t>);  </w:t>
      </w:r>
    </w:p>
    <w:p w14:paraId="0B02F3D9" w14:textId="77777777" w:rsidR="000B0811" w:rsidRDefault="000B0811" w:rsidP="000B0811">
      <w:pPr>
        <w:pStyle w:val="alt"/>
        <w:numPr>
          <w:ilvl w:val="0"/>
          <w:numId w:val="253"/>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queue.add(</w:t>
      </w:r>
      <w:r>
        <w:rPr>
          <w:rStyle w:val="string"/>
          <w:rFonts w:ascii="inter-regular" w:hAnsi="inter-regular"/>
          <w:color w:val="0000FF"/>
          <w:bdr w:val="none" w:sz="0" w:space="0" w:color="auto" w:frame="1"/>
        </w:rPr>
        <w:t>"JaiShankar"</w:t>
      </w:r>
      <w:r>
        <w:rPr>
          <w:rFonts w:ascii="inter-regular" w:hAnsi="inter-regular"/>
          <w:color w:val="000000"/>
          <w:bdr w:val="none" w:sz="0" w:space="0" w:color="auto" w:frame="1"/>
        </w:rPr>
        <w:t>);  </w:t>
      </w:r>
    </w:p>
    <w:p w14:paraId="0B517412" w14:textId="77777777" w:rsidR="000B0811" w:rsidRDefault="000B0811" w:rsidP="000B0811">
      <w:pPr>
        <w:numPr>
          <w:ilvl w:val="0"/>
          <w:numId w:val="253"/>
        </w:numPr>
        <w:spacing w:after="0" w:line="375" w:lineRule="atLeast"/>
        <w:jc w:val="both"/>
        <w:rPr>
          <w:rFonts w:ascii="inter-regular" w:hAnsi="inter-regular"/>
          <w:color w:val="000000"/>
        </w:rPr>
      </w:pPr>
      <w:r>
        <w:rPr>
          <w:rFonts w:ascii="inter-regular" w:hAnsi="inter-regular"/>
          <w:color w:val="000000"/>
          <w:bdr w:val="none" w:sz="0" w:space="0" w:color="auto" w:frame="1"/>
        </w:rPr>
        <w:t>queue.add(</w:t>
      </w:r>
      <w:r>
        <w:rPr>
          <w:rStyle w:val="string"/>
          <w:rFonts w:ascii="inter-regular" w:hAnsi="inter-regular"/>
          <w:color w:val="0000FF"/>
          <w:bdr w:val="none" w:sz="0" w:space="0" w:color="auto" w:frame="1"/>
        </w:rPr>
        <w:t>"Raj"</w:t>
      </w:r>
      <w:r>
        <w:rPr>
          <w:rFonts w:ascii="inter-regular" w:hAnsi="inter-regular"/>
          <w:color w:val="000000"/>
          <w:bdr w:val="none" w:sz="0" w:space="0" w:color="auto" w:frame="1"/>
        </w:rPr>
        <w:t>);  </w:t>
      </w:r>
    </w:p>
    <w:p w14:paraId="4EDE9EC5" w14:textId="77777777" w:rsidR="000B0811" w:rsidRDefault="000B0811" w:rsidP="000B0811">
      <w:pPr>
        <w:pStyle w:val="alt"/>
        <w:numPr>
          <w:ilvl w:val="0"/>
          <w:numId w:val="253"/>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System.out.println(</w:t>
      </w:r>
      <w:r>
        <w:rPr>
          <w:rStyle w:val="string"/>
          <w:rFonts w:ascii="inter-regular" w:hAnsi="inter-regular"/>
          <w:color w:val="0000FF"/>
          <w:bdr w:val="none" w:sz="0" w:space="0" w:color="auto" w:frame="1"/>
        </w:rPr>
        <w:t>"head:"</w:t>
      </w:r>
      <w:r>
        <w:rPr>
          <w:rFonts w:ascii="inter-regular" w:hAnsi="inter-regular"/>
          <w:color w:val="000000"/>
          <w:bdr w:val="none" w:sz="0" w:space="0" w:color="auto" w:frame="1"/>
        </w:rPr>
        <w:t>+queue.element());  </w:t>
      </w:r>
    </w:p>
    <w:p w14:paraId="4D7DC94D" w14:textId="77777777" w:rsidR="000B0811" w:rsidRDefault="000B0811" w:rsidP="000B0811">
      <w:pPr>
        <w:numPr>
          <w:ilvl w:val="0"/>
          <w:numId w:val="253"/>
        </w:numPr>
        <w:spacing w:after="0" w:line="375" w:lineRule="atLeast"/>
        <w:jc w:val="both"/>
        <w:rPr>
          <w:rFonts w:ascii="inter-regular" w:hAnsi="inter-regular"/>
          <w:color w:val="000000"/>
        </w:rPr>
      </w:pPr>
      <w:r>
        <w:rPr>
          <w:rFonts w:ascii="inter-regular" w:hAnsi="inter-regular"/>
          <w:color w:val="000000"/>
          <w:bdr w:val="none" w:sz="0" w:space="0" w:color="auto" w:frame="1"/>
        </w:rPr>
        <w:t>System.out.println(</w:t>
      </w:r>
      <w:r>
        <w:rPr>
          <w:rStyle w:val="string"/>
          <w:rFonts w:ascii="inter-regular" w:hAnsi="inter-regular"/>
          <w:color w:val="0000FF"/>
          <w:bdr w:val="none" w:sz="0" w:space="0" w:color="auto" w:frame="1"/>
        </w:rPr>
        <w:t>"head:"</w:t>
      </w:r>
      <w:r>
        <w:rPr>
          <w:rFonts w:ascii="inter-regular" w:hAnsi="inter-regular"/>
          <w:color w:val="000000"/>
          <w:bdr w:val="none" w:sz="0" w:space="0" w:color="auto" w:frame="1"/>
        </w:rPr>
        <w:t>+queue.peek());  </w:t>
      </w:r>
    </w:p>
    <w:p w14:paraId="6DA071BA" w14:textId="77777777" w:rsidR="000B0811" w:rsidRDefault="000B0811" w:rsidP="000B0811">
      <w:pPr>
        <w:pStyle w:val="alt"/>
        <w:numPr>
          <w:ilvl w:val="0"/>
          <w:numId w:val="253"/>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System.out.println(</w:t>
      </w:r>
      <w:r>
        <w:rPr>
          <w:rStyle w:val="string"/>
          <w:rFonts w:ascii="inter-regular" w:hAnsi="inter-regular"/>
          <w:color w:val="0000FF"/>
          <w:bdr w:val="none" w:sz="0" w:space="0" w:color="auto" w:frame="1"/>
        </w:rPr>
        <w:t>"iterating the queue elements:"</w:t>
      </w:r>
      <w:r>
        <w:rPr>
          <w:rFonts w:ascii="inter-regular" w:hAnsi="inter-regular"/>
          <w:color w:val="000000"/>
          <w:bdr w:val="none" w:sz="0" w:space="0" w:color="auto" w:frame="1"/>
        </w:rPr>
        <w:t>);  </w:t>
      </w:r>
    </w:p>
    <w:p w14:paraId="3F37D5D8" w14:textId="77777777" w:rsidR="000B0811" w:rsidRDefault="000B0811" w:rsidP="000B0811">
      <w:pPr>
        <w:numPr>
          <w:ilvl w:val="0"/>
          <w:numId w:val="253"/>
        </w:numPr>
        <w:spacing w:after="0" w:line="375" w:lineRule="atLeast"/>
        <w:jc w:val="both"/>
        <w:rPr>
          <w:rFonts w:ascii="inter-regular" w:hAnsi="inter-regular"/>
          <w:color w:val="000000"/>
        </w:rPr>
      </w:pPr>
      <w:r>
        <w:rPr>
          <w:rFonts w:ascii="inter-regular" w:hAnsi="inter-regular"/>
          <w:color w:val="000000"/>
          <w:bdr w:val="none" w:sz="0" w:space="0" w:color="auto" w:frame="1"/>
        </w:rPr>
        <w:t>Iterator itr=queue.iterator();  </w:t>
      </w:r>
    </w:p>
    <w:p w14:paraId="5C13A140" w14:textId="77777777" w:rsidR="000B0811" w:rsidRDefault="000B0811" w:rsidP="000B0811">
      <w:pPr>
        <w:pStyle w:val="alt"/>
        <w:numPr>
          <w:ilvl w:val="0"/>
          <w:numId w:val="253"/>
        </w:numPr>
        <w:spacing w:before="0" w:beforeAutospacing="0" w:after="0" w:afterAutospacing="0" w:line="375" w:lineRule="atLeast"/>
        <w:jc w:val="both"/>
        <w:rPr>
          <w:rFonts w:ascii="inter-regular" w:hAnsi="inter-regular"/>
          <w:color w:val="000000"/>
        </w:rPr>
      </w:pPr>
      <w:r>
        <w:rPr>
          <w:rStyle w:val="keyword"/>
          <w:rFonts w:ascii="inter-regular" w:hAnsi="inter-regular"/>
          <w:b/>
          <w:bCs/>
          <w:color w:val="006699"/>
          <w:bdr w:val="none" w:sz="0" w:space="0" w:color="auto" w:frame="1"/>
        </w:rPr>
        <w:t>while</w:t>
      </w:r>
      <w:r>
        <w:rPr>
          <w:rFonts w:ascii="inter-regular" w:hAnsi="inter-regular"/>
          <w:color w:val="000000"/>
          <w:bdr w:val="none" w:sz="0" w:space="0" w:color="auto" w:frame="1"/>
        </w:rPr>
        <w:t>(itr.hasNext()){  </w:t>
      </w:r>
    </w:p>
    <w:p w14:paraId="781DEFA9" w14:textId="77777777" w:rsidR="000B0811" w:rsidRDefault="000B0811" w:rsidP="000B0811">
      <w:pPr>
        <w:numPr>
          <w:ilvl w:val="0"/>
          <w:numId w:val="253"/>
        </w:numPr>
        <w:spacing w:after="0" w:line="375" w:lineRule="atLeast"/>
        <w:jc w:val="both"/>
        <w:rPr>
          <w:rFonts w:ascii="inter-regular" w:hAnsi="inter-regular"/>
          <w:color w:val="000000"/>
        </w:rPr>
      </w:pPr>
      <w:r>
        <w:rPr>
          <w:rFonts w:ascii="inter-regular" w:hAnsi="inter-regular"/>
          <w:color w:val="000000"/>
          <w:bdr w:val="none" w:sz="0" w:space="0" w:color="auto" w:frame="1"/>
        </w:rPr>
        <w:t>System.out.println(itr.next());  </w:t>
      </w:r>
    </w:p>
    <w:p w14:paraId="2F801750" w14:textId="77777777" w:rsidR="000B0811" w:rsidRDefault="000B0811" w:rsidP="000B0811">
      <w:pPr>
        <w:pStyle w:val="alt"/>
        <w:numPr>
          <w:ilvl w:val="0"/>
          <w:numId w:val="253"/>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w:t>
      </w:r>
    </w:p>
    <w:p w14:paraId="600B27B6" w14:textId="77777777" w:rsidR="000B0811" w:rsidRDefault="000B0811" w:rsidP="000B0811">
      <w:pPr>
        <w:numPr>
          <w:ilvl w:val="0"/>
          <w:numId w:val="253"/>
        </w:numPr>
        <w:spacing w:after="0" w:line="375" w:lineRule="atLeast"/>
        <w:jc w:val="both"/>
        <w:rPr>
          <w:rFonts w:ascii="inter-regular" w:hAnsi="inter-regular"/>
          <w:color w:val="000000"/>
        </w:rPr>
      </w:pPr>
      <w:r>
        <w:rPr>
          <w:rFonts w:ascii="inter-regular" w:hAnsi="inter-regular"/>
          <w:color w:val="000000"/>
          <w:bdr w:val="none" w:sz="0" w:space="0" w:color="auto" w:frame="1"/>
        </w:rPr>
        <w:t>queue.remove();  </w:t>
      </w:r>
    </w:p>
    <w:p w14:paraId="26FF4E2E" w14:textId="77777777" w:rsidR="000B0811" w:rsidRDefault="000B0811" w:rsidP="000B0811">
      <w:pPr>
        <w:pStyle w:val="alt"/>
        <w:numPr>
          <w:ilvl w:val="0"/>
          <w:numId w:val="253"/>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queue.poll();  </w:t>
      </w:r>
    </w:p>
    <w:p w14:paraId="2B67051E" w14:textId="77777777" w:rsidR="000B0811" w:rsidRDefault="000B0811" w:rsidP="000B0811">
      <w:pPr>
        <w:numPr>
          <w:ilvl w:val="0"/>
          <w:numId w:val="253"/>
        </w:numPr>
        <w:spacing w:after="0" w:line="375" w:lineRule="atLeast"/>
        <w:jc w:val="both"/>
        <w:rPr>
          <w:rFonts w:ascii="inter-regular" w:hAnsi="inter-regular"/>
          <w:color w:val="000000"/>
        </w:rPr>
      </w:pPr>
      <w:r>
        <w:rPr>
          <w:rFonts w:ascii="inter-regular" w:hAnsi="inter-regular"/>
          <w:color w:val="000000"/>
          <w:bdr w:val="none" w:sz="0" w:space="0" w:color="auto" w:frame="1"/>
        </w:rPr>
        <w:t>System.out.println(</w:t>
      </w:r>
      <w:r>
        <w:rPr>
          <w:rStyle w:val="string"/>
          <w:rFonts w:ascii="inter-regular" w:hAnsi="inter-regular"/>
          <w:color w:val="0000FF"/>
          <w:bdr w:val="none" w:sz="0" w:space="0" w:color="auto" w:frame="1"/>
        </w:rPr>
        <w:t>"after removing two elements:"</w:t>
      </w:r>
      <w:r>
        <w:rPr>
          <w:rFonts w:ascii="inter-regular" w:hAnsi="inter-regular"/>
          <w:color w:val="000000"/>
          <w:bdr w:val="none" w:sz="0" w:space="0" w:color="auto" w:frame="1"/>
        </w:rPr>
        <w:t>);  </w:t>
      </w:r>
    </w:p>
    <w:p w14:paraId="2A3C118A" w14:textId="77777777" w:rsidR="000B0811" w:rsidRDefault="000B0811" w:rsidP="000B0811">
      <w:pPr>
        <w:pStyle w:val="alt"/>
        <w:numPr>
          <w:ilvl w:val="0"/>
          <w:numId w:val="253"/>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Iterator&lt;String&gt; itr2=queue.iterator();  </w:t>
      </w:r>
    </w:p>
    <w:p w14:paraId="5D79931A" w14:textId="77777777" w:rsidR="000B0811" w:rsidRDefault="000B0811" w:rsidP="000B0811">
      <w:pPr>
        <w:numPr>
          <w:ilvl w:val="0"/>
          <w:numId w:val="253"/>
        </w:numPr>
        <w:spacing w:after="0" w:line="375" w:lineRule="atLeast"/>
        <w:jc w:val="both"/>
        <w:rPr>
          <w:rFonts w:ascii="inter-regular" w:hAnsi="inter-regular"/>
          <w:color w:val="000000"/>
        </w:rPr>
      </w:pPr>
      <w:r>
        <w:rPr>
          <w:rStyle w:val="keyword"/>
          <w:rFonts w:ascii="inter-regular" w:hAnsi="inter-regular"/>
          <w:b/>
          <w:bCs/>
          <w:color w:val="006699"/>
          <w:bdr w:val="none" w:sz="0" w:space="0" w:color="auto" w:frame="1"/>
        </w:rPr>
        <w:t>while</w:t>
      </w:r>
      <w:r>
        <w:rPr>
          <w:rFonts w:ascii="inter-regular" w:hAnsi="inter-regular"/>
          <w:color w:val="000000"/>
          <w:bdr w:val="none" w:sz="0" w:space="0" w:color="auto" w:frame="1"/>
        </w:rPr>
        <w:t>(itr2.hasNext()){  </w:t>
      </w:r>
    </w:p>
    <w:p w14:paraId="1C0D4096" w14:textId="77777777" w:rsidR="000B0811" w:rsidRDefault="000B0811" w:rsidP="000B0811">
      <w:pPr>
        <w:pStyle w:val="alt"/>
        <w:numPr>
          <w:ilvl w:val="0"/>
          <w:numId w:val="253"/>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System.out.println(itr2.next());  </w:t>
      </w:r>
    </w:p>
    <w:p w14:paraId="437382CC" w14:textId="77777777" w:rsidR="000B0811" w:rsidRDefault="000B0811" w:rsidP="000B0811">
      <w:pPr>
        <w:numPr>
          <w:ilvl w:val="0"/>
          <w:numId w:val="253"/>
        </w:numPr>
        <w:spacing w:after="0" w:line="375" w:lineRule="atLeast"/>
        <w:jc w:val="both"/>
        <w:rPr>
          <w:rFonts w:ascii="inter-regular" w:hAnsi="inter-regular"/>
          <w:color w:val="000000"/>
        </w:rPr>
      </w:pPr>
      <w:r>
        <w:rPr>
          <w:rFonts w:ascii="inter-regular" w:hAnsi="inter-regular"/>
          <w:color w:val="000000"/>
          <w:bdr w:val="none" w:sz="0" w:space="0" w:color="auto" w:frame="1"/>
        </w:rPr>
        <w:t>}  </w:t>
      </w:r>
    </w:p>
    <w:p w14:paraId="416DB0D0" w14:textId="77777777" w:rsidR="000B0811" w:rsidRDefault="000B0811" w:rsidP="000B0811">
      <w:pPr>
        <w:pStyle w:val="alt"/>
        <w:numPr>
          <w:ilvl w:val="0"/>
          <w:numId w:val="253"/>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w:t>
      </w:r>
    </w:p>
    <w:p w14:paraId="2824FA33" w14:textId="77777777" w:rsidR="000B0811" w:rsidRDefault="000B0811" w:rsidP="000B0811">
      <w:pPr>
        <w:numPr>
          <w:ilvl w:val="0"/>
          <w:numId w:val="253"/>
        </w:numPr>
        <w:spacing w:after="0" w:line="375" w:lineRule="atLeast"/>
        <w:jc w:val="both"/>
        <w:rPr>
          <w:rFonts w:ascii="inter-regular" w:hAnsi="inter-regular"/>
          <w:color w:val="000000"/>
        </w:rPr>
      </w:pPr>
      <w:r>
        <w:rPr>
          <w:rFonts w:ascii="inter-regular" w:hAnsi="inter-regular"/>
          <w:color w:val="000000"/>
          <w:bdr w:val="none" w:sz="0" w:space="0" w:color="auto" w:frame="1"/>
        </w:rPr>
        <w:t>}  </w:t>
      </w:r>
    </w:p>
    <w:p w14:paraId="2D9F39D0" w14:textId="77777777" w:rsidR="000B0811" w:rsidRDefault="000B0811" w:rsidP="000B0811">
      <w:pPr>
        <w:pStyle w:val="NormalWeb"/>
        <w:shd w:val="clear" w:color="auto" w:fill="FFFFFF"/>
        <w:jc w:val="both"/>
        <w:rPr>
          <w:rFonts w:ascii="inter-regular" w:hAnsi="inter-regular"/>
          <w:color w:val="333333"/>
        </w:rPr>
      </w:pPr>
      <w:r>
        <w:rPr>
          <w:rFonts w:ascii="inter-regular" w:hAnsi="inter-regular"/>
          <w:color w:val="333333"/>
        </w:rPr>
        <w:t>Output:</w:t>
      </w:r>
    </w:p>
    <w:p w14:paraId="5079BEBF" w14:textId="77777777" w:rsidR="000B0811" w:rsidRDefault="000B0811" w:rsidP="000B0811">
      <w:pPr>
        <w:pStyle w:val="HTMLPreformatted"/>
        <w:shd w:val="clear" w:color="auto" w:fill="EEEEEE"/>
        <w:jc w:val="both"/>
        <w:rPr>
          <w:color w:val="535559"/>
        </w:rPr>
      </w:pPr>
      <w:r>
        <w:rPr>
          <w:color w:val="535559"/>
        </w:rPr>
        <w:t>head:Amit Sharma</w:t>
      </w:r>
    </w:p>
    <w:p w14:paraId="69978B96" w14:textId="77777777" w:rsidR="000B0811" w:rsidRDefault="000B0811" w:rsidP="000B0811">
      <w:pPr>
        <w:pStyle w:val="HTMLPreformatted"/>
        <w:shd w:val="clear" w:color="auto" w:fill="EEEEEE"/>
        <w:jc w:val="both"/>
        <w:rPr>
          <w:color w:val="535559"/>
        </w:rPr>
      </w:pPr>
      <w:r>
        <w:rPr>
          <w:color w:val="535559"/>
        </w:rPr>
        <w:t>head:Amit Sharma</w:t>
      </w:r>
    </w:p>
    <w:p w14:paraId="75D2F067" w14:textId="77777777" w:rsidR="000B0811" w:rsidRDefault="000B0811" w:rsidP="000B0811">
      <w:pPr>
        <w:pStyle w:val="HTMLPreformatted"/>
        <w:shd w:val="clear" w:color="auto" w:fill="EEEEEE"/>
        <w:jc w:val="both"/>
        <w:rPr>
          <w:color w:val="535559"/>
        </w:rPr>
      </w:pPr>
      <w:r>
        <w:rPr>
          <w:color w:val="535559"/>
        </w:rPr>
        <w:t>iterating the queue elements:</w:t>
      </w:r>
    </w:p>
    <w:p w14:paraId="385D8360" w14:textId="77777777" w:rsidR="000B0811" w:rsidRDefault="000B0811" w:rsidP="000B0811">
      <w:pPr>
        <w:pStyle w:val="HTMLPreformatted"/>
        <w:shd w:val="clear" w:color="auto" w:fill="EEEEEE"/>
        <w:jc w:val="both"/>
        <w:rPr>
          <w:color w:val="535559"/>
        </w:rPr>
      </w:pPr>
      <w:r>
        <w:rPr>
          <w:color w:val="535559"/>
        </w:rPr>
        <w:t>Amit Sharma</w:t>
      </w:r>
    </w:p>
    <w:p w14:paraId="7685B956" w14:textId="77777777" w:rsidR="000B0811" w:rsidRDefault="000B0811" w:rsidP="000B0811">
      <w:pPr>
        <w:pStyle w:val="HTMLPreformatted"/>
        <w:shd w:val="clear" w:color="auto" w:fill="EEEEEE"/>
        <w:jc w:val="both"/>
        <w:rPr>
          <w:color w:val="535559"/>
        </w:rPr>
      </w:pPr>
      <w:r>
        <w:rPr>
          <w:color w:val="535559"/>
        </w:rPr>
        <w:t>Raj</w:t>
      </w:r>
    </w:p>
    <w:p w14:paraId="032412AE" w14:textId="77777777" w:rsidR="000B0811" w:rsidRDefault="000B0811" w:rsidP="000B0811">
      <w:pPr>
        <w:pStyle w:val="HTMLPreformatted"/>
        <w:shd w:val="clear" w:color="auto" w:fill="EEEEEE"/>
        <w:jc w:val="both"/>
        <w:rPr>
          <w:color w:val="535559"/>
        </w:rPr>
      </w:pPr>
      <w:r>
        <w:rPr>
          <w:color w:val="535559"/>
        </w:rPr>
        <w:t>JaiShankar</w:t>
      </w:r>
    </w:p>
    <w:p w14:paraId="19ED4932" w14:textId="77777777" w:rsidR="000B0811" w:rsidRDefault="000B0811" w:rsidP="000B0811">
      <w:pPr>
        <w:pStyle w:val="HTMLPreformatted"/>
        <w:shd w:val="clear" w:color="auto" w:fill="EEEEEE"/>
        <w:jc w:val="both"/>
        <w:rPr>
          <w:color w:val="535559"/>
        </w:rPr>
      </w:pPr>
      <w:r>
        <w:rPr>
          <w:color w:val="535559"/>
        </w:rPr>
        <w:t>Vijay Raj</w:t>
      </w:r>
    </w:p>
    <w:p w14:paraId="3F1DCE8B" w14:textId="77777777" w:rsidR="000B0811" w:rsidRDefault="000B0811" w:rsidP="000B0811">
      <w:pPr>
        <w:pStyle w:val="HTMLPreformatted"/>
        <w:shd w:val="clear" w:color="auto" w:fill="EEEEEE"/>
        <w:jc w:val="both"/>
        <w:rPr>
          <w:color w:val="535559"/>
        </w:rPr>
      </w:pPr>
      <w:r>
        <w:rPr>
          <w:color w:val="535559"/>
        </w:rPr>
        <w:t>after removing two elements:</w:t>
      </w:r>
    </w:p>
    <w:p w14:paraId="758990FF" w14:textId="77777777" w:rsidR="000B0811" w:rsidRDefault="000B0811" w:rsidP="000B0811">
      <w:pPr>
        <w:pStyle w:val="HTMLPreformatted"/>
        <w:shd w:val="clear" w:color="auto" w:fill="EEEEEE"/>
        <w:jc w:val="both"/>
        <w:rPr>
          <w:color w:val="535559"/>
        </w:rPr>
      </w:pPr>
      <w:r>
        <w:rPr>
          <w:color w:val="535559"/>
        </w:rPr>
        <w:t>Raj</w:t>
      </w:r>
    </w:p>
    <w:p w14:paraId="398C730F" w14:textId="77777777" w:rsidR="000B0811" w:rsidRDefault="000B0811" w:rsidP="000B0811">
      <w:pPr>
        <w:pStyle w:val="HTMLPreformatted"/>
        <w:shd w:val="clear" w:color="auto" w:fill="EEEEEE"/>
        <w:jc w:val="both"/>
        <w:rPr>
          <w:color w:val="535559"/>
        </w:rPr>
      </w:pPr>
      <w:r>
        <w:rPr>
          <w:color w:val="535559"/>
        </w:rPr>
        <w:t>Vijay Raj</w:t>
      </w:r>
    </w:p>
    <w:p w14:paraId="5C26D9FE" w14:textId="77777777" w:rsidR="000B0811" w:rsidRDefault="000B0811" w:rsidP="000B0811">
      <w:pPr>
        <w:pStyle w:val="Heading2"/>
        <w:shd w:val="clear" w:color="auto" w:fill="FFFFFF"/>
        <w:spacing w:line="312" w:lineRule="atLeast"/>
        <w:jc w:val="both"/>
        <w:rPr>
          <w:rFonts w:ascii="Helvetica" w:hAnsi="Helvetica"/>
          <w:b w:val="0"/>
          <w:bCs w:val="0"/>
          <w:color w:val="610B38"/>
          <w:sz w:val="38"/>
          <w:szCs w:val="38"/>
        </w:rPr>
      </w:pPr>
      <w:r>
        <w:rPr>
          <w:rFonts w:ascii="Helvetica" w:hAnsi="Helvetica"/>
          <w:b w:val="0"/>
          <w:bCs w:val="0"/>
          <w:color w:val="610B38"/>
          <w:sz w:val="38"/>
          <w:szCs w:val="38"/>
        </w:rPr>
        <w:lastRenderedPageBreak/>
        <w:t>Deque Interface</w:t>
      </w:r>
    </w:p>
    <w:p w14:paraId="5985D36B" w14:textId="77777777" w:rsidR="000B0811" w:rsidRDefault="000B0811" w:rsidP="000B0811">
      <w:pPr>
        <w:pStyle w:val="NormalWeb"/>
        <w:shd w:val="clear" w:color="auto" w:fill="FFFFFF"/>
        <w:jc w:val="both"/>
        <w:rPr>
          <w:rFonts w:ascii="inter-regular" w:hAnsi="inter-regular"/>
          <w:color w:val="333333"/>
        </w:rPr>
      </w:pPr>
      <w:r>
        <w:rPr>
          <w:rFonts w:ascii="inter-regular" w:hAnsi="inter-regular"/>
          <w:color w:val="333333"/>
        </w:rPr>
        <w:t>Deque interface extends the Queue interface. In Deque, we can remove and add the elements from both the side. Deque stands for a double-ended queue which enables us to perform the operations at both the ends.</w:t>
      </w:r>
    </w:p>
    <w:p w14:paraId="7E0C8A28" w14:textId="77777777" w:rsidR="000B0811" w:rsidRDefault="000B0811" w:rsidP="000B0811">
      <w:pPr>
        <w:pStyle w:val="NormalWeb"/>
        <w:shd w:val="clear" w:color="auto" w:fill="FFFFFF"/>
        <w:jc w:val="both"/>
        <w:rPr>
          <w:rFonts w:ascii="inter-regular" w:hAnsi="inter-regular"/>
          <w:color w:val="333333"/>
        </w:rPr>
      </w:pPr>
      <w:r>
        <w:rPr>
          <w:rFonts w:ascii="inter-regular" w:hAnsi="inter-regular"/>
          <w:color w:val="333333"/>
        </w:rPr>
        <w:t>Deque can be instantiated as:</w:t>
      </w:r>
    </w:p>
    <w:p w14:paraId="421D1C03" w14:textId="77777777" w:rsidR="000B0811" w:rsidRDefault="000B0811" w:rsidP="000B0811">
      <w:pPr>
        <w:pStyle w:val="alt"/>
        <w:numPr>
          <w:ilvl w:val="0"/>
          <w:numId w:val="254"/>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Deque d = </w:t>
      </w:r>
      <w:r>
        <w:rPr>
          <w:rStyle w:val="keyword"/>
          <w:rFonts w:ascii="inter-regular" w:hAnsi="inter-regular"/>
          <w:b/>
          <w:bCs/>
          <w:color w:val="006699"/>
          <w:bdr w:val="none" w:sz="0" w:space="0" w:color="auto" w:frame="1"/>
        </w:rPr>
        <w:t>new</w:t>
      </w:r>
      <w:r>
        <w:rPr>
          <w:rFonts w:ascii="inter-regular" w:hAnsi="inter-regular"/>
          <w:color w:val="000000"/>
          <w:bdr w:val="none" w:sz="0" w:space="0" w:color="auto" w:frame="1"/>
        </w:rPr>
        <w:t> ArrayDeque();  </w:t>
      </w:r>
    </w:p>
    <w:p w14:paraId="71C8861D" w14:textId="77777777" w:rsidR="000B0811" w:rsidRDefault="000B0811" w:rsidP="000B0811">
      <w:pPr>
        <w:pStyle w:val="Heading2"/>
        <w:shd w:val="clear" w:color="auto" w:fill="FFFFFF"/>
        <w:spacing w:line="312" w:lineRule="atLeast"/>
        <w:jc w:val="both"/>
        <w:rPr>
          <w:rFonts w:ascii="Helvetica" w:hAnsi="Helvetica"/>
          <w:b w:val="0"/>
          <w:bCs w:val="0"/>
          <w:color w:val="610B38"/>
          <w:sz w:val="38"/>
          <w:szCs w:val="38"/>
        </w:rPr>
      </w:pPr>
      <w:r>
        <w:rPr>
          <w:rFonts w:ascii="Helvetica" w:hAnsi="Helvetica"/>
          <w:b w:val="0"/>
          <w:bCs w:val="0"/>
          <w:color w:val="610B38"/>
          <w:sz w:val="38"/>
          <w:szCs w:val="38"/>
        </w:rPr>
        <w:t>ArrayDeque</w:t>
      </w:r>
    </w:p>
    <w:p w14:paraId="34CDFD5F" w14:textId="77777777" w:rsidR="000B0811" w:rsidRDefault="000B0811" w:rsidP="000B0811">
      <w:pPr>
        <w:pStyle w:val="NormalWeb"/>
        <w:shd w:val="clear" w:color="auto" w:fill="FFFFFF"/>
        <w:jc w:val="both"/>
        <w:rPr>
          <w:rFonts w:ascii="inter-regular" w:hAnsi="inter-regular"/>
          <w:color w:val="333333"/>
        </w:rPr>
      </w:pPr>
      <w:r>
        <w:rPr>
          <w:rFonts w:ascii="inter-regular" w:hAnsi="inter-regular"/>
          <w:color w:val="333333"/>
        </w:rPr>
        <w:t>ArrayDeque class implements the Deque interface. It facilitates us to use the Deque. Unlike queue, we can add or delete the elements from both the ends.</w:t>
      </w:r>
    </w:p>
    <w:p w14:paraId="5D7E02A5" w14:textId="77777777" w:rsidR="000B0811" w:rsidRDefault="000B0811" w:rsidP="000B0811">
      <w:pPr>
        <w:pStyle w:val="NormalWeb"/>
        <w:shd w:val="clear" w:color="auto" w:fill="FFFFFF"/>
        <w:jc w:val="both"/>
        <w:rPr>
          <w:rFonts w:ascii="inter-regular" w:hAnsi="inter-regular"/>
          <w:color w:val="333333"/>
        </w:rPr>
      </w:pPr>
      <w:r>
        <w:rPr>
          <w:rFonts w:ascii="inter-regular" w:hAnsi="inter-regular"/>
          <w:color w:val="333333"/>
        </w:rPr>
        <w:t>ArrayDeque is faster than ArrayList and Stack and has no capacity restrictions.</w:t>
      </w:r>
    </w:p>
    <w:p w14:paraId="46386BAD" w14:textId="77777777" w:rsidR="000B0811" w:rsidRDefault="000B0811" w:rsidP="000B0811">
      <w:pPr>
        <w:pStyle w:val="NormalWeb"/>
        <w:shd w:val="clear" w:color="auto" w:fill="FFFFFF"/>
        <w:jc w:val="both"/>
        <w:rPr>
          <w:rFonts w:ascii="inter-regular" w:hAnsi="inter-regular"/>
          <w:color w:val="333333"/>
        </w:rPr>
      </w:pPr>
      <w:r>
        <w:rPr>
          <w:rFonts w:ascii="inter-regular" w:hAnsi="inter-regular"/>
          <w:color w:val="333333"/>
        </w:rPr>
        <w:t>Consider the following example.</w:t>
      </w:r>
    </w:p>
    <w:p w14:paraId="7D87AFB9" w14:textId="77777777" w:rsidR="000B0811" w:rsidRDefault="000B0811" w:rsidP="000B0811">
      <w:pPr>
        <w:pStyle w:val="alt"/>
        <w:numPr>
          <w:ilvl w:val="0"/>
          <w:numId w:val="255"/>
        </w:numPr>
        <w:spacing w:before="0" w:beforeAutospacing="0" w:after="0" w:afterAutospacing="0" w:line="375" w:lineRule="atLeast"/>
        <w:jc w:val="both"/>
        <w:rPr>
          <w:rFonts w:ascii="inter-regular" w:hAnsi="inter-regular"/>
          <w:color w:val="000000"/>
        </w:rPr>
      </w:pPr>
      <w:r>
        <w:rPr>
          <w:rStyle w:val="keyword"/>
          <w:rFonts w:ascii="inter-regular" w:hAnsi="inter-regular"/>
          <w:b/>
          <w:bCs/>
          <w:color w:val="006699"/>
          <w:bdr w:val="none" w:sz="0" w:space="0" w:color="auto" w:frame="1"/>
        </w:rPr>
        <w:t>import</w:t>
      </w:r>
      <w:r>
        <w:rPr>
          <w:rFonts w:ascii="inter-regular" w:hAnsi="inter-regular"/>
          <w:color w:val="000000"/>
          <w:bdr w:val="none" w:sz="0" w:space="0" w:color="auto" w:frame="1"/>
        </w:rPr>
        <w:t> java.util.*;  </w:t>
      </w:r>
    </w:p>
    <w:p w14:paraId="596D5147" w14:textId="77777777" w:rsidR="000B0811" w:rsidRDefault="000B0811" w:rsidP="000B0811">
      <w:pPr>
        <w:numPr>
          <w:ilvl w:val="0"/>
          <w:numId w:val="255"/>
        </w:numPr>
        <w:spacing w:after="0" w:line="375" w:lineRule="atLeast"/>
        <w:jc w:val="both"/>
        <w:rPr>
          <w:rFonts w:ascii="inter-regular" w:hAnsi="inter-regular"/>
          <w:color w:val="000000"/>
        </w:rPr>
      </w:pPr>
      <w:r>
        <w:rPr>
          <w:rStyle w:val="keyword"/>
          <w:rFonts w:ascii="inter-regular" w:hAnsi="inter-regular"/>
          <w:b/>
          <w:bCs/>
          <w:color w:val="006699"/>
          <w:bdr w:val="none" w:sz="0" w:space="0" w:color="auto" w:frame="1"/>
        </w:rPr>
        <w:t>public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class</w:t>
      </w:r>
      <w:r>
        <w:rPr>
          <w:rFonts w:ascii="inter-regular" w:hAnsi="inter-regular"/>
          <w:color w:val="000000"/>
          <w:bdr w:val="none" w:sz="0" w:space="0" w:color="auto" w:frame="1"/>
        </w:rPr>
        <w:t> TestJavaCollection6{  </w:t>
      </w:r>
    </w:p>
    <w:p w14:paraId="51D40169" w14:textId="77777777" w:rsidR="000B0811" w:rsidRDefault="000B0811" w:rsidP="000B0811">
      <w:pPr>
        <w:pStyle w:val="alt"/>
        <w:numPr>
          <w:ilvl w:val="0"/>
          <w:numId w:val="255"/>
        </w:numPr>
        <w:spacing w:before="0" w:beforeAutospacing="0" w:after="0" w:afterAutospacing="0" w:line="375" w:lineRule="atLeast"/>
        <w:jc w:val="both"/>
        <w:rPr>
          <w:rFonts w:ascii="inter-regular" w:hAnsi="inter-regular"/>
          <w:color w:val="000000"/>
        </w:rPr>
      </w:pPr>
      <w:r>
        <w:rPr>
          <w:rStyle w:val="keyword"/>
          <w:rFonts w:ascii="inter-regular" w:hAnsi="inter-regular"/>
          <w:b/>
          <w:bCs/>
          <w:color w:val="006699"/>
          <w:bdr w:val="none" w:sz="0" w:space="0" w:color="auto" w:frame="1"/>
        </w:rPr>
        <w:t>public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static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void</w:t>
      </w:r>
      <w:r>
        <w:rPr>
          <w:rFonts w:ascii="inter-regular" w:hAnsi="inter-regular"/>
          <w:color w:val="000000"/>
          <w:bdr w:val="none" w:sz="0" w:space="0" w:color="auto" w:frame="1"/>
        </w:rPr>
        <w:t> main(String[] args) {  </w:t>
      </w:r>
    </w:p>
    <w:p w14:paraId="4D46F335" w14:textId="77777777" w:rsidR="000B0811" w:rsidRDefault="000B0811" w:rsidP="000B0811">
      <w:pPr>
        <w:numPr>
          <w:ilvl w:val="0"/>
          <w:numId w:val="255"/>
        </w:numPr>
        <w:spacing w:after="0" w:line="375" w:lineRule="atLeast"/>
        <w:jc w:val="both"/>
        <w:rPr>
          <w:rFonts w:ascii="inter-regular" w:hAnsi="inter-regular"/>
          <w:color w:val="000000"/>
        </w:rPr>
      </w:pPr>
      <w:r>
        <w:rPr>
          <w:rStyle w:val="comment"/>
          <w:rFonts w:ascii="inter-regular" w:hAnsi="inter-regular"/>
          <w:color w:val="008200"/>
          <w:bdr w:val="none" w:sz="0" w:space="0" w:color="auto" w:frame="1"/>
        </w:rPr>
        <w:t>//Creating Deque and adding elements</w:t>
      </w:r>
      <w:r>
        <w:rPr>
          <w:rFonts w:ascii="inter-regular" w:hAnsi="inter-regular"/>
          <w:color w:val="000000"/>
          <w:bdr w:val="none" w:sz="0" w:space="0" w:color="auto" w:frame="1"/>
        </w:rPr>
        <w:t>  </w:t>
      </w:r>
    </w:p>
    <w:p w14:paraId="35ED1ED5" w14:textId="77777777" w:rsidR="000B0811" w:rsidRDefault="000B0811" w:rsidP="000B0811">
      <w:pPr>
        <w:pStyle w:val="alt"/>
        <w:numPr>
          <w:ilvl w:val="0"/>
          <w:numId w:val="255"/>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Deque&lt;String&gt; deque = </w:t>
      </w:r>
      <w:r>
        <w:rPr>
          <w:rStyle w:val="keyword"/>
          <w:rFonts w:ascii="inter-regular" w:hAnsi="inter-regular"/>
          <w:b/>
          <w:bCs/>
          <w:color w:val="006699"/>
          <w:bdr w:val="none" w:sz="0" w:space="0" w:color="auto" w:frame="1"/>
        </w:rPr>
        <w:t>new</w:t>
      </w:r>
      <w:r>
        <w:rPr>
          <w:rFonts w:ascii="inter-regular" w:hAnsi="inter-regular"/>
          <w:color w:val="000000"/>
          <w:bdr w:val="none" w:sz="0" w:space="0" w:color="auto" w:frame="1"/>
        </w:rPr>
        <w:t> ArrayDeque&lt;String&gt;();  </w:t>
      </w:r>
    </w:p>
    <w:p w14:paraId="64C49E67" w14:textId="77777777" w:rsidR="000B0811" w:rsidRDefault="000B0811" w:rsidP="000B0811">
      <w:pPr>
        <w:numPr>
          <w:ilvl w:val="0"/>
          <w:numId w:val="255"/>
        </w:numPr>
        <w:spacing w:after="0" w:line="375" w:lineRule="atLeast"/>
        <w:jc w:val="both"/>
        <w:rPr>
          <w:rFonts w:ascii="inter-regular" w:hAnsi="inter-regular"/>
          <w:color w:val="000000"/>
        </w:rPr>
      </w:pPr>
      <w:r>
        <w:rPr>
          <w:rFonts w:ascii="inter-regular" w:hAnsi="inter-regular"/>
          <w:color w:val="000000"/>
          <w:bdr w:val="none" w:sz="0" w:space="0" w:color="auto" w:frame="1"/>
        </w:rPr>
        <w:t>deque.add(</w:t>
      </w:r>
      <w:r>
        <w:rPr>
          <w:rStyle w:val="string"/>
          <w:rFonts w:ascii="inter-regular" w:hAnsi="inter-regular"/>
          <w:color w:val="0000FF"/>
          <w:bdr w:val="none" w:sz="0" w:space="0" w:color="auto" w:frame="1"/>
        </w:rPr>
        <w:t>"Gautam"</w:t>
      </w:r>
      <w:r>
        <w:rPr>
          <w:rFonts w:ascii="inter-regular" w:hAnsi="inter-regular"/>
          <w:color w:val="000000"/>
          <w:bdr w:val="none" w:sz="0" w:space="0" w:color="auto" w:frame="1"/>
        </w:rPr>
        <w:t>);  </w:t>
      </w:r>
    </w:p>
    <w:p w14:paraId="65FDCB21" w14:textId="77777777" w:rsidR="000B0811" w:rsidRDefault="000B0811" w:rsidP="000B0811">
      <w:pPr>
        <w:pStyle w:val="alt"/>
        <w:numPr>
          <w:ilvl w:val="0"/>
          <w:numId w:val="255"/>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deque.add(</w:t>
      </w:r>
      <w:r>
        <w:rPr>
          <w:rStyle w:val="string"/>
          <w:rFonts w:ascii="inter-regular" w:hAnsi="inter-regular"/>
          <w:color w:val="0000FF"/>
          <w:bdr w:val="none" w:sz="0" w:space="0" w:color="auto" w:frame="1"/>
        </w:rPr>
        <w:t>"Karan"</w:t>
      </w:r>
      <w:r>
        <w:rPr>
          <w:rFonts w:ascii="inter-regular" w:hAnsi="inter-regular"/>
          <w:color w:val="000000"/>
          <w:bdr w:val="none" w:sz="0" w:space="0" w:color="auto" w:frame="1"/>
        </w:rPr>
        <w:t>);  </w:t>
      </w:r>
    </w:p>
    <w:p w14:paraId="5466988A" w14:textId="77777777" w:rsidR="000B0811" w:rsidRDefault="000B0811" w:rsidP="000B0811">
      <w:pPr>
        <w:numPr>
          <w:ilvl w:val="0"/>
          <w:numId w:val="255"/>
        </w:numPr>
        <w:spacing w:after="0" w:line="375" w:lineRule="atLeast"/>
        <w:jc w:val="both"/>
        <w:rPr>
          <w:rFonts w:ascii="inter-regular" w:hAnsi="inter-regular"/>
          <w:color w:val="000000"/>
        </w:rPr>
      </w:pPr>
      <w:r>
        <w:rPr>
          <w:rFonts w:ascii="inter-regular" w:hAnsi="inter-regular"/>
          <w:color w:val="000000"/>
          <w:bdr w:val="none" w:sz="0" w:space="0" w:color="auto" w:frame="1"/>
        </w:rPr>
        <w:t>deque.add(</w:t>
      </w:r>
      <w:r>
        <w:rPr>
          <w:rStyle w:val="string"/>
          <w:rFonts w:ascii="inter-regular" w:hAnsi="inter-regular"/>
          <w:color w:val="0000FF"/>
          <w:bdr w:val="none" w:sz="0" w:space="0" w:color="auto" w:frame="1"/>
        </w:rPr>
        <w:t>"Ajay"</w:t>
      </w:r>
      <w:r>
        <w:rPr>
          <w:rFonts w:ascii="inter-regular" w:hAnsi="inter-regular"/>
          <w:color w:val="000000"/>
          <w:bdr w:val="none" w:sz="0" w:space="0" w:color="auto" w:frame="1"/>
        </w:rPr>
        <w:t>);  </w:t>
      </w:r>
    </w:p>
    <w:p w14:paraId="7EF6C104" w14:textId="77777777" w:rsidR="000B0811" w:rsidRDefault="000B0811" w:rsidP="000B0811">
      <w:pPr>
        <w:pStyle w:val="alt"/>
        <w:numPr>
          <w:ilvl w:val="0"/>
          <w:numId w:val="255"/>
        </w:numPr>
        <w:spacing w:before="0" w:beforeAutospacing="0" w:after="0" w:afterAutospacing="0" w:line="375" w:lineRule="atLeast"/>
        <w:jc w:val="both"/>
        <w:rPr>
          <w:rFonts w:ascii="inter-regular" w:hAnsi="inter-regular"/>
          <w:color w:val="000000"/>
        </w:rPr>
      </w:pPr>
      <w:r>
        <w:rPr>
          <w:rStyle w:val="comment"/>
          <w:rFonts w:ascii="inter-regular" w:hAnsi="inter-regular"/>
          <w:color w:val="008200"/>
          <w:bdr w:val="none" w:sz="0" w:space="0" w:color="auto" w:frame="1"/>
        </w:rPr>
        <w:t>//Traversing elements</w:t>
      </w:r>
      <w:r>
        <w:rPr>
          <w:rFonts w:ascii="inter-regular" w:hAnsi="inter-regular"/>
          <w:color w:val="000000"/>
          <w:bdr w:val="none" w:sz="0" w:space="0" w:color="auto" w:frame="1"/>
        </w:rPr>
        <w:t>  </w:t>
      </w:r>
    </w:p>
    <w:p w14:paraId="5B57C351" w14:textId="77777777" w:rsidR="000B0811" w:rsidRDefault="000B0811" w:rsidP="000B0811">
      <w:pPr>
        <w:numPr>
          <w:ilvl w:val="0"/>
          <w:numId w:val="255"/>
        </w:numPr>
        <w:spacing w:after="0" w:line="375" w:lineRule="atLeast"/>
        <w:jc w:val="both"/>
        <w:rPr>
          <w:rFonts w:ascii="inter-regular" w:hAnsi="inter-regular"/>
          <w:color w:val="000000"/>
        </w:rPr>
      </w:pPr>
      <w:r>
        <w:rPr>
          <w:rStyle w:val="keyword"/>
          <w:rFonts w:ascii="inter-regular" w:hAnsi="inter-regular"/>
          <w:b/>
          <w:bCs/>
          <w:color w:val="006699"/>
          <w:bdr w:val="none" w:sz="0" w:space="0" w:color="auto" w:frame="1"/>
        </w:rPr>
        <w:t>for</w:t>
      </w:r>
      <w:r>
        <w:rPr>
          <w:rFonts w:ascii="inter-regular" w:hAnsi="inter-regular"/>
          <w:color w:val="000000"/>
          <w:bdr w:val="none" w:sz="0" w:space="0" w:color="auto" w:frame="1"/>
        </w:rPr>
        <w:t> (String str : deque) {  </w:t>
      </w:r>
    </w:p>
    <w:p w14:paraId="50ECE6D9" w14:textId="77777777" w:rsidR="000B0811" w:rsidRDefault="000B0811" w:rsidP="000B0811">
      <w:pPr>
        <w:pStyle w:val="alt"/>
        <w:numPr>
          <w:ilvl w:val="0"/>
          <w:numId w:val="255"/>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System.out.println(str);  </w:t>
      </w:r>
    </w:p>
    <w:p w14:paraId="2B60E64E" w14:textId="77777777" w:rsidR="000B0811" w:rsidRDefault="000B0811" w:rsidP="000B0811">
      <w:pPr>
        <w:numPr>
          <w:ilvl w:val="0"/>
          <w:numId w:val="255"/>
        </w:numPr>
        <w:spacing w:after="0" w:line="375" w:lineRule="atLeast"/>
        <w:jc w:val="both"/>
        <w:rPr>
          <w:rFonts w:ascii="inter-regular" w:hAnsi="inter-regular"/>
          <w:color w:val="000000"/>
        </w:rPr>
      </w:pPr>
      <w:r>
        <w:rPr>
          <w:rFonts w:ascii="inter-regular" w:hAnsi="inter-regular"/>
          <w:color w:val="000000"/>
          <w:bdr w:val="none" w:sz="0" w:space="0" w:color="auto" w:frame="1"/>
        </w:rPr>
        <w:t>}  </w:t>
      </w:r>
    </w:p>
    <w:p w14:paraId="3F6FFF26" w14:textId="77777777" w:rsidR="000B0811" w:rsidRDefault="000B0811" w:rsidP="000B0811">
      <w:pPr>
        <w:pStyle w:val="alt"/>
        <w:numPr>
          <w:ilvl w:val="0"/>
          <w:numId w:val="255"/>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w:t>
      </w:r>
    </w:p>
    <w:p w14:paraId="469C3337" w14:textId="77777777" w:rsidR="000B0811" w:rsidRDefault="000B0811" w:rsidP="000B0811">
      <w:pPr>
        <w:numPr>
          <w:ilvl w:val="0"/>
          <w:numId w:val="255"/>
        </w:numPr>
        <w:spacing w:after="0" w:line="375" w:lineRule="atLeast"/>
        <w:jc w:val="both"/>
        <w:rPr>
          <w:rFonts w:ascii="inter-regular" w:hAnsi="inter-regular"/>
          <w:color w:val="000000"/>
        </w:rPr>
      </w:pPr>
      <w:r>
        <w:rPr>
          <w:rFonts w:ascii="inter-regular" w:hAnsi="inter-regular"/>
          <w:color w:val="000000"/>
          <w:bdr w:val="none" w:sz="0" w:space="0" w:color="auto" w:frame="1"/>
        </w:rPr>
        <w:t>}  </w:t>
      </w:r>
    </w:p>
    <w:p w14:paraId="716599B9" w14:textId="77777777" w:rsidR="000B0811" w:rsidRDefault="000B0811" w:rsidP="000B0811">
      <w:pPr>
        <w:pStyle w:val="NormalWeb"/>
        <w:shd w:val="clear" w:color="auto" w:fill="FFFFFF"/>
        <w:jc w:val="both"/>
        <w:rPr>
          <w:rFonts w:ascii="inter-regular" w:hAnsi="inter-regular"/>
          <w:color w:val="333333"/>
        </w:rPr>
      </w:pPr>
      <w:r>
        <w:rPr>
          <w:rFonts w:ascii="inter-regular" w:hAnsi="inter-regular"/>
          <w:color w:val="333333"/>
        </w:rPr>
        <w:t>Output:</w:t>
      </w:r>
    </w:p>
    <w:p w14:paraId="61C738C1" w14:textId="77777777" w:rsidR="000B0811" w:rsidRDefault="000B0811" w:rsidP="000B0811">
      <w:pPr>
        <w:pStyle w:val="HTMLPreformatted"/>
        <w:shd w:val="clear" w:color="auto" w:fill="EEEEEE"/>
        <w:jc w:val="both"/>
        <w:rPr>
          <w:color w:val="535559"/>
        </w:rPr>
      </w:pPr>
      <w:r>
        <w:rPr>
          <w:color w:val="535559"/>
        </w:rPr>
        <w:t>Gautam</w:t>
      </w:r>
    </w:p>
    <w:p w14:paraId="32D92958" w14:textId="77777777" w:rsidR="000B0811" w:rsidRDefault="000B0811" w:rsidP="000B0811">
      <w:pPr>
        <w:pStyle w:val="HTMLPreformatted"/>
        <w:shd w:val="clear" w:color="auto" w:fill="EEEEEE"/>
        <w:jc w:val="both"/>
        <w:rPr>
          <w:color w:val="535559"/>
        </w:rPr>
      </w:pPr>
      <w:r>
        <w:rPr>
          <w:color w:val="535559"/>
        </w:rPr>
        <w:t>Karan</w:t>
      </w:r>
    </w:p>
    <w:p w14:paraId="5013D7A7" w14:textId="77777777" w:rsidR="000B0811" w:rsidRDefault="000B0811" w:rsidP="000B0811">
      <w:pPr>
        <w:pStyle w:val="HTMLPreformatted"/>
        <w:shd w:val="clear" w:color="auto" w:fill="EEEEEE"/>
        <w:jc w:val="both"/>
        <w:rPr>
          <w:color w:val="535559"/>
        </w:rPr>
      </w:pPr>
      <w:r>
        <w:rPr>
          <w:color w:val="535559"/>
        </w:rPr>
        <w:t>Ajay</w:t>
      </w:r>
    </w:p>
    <w:p w14:paraId="244514D6" w14:textId="77777777" w:rsidR="000B0811" w:rsidRDefault="000B0811" w:rsidP="000B0811">
      <w:pPr>
        <w:pStyle w:val="Heading2"/>
        <w:shd w:val="clear" w:color="auto" w:fill="FFFFFF"/>
        <w:spacing w:line="312" w:lineRule="atLeast"/>
        <w:jc w:val="both"/>
        <w:rPr>
          <w:rFonts w:ascii="Helvetica" w:hAnsi="Helvetica"/>
          <w:b w:val="0"/>
          <w:bCs w:val="0"/>
          <w:color w:val="610B38"/>
          <w:sz w:val="38"/>
          <w:szCs w:val="38"/>
        </w:rPr>
      </w:pPr>
      <w:r>
        <w:rPr>
          <w:rFonts w:ascii="Helvetica" w:hAnsi="Helvetica"/>
          <w:b w:val="0"/>
          <w:bCs w:val="0"/>
          <w:color w:val="610B38"/>
          <w:sz w:val="38"/>
          <w:szCs w:val="38"/>
        </w:rPr>
        <w:t>Set Interface</w:t>
      </w:r>
    </w:p>
    <w:p w14:paraId="093D1031" w14:textId="77777777" w:rsidR="000B0811" w:rsidRDefault="000B0811" w:rsidP="000B0811">
      <w:pPr>
        <w:pStyle w:val="NormalWeb"/>
        <w:shd w:val="clear" w:color="auto" w:fill="FFFFFF"/>
        <w:jc w:val="both"/>
        <w:rPr>
          <w:rFonts w:ascii="inter-regular" w:hAnsi="inter-regular"/>
          <w:color w:val="333333"/>
        </w:rPr>
      </w:pPr>
      <w:r>
        <w:rPr>
          <w:rFonts w:ascii="inter-regular" w:hAnsi="inter-regular"/>
          <w:color w:val="333333"/>
        </w:rPr>
        <w:lastRenderedPageBreak/>
        <w:t>Set Interface in Java is present in java.util package. It extends the Collection interface. It represents the unordered set of elements which doesn't allow us to store the duplicate items. We can store at most one null value in Set. Set is implemented by HashSet, LinkedHashSet, and TreeSet.</w:t>
      </w:r>
    </w:p>
    <w:p w14:paraId="06A2CEFE" w14:textId="77777777" w:rsidR="000B0811" w:rsidRDefault="000B0811" w:rsidP="000B0811">
      <w:pPr>
        <w:pStyle w:val="NormalWeb"/>
        <w:shd w:val="clear" w:color="auto" w:fill="FFFFFF"/>
        <w:jc w:val="both"/>
        <w:rPr>
          <w:rFonts w:ascii="inter-regular" w:hAnsi="inter-regular"/>
          <w:color w:val="333333"/>
        </w:rPr>
      </w:pPr>
      <w:r>
        <w:rPr>
          <w:rFonts w:ascii="inter-regular" w:hAnsi="inter-regular"/>
          <w:color w:val="333333"/>
        </w:rPr>
        <w:t>Set can be instantiated as:</w:t>
      </w:r>
    </w:p>
    <w:p w14:paraId="2EEB99AD" w14:textId="77777777" w:rsidR="000B0811" w:rsidRDefault="000B0811" w:rsidP="000B0811">
      <w:pPr>
        <w:pStyle w:val="alt"/>
        <w:numPr>
          <w:ilvl w:val="0"/>
          <w:numId w:val="256"/>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Set&lt;data-type&gt; s1 = </w:t>
      </w:r>
      <w:r>
        <w:rPr>
          <w:rStyle w:val="keyword"/>
          <w:rFonts w:ascii="inter-regular" w:hAnsi="inter-regular"/>
          <w:b/>
          <w:bCs/>
          <w:color w:val="006699"/>
          <w:bdr w:val="none" w:sz="0" w:space="0" w:color="auto" w:frame="1"/>
        </w:rPr>
        <w:t>new</w:t>
      </w:r>
      <w:r>
        <w:rPr>
          <w:rFonts w:ascii="inter-regular" w:hAnsi="inter-regular"/>
          <w:color w:val="000000"/>
          <w:bdr w:val="none" w:sz="0" w:space="0" w:color="auto" w:frame="1"/>
        </w:rPr>
        <w:t> HashSet&lt;data-type&gt;();  </w:t>
      </w:r>
    </w:p>
    <w:p w14:paraId="1F734C8E" w14:textId="77777777" w:rsidR="000B0811" w:rsidRDefault="000B0811" w:rsidP="000B0811">
      <w:pPr>
        <w:numPr>
          <w:ilvl w:val="0"/>
          <w:numId w:val="256"/>
        </w:numPr>
        <w:spacing w:after="0" w:line="375" w:lineRule="atLeast"/>
        <w:jc w:val="both"/>
        <w:rPr>
          <w:rFonts w:ascii="inter-regular" w:hAnsi="inter-regular"/>
          <w:color w:val="000000"/>
        </w:rPr>
      </w:pPr>
      <w:r>
        <w:rPr>
          <w:rFonts w:ascii="inter-regular" w:hAnsi="inter-regular"/>
          <w:color w:val="000000"/>
          <w:bdr w:val="none" w:sz="0" w:space="0" w:color="auto" w:frame="1"/>
        </w:rPr>
        <w:t>Set&lt;data-type&gt; s2 = </w:t>
      </w:r>
      <w:r>
        <w:rPr>
          <w:rStyle w:val="keyword"/>
          <w:rFonts w:ascii="inter-regular" w:hAnsi="inter-regular"/>
          <w:b/>
          <w:bCs/>
          <w:color w:val="006699"/>
          <w:bdr w:val="none" w:sz="0" w:space="0" w:color="auto" w:frame="1"/>
        </w:rPr>
        <w:t>new</w:t>
      </w:r>
      <w:r>
        <w:rPr>
          <w:rFonts w:ascii="inter-regular" w:hAnsi="inter-regular"/>
          <w:color w:val="000000"/>
          <w:bdr w:val="none" w:sz="0" w:space="0" w:color="auto" w:frame="1"/>
        </w:rPr>
        <w:t> LinkedHashSet&lt;data-type&gt;();  </w:t>
      </w:r>
    </w:p>
    <w:p w14:paraId="254C9ABC" w14:textId="77777777" w:rsidR="000B0811" w:rsidRDefault="000B0811" w:rsidP="000B0811">
      <w:pPr>
        <w:pStyle w:val="alt"/>
        <w:numPr>
          <w:ilvl w:val="0"/>
          <w:numId w:val="256"/>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Set&lt;data-type&gt; s3 = </w:t>
      </w:r>
      <w:r>
        <w:rPr>
          <w:rStyle w:val="keyword"/>
          <w:rFonts w:ascii="inter-regular" w:hAnsi="inter-regular"/>
          <w:b/>
          <w:bCs/>
          <w:color w:val="006699"/>
          <w:bdr w:val="none" w:sz="0" w:space="0" w:color="auto" w:frame="1"/>
        </w:rPr>
        <w:t>new</w:t>
      </w:r>
      <w:r>
        <w:rPr>
          <w:rFonts w:ascii="inter-regular" w:hAnsi="inter-regular"/>
          <w:color w:val="000000"/>
          <w:bdr w:val="none" w:sz="0" w:space="0" w:color="auto" w:frame="1"/>
        </w:rPr>
        <w:t> TreeSet&lt;data-type&gt;();  </w:t>
      </w:r>
    </w:p>
    <w:p w14:paraId="06D8EC27" w14:textId="77777777" w:rsidR="000B0811" w:rsidRDefault="000B0811" w:rsidP="000B0811">
      <w:pPr>
        <w:pStyle w:val="Heading2"/>
        <w:shd w:val="clear" w:color="auto" w:fill="FFFFFF"/>
        <w:spacing w:line="312" w:lineRule="atLeast"/>
        <w:jc w:val="both"/>
        <w:rPr>
          <w:rFonts w:ascii="Helvetica" w:hAnsi="Helvetica"/>
          <w:b w:val="0"/>
          <w:bCs w:val="0"/>
          <w:color w:val="610B38"/>
          <w:sz w:val="38"/>
          <w:szCs w:val="38"/>
        </w:rPr>
      </w:pPr>
      <w:r>
        <w:rPr>
          <w:rFonts w:ascii="Helvetica" w:hAnsi="Helvetica"/>
          <w:b w:val="0"/>
          <w:bCs w:val="0"/>
          <w:color w:val="610B38"/>
          <w:sz w:val="38"/>
          <w:szCs w:val="38"/>
        </w:rPr>
        <w:t>HashSet</w:t>
      </w:r>
    </w:p>
    <w:p w14:paraId="4AE83D14" w14:textId="77777777" w:rsidR="000B0811" w:rsidRDefault="000B0811" w:rsidP="000B0811">
      <w:pPr>
        <w:pStyle w:val="NormalWeb"/>
        <w:shd w:val="clear" w:color="auto" w:fill="FFFFFF"/>
        <w:jc w:val="both"/>
        <w:rPr>
          <w:rFonts w:ascii="inter-regular" w:hAnsi="inter-regular"/>
          <w:color w:val="333333"/>
        </w:rPr>
      </w:pPr>
      <w:r>
        <w:rPr>
          <w:rFonts w:ascii="inter-regular" w:hAnsi="inter-regular"/>
          <w:color w:val="333333"/>
        </w:rPr>
        <w:t>HashSet class implements Set Interface. It represents the collection that uses a hash table for storage. Hashing is used to store the elements in the HashSet. It contains unique items.</w:t>
      </w:r>
    </w:p>
    <w:p w14:paraId="4A7C08D9" w14:textId="77777777" w:rsidR="000B0811" w:rsidRDefault="000B0811" w:rsidP="000B0811">
      <w:pPr>
        <w:pStyle w:val="NormalWeb"/>
        <w:shd w:val="clear" w:color="auto" w:fill="FFFFFF"/>
        <w:jc w:val="both"/>
        <w:rPr>
          <w:rFonts w:ascii="inter-regular" w:hAnsi="inter-regular"/>
          <w:color w:val="333333"/>
        </w:rPr>
      </w:pPr>
      <w:r>
        <w:rPr>
          <w:rFonts w:ascii="inter-regular" w:hAnsi="inter-regular"/>
          <w:color w:val="333333"/>
        </w:rPr>
        <w:t>Consider the following example.</w:t>
      </w:r>
    </w:p>
    <w:p w14:paraId="136C4BD8" w14:textId="77777777" w:rsidR="000B0811" w:rsidRDefault="000B0811" w:rsidP="000B0811">
      <w:pPr>
        <w:pStyle w:val="alt"/>
        <w:numPr>
          <w:ilvl w:val="0"/>
          <w:numId w:val="257"/>
        </w:numPr>
        <w:spacing w:before="0" w:beforeAutospacing="0" w:after="0" w:afterAutospacing="0" w:line="375" w:lineRule="atLeast"/>
        <w:jc w:val="both"/>
        <w:rPr>
          <w:rFonts w:ascii="inter-regular" w:hAnsi="inter-regular"/>
          <w:color w:val="000000"/>
        </w:rPr>
      </w:pPr>
      <w:r>
        <w:rPr>
          <w:rStyle w:val="keyword"/>
          <w:rFonts w:ascii="inter-regular" w:hAnsi="inter-regular"/>
          <w:b/>
          <w:bCs/>
          <w:color w:val="006699"/>
          <w:bdr w:val="none" w:sz="0" w:space="0" w:color="auto" w:frame="1"/>
        </w:rPr>
        <w:t>import</w:t>
      </w:r>
      <w:r>
        <w:rPr>
          <w:rFonts w:ascii="inter-regular" w:hAnsi="inter-regular"/>
          <w:color w:val="000000"/>
          <w:bdr w:val="none" w:sz="0" w:space="0" w:color="auto" w:frame="1"/>
        </w:rPr>
        <w:t> java.util.*;  </w:t>
      </w:r>
    </w:p>
    <w:p w14:paraId="3CA65D3C" w14:textId="77777777" w:rsidR="000B0811" w:rsidRDefault="000B0811" w:rsidP="000B0811">
      <w:pPr>
        <w:numPr>
          <w:ilvl w:val="0"/>
          <w:numId w:val="257"/>
        </w:numPr>
        <w:spacing w:after="0" w:line="375" w:lineRule="atLeast"/>
        <w:jc w:val="both"/>
        <w:rPr>
          <w:rFonts w:ascii="inter-regular" w:hAnsi="inter-regular"/>
          <w:color w:val="000000"/>
        </w:rPr>
      </w:pPr>
      <w:r>
        <w:rPr>
          <w:rStyle w:val="keyword"/>
          <w:rFonts w:ascii="inter-regular" w:hAnsi="inter-regular"/>
          <w:b/>
          <w:bCs/>
          <w:color w:val="006699"/>
          <w:bdr w:val="none" w:sz="0" w:space="0" w:color="auto" w:frame="1"/>
        </w:rPr>
        <w:t>public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class</w:t>
      </w:r>
      <w:r>
        <w:rPr>
          <w:rFonts w:ascii="inter-regular" w:hAnsi="inter-regular"/>
          <w:color w:val="000000"/>
          <w:bdr w:val="none" w:sz="0" w:space="0" w:color="auto" w:frame="1"/>
        </w:rPr>
        <w:t> TestJavaCollection7{  </w:t>
      </w:r>
    </w:p>
    <w:p w14:paraId="55539060" w14:textId="77777777" w:rsidR="000B0811" w:rsidRDefault="000B0811" w:rsidP="000B0811">
      <w:pPr>
        <w:pStyle w:val="alt"/>
        <w:numPr>
          <w:ilvl w:val="0"/>
          <w:numId w:val="257"/>
        </w:numPr>
        <w:spacing w:before="0" w:beforeAutospacing="0" w:after="0" w:afterAutospacing="0" w:line="375" w:lineRule="atLeast"/>
        <w:jc w:val="both"/>
        <w:rPr>
          <w:rFonts w:ascii="inter-regular" w:hAnsi="inter-regular"/>
          <w:color w:val="000000"/>
        </w:rPr>
      </w:pPr>
      <w:r>
        <w:rPr>
          <w:rStyle w:val="keyword"/>
          <w:rFonts w:ascii="inter-regular" w:hAnsi="inter-regular"/>
          <w:b/>
          <w:bCs/>
          <w:color w:val="006699"/>
          <w:bdr w:val="none" w:sz="0" w:space="0" w:color="auto" w:frame="1"/>
        </w:rPr>
        <w:t>public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static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void</w:t>
      </w:r>
      <w:r>
        <w:rPr>
          <w:rFonts w:ascii="inter-regular" w:hAnsi="inter-regular"/>
          <w:color w:val="000000"/>
          <w:bdr w:val="none" w:sz="0" w:space="0" w:color="auto" w:frame="1"/>
        </w:rPr>
        <w:t> main(String args[]){  </w:t>
      </w:r>
    </w:p>
    <w:p w14:paraId="01D69AF4" w14:textId="77777777" w:rsidR="000B0811" w:rsidRDefault="000B0811" w:rsidP="000B0811">
      <w:pPr>
        <w:numPr>
          <w:ilvl w:val="0"/>
          <w:numId w:val="257"/>
        </w:numPr>
        <w:spacing w:after="0" w:line="375" w:lineRule="atLeast"/>
        <w:jc w:val="both"/>
        <w:rPr>
          <w:rFonts w:ascii="inter-regular" w:hAnsi="inter-regular"/>
          <w:color w:val="000000"/>
        </w:rPr>
      </w:pPr>
      <w:r>
        <w:rPr>
          <w:rStyle w:val="comment"/>
          <w:rFonts w:ascii="inter-regular" w:hAnsi="inter-regular"/>
          <w:color w:val="008200"/>
          <w:bdr w:val="none" w:sz="0" w:space="0" w:color="auto" w:frame="1"/>
        </w:rPr>
        <w:t>//Creating HashSet and adding elements</w:t>
      </w:r>
      <w:r>
        <w:rPr>
          <w:rFonts w:ascii="inter-regular" w:hAnsi="inter-regular"/>
          <w:color w:val="000000"/>
          <w:bdr w:val="none" w:sz="0" w:space="0" w:color="auto" w:frame="1"/>
        </w:rPr>
        <w:t>  </w:t>
      </w:r>
    </w:p>
    <w:p w14:paraId="21034195" w14:textId="77777777" w:rsidR="000B0811" w:rsidRDefault="000B0811" w:rsidP="000B0811">
      <w:pPr>
        <w:pStyle w:val="alt"/>
        <w:numPr>
          <w:ilvl w:val="0"/>
          <w:numId w:val="257"/>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HashSet&lt;String&gt; set=</w:t>
      </w:r>
      <w:r>
        <w:rPr>
          <w:rStyle w:val="keyword"/>
          <w:rFonts w:ascii="inter-regular" w:hAnsi="inter-regular"/>
          <w:b/>
          <w:bCs/>
          <w:color w:val="006699"/>
          <w:bdr w:val="none" w:sz="0" w:space="0" w:color="auto" w:frame="1"/>
        </w:rPr>
        <w:t>new</w:t>
      </w:r>
      <w:r>
        <w:rPr>
          <w:rFonts w:ascii="inter-regular" w:hAnsi="inter-regular"/>
          <w:color w:val="000000"/>
          <w:bdr w:val="none" w:sz="0" w:space="0" w:color="auto" w:frame="1"/>
        </w:rPr>
        <w:t> HashSet&lt;String&gt;();  </w:t>
      </w:r>
    </w:p>
    <w:p w14:paraId="14F7BACA" w14:textId="77777777" w:rsidR="000B0811" w:rsidRDefault="000B0811" w:rsidP="000B0811">
      <w:pPr>
        <w:numPr>
          <w:ilvl w:val="0"/>
          <w:numId w:val="257"/>
        </w:numPr>
        <w:spacing w:after="0" w:line="375" w:lineRule="atLeast"/>
        <w:jc w:val="both"/>
        <w:rPr>
          <w:rFonts w:ascii="inter-regular" w:hAnsi="inter-regular"/>
          <w:color w:val="000000"/>
        </w:rPr>
      </w:pPr>
      <w:r>
        <w:rPr>
          <w:rFonts w:ascii="inter-regular" w:hAnsi="inter-regular"/>
          <w:color w:val="000000"/>
          <w:bdr w:val="none" w:sz="0" w:space="0" w:color="auto" w:frame="1"/>
        </w:rPr>
        <w:t>set.add(</w:t>
      </w:r>
      <w:r>
        <w:rPr>
          <w:rStyle w:val="string"/>
          <w:rFonts w:ascii="inter-regular" w:hAnsi="inter-regular"/>
          <w:color w:val="0000FF"/>
          <w:bdr w:val="none" w:sz="0" w:space="0" w:color="auto" w:frame="1"/>
        </w:rPr>
        <w:t>"Ravi"</w:t>
      </w:r>
      <w:r>
        <w:rPr>
          <w:rFonts w:ascii="inter-regular" w:hAnsi="inter-regular"/>
          <w:color w:val="000000"/>
          <w:bdr w:val="none" w:sz="0" w:space="0" w:color="auto" w:frame="1"/>
        </w:rPr>
        <w:t>);  </w:t>
      </w:r>
    </w:p>
    <w:p w14:paraId="7EC590B3" w14:textId="77777777" w:rsidR="000B0811" w:rsidRDefault="000B0811" w:rsidP="000B0811">
      <w:pPr>
        <w:pStyle w:val="alt"/>
        <w:numPr>
          <w:ilvl w:val="0"/>
          <w:numId w:val="257"/>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set.add(</w:t>
      </w:r>
      <w:r>
        <w:rPr>
          <w:rStyle w:val="string"/>
          <w:rFonts w:ascii="inter-regular" w:hAnsi="inter-regular"/>
          <w:color w:val="0000FF"/>
          <w:bdr w:val="none" w:sz="0" w:space="0" w:color="auto" w:frame="1"/>
        </w:rPr>
        <w:t>"Vijay"</w:t>
      </w:r>
      <w:r>
        <w:rPr>
          <w:rFonts w:ascii="inter-regular" w:hAnsi="inter-regular"/>
          <w:color w:val="000000"/>
          <w:bdr w:val="none" w:sz="0" w:space="0" w:color="auto" w:frame="1"/>
        </w:rPr>
        <w:t>);  </w:t>
      </w:r>
    </w:p>
    <w:p w14:paraId="7C4D2181" w14:textId="77777777" w:rsidR="000B0811" w:rsidRDefault="000B0811" w:rsidP="000B0811">
      <w:pPr>
        <w:numPr>
          <w:ilvl w:val="0"/>
          <w:numId w:val="257"/>
        </w:numPr>
        <w:spacing w:after="0" w:line="375" w:lineRule="atLeast"/>
        <w:jc w:val="both"/>
        <w:rPr>
          <w:rFonts w:ascii="inter-regular" w:hAnsi="inter-regular"/>
          <w:color w:val="000000"/>
        </w:rPr>
      </w:pPr>
      <w:r>
        <w:rPr>
          <w:rFonts w:ascii="inter-regular" w:hAnsi="inter-regular"/>
          <w:color w:val="000000"/>
          <w:bdr w:val="none" w:sz="0" w:space="0" w:color="auto" w:frame="1"/>
        </w:rPr>
        <w:t>set.add(</w:t>
      </w:r>
      <w:r>
        <w:rPr>
          <w:rStyle w:val="string"/>
          <w:rFonts w:ascii="inter-regular" w:hAnsi="inter-regular"/>
          <w:color w:val="0000FF"/>
          <w:bdr w:val="none" w:sz="0" w:space="0" w:color="auto" w:frame="1"/>
        </w:rPr>
        <w:t>"Ravi"</w:t>
      </w:r>
      <w:r>
        <w:rPr>
          <w:rFonts w:ascii="inter-regular" w:hAnsi="inter-regular"/>
          <w:color w:val="000000"/>
          <w:bdr w:val="none" w:sz="0" w:space="0" w:color="auto" w:frame="1"/>
        </w:rPr>
        <w:t>);  </w:t>
      </w:r>
    </w:p>
    <w:p w14:paraId="360B4315" w14:textId="77777777" w:rsidR="000B0811" w:rsidRDefault="000B0811" w:rsidP="000B0811">
      <w:pPr>
        <w:pStyle w:val="alt"/>
        <w:numPr>
          <w:ilvl w:val="0"/>
          <w:numId w:val="257"/>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set.add(</w:t>
      </w:r>
      <w:r>
        <w:rPr>
          <w:rStyle w:val="string"/>
          <w:rFonts w:ascii="inter-regular" w:hAnsi="inter-regular"/>
          <w:color w:val="0000FF"/>
          <w:bdr w:val="none" w:sz="0" w:space="0" w:color="auto" w:frame="1"/>
        </w:rPr>
        <w:t>"Ajay"</w:t>
      </w:r>
      <w:r>
        <w:rPr>
          <w:rFonts w:ascii="inter-regular" w:hAnsi="inter-regular"/>
          <w:color w:val="000000"/>
          <w:bdr w:val="none" w:sz="0" w:space="0" w:color="auto" w:frame="1"/>
        </w:rPr>
        <w:t>);  </w:t>
      </w:r>
    </w:p>
    <w:p w14:paraId="691941C9" w14:textId="77777777" w:rsidR="000B0811" w:rsidRDefault="000B0811" w:rsidP="000B0811">
      <w:pPr>
        <w:numPr>
          <w:ilvl w:val="0"/>
          <w:numId w:val="257"/>
        </w:numPr>
        <w:spacing w:after="0" w:line="375" w:lineRule="atLeast"/>
        <w:jc w:val="both"/>
        <w:rPr>
          <w:rFonts w:ascii="inter-regular" w:hAnsi="inter-regular"/>
          <w:color w:val="000000"/>
        </w:rPr>
      </w:pPr>
      <w:r>
        <w:rPr>
          <w:rStyle w:val="comment"/>
          <w:rFonts w:ascii="inter-regular" w:hAnsi="inter-regular"/>
          <w:color w:val="008200"/>
          <w:bdr w:val="none" w:sz="0" w:space="0" w:color="auto" w:frame="1"/>
        </w:rPr>
        <w:t>//Traversing elements</w:t>
      </w:r>
      <w:r>
        <w:rPr>
          <w:rFonts w:ascii="inter-regular" w:hAnsi="inter-regular"/>
          <w:color w:val="000000"/>
          <w:bdr w:val="none" w:sz="0" w:space="0" w:color="auto" w:frame="1"/>
        </w:rPr>
        <w:t>  </w:t>
      </w:r>
    </w:p>
    <w:p w14:paraId="08FDAEF7" w14:textId="77777777" w:rsidR="000B0811" w:rsidRDefault="000B0811" w:rsidP="000B0811">
      <w:pPr>
        <w:pStyle w:val="alt"/>
        <w:numPr>
          <w:ilvl w:val="0"/>
          <w:numId w:val="257"/>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Iterator&lt;String&gt; itr=set.iterator();  </w:t>
      </w:r>
    </w:p>
    <w:p w14:paraId="072DDF46" w14:textId="77777777" w:rsidR="000B0811" w:rsidRDefault="000B0811" w:rsidP="000B0811">
      <w:pPr>
        <w:numPr>
          <w:ilvl w:val="0"/>
          <w:numId w:val="257"/>
        </w:numPr>
        <w:spacing w:after="0" w:line="375" w:lineRule="atLeast"/>
        <w:jc w:val="both"/>
        <w:rPr>
          <w:rFonts w:ascii="inter-regular" w:hAnsi="inter-regular"/>
          <w:color w:val="000000"/>
        </w:rPr>
      </w:pPr>
      <w:r>
        <w:rPr>
          <w:rStyle w:val="keyword"/>
          <w:rFonts w:ascii="inter-regular" w:hAnsi="inter-regular"/>
          <w:b/>
          <w:bCs/>
          <w:color w:val="006699"/>
          <w:bdr w:val="none" w:sz="0" w:space="0" w:color="auto" w:frame="1"/>
        </w:rPr>
        <w:t>while</w:t>
      </w:r>
      <w:r>
        <w:rPr>
          <w:rFonts w:ascii="inter-regular" w:hAnsi="inter-regular"/>
          <w:color w:val="000000"/>
          <w:bdr w:val="none" w:sz="0" w:space="0" w:color="auto" w:frame="1"/>
        </w:rPr>
        <w:t>(itr.hasNext()){  </w:t>
      </w:r>
    </w:p>
    <w:p w14:paraId="05DB33FC" w14:textId="77777777" w:rsidR="000B0811" w:rsidRDefault="000B0811" w:rsidP="000B0811">
      <w:pPr>
        <w:pStyle w:val="alt"/>
        <w:numPr>
          <w:ilvl w:val="0"/>
          <w:numId w:val="257"/>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System.out.println(itr.next());  </w:t>
      </w:r>
    </w:p>
    <w:p w14:paraId="4565FCD3" w14:textId="77777777" w:rsidR="000B0811" w:rsidRDefault="000B0811" w:rsidP="000B0811">
      <w:pPr>
        <w:numPr>
          <w:ilvl w:val="0"/>
          <w:numId w:val="257"/>
        </w:numPr>
        <w:spacing w:after="0" w:line="375" w:lineRule="atLeast"/>
        <w:jc w:val="both"/>
        <w:rPr>
          <w:rFonts w:ascii="inter-regular" w:hAnsi="inter-regular"/>
          <w:color w:val="000000"/>
        </w:rPr>
      </w:pPr>
      <w:r>
        <w:rPr>
          <w:rFonts w:ascii="inter-regular" w:hAnsi="inter-regular"/>
          <w:color w:val="000000"/>
          <w:bdr w:val="none" w:sz="0" w:space="0" w:color="auto" w:frame="1"/>
        </w:rPr>
        <w:t>}  </w:t>
      </w:r>
    </w:p>
    <w:p w14:paraId="74A0FFEB" w14:textId="77777777" w:rsidR="000B0811" w:rsidRDefault="000B0811" w:rsidP="000B0811">
      <w:pPr>
        <w:pStyle w:val="alt"/>
        <w:numPr>
          <w:ilvl w:val="0"/>
          <w:numId w:val="257"/>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w:t>
      </w:r>
    </w:p>
    <w:p w14:paraId="5F86CF55" w14:textId="77777777" w:rsidR="000B0811" w:rsidRDefault="000B0811" w:rsidP="000B0811">
      <w:pPr>
        <w:numPr>
          <w:ilvl w:val="0"/>
          <w:numId w:val="257"/>
        </w:numPr>
        <w:spacing w:after="0" w:line="375" w:lineRule="atLeast"/>
        <w:jc w:val="both"/>
        <w:rPr>
          <w:rFonts w:ascii="inter-regular" w:hAnsi="inter-regular"/>
          <w:color w:val="000000"/>
        </w:rPr>
      </w:pPr>
      <w:r>
        <w:rPr>
          <w:rFonts w:ascii="inter-regular" w:hAnsi="inter-regular"/>
          <w:color w:val="000000"/>
          <w:bdr w:val="none" w:sz="0" w:space="0" w:color="auto" w:frame="1"/>
        </w:rPr>
        <w:t>}  </w:t>
      </w:r>
    </w:p>
    <w:p w14:paraId="51CCDE8C" w14:textId="77777777" w:rsidR="000B0811" w:rsidRDefault="000B0811" w:rsidP="000B0811">
      <w:pPr>
        <w:pStyle w:val="NormalWeb"/>
        <w:shd w:val="clear" w:color="auto" w:fill="FFFFFF"/>
        <w:jc w:val="both"/>
        <w:rPr>
          <w:rFonts w:ascii="inter-regular" w:hAnsi="inter-regular"/>
          <w:color w:val="333333"/>
        </w:rPr>
      </w:pPr>
      <w:r>
        <w:rPr>
          <w:rFonts w:ascii="inter-regular" w:hAnsi="inter-regular"/>
          <w:color w:val="333333"/>
        </w:rPr>
        <w:t>Output:</w:t>
      </w:r>
    </w:p>
    <w:p w14:paraId="3B828590" w14:textId="77777777" w:rsidR="000B0811" w:rsidRDefault="000B0811" w:rsidP="000B0811">
      <w:pPr>
        <w:pStyle w:val="HTMLPreformatted"/>
        <w:shd w:val="clear" w:color="auto" w:fill="EEEEEE"/>
        <w:jc w:val="both"/>
        <w:rPr>
          <w:color w:val="535559"/>
        </w:rPr>
      </w:pPr>
      <w:r>
        <w:rPr>
          <w:color w:val="535559"/>
        </w:rPr>
        <w:t>Vijay</w:t>
      </w:r>
    </w:p>
    <w:p w14:paraId="194AC3F3" w14:textId="77777777" w:rsidR="000B0811" w:rsidRDefault="000B0811" w:rsidP="000B0811">
      <w:pPr>
        <w:pStyle w:val="HTMLPreformatted"/>
        <w:shd w:val="clear" w:color="auto" w:fill="EEEEEE"/>
        <w:jc w:val="both"/>
        <w:rPr>
          <w:color w:val="535559"/>
        </w:rPr>
      </w:pPr>
      <w:r>
        <w:rPr>
          <w:color w:val="535559"/>
        </w:rPr>
        <w:t>Ravi</w:t>
      </w:r>
    </w:p>
    <w:p w14:paraId="644C0490" w14:textId="77777777" w:rsidR="000B0811" w:rsidRDefault="000B0811" w:rsidP="000B0811">
      <w:pPr>
        <w:pStyle w:val="HTMLPreformatted"/>
        <w:shd w:val="clear" w:color="auto" w:fill="EEEEEE"/>
        <w:jc w:val="both"/>
        <w:rPr>
          <w:color w:val="535559"/>
        </w:rPr>
      </w:pPr>
      <w:r>
        <w:rPr>
          <w:color w:val="535559"/>
        </w:rPr>
        <w:t>Ajay</w:t>
      </w:r>
    </w:p>
    <w:p w14:paraId="5357E67F" w14:textId="77777777" w:rsidR="000B0811" w:rsidRDefault="000B0811" w:rsidP="000B0811">
      <w:pPr>
        <w:pStyle w:val="Heading2"/>
        <w:shd w:val="clear" w:color="auto" w:fill="FFFFFF"/>
        <w:spacing w:line="312" w:lineRule="atLeast"/>
        <w:jc w:val="both"/>
        <w:rPr>
          <w:rFonts w:ascii="Helvetica" w:hAnsi="Helvetica"/>
          <w:b w:val="0"/>
          <w:bCs w:val="0"/>
          <w:color w:val="610B38"/>
          <w:sz w:val="38"/>
          <w:szCs w:val="38"/>
        </w:rPr>
      </w:pPr>
      <w:r>
        <w:rPr>
          <w:rFonts w:ascii="Helvetica" w:hAnsi="Helvetica"/>
          <w:b w:val="0"/>
          <w:bCs w:val="0"/>
          <w:color w:val="610B38"/>
          <w:sz w:val="38"/>
          <w:szCs w:val="38"/>
        </w:rPr>
        <w:t>LinkedHashSet</w:t>
      </w:r>
    </w:p>
    <w:p w14:paraId="6E327C56" w14:textId="77777777" w:rsidR="000B0811" w:rsidRDefault="000B0811" w:rsidP="000B0811">
      <w:pPr>
        <w:pStyle w:val="NormalWeb"/>
        <w:shd w:val="clear" w:color="auto" w:fill="FFFFFF"/>
        <w:jc w:val="both"/>
        <w:rPr>
          <w:rFonts w:ascii="inter-regular" w:hAnsi="inter-regular"/>
          <w:color w:val="333333"/>
        </w:rPr>
      </w:pPr>
      <w:r>
        <w:rPr>
          <w:rFonts w:ascii="inter-regular" w:hAnsi="inter-regular"/>
          <w:color w:val="333333"/>
        </w:rPr>
        <w:lastRenderedPageBreak/>
        <w:t>LinkedHashSet class represents the LinkedList implementation of Set Interface. It extends the HashSet class and implements Set interface. Like HashSet, It also contains unique elements. It maintains the insertion order and permits null elements.</w:t>
      </w:r>
    </w:p>
    <w:p w14:paraId="21D8E628" w14:textId="77777777" w:rsidR="000B0811" w:rsidRDefault="000B0811" w:rsidP="000B0811">
      <w:pPr>
        <w:pStyle w:val="NormalWeb"/>
        <w:shd w:val="clear" w:color="auto" w:fill="FFFFFF"/>
        <w:jc w:val="both"/>
        <w:rPr>
          <w:rFonts w:ascii="inter-regular" w:hAnsi="inter-regular"/>
          <w:color w:val="333333"/>
        </w:rPr>
      </w:pPr>
      <w:r>
        <w:rPr>
          <w:rFonts w:ascii="inter-regular" w:hAnsi="inter-regular"/>
          <w:color w:val="333333"/>
        </w:rPr>
        <w:t>Consider the following example.</w:t>
      </w:r>
    </w:p>
    <w:p w14:paraId="19024A33" w14:textId="77777777" w:rsidR="000B0811" w:rsidRDefault="000B0811" w:rsidP="000B0811">
      <w:pPr>
        <w:pStyle w:val="alt"/>
        <w:numPr>
          <w:ilvl w:val="0"/>
          <w:numId w:val="258"/>
        </w:numPr>
        <w:spacing w:before="0" w:beforeAutospacing="0" w:after="0" w:afterAutospacing="0" w:line="375" w:lineRule="atLeast"/>
        <w:jc w:val="both"/>
        <w:rPr>
          <w:rFonts w:ascii="inter-regular" w:hAnsi="inter-regular"/>
          <w:color w:val="000000"/>
        </w:rPr>
      </w:pPr>
      <w:r>
        <w:rPr>
          <w:rStyle w:val="keyword"/>
          <w:rFonts w:ascii="inter-regular" w:hAnsi="inter-regular"/>
          <w:b/>
          <w:bCs/>
          <w:color w:val="006699"/>
          <w:bdr w:val="none" w:sz="0" w:space="0" w:color="auto" w:frame="1"/>
        </w:rPr>
        <w:t>import</w:t>
      </w:r>
      <w:r>
        <w:rPr>
          <w:rFonts w:ascii="inter-regular" w:hAnsi="inter-regular"/>
          <w:color w:val="000000"/>
          <w:bdr w:val="none" w:sz="0" w:space="0" w:color="auto" w:frame="1"/>
        </w:rPr>
        <w:t> java.util.*;  </w:t>
      </w:r>
    </w:p>
    <w:p w14:paraId="07E54CD0" w14:textId="77777777" w:rsidR="000B0811" w:rsidRDefault="000B0811" w:rsidP="000B0811">
      <w:pPr>
        <w:numPr>
          <w:ilvl w:val="0"/>
          <w:numId w:val="258"/>
        </w:numPr>
        <w:spacing w:after="0" w:line="375" w:lineRule="atLeast"/>
        <w:jc w:val="both"/>
        <w:rPr>
          <w:rFonts w:ascii="inter-regular" w:hAnsi="inter-regular"/>
          <w:color w:val="000000"/>
        </w:rPr>
      </w:pPr>
      <w:r>
        <w:rPr>
          <w:rStyle w:val="keyword"/>
          <w:rFonts w:ascii="inter-regular" w:hAnsi="inter-regular"/>
          <w:b/>
          <w:bCs/>
          <w:color w:val="006699"/>
          <w:bdr w:val="none" w:sz="0" w:space="0" w:color="auto" w:frame="1"/>
        </w:rPr>
        <w:t>public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class</w:t>
      </w:r>
      <w:r>
        <w:rPr>
          <w:rFonts w:ascii="inter-regular" w:hAnsi="inter-regular"/>
          <w:color w:val="000000"/>
          <w:bdr w:val="none" w:sz="0" w:space="0" w:color="auto" w:frame="1"/>
        </w:rPr>
        <w:t> TestJavaCollection8{  </w:t>
      </w:r>
    </w:p>
    <w:p w14:paraId="02C08994" w14:textId="77777777" w:rsidR="000B0811" w:rsidRDefault="000B0811" w:rsidP="000B0811">
      <w:pPr>
        <w:pStyle w:val="alt"/>
        <w:numPr>
          <w:ilvl w:val="0"/>
          <w:numId w:val="258"/>
        </w:numPr>
        <w:spacing w:before="0" w:beforeAutospacing="0" w:after="0" w:afterAutospacing="0" w:line="375" w:lineRule="atLeast"/>
        <w:jc w:val="both"/>
        <w:rPr>
          <w:rFonts w:ascii="inter-regular" w:hAnsi="inter-regular"/>
          <w:color w:val="000000"/>
        </w:rPr>
      </w:pPr>
      <w:r>
        <w:rPr>
          <w:rStyle w:val="keyword"/>
          <w:rFonts w:ascii="inter-regular" w:hAnsi="inter-regular"/>
          <w:b/>
          <w:bCs/>
          <w:color w:val="006699"/>
          <w:bdr w:val="none" w:sz="0" w:space="0" w:color="auto" w:frame="1"/>
        </w:rPr>
        <w:t>public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static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void</w:t>
      </w:r>
      <w:r>
        <w:rPr>
          <w:rFonts w:ascii="inter-regular" w:hAnsi="inter-regular"/>
          <w:color w:val="000000"/>
          <w:bdr w:val="none" w:sz="0" w:space="0" w:color="auto" w:frame="1"/>
        </w:rPr>
        <w:t> main(String args[]){  </w:t>
      </w:r>
    </w:p>
    <w:p w14:paraId="2F6AA737" w14:textId="77777777" w:rsidR="000B0811" w:rsidRDefault="000B0811" w:rsidP="000B0811">
      <w:pPr>
        <w:numPr>
          <w:ilvl w:val="0"/>
          <w:numId w:val="258"/>
        </w:numPr>
        <w:spacing w:after="0" w:line="375" w:lineRule="atLeast"/>
        <w:jc w:val="both"/>
        <w:rPr>
          <w:rFonts w:ascii="inter-regular" w:hAnsi="inter-regular"/>
          <w:color w:val="000000"/>
        </w:rPr>
      </w:pPr>
      <w:r>
        <w:rPr>
          <w:rFonts w:ascii="inter-regular" w:hAnsi="inter-regular"/>
          <w:color w:val="000000"/>
          <w:bdr w:val="none" w:sz="0" w:space="0" w:color="auto" w:frame="1"/>
        </w:rPr>
        <w:t>LinkedHashSet&lt;String&gt; set=</w:t>
      </w:r>
      <w:r>
        <w:rPr>
          <w:rStyle w:val="keyword"/>
          <w:rFonts w:ascii="inter-regular" w:hAnsi="inter-regular"/>
          <w:b/>
          <w:bCs/>
          <w:color w:val="006699"/>
          <w:bdr w:val="none" w:sz="0" w:space="0" w:color="auto" w:frame="1"/>
        </w:rPr>
        <w:t>new</w:t>
      </w:r>
      <w:r>
        <w:rPr>
          <w:rFonts w:ascii="inter-regular" w:hAnsi="inter-regular"/>
          <w:color w:val="000000"/>
          <w:bdr w:val="none" w:sz="0" w:space="0" w:color="auto" w:frame="1"/>
        </w:rPr>
        <w:t> LinkedHashSet&lt;String&gt;();  </w:t>
      </w:r>
    </w:p>
    <w:p w14:paraId="299DC885" w14:textId="77777777" w:rsidR="000B0811" w:rsidRDefault="000B0811" w:rsidP="000B0811">
      <w:pPr>
        <w:pStyle w:val="alt"/>
        <w:numPr>
          <w:ilvl w:val="0"/>
          <w:numId w:val="258"/>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set.add(</w:t>
      </w:r>
      <w:r>
        <w:rPr>
          <w:rStyle w:val="string"/>
          <w:rFonts w:ascii="inter-regular" w:hAnsi="inter-regular"/>
          <w:color w:val="0000FF"/>
          <w:bdr w:val="none" w:sz="0" w:space="0" w:color="auto" w:frame="1"/>
        </w:rPr>
        <w:t>"Ravi"</w:t>
      </w:r>
      <w:r>
        <w:rPr>
          <w:rFonts w:ascii="inter-regular" w:hAnsi="inter-regular"/>
          <w:color w:val="000000"/>
          <w:bdr w:val="none" w:sz="0" w:space="0" w:color="auto" w:frame="1"/>
        </w:rPr>
        <w:t>);  </w:t>
      </w:r>
    </w:p>
    <w:p w14:paraId="25225123" w14:textId="77777777" w:rsidR="000B0811" w:rsidRDefault="000B0811" w:rsidP="000B0811">
      <w:pPr>
        <w:numPr>
          <w:ilvl w:val="0"/>
          <w:numId w:val="258"/>
        </w:numPr>
        <w:spacing w:after="0" w:line="375" w:lineRule="atLeast"/>
        <w:jc w:val="both"/>
        <w:rPr>
          <w:rFonts w:ascii="inter-regular" w:hAnsi="inter-regular"/>
          <w:color w:val="000000"/>
        </w:rPr>
      </w:pPr>
      <w:r>
        <w:rPr>
          <w:rFonts w:ascii="inter-regular" w:hAnsi="inter-regular"/>
          <w:color w:val="000000"/>
          <w:bdr w:val="none" w:sz="0" w:space="0" w:color="auto" w:frame="1"/>
        </w:rPr>
        <w:t>set.add(</w:t>
      </w:r>
      <w:r>
        <w:rPr>
          <w:rStyle w:val="string"/>
          <w:rFonts w:ascii="inter-regular" w:hAnsi="inter-regular"/>
          <w:color w:val="0000FF"/>
          <w:bdr w:val="none" w:sz="0" w:space="0" w:color="auto" w:frame="1"/>
        </w:rPr>
        <w:t>"Vijay"</w:t>
      </w:r>
      <w:r>
        <w:rPr>
          <w:rFonts w:ascii="inter-regular" w:hAnsi="inter-regular"/>
          <w:color w:val="000000"/>
          <w:bdr w:val="none" w:sz="0" w:space="0" w:color="auto" w:frame="1"/>
        </w:rPr>
        <w:t>);  </w:t>
      </w:r>
    </w:p>
    <w:p w14:paraId="308F75BF" w14:textId="77777777" w:rsidR="000B0811" w:rsidRDefault="000B0811" w:rsidP="000B0811">
      <w:pPr>
        <w:pStyle w:val="alt"/>
        <w:numPr>
          <w:ilvl w:val="0"/>
          <w:numId w:val="258"/>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set.add(</w:t>
      </w:r>
      <w:r>
        <w:rPr>
          <w:rStyle w:val="string"/>
          <w:rFonts w:ascii="inter-regular" w:hAnsi="inter-regular"/>
          <w:color w:val="0000FF"/>
          <w:bdr w:val="none" w:sz="0" w:space="0" w:color="auto" w:frame="1"/>
        </w:rPr>
        <w:t>"Ravi"</w:t>
      </w:r>
      <w:r>
        <w:rPr>
          <w:rFonts w:ascii="inter-regular" w:hAnsi="inter-regular"/>
          <w:color w:val="000000"/>
          <w:bdr w:val="none" w:sz="0" w:space="0" w:color="auto" w:frame="1"/>
        </w:rPr>
        <w:t>);  </w:t>
      </w:r>
    </w:p>
    <w:p w14:paraId="0AA4E58D" w14:textId="77777777" w:rsidR="000B0811" w:rsidRDefault="000B0811" w:rsidP="000B0811">
      <w:pPr>
        <w:numPr>
          <w:ilvl w:val="0"/>
          <w:numId w:val="258"/>
        </w:numPr>
        <w:spacing w:after="0" w:line="375" w:lineRule="atLeast"/>
        <w:jc w:val="both"/>
        <w:rPr>
          <w:rFonts w:ascii="inter-regular" w:hAnsi="inter-regular"/>
          <w:color w:val="000000"/>
        </w:rPr>
      </w:pPr>
      <w:r>
        <w:rPr>
          <w:rFonts w:ascii="inter-regular" w:hAnsi="inter-regular"/>
          <w:color w:val="000000"/>
          <w:bdr w:val="none" w:sz="0" w:space="0" w:color="auto" w:frame="1"/>
        </w:rPr>
        <w:t>set.add(</w:t>
      </w:r>
      <w:r>
        <w:rPr>
          <w:rStyle w:val="string"/>
          <w:rFonts w:ascii="inter-regular" w:hAnsi="inter-regular"/>
          <w:color w:val="0000FF"/>
          <w:bdr w:val="none" w:sz="0" w:space="0" w:color="auto" w:frame="1"/>
        </w:rPr>
        <w:t>"Ajay"</w:t>
      </w:r>
      <w:r>
        <w:rPr>
          <w:rFonts w:ascii="inter-regular" w:hAnsi="inter-regular"/>
          <w:color w:val="000000"/>
          <w:bdr w:val="none" w:sz="0" w:space="0" w:color="auto" w:frame="1"/>
        </w:rPr>
        <w:t>);  </w:t>
      </w:r>
    </w:p>
    <w:p w14:paraId="7306F86F" w14:textId="77777777" w:rsidR="000B0811" w:rsidRDefault="000B0811" w:rsidP="000B0811">
      <w:pPr>
        <w:pStyle w:val="alt"/>
        <w:numPr>
          <w:ilvl w:val="0"/>
          <w:numId w:val="258"/>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Iterator&lt;String&gt; itr=set.iterator();  </w:t>
      </w:r>
    </w:p>
    <w:p w14:paraId="6D75AC96" w14:textId="77777777" w:rsidR="000B0811" w:rsidRDefault="000B0811" w:rsidP="000B0811">
      <w:pPr>
        <w:numPr>
          <w:ilvl w:val="0"/>
          <w:numId w:val="258"/>
        </w:numPr>
        <w:spacing w:after="0" w:line="375" w:lineRule="atLeast"/>
        <w:jc w:val="both"/>
        <w:rPr>
          <w:rFonts w:ascii="inter-regular" w:hAnsi="inter-regular"/>
          <w:color w:val="000000"/>
        </w:rPr>
      </w:pPr>
      <w:r>
        <w:rPr>
          <w:rStyle w:val="keyword"/>
          <w:rFonts w:ascii="inter-regular" w:hAnsi="inter-regular"/>
          <w:b/>
          <w:bCs/>
          <w:color w:val="006699"/>
          <w:bdr w:val="none" w:sz="0" w:space="0" w:color="auto" w:frame="1"/>
        </w:rPr>
        <w:t>while</w:t>
      </w:r>
      <w:r>
        <w:rPr>
          <w:rFonts w:ascii="inter-regular" w:hAnsi="inter-regular"/>
          <w:color w:val="000000"/>
          <w:bdr w:val="none" w:sz="0" w:space="0" w:color="auto" w:frame="1"/>
        </w:rPr>
        <w:t>(itr.hasNext()){  </w:t>
      </w:r>
    </w:p>
    <w:p w14:paraId="566AF6D8" w14:textId="77777777" w:rsidR="000B0811" w:rsidRDefault="000B0811" w:rsidP="000B0811">
      <w:pPr>
        <w:pStyle w:val="alt"/>
        <w:numPr>
          <w:ilvl w:val="0"/>
          <w:numId w:val="258"/>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System.out.println(itr.next());  </w:t>
      </w:r>
    </w:p>
    <w:p w14:paraId="608C9C27" w14:textId="77777777" w:rsidR="000B0811" w:rsidRDefault="000B0811" w:rsidP="000B0811">
      <w:pPr>
        <w:numPr>
          <w:ilvl w:val="0"/>
          <w:numId w:val="258"/>
        </w:numPr>
        <w:spacing w:after="0" w:line="375" w:lineRule="atLeast"/>
        <w:jc w:val="both"/>
        <w:rPr>
          <w:rFonts w:ascii="inter-regular" w:hAnsi="inter-regular"/>
          <w:color w:val="000000"/>
        </w:rPr>
      </w:pPr>
      <w:r>
        <w:rPr>
          <w:rFonts w:ascii="inter-regular" w:hAnsi="inter-regular"/>
          <w:color w:val="000000"/>
          <w:bdr w:val="none" w:sz="0" w:space="0" w:color="auto" w:frame="1"/>
        </w:rPr>
        <w:t>}  </w:t>
      </w:r>
    </w:p>
    <w:p w14:paraId="0D4F5C49" w14:textId="77777777" w:rsidR="000B0811" w:rsidRDefault="000B0811" w:rsidP="000B0811">
      <w:pPr>
        <w:pStyle w:val="alt"/>
        <w:numPr>
          <w:ilvl w:val="0"/>
          <w:numId w:val="258"/>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w:t>
      </w:r>
    </w:p>
    <w:p w14:paraId="38942760" w14:textId="77777777" w:rsidR="000B0811" w:rsidRDefault="000B0811" w:rsidP="000B0811">
      <w:pPr>
        <w:numPr>
          <w:ilvl w:val="0"/>
          <w:numId w:val="258"/>
        </w:numPr>
        <w:spacing w:after="0" w:line="375" w:lineRule="atLeast"/>
        <w:jc w:val="both"/>
        <w:rPr>
          <w:rFonts w:ascii="inter-regular" w:hAnsi="inter-regular"/>
          <w:color w:val="000000"/>
        </w:rPr>
      </w:pPr>
      <w:r>
        <w:rPr>
          <w:rFonts w:ascii="inter-regular" w:hAnsi="inter-regular"/>
          <w:color w:val="000000"/>
          <w:bdr w:val="none" w:sz="0" w:space="0" w:color="auto" w:frame="1"/>
        </w:rPr>
        <w:t>}  </w:t>
      </w:r>
    </w:p>
    <w:p w14:paraId="26B752F6" w14:textId="77777777" w:rsidR="000B0811" w:rsidRDefault="000B0811" w:rsidP="000B0811">
      <w:pPr>
        <w:pStyle w:val="NormalWeb"/>
        <w:shd w:val="clear" w:color="auto" w:fill="FFFFFF"/>
        <w:jc w:val="both"/>
        <w:rPr>
          <w:rFonts w:ascii="inter-regular" w:hAnsi="inter-regular"/>
          <w:color w:val="333333"/>
        </w:rPr>
      </w:pPr>
      <w:r>
        <w:rPr>
          <w:rFonts w:ascii="inter-regular" w:hAnsi="inter-regular"/>
          <w:color w:val="333333"/>
        </w:rPr>
        <w:t>Output:</w:t>
      </w:r>
    </w:p>
    <w:p w14:paraId="61F66CF9" w14:textId="77777777" w:rsidR="000B0811" w:rsidRDefault="000B0811" w:rsidP="000B0811">
      <w:pPr>
        <w:pStyle w:val="HTMLPreformatted"/>
        <w:shd w:val="clear" w:color="auto" w:fill="EEEEEE"/>
        <w:jc w:val="both"/>
        <w:rPr>
          <w:color w:val="535559"/>
        </w:rPr>
      </w:pPr>
      <w:r>
        <w:rPr>
          <w:color w:val="535559"/>
        </w:rPr>
        <w:t>Ravi</w:t>
      </w:r>
    </w:p>
    <w:p w14:paraId="45BF82D8" w14:textId="77777777" w:rsidR="000B0811" w:rsidRDefault="000B0811" w:rsidP="000B0811">
      <w:pPr>
        <w:pStyle w:val="HTMLPreformatted"/>
        <w:shd w:val="clear" w:color="auto" w:fill="EEEEEE"/>
        <w:jc w:val="both"/>
        <w:rPr>
          <w:color w:val="535559"/>
        </w:rPr>
      </w:pPr>
      <w:r>
        <w:rPr>
          <w:color w:val="535559"/>
        </w:rPr>
        <w:t>Vijay</w:t>
      </w:r>
    </w:p>
    <w:p w14:paraId="5F0B7202" w14:textId="77777777" w:rsidR="000B0811" w:rsidRDefault="000B0811" w:rsidP="000B0811">
      <w:pPr>
        <w:pStyle w:val="HTMLPreformatted"/>
        <w:shd w:val="clear" w:color="auto" w:fill="EEEEEE"/>
        <w:jc w:val="both"/>
        <w:rPr>
          <w:color w:val="535559"/>
        </w:rPr>
      </w:pPr>
      <w:r>
        <w:rPr>
          <w:color w:val="535559"/>
        </w:rPr>
        <w:t>Ajay</w:t>
      </w:r>
    </w:p>
    <w:p w14:paraId="552192E3" w14:textId="77777777" w:rsidR="000B0811" w:rsidRDefault="000B0811" w:rsidP="000B0811">
      <w:pPr>
        <w:pStyle w:val="Heading2"/>
        <w:shd w:val="clear" w:color="auto" w:fill="FFFFFF"/>
        <w:spacing w:line="312" w:lineRule="atLeast"/>
        <w:jc w:val="both"/>
        <w:rPr>
          <w:rFonts w:ascii="Helvetica" w:hAnsi="Helvetica"/>
          <w:b w:val="0"/>
          <w:bCs w:val="0"/>
          <w:color w:val="610B38"/>
          <w:sz w:val="38"/>
          <w:szCs w:val="38"/>
        </w:rPr>
      </w:pPr>
      <w:r>
        <w:rPr>
          <w:rFonts w:ascii="Helvetica" w:hAnsi="Helvetica"/>
          <w:b w:val="0"/>
          <w:bCs w:val="0"/>
          <w:color w:val="610B38"/>
          <w:sz w:val="38"/>
          <w:szCs w:val="38"/>
        </w:rPr>
        <w:t>SortedSet Interface</w:t>
      </w:r>
    </w:p>
    <w:p w14:paraId="040CF858" w14:textId="77777777" w:rsidR="000B0811" w:rsidRDefault="000B0811" w:rsidP="000B0811">
      <w:pPr>
        <w:pStyle w:val="NormalWeb"/>
        <w:shd w:val="clear" w:color="auto" w:fill="FFFFFF"/>
        <w:jc w:val="both"/>
        <w:rPr>
          <w:rFonts w:ascii="inter-regular" w:hAnsi="inter-regular"/>
          <w:color w:val="333333"/>
        </w:rPr>
      </w:pPr>
      <w:r>
        <w:rPr>
          <w:rFonts w:ascii="inter-regular" w:hAnsi="inter-regular"/>
          <w:color w:val="333333"/>
        </w:rPr>
        <w:t>SortedSet is the alternate of Set interface that provides a total ordering on its elements. The elements of the SortedSet are arranged in the increasing (ascending) order. The SortedSet provides the additional methods that inhibit the natural ordering of the elements.</w:t>
      </w:r>
    </w:p>
    <w:p w14:paraId="009FEE56" w14:textId="77777777" w:rsidR="000B0811" w:rsidRDefault="000B0811" w:rsidP="000B0811">
      <w:pPr>
        <w:pStyle w:val="NormalWeb"/>
        <w:shd w:val="clear" w:color="auto" w:fill="FFFFFF"/>
        <w:jc w:val="both"/>
        <w:rPr>
          <w:rFonts w:ascii="inter-regular" w:hAnsi="inter-regular"/>
          <w:color w:val="333333"/>
        </w:rPr>
      </w:pPr>
      <w:r>
        <w:rPr>
          <w:rFonts w:ascii="inter-regular" w:hAnsi="inter-regular"/>
          <w:color w:val="333333"/>
        </w:rPr>
        <w:t>The SortedSet can be instantiated as:</w:t>
      </w:r>
    </w:p>
    <w:p w14:paraId="12870CB9" w14:textId="77777777" w:rsidR="000B0811" w:rsidRDefault="000B0811" w:rsidP="000B0811">
      <w:pPr>
        <w:pStyle w:val="alt"/>
        <w:numPr>
          <w:ilvl w:val="0"/>
          <w:numId w:val="259"/>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SortedSet&lt;data-type&gt; set = </w:t>
      </w:r>
      <w:r>
        <w:rPr>
          <w:rStyle w:val="keyword"/>
          <w:rFonts w:ascii="inter-regular" w:hAnsi="inter-regular"/>
          <w:b/>
          <w:bCs/>
          <w:color w:val="006699"/>
          <w:bdr w:val="none" w:sz="0" w:space="0" w:color="auto" w:frame="1"/>
        </w:rPr>
        <w:t>new</w:t>
      </w:r>
      <w:r>
        <w:rPr>
          <w:rFonts w:ascii="inter-regular" w:hAnsi="inter-regular"/>
          <w:color w:val="000000"/>
          <w:bdr w:val="none" w:sz="0" w:space="0" w:color="auto" w:frame="1"/>
        </w:rPr>
        <w:t> TreeSet();  </w:t>
      </w:r>
    </w:p>
    <w:p w14:paraId="61FFC084" w14:textId="77777777" w:rsidR="000B0811" w:rsidRDefault="000B0811" w:rsidP="000B0811">
      <w:pPr>
        <w:pStyle w:val="Heading2"/>
        <w:shd w:val="clear" w:color="auto" w:fill="FFFFFF"/>
        <w:spacing w:line="312" w:lineRule="atLeast"/>
        <w:jc w:val="both"/>
        <w:rPr>
          <w:rFonts w:ascii="Helvetica" w:hAnsi="Helvetica"/>
          <w:b w:val="0"/>
          <w:bCs w:val="0"/>
          <w:color w:val="610B38"/>
          <w:sz w:val="38"/>
          <w:szCs w:val="38"/>
        </w:rPr>
      </w:pPr>
      <w:r>
        <w:rPr>
          <w:rFonts w:ascii="Helvetica" w:hAnsi="Helvetica"/>
          <w:b w:val="0"/>
          <w:bCs w:val="0"/>
          <w:color w:val="610B38"/>
          <w:sz w:val="38"/>
          <w:szCs w:val="38"/>
        </w:rPr>
        <w:t>TreeSet</w:t>
      </w:r>
    </w:p>
    <w:p w14:paraId="2B896CD8" w14:textId="77777777" w:rsidR="000B0811" w:rsidRDefault="000B0811" w:rsidP="000B0811">
      <w:pPr>
        <w:pStyle w:val="NormalWeb"/>
        <w:shd w:val="clear" w:color="auto" w:fill="FFFFFF"/>
        <w:jc w:val="both"/>
        <w:rPr>
          <w:rFonts w:ascii="inter-regular" w:hAnsi="inter-regular"/>
          <w:color w:val="333333"/>
        </w:rPr>
      </w:pPr>
      <w:r>
        <w:rPr>
          <w:rFonts w:ascii="inter-regular" w:hAnsi="inter-regular"/>
          <w:color w:val="333333"/>
        </w:rPr>
        <w:t>Java TreeSet class implements the Set interface that uses a tree for storage. Like HashSet, TreeSet also contains unique elements. However, the access and retrieval time of TreeSet is quite fast. The elements in TreeSet stored in ascending order.</w:t>
      </w:r>
    </w:p>
    <w:p w14:paraId="52217761" w14:textId="77777777" w:rsidR="000B0811" w:rsidRDefault="000B0811" w:rsidP="000B0811">
      <w:pPr>
        <w:pStyle w:val="NormalWeb"/>
        <w:shd w:val="clear" w:color="auto" w:fill="FFFFFF"/>
        <w:jc w:val="both"/>
        <w:rPr>
          <w:rFonts w:ascii="inter-regular" w:hAnsi="inter-regular"/>
          <w:color w:val="333333"/>
        </w:rPr>
      </w:pPr>
      <w:r>
        <w:rPr>
          <w:rFonts w:ascii="inter-regular" w:hAnsi="inter-regular"/>
          <w:color w:val="333333"/>
        </w:rPr>
        <w:lastRenderedPageBreak/>
        <w:t>Consider the following example:</w:t>
      </w:r>
    </w:p>
    <w:p w14:paraId="68EDA711" w14:textId="77777777" w:rsidR="000B0811" w:rsidRDefault="000B0811" w:rsidP="000B0811">
      <w:pPr>
        <w:pStyle w:val="alt"/>
        <w:numPr>
          <w:ilvl w:val="0"/>
          <w:numId w:val="260"/>
        </w:numPr>
        <w:spacing w:before="0" w:beforeAutospacing="0" w:after="0" w:afterAutospacing="0" w:line="375" w:lineRule="atLeast"/>
        <w:jc w:val="both"/>
        <w:rPr>
          <w:rFonts w:ascii="inter-regular" w:hAnsi="inter-regular"/>
          <w:color w:val="000000"/>
        </w:rPr>
      </w:pPr>
      <w:r>
        <w:rPr>
          <w:rStyle w:val="keyword"/>
          <w:rFonts w:ascii="inter-regular" w:hAnsi="inter-regular"/>
          <w:b/>
          <w:bCs/>
          <w:color w:val="006699"/>
          <w:bdr w:val="none" w:sz="0" w:space="0" w:color="auto" w:frame="1"/>
        </w:rPr>
        <w:t>import</w:t>
      </w:r>
      <w:r>
        <w:rPr>
          <w:rFonts w:ascii="inter-regular" w:hAnsi="inter-regular"/>
          <w:color w:val="000000"/>
          <w:bdr w:val="none" w:sz="0" w:space="0" w:color="auto" w:frame="1"/>
        </w:rPr>
        <w:t> java.util.*;  </w:t>
      </w:r>
    </w:p>
    <w:p w14:paraId="002F276C" w14:textId="77777777" w:rsidR="000B0811" w:rsidRDefault="000B0811" w:rsidP="000B0811">
      <w:pPr>
        <w:numPr>
          <w:ilvl w:val="0"/>
          <w:numId w:val="260"/>
        </w:numPr>
        <w:spacing w:after="0" w:line="375" w:lineRule="atLeast"/>
        <w:jc w:val="both"/>
        <w:rPr>
          <w:rFonts w:ascii="inter-regular" w:hAnsi="inter-regular"/>
          <w:color w:val="000000"/>
        </w:rPr>
      </w:pPr>
      <w:r>
        <w:rPr>
          <w:rStyle w:val="keyword"/>
          <w:rFonts w:ascii="inter-regular" w:hAnsi="inter-regular"/>
          <w:b/>
          <w:bCs/>
          <w:color w:val="006699"/>
          <w:bdr w:val="none" w:sz="0" w:space="0" w:color="auto" w:frame="1"/>
        </w:rPr>
        <w:t>public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class</w:t>
      </w:r>
      <w:r>
        <w:rPr>
          <w:rFonts w:ascii="inter-regular" w:hAnsi="inter-regular"/>
          <w:color w:val="000000"/>
          <w:bdr w:val="none" w:sz="0" w:space="0" w:color="auto" w:frame="1"/>
        </w:rPr>
        <w:t> TestJavaCollection9{  </w:t>
      </w:r>
    </w:p>
    <w:p w14:paraId="2C081175" w14:textId="77777777" w:rsidR="000B0811" w:rsidRDefault="000B0811" w:rsidP="000B0811">
      <w:pPr>
        <w:pStyle w:val="alt"/>
        <w:numPr>
          <w:ilvl w:val="0"/>
          <w:numId w:val="260"/>
        </w:numPr>
        <w:spacing w:before="0" w:beforeAutospacing="0" w:after="0" w:afterAutospacing="0" w:line="375" w:lineRule="atLeast"/>
        <w:jc w:val="both"/>
        <w:rPr>
          <w:rFonts w:ascii="inter-regular" w:hAnsi="inter-regular"/>
          <w:color w:val="000000"/>
        </w:rPr>
      </w:pPr>
      <w:r>
        <w:rPr>
          <w:rStyle w:val="keyword"/>
          <w:rFonts w:ascii="inter-regular" w:hAnsi="inter-regular"/>
          <w:b/>
          <w:bCs/>
          <w:color w:val="006699"/>
          <w:bdr w:val="none" w:sz="0" w:space="0" w:color="auto" w:frame="1"/>
        </w:rPr>
        <w:t>public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static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void</w:t>
      </w:r>
      <w:r>
        <w:rPr>
          <w:rFonts w:ascii="inter-regular" w:hAnsi="inter-regular"/>
          <w:color w:val="000000"/>
          <w:bdr w:val="none" w:sz="0" w:space="0" w:color="auto" w:frame="1"/>
        </w:rPr>
        <w:t> main(String args[]){  </w:t>
      </w:r>
    </w:p>
    <w:p w14:paraId="4C928A53" w14:textId="77777777" w:rsidR="000B0811" w:rsidRDefault="000B0811" w:rsidP="000B0811">
      <w:pPr>
        <w:numPr>
          <w:ilvl w:val="0"/>
          <w:numId w:val="260"/>
        </w:numPr>
        <w:spacing w:after="0" w:line="375" w:lineRule="atLeast"/>
        <w:jc w:val="both"/>
        <w:rPr>
          <w:rFonts w:ascii="inter-regular" w:hAnsi="inter-regular"/>
          <w:color w:val="000000"/>
        </w:rPr>
      </w:pPr>
      <w:r>
        <w:rPr>
          <w:rStyle w:val="comment"/>
          <w:rFonts w:ascii="inter-regular" w:hAnsi="inter-regular"/>
          <w:color w:val="008200"/>
          <w:bdr w:val="none" w:sz="0" w:space="0" w:color="auto" w:frame="1"/>
        </w:rPr>
        <w:t>//Creating and adding elements</w:t>
      </w:r>
      <w:r>
        <w:rPr>
          <w:rFonts w:ascii="inter-regular" w:hAnsi="inter-regular"/>
          <w:color w:val="000000"/>
          <w:bdr w:val="none" w:sz="0" w:space="0" w:color="auto" w:frame="1"/>
        </w:rPr>
        <w:t>  </w:t>
      </w:r>
    </w:p>
    <w:p w14:paraId="2CD16BB1" w14:textId="77777777" w:rsidR="000B0811" w:rsidRDefault="000B0811" w:rsidP="000B0811">
      <w:pPr>
        <w:pStyle w:val="alt"/>
        <w:numPr>
          <w:ilvl w:val="0"/>
          <w:numId w:val="260"/>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TreeSet&lt;String&gt; set=</w:t>
      </w:r>
      <w:r>
        <w:rPr>
          <w:rStyle w:val="keyword"/>
          <w:rFonts w:ascii="inter-regular" w:hAnsi="inter-regular"/>
          <w:b/>
          <w:bCs/>
          <w:color w:val="006699"/>
          <w:bdr w:val="none" w:sz="0" w:space="0" w:color="auto" w:frame="1"/>
        </w:rPr>
        <w:t>new</w:t>
      </w:r>
      <w:r>
        <w:rPr>
          <w:rFonts w:ascii="inter-regular" w:hAnsi="inter-regular"/>
          <w:color w:val="000000"/>
          <w:bdr w:val="none" w:sz="0" w:space="0" w:color="auto" w:frame="1"/>
        </w:rPr>
        <w:t> TreeSet&lt;String&gt;();  </w:t>
      </w:r>
    </w:p>
    <w:p w14:paraId="791D4176" w14:textId="77777777" w:rsidR="000B0811" w:rsidRDefault="000B0811" w:rsidP="000B0811">
      <w:pPr>
        <w:numPr>
          <w:ilvl w:val="0"/>
          <w:numId w:val="260"/>
        </w:numPr>
        <w:spacing w:after="0" w:line="375" w:lineRule="atLeast"/>
        <w:jc w:val="both"/>
        <w:rPr>
          <w:rFonts w:ascii="inter-regular" w:hAnsi="inter-regular"/>
          <w:color w:val="000000"/>
        </w:rPr>
      </w:pPr>
      <w:r>
        <w:rPr>
          <w:rFonts w:ascii="inter-regular" w:hAnsi="inter-regular"/>
          <w:color w:val="000000"/>
          <w:bdr w:val="none" w:sz="0" w:space="0" w:color="auto" w:frame="1"/>
        </w:rPr>
        <w:t>set.add(</w:t>
      </w:r>
      <w:r>
        <w:rPr>
          <w:rStyle w:val="string"/>
          <w:rFonts w:ascii="inter-regular" w:hAnsi="inter-regular"/>
          <w:color w:val="0000FF"/>
          <w:bdr w:val="none" w:sz="0" w:space="0" w:color="auto" w:frame="1"/>
        </w:rPr>
        <w:t>"Ravi"</w:t>
      </w:r>
      <w:r>
        <w:rPr>
          <w:rFonts w:ascii="inter-regular" w:hAnsi="inter-regular"/>
          <w:color w:val="000000"/>
          <w:bdr w:val="none" w:sz="0" w:space="0" w:color="auto" w:frame="1"/>
        </w:rPr>
        <w:t>);  </w:t>
      </w:r>
    </w:p>
    <w:p w14:paraId="726535BD" w14:textId="77777777" w:rsidR="000B0811" w:rsidRDefault="000B0811" w:rsidP="000B0811">
      <w:pPr>
        <w:pStyle w:val="alt"/>
        <w:numPr>
          <w:ilvl w:val="0"/>
          <w:numId w:val="260"/>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set.add(</w:t>
      </w:r>
      <w:r>
        <w:rPr>
          <w:rStyle w:val="string"/>
          <w:rFonts w:ascii="inter-regular" w:hAnsi="inter-regular"/>
          <w:color w:val="0000FF"/>
          <w:bdr w:val="none" w:sz="0" w:space="0" w:color="auto" w:frame="1"/>
        </w:rPr>
        <w:t>"Vijay"</w:t>
      </w:r>
      <w:r>
        <w:rPr>
          <w:rFonts w:ascii="inter-regular" w:hAnsi="inter-regular"/>
          <w:color w:val="000000"/>
          <w:bdr w:val="none" w:sz="0" w:space="0" w:color="auto" w:frame="1"/>
        </w:rPr>
        <w:t>);  </w:t>
      </w:r>
    </w:p>
    <w:p w14:paraId="2FCB86D4" w14:textId="77777777" w:rsidR="000B0811" w:rsidRDefault="000B0811" w:rsidP="000B0811">
      <w:pPr>
        <w:numPr>
          <w:ilvl w:val="0"/>
          <w:numId w:val="260"/>
        </w:numPr>
        <w:spacing w:after="0" w:line="375" w:lineRule="atLeast"/>
        <w:jc w:val="both"/>
        <w:rPr>
          <w:rFonts w:ascii="inter-regular" w:hAnsi="inter-regular"/>
          <w:color w:val="000000"/>
        </w:rPr>
      </w:pPr>
      <w:r>
        <w:rPr>
          <w:rFonts w:ascii="inter-regular" w:hAnsi="inter-regular"/>
          <w:color w:val="000000"/>
          <w:bdr w:val="none" w:sz="0" w:space="0" w:color="auto" w:frame="1"/>
        </w:rPr>
        <w:t>set.add(</w:t>
      </w:r>
      <w:r>
        <w:rPr>
          <w:rStyle w:val="string"/>
          <w:rFonts w:ascii="inter-regular" w:hAnsi="inter-regular"/>
          <w:color w:val="0000FF"/>
          <w:bdr w:val="none" w:sz="0" w:space="0" w:color="auto" w:frame="1"/>
        </w:rPr>
        <w:t>"Ravi"</w:t>
      </w:r>
      <w:r>
        <w:rPr>
          <w:rFonts w:ascii="inter-regular" w:hAnsi="inter-regular"/>
          <w:color w:val="000000"/>
          <w:bdr w:val="none" w:sz="0" w:space="0" w:color="auto" w:frame="1"/>
        </w:rPr>
        <w:t>);  </w:t>
      </w:r>
    </w:p>
    <w:p w14:paraId="2E002D89" w14:textId="77777777" w:rsidR="000B0811" w:rsidRDefault="000B0811" w:rsidP="000B0811">
      <w:pPr>
        <w:pStyle w:val="alt"/>
        <w:numPr>
          <w:ilvl w:val="0"/>
          <w:numId w:val="260"/>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set.add(</w:t>
      </w:r>
      <w:r>
        <w:rPr>
          <w:rStyle w:val="string"/>
          <w:rFonts w:ascii="inter-regular" w:hAnsi="inter-regular"/>
          <w:color w:val="0000FF"/>
          <w:bdr w:val="none" w:sz="0" w:space="0" w:color="auto" w:frame="1"/>
        </w:rPr>
        <w:t>"Ajay"</w:t>
      </w:r>
      <w:r>
        <w:rPr>
          <w:rFonts w:ascii="inter-regular" w:hAnsi="inter-regular"/>
          <w:color w:val="000000"/>
          <w:bdr w:val="none" w:sz="0" w:space="0" w:color="auto" w:frame="1"/>
        </w:rPr>
        <w:t>);  </w:t>
      </w:r>
    </w:p>
    <w:p w14:paraId="57DFB54A" w14:textId="77777777" w:rsidR="000B0811" w:rsidRDefault="000B0811" w:rsidP="000B0811">
      <w:pPr>
        <w:numPr>
          <w:ilvl w:val="0"/>
          <w:numId w:val="260"/>
        </w:numPr>
        <w:spacing w:after="0" w:line="375" w:lineRule="atLeast"/>
        <w:jc w:val="both"/>
        <w:rPr>
          <w:rFonts w:ascii="inter-regular" w:hAnsi="inter-regular"/>
          <w:color w:val="000000"/>
        </w:rPr>
      </w:pPr>
      <w:r>
        <w:rPr>
          <w:rStyle w:val="comment"/>
          <w:rFonts w:ascii="inter-regular" w:hAnsi="inter-regular"/>
          <w:color w:val="008200"/>
          <w:bdr w:val="none" w:sz="0" w:space="0" w:color="auto" w:frame="1"/>
        </w:rPr>
        <w:t>//traversing elements</w:t>
      </w:r>
      <w:r>
        <w:rPr>
          <w:rFonts w:ascii="inter-regular" w:hAnsi="inter-regular"/>
          <w:color w:val="000000"/>
          <w:bdr w:val="none" w:sz="0" w:space="0" w:color="auto" w:frame="1"/>
        </w:rPr>
        <w:t>  </w:t>
      </w:r>
    </w:p>
    <w:p w14:paraId="3C3AAD87" w14:textId="77777777" w:rsidR="000B0811" w:rsidRDefault="000B0811" w:rsidP="000B0811">
      <w:pPr>
        <w:pStyle w:val="alt"/>
        <w:numPr>
          <w:ilvl w:val="0"/>
          <w:numId w:val="260"/>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Iterator&lt;String&gt; itr=set.iterator();  </w:t>
      </w:r>
    </w:p>
    <w:p w14:paraId="321FDF1F" w14:textId="77777777" w:rsidR="000B0811" w:rsidRDefault="000B0811" w:rsidP="000B0811">
      <w:pPr>
        <w:numPr>
          <w:ilvl w:val="0"/>
          <w:numId w:val="260"/>
        </w:numPr>
        <w:spacing w:after="0" w:line="375" w:lineRule="atLeast"/>
        <w:jc w:val="both"/>
        <w:rPr>
          <w:rFonts w:ascii="inter-regular" w:hAnsi="inter-regular"/>
          <w:color w:val="000000"/>
        </w:rPr>
      </w:pPr>
      <w:r>
        <w:rPr>
          <w:rStyle w:val="keyword"/>
          <w:rFonts w:ascii="inter-regular" w:hAnsi="inter-regular"/>
          <w:b/>
          <w:bCs/>
          <w:color w:val="006699"/>
          <w:bdr w:val="none" w:sz="0" w:space="0" w:color="auto" w:frame="1"/>
        </w:rPr>
        <w:t>while</w:t>
      </w:r>
      <w:r>
        <w:rPr>
          <w:rFonts w:ascii="inter-regular" w:hAnsi="inter-regular"/>
          <w:color w:val="000000"/>
          <w:bdr w:val="none" w:sz="0" w:space="0" w:color="auto" w:frame="1"/>
        </w:rPr>
        <w:t>(itr.hasNext()){  </w:t>
      </w:r>
    </w:p>
    <w:p w14:paraId="0BBF8241" w14:textId="77777777" w:rsidR="000B0811" w:rsidRDefault="000B0811" w:rsidP="000B0811">
      <w:pPr>
        <w:pStyle w:val="alt"/>
        <w:numPr>
          <w:ilvl w:val="0"/>
          <w:numId w:val="260"/>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System.out.println(itr.next());  </w:t>
      </w:r>
    </w:p>
    <w:p w14:paraId="4CF4B0DC" w14:textId="77777777" w:rsidR="000B0811" w:rsidRDefault="000B0811" w:rsidP="000B0811">
      <w:pPr>
        <w:numPr>
          <w:ilvl w:val="0"/>
          <w:numId w:val="260"/>
        </w:numPr>
        <w:spacing w:after="0" w:line="375" w:lineRule="atLeast"/>
        <w:jc w:val="both"/>
        <w:rPr>
          <w:rFonts w:ascii="inter-regular" w:hAnsi="inter-regular"/>
          <w:color w:val="000000"/>
        </w:rPr>
      </w:pPr>
      <w:r>
        <w:rPr>
          <w:rFonts w:ascii="inter-regular" w:hAnsi="inter-regular"/>
          <w:color w:val="000000"/>
          <w:bdr w:val="none" w:sz="0" w:space="0" w:color="auto" w:frame="1"/>
        </w:rPr>
        <w:t>}  </w:t>
      </w:r>
    </w:p>
    <w:p w14:paraId="6231B911" w14:textId="77777777" w:rsidR="000B0811" w:rsidRDefault="000B0811" w:rsidP="000B0811">
      <w:pPr>
        <w:pStyle w:val="alt"/>
        <w:numPr>
          <w:ilvl w:val="0"/>
          <w:numId w:val="260"/>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w:t>
      </w:r>
    </w:p>
    <w:p w14:paraId="2895B684" w14:textId="77777777" w:rsidR="000B0811" w:rsidRDefault="000B0811" w:rsidP="000B0811">
      <w:pPr>
        <w:numPr>
          <w:ilvl w:val="0"/>
          <w:numId w:val="260"/>
        </w:numPr>
        <w:spacing w:after="0" w:line="375" w:lineRule="atLeast"/>
        <w:jc w:val="both"/>
        <w:rPr>
          <w:rFonts w:ascii="inter-regular" w:hAnsi="inter-regular"/>
          <w:color w:val="000000"/>
        </w:rPr>
      </w:pPr>
      <w:r>
        <w:rPr>
          <w:rFonts w:ascii="inter-regular" w:hAnsi="inter-regular"/>
          <w:color w:val="000000"/>
          <w:bdr w:val="none" w:sz="0" w:space="0" w:color="auto" w:frame="1"/>
        </w:rPr>
        <w:t>}  </w:t>
      </w:r>
    </w:p>
    <w:p w14:paraId="1287AAAA" w14:textId="77777777" w:rsidR="000B0811" w:rsidRDefault="000B0811" w:rsidP="000B0811">
      <w:pPr>
        <w:pStyle w:val="NormalWeb"/>
        <w:shd w:val="clear" w:color="auto" w:fill="FFFFFF"/>
        <w:jc w:val="both"/>
        <w:rPr>
          <w:rFonts w:ascii="inter-regular" w:hAnsi="inter-regular"/>
          <w:color w:val="333333"/>
        </w:rPr>
      </w:pPr>
      <w:r>
        <w:rPr>
          <w:rFonts w:ascii="inter-regular" w:hAnsi="inter-regular"/>
          <w:color w:val="333333"/>
        </w:rPr>
        <w:t>Output:</w:t>
      </w:r>
    </w:p>
    <w:p w14:paraId="79AB04E2" w14:textId="77777777" w:rsidR="000B0811" w:rsidRDefault="000B0811" w:rsidP="000B0811">
      <w:pPr>
        <w:pStyle w:val="HTMLPreformatted"/>
        <w:shd w:val="clear" w:color="auto" w:fill="EEEEEE"/>
        <w:jc w:val="both"/>
        <w:rPr>
          <w:color w:val="535559"/>
        </w:rPr>
      </w:pPr>
      <w:r>
        <w:rPr>
          <w:color w:val="535559"/>
        </w:rPr>
        <w:t>Ajay</w:t>
      </w:r>
    </w:p>
    <w:p w14:paraId="30E75D18" w14:textId="77777777" w:rsidR="000B0811" w:rsidRDefault="000B0811" w:rsidP="000B0811">
      <w:pPr>
        <w:pStyle w:val="HTMLPreformatted"/>
        <w:shd w:val="clear" w:color="auto" w:fill="EEEEEE"/>
        <w:jc w:val="both"/>
        <w:rPr>
          <w:color w:val="535559"/>
        </w:rPr>
      </w:pPr>
      <w:r>
        <w:rPr>
          <w:color w:val="535559"/>
        </w:rPr>
        <w:t>Ravi</w:t>
      </w:r>
    </w:p>
    <w:p w14:paraId="36EB3976" w14:textId="77777777" w:rsidR="000B0811" w:rsidRDefault="000B0811" w:rsidP="000B0811">
      <w:pPr>
        <w:pStyle w:val="HTMLPreformatted"/>
        <w:shd w:val="clear" w:color="auto" w:fill="EEEEEE"/>
        <w:jc w:val="both"/>
        <w:rPr>
          <w:color w:val="535559"/>
        </w:rPr>
      </w:pPr>
      <w:r>
        <w:rPr>
          <w:color w:val="535559"/>
        </w:rPr>
        <w:t>Vijay</w:t>
      </w:r>
    </w:p>
    <w:p w14:paraId="7908323D" w14:textId="77777777" w:rsidR="004F404D" w:rsidRDefault="000B0811" w:rsidP="0027496C">
      <w:pPr>
        <w:rPr>
          <w:b/>
          <w:bCs/>
          <w:sz w:val="44"/>
          <w:szCs w:val="44"/>
          <w:u w:val="single"/>
        </w:rPr>
      </w:pPr>
      <w:r>
        <w:rPr>
          <w:b/>
          <w:bCs/>
          <w:sz w:val="44"/>
          <w:szCs w:val="44"/>
          <w:u w:val="single"/>
        </w:rPr>
        <w:tab/>
      </w:r>
    </w:p>
    <w:p w14:paraId="4A7C4E36" w14:textId="77777777" w:rsidR="00597CCA" w:rsidRDefault="00597CCA" w:rsidP="0027496C">
      <w:pPr>
        <w:rPr>
          <w:b/>
          <w:bCs/>
          <w:sz w:val="44"/>
          <w:szCs w:val="44"/>
          <w:u w:val="single"/>
        </w:rPr>
      </w:pPr>
    </w:p>
    <w:p w14:paraId="1DD157CB" w14:textId="77777777" w:rsidR="00597CCA" w:rsidRDefault="00597CCA" w:rsidP="0027496C">
      <w:pPr>
        <w:rPr>
          <w:b/>
          <w:bCs/>
          <w:sz w:val="44"/>
          <w:szCs w:val="44"/>
          <w:u w:val="single"/>
        </w:rPr>
      </w:pPr>
    </w:p>
    <w:p w14:paraId="0321C8FD" w14:textId="77777777" w:rsidR="00597CCA" w:rsidRDefault="00597CCA" w:rsidP="00597CCA">
      <w:pPr>
        <w:pStyle w:val="Heading3"/>
        <w:shd w:val="clear" w:color="auto" w:fill="FFFFFF"/>
        <w:spacing w:before="0" w:line="312" w:lineRule="atLeast"/>
        <w:rPr>
          <w:rFonts w:ascii="Work Sans" w:hAnsi="Work Sans"/>
          <w:color w:val="3A3A3A"/>
          <w:sz w:val="36"/>
          <w:szCs w:val="36"/>
        </w:rPr>
      </w:pPr>
      <w:r>
        <w:rPr>
          <w:rFonts w:ascii="Work Sans" w:hAnsi="Work Sans"/>
          <w:color w:val="3A3A3A"/>
          <w:sz w:val="36"/>
          <w:szCs w:val="36"/>
          <w:bdr w:val="none" w:sz="0" w:space="0" w:color="auto" w:frame="1"/>
        </w:rPr>
        <w:t>ArrayList add</w:t>
      </w:r>
    </w:p>
    <w:p w14:paraId="422834E7" w14:textId="77777777" w:rsidR="00597CCA" w:rsidRDefault="00597CCA" w:rsidP="00597CCA">
      <w:pPr>
        <w:pStyle w:val="NormalWeb"/>
        <w:shd w:val="clear" w:color="auto" w:fill="FFFFFF"/>
        <w:spacing w:before="0" w:beforeAutospacing="0" w:after="0" w:afterAutospacing="0"/>
        <w:rPr>
          <w:rFonts w:ascii="Work Sans" w:hAnsi="Work Sans"/>
          <w:color w:val="3A3A3A"/>
        </w:rPr>
      </w:pPr>
      <w:r>
        <w:rPr>
          <w:rStyle w:val="Strong"/>
          <w:rFonts w:ascii="Work Sans" w:hAnsi="Work Sans"/>
          <w:color w:val="3A3A3A"/>
          <w:bdr w:val="none" w:sz="0" w:space="0" w:color="auto" w:frame="1"/>
        </w:rPr>
        <w:t>I</w:t>
      </w:r>
    </w:p>
    <w:p w14:paraId="1B825518" w14:textId="77777777" w:rsidR="00597CCA" w:rsidRDefault="00597CCA" w:rsidP="00597CCA">
      <w:pPr>
        <w:pStyle w:val="NormalWeb"/>
        <w:shd w:val="clear" w:color="auto" w:fill="FFFFFF"/>
        <w:spacing w:before="0" w:beforeAutospacing="0" w:after="0" w:afterAutospacing="0"/>
        <w:rPr>
          <w:rFonts w:ascii="Work Sans" w:hAnsi="Work Sans"/>
          <w:color w:val="3A3A3A"/>
        </w:rPr>
      </w:pPr>
      <w:r>
        <w:rPr>
          <w:rStyle w:val="Strong"/>
          <w:rFonts w:ascii="Work Sans" w:hAnsi="Work Sans"/>
          <w:color w:val="3A3A3A"/>
          <w:bdr w:val="none" w:sz="0" w:space="0" w:color="auto" w:frame="1"/>
        </w:rPr>
        <w:t>Prototype:</w:t>
      </w:r>
      <w:r>
        <w:rPr>
          <w:rFonts w:ascii="Work Sans" w:hAnsi="Work Sans"/>
          <w:color w:val="3A3A3A"/>
        </w:rPr>
        <w:t> boolean add (E e)</w:t>
      </w:r>
      <w:r>
        <w:rPr>
          <w:rFonts w:ascii="Work Sans" w:hAnsi="Work Sans"/>
          <w:color w:val="3A3A3A"/>
        </w:rPr>
        <w:br/>
      </w:r>
      <w:r>
        <w:rPr>
          <w:rStyle w:val="Strong"/>
          <w:rFonts w:ascii="Work Sans" w:hAnsi="Work Sans"/>
          <w:color w:val="3A3A3A"/>
          <w:bdr w:val="none" w:sz="0" w:space="0" w:color="auto" w:frame="1"/>
        </w:rPr>
        <w:t>Parameters:</w:t>
      </w:r>
      <w:r>
        <w:rPr>
          <w:rFonts w:ascii="Work Sans" w:hAnsi="Work Sans"/>
          <w:color w:val="3A3A3A"/>
        </w:rPr>
        <w:t> e=&gt; Element to be added to the ArrayList.</w:t>
      </w:r>
      <w:r>
        <w:rPr>
          <w:rFonts w:ascii="Work Sans" w:hAnsi="Work Sans"/>
          <w:color w:val="3A3A3A"/>
        </w:rPr>
        <w:br/>
      </w:r>
      <w:r>
        <w:rPr>
          <w:rStyle w:val="Strong"/>
          <w:rFonts w:ascii="Work Sans" w:hAnsi="Work Sans"/>
          <w:color w:val="3A3A3A"/>
          <w:bdr w:val="none" w:sz="0" w:space="0" w:color="auto" w:frame="1"/>
        </w:rPr>
        <w:t>Return Value:</w:t>
      </w:r>
      <w:r>
        <w:rPr>
          <w:rFonts w:ascii="Work Sans" w:hAnsi="Work Sans"/>
          <w:color w:val="3A3A3A"/>
        </w:rPr>
        <w:t> true=&gt; Element successfully added.</w:t>
      </w:r>
      <w:r>
        <w:rPr>
          <w:rFonts w:ascii="Work Sans" w:hAnsi="Work Sans"/>
          <w:color w:val="3A3A3A"/>
        </w:rPr>
        <w:br/>
      </w:r>
      <w:r>
        <w:rPr>
          <w:rStyle w:val="Strong"/>
          <w:rFonts w:ascii="Work Sans" w:hAnsi="Work Sans"/>
          <w:color w:val="3A3A3A"/>
          <w:bdr w:val="none" w:sz="0" w:space="0" w:color="auto" w:frame="1"/>
        </w:rPr>
        <w:t>Description:</w:t>
      </w:r>
      <w:r>
        <w:rPr>
          <w:rFonts w:ascii="Work Sans" w:hAnsi="Work Sans"/>
          <w:color w:val="3A3A3A"/>
        </w:rPr>
        <w:t> Adds the given element e to the end of the list.</w:t>
      </w:r>
    </w:p>
    <w:p w14:paraId="720735A9" w14:textId="77777777" w:rsidR="00597CCA" w:rsidRDefault="00597CCA" w:rsidP="00597CCA">
      <w:pPr>
        <w:pStyle w:val="NormalWeb"/>
        <w:shd w:val="clear" w:color="auto" w:fill="FFFFFF"/>
        <w:spacing w:before="0" w:beforeAutospacing="0" w:after="0" w:afterAutospacing="0"/>
        <w:rPr>
          <w:rFonts w:ascii="Work Sans" w:hAnsi="Work Sans"/>
          <w:color w:val="3A3A3A"/>
        </w:rPr>
      </w:pPr>
      <w:r>
        <w:rPr>
          <w:rStyle w:val="Strong"/>
          <w:rFonts w:ascii="Work Sans" w:hAnsi="Work Sans"/>
          <w:color w:val="3A3A3A"/>
          <w:bdr w:val="none" w:sz="0" w:space="0" w:color="auto" w:frame="1"/>
        </w:rPr>
        <w:t>II.</w:t>
      </w:r>
    </w:p>
    <w:p w14:paraId="19A27A3A" w14:textId="77777777" w:rsidR="00597CCA" w:rsidRDefault="00597CCA" w:rsidP="00597CCA">
      <w:pPr>
        <w:pStyle w:val="NormalWeb"/>
        <w:shd w:val="clear" w:color="auto" w:fill="FFFFFF"/>
        <w:spacing w:before="0" w:beforeAutospacing="0" w:after="0" w:afterAutospacing="0"/>
        <w:rPr>
          <w:rFonts w:ascii="Work Sans" w:hAnsi="Work Sans"/>
          <w:color w:val="3A3A3A"/>
        </w:rPr>
      </w:pPr>
      <w:r>
        <w:rPr>
          <w:rStyle w:val="Strong"/>
          <w:rFonts w:ascii="Work Sans" w:hAnsi="Work Sans"/>
          <w:color w:val="3A3A3A"/>
          <w:bdr w:val="none" w:sz="0" w:space="0" w:color="auto" w:frame="1"/>
        </w:rPr>
        <w:t>Prototype:</w:t>
      </w:r>
      <w:r>
        <w:rPr>
          <w:rFonts w:ascii="Work Sans" w:hAnsi="Work Sans"/>
          <w:color w:val="3A3A3A"/>
        </w:rPr>
        <w:t> void add (int index, E element)</w:t>
      </w:r>
    </w:p>
    <w:p w14:paraId="0937B0DB" w14:textId="77777777" w:rsidR="00597CCA" w:rsidRDefault="00597CCA" w:rsidP="00597CCA">
      <w:pPr>
        <w:pStyle w:val="NormalWeb"/>
        <w:shd w:val="clear" w:color="auto" w:fill="FFFFFF"/>
        <w:spacing w:before="0" w:beforeAutospacing="0" w:after="0" w:afterAutospacing="0"/>
        <w:rPr>
          <w:rFonts w:ascii="Work Sans" w:hAnsi="Work Sans"/>
          <w:color w:val="3A3A3A"/>
        </w:rPr>
      </w:pPr>
      <w:r>
        <w:rPr>
          <w:rStyle w:val="Strong"/>
          <w:rFonts w:ascii="Work Sans" w:hAnsi="Work Sans"/>
          <w:color w:val="3A3A3A"/>
          <w:bdr w:val="none" w:sz="0" w:space="0" w:color="auto" w:frame="1"/>
        </w:rPr>
        <w:t>Parameters:</w:t>
      </w:r>
    </w:p>
    <w:p w14:paraId="3888745C" w14:textId="77777777" w:rsidR="00597CCA" w:rsidRDefault="00597CCA" w:rsidP="00597CCA">
      <w:pPr>
        <w:pStyle w:val="NormalWeb"/>
        <w:shd w:val="clear" w:color="auto" w:fill="FFFFFF"/>
        <w:spacing w:before="0" w:beforeAutospacing="0" w:after="336" w:afterAutospacing="0"/>
        <w:rPr>
          <w:rFonts w:ascii="Work Sans" w:hAnsi="Work Sans"/>
          <w:color w:val="3A3A3A"/>
        </w:rPr>
      </w:pPr>
      <w:r>
        <w:rPr>
          <w:rFonts w:ascii="Work Sans" w:hAnsi="Work Sans"/>
          <w:color w:val="3A3A3A"/>
        </w:rPr>
        <w:t>index=&gt; Position at which the element is to be added.</w:t>
      </w:r>
      <w:r>
        <w:rPr>
          <w:rFonts w:ascii="Work Sans" w:hAnsi="Work Sans"/>
          <w:color w:val="3A3A3A"/>
        </w:rPr>
        <w:br/>
        <w:t>Element=&gt; Element to be added to the ArrayList.</w:t>
      </w:r>
    </w:p>
    <w:p w14:paraId="65E4CD1A" w14:textId="77777777" w:rsidR="00597CCA" w:rsidRDefault="00597CCA" w:rsidP="00597CCA">
      <w:pPr>
        <w:pStyle w:val="NormalWeb"/>
        <w:shd w:val="clear" w:color="auto" w:fill="FFFFFF"/>
        <w:spacing w:before="0" w:beforeAutospacing="0" w:after="0" w:afterAutospacing="0"/>
        <w:rPr>
          <w:rFonts w:ascii="Work Sans" w:hAnsi="Work Sans"/>
          <w:color w:val="3A3A3A"/>
        </w:rPr>
      </w:pPr>
      <w:r>
        <w:rPr>
          <w:rStyle w:val="Strong"/>
          <w:rFonts w:ascii="Work Sans" w:hAnsi="Work Sans"/>
          <w:color w:val="3A3A3A"/>
          <w:bdr w:val="none" w:sz="0" w:space="0" w:color="auto" w:frame="1"/>
        </w:rPr>
        <w:lastRenderedPageBreak/>
        <w:t>Return Value:</w:t>
      </w:r>
      <w:r>
        <w:rPr>
          <w:rFonts w:ascii="Work Sans" w:hAnsi="Work Sans"/>
          <w:color w:val="3A3A3A"/>
        </w:rPr>
        <w:t> void</w:t>
      </w:r>
    </w:p>
    <w:p w14:paraId="159D5CED" w14:textId="77777777" w:rsidR="00597CCA" w:rsidRDefault="00597CCA" w:rsidP="00597CCA">
      <w:pPr>
        <w:pStyle w:val="NormalWeb"/>
        <w:shd w:val="clear" w:color="auto" w:fill="FFFFFF"/>
        <w:spacing w:before="0" w:beforeAutospacing="0" w:after="0" w:afterAutospacing="0"/>
        <w:rPr>
          <w:rFonts w:ascii="Work Sans" w:hAnsi="Work Sans"/>
          <w:color w:val="3A3A3A"/>
        </w:rPr>
      </w:pPr>
      <w:r>
        <w:rPr>
          <w:rStyle w:val="Strong"/>
          <w:rFonts w:ascii="Work Sans" w:hAnsi="Work Sans"/>
          <w:color w:val="3A3A3A"/>
          <w:bdr w:val="none" w:sz="0" w:space="0" w:color="auto" w:frame="1"/>
        </w:rPr>
        <w:t>Description:</w:t>
      </w:r>
      <w:r>
        <w:rPr>
          <w:rFonts w:ascii="Work Sans" w:hAnsi="Work Sans"/>
          <w:color w:val="3A3A3A"/>
        </w:rPr>
        <w:t> Adds given element ‘element’ at the specified position ‘index’ by shifting the element at that position and subsequent elements to the right.</w:t>
      </w:r>
    </w:p>
    <w:p w14:paraId="5102BAF3" w14:textId="77777777" w:rsidR="00597CCA" w:rsidRDefault="00597CCA" w:rsidP="00597CCA">
      <w:pPr>
        <w:pStyle w:val="NormalWeb"/>
        <w:shd w:val="clear" w:color="auto" w:fill="FFFFFF"/>
        <w:spacing w:before="0" w:beforeAutospacing="0" w:after="0" w:afterAutospacing="0"/>
        <w:rPr>
          <w:rFonts w:ascii="Work Sans" w:hAnsi="Work Sans"/>
          <w:color w:val="3A3A3A"/>
        </w:rPr>
      </w:pPr>
      <w:r>
        <w:rPr>
          <w:rStyle w:val="Strong"/>
          <w:rFonts w:ascii="Work Sans" w:hAnsi="Work Sans"/>
          <w:color w:val="3A3A3A"/>
          <w:bdr w:val="none" w:sz="0" w:space="0" w:color="auto" w:frame="1"/>
        </w:rPr>
        <w:t>Exceptions:</w:t>
      </w:r>
      <w:r>
        <w:rPr>
          <w:rFonts w:ascii="Work Sans" w:hAnsi="Work Sans"/>
          <w:color w:val="3A3A3A"/>
        </w:rPr>
        <w:t> IndexOutOfBoundsException =&gt; If the specified index is out of the range.</w:t>
      </w:r>
    </w:p>
    <w:p w14:paraId="70CAE7B9" w14:textId="77777777" w:rsidR="00597CCA" w:rsidRDefault="00597CCA" w:rsidP="00597CCA">
      <w:pPr>
        <w:pStyle w:val="Heading3"/>
        <w:shd w:val="clear" w:color="auto" w:fill="FFFFFF"/>
        <w:spacing w:before="0" w:line="312" w:lineRule="atLeast"/>
        <w:rPr>
          <w:rFonts w:ascii="Work Sans" w:hAnsi="Work Sans"/>
          <w:color w:val="3A3A3A"/>
          <w:sz w:val="36"/>
          <w:szCs w:val="36"/>
        </w:rPr>
      </w:pPr>
      <w:r>
        <w:rPr>
          <w:rFonts w:ascii="Work Sans" w:hAnsi="Work Sans"/>
          <w:color w:val="3A3A3A"/>
          <w:sz w:val="36"/>
          <w:szCs w:val="36"/>
          <w:bdr w:val="none" w:sz="0" w:space="0" w:color="auto" w:frame="1"/>
        </w:rPr>
        <w:t>ArrayList addAll</w:t>
      </w:r>
    </w:p>
    <w:p w14:paraId="3328902E" w14:textId="77777777" w:rsidR="00597CCA" w:rsidRDefault="00597CCA" w:rsidP="00597CCA">
      <w:pPr>
        <w:pStyle w:val="NormalWeb"/>
        <w:shd w:val="clear" w:color="auto" w:fill="FFFFFF"/>
        <w:spacing w:before="0" w:beforeAutospacing="0" w:after="0" w:afterAutospacing="0"/>
        <w:rPr>
          <w:rFonts w:ascii="Work Sans" w:hAnsi="Work Sans"/>
          <w:color w:val="3A3A3A"/>
        </w:rPr>
      </w:pPr>
      <w:r>
        <w:rPr>
          <w:rStyle w:val="Strong"/>
          <w:rFonts w:ascii="Work Sans" w:hAnsi="Work Sans"/>
          <w:color w:val="3A3A3A"/>
          <w:bdr w:val="none" w:sz="0" w:space="0" w:color="auto" w:frame="1"/>
        </w:rPr>
        <w:t>I</w:t>
      </w:r>
    </w:p>
    <w:p w14:paraId="363004CF" w14:textId="77777777" w:rsidR="00597CCA" w:rsidRDefault="00597CCA" w:rsidP="00597CCA">
      <w:pPr>
        <w:pStyle w:val="NormalWeb"/>
        <w:shd w:val="clear" w:color="auto" w:fill="FFFFFF"/>
        <w:spacing w:before="0" w:beforeAutospacing="0" w:after="0" w:afterAutospacing="0"/>
        <w:rPr>
          <w:rFonts w:ascii="Work Sans" w:hAnsi="Work Sans"/>
          <w:color w:val="3A3A3A"/>
        </w:rPr>
      </w:pPr>
      <w:r>
        <w:rPr>
          <w:rStyle w:val="Strong"/>
          <w:rFonts w:ascii="Work Sans" w:hAnsi="Work Sans"/>
          <w:color w:val="3A3A3A"/>
          <w:bdr w:val="none" w:sz="0" w:space="0" w:color="auto" w:frame="1"/>
        </w:rPr>
        <w:t>Prototype:</w:t>
      </w:r>
      <w:r>
        <w:rPr>
          <w:rFonts w:ascii="Work Sans" w:hAnsi="Work Sans"/>
          <w:color w:val="3A3A3A"/>
        </w:rPr>
        <w:t> boolean addAll (Collection&lt;? extends E&gt; c)</w:t>
      </w:r>
      <w:r>
        <w:rPr>
          <w:rFonts w:ascii="Work Sans" w:hAnsi="Work Sans"/>
          <w:color w:val="3A3A3A"/>
        </w:rPr>
        <w:br/>
      </w:r>
      <w:r>
        <w:rPr>
          <w:rStyle w:val="Strong"/>
          <w:rFonts w:ascii="Work Sans" w:hAnsi="Work Sans"/>
          <w:color w:val="3A3A3A"/>
          <w:bdr w:val="none" w:sz="0" w:space="0" w:color="auto" w:frame="1"/>
        </w:rPr>
        <w:t>Parameters:</w:t>
      </w:r>
      <w:r>
        <w:rPr>
          <w:rFonts w:ascii="Work Sans" w:hAnsi="Work Sans"/>
          <w:color w:val="3A3A3A"/>
        </w:rPr>
        <w:t> c=&gt; Collection whose elements are to be added to the ArrayList.</w:t>
      </w:r>
      <w:r>
        <w:rPr>
          <w:rFonts w:ascii="Work Sans" w:hAnsi="Work Sans"/>
          <w:color w:val="3A3A3A"/>
        </w:rPr>
        <w:br/>
      </w:r>
      <w:r>
        <w:rPr>
          <w:rStyle w:val="Strong"/>
          <w:rFonts w:ascii="Work Sans" w:hAnsi="Work Sans"/>
          <w:color w:val="3A3A3A"/>
          <w:bdr w:val="none" w:sz="0" w:space="0" w:color="auto" w:frame="1"/>
        </w:rPr>
        <w:t>Return Value:</w:t>
      </w:r>
      <w:r>
        <w:rPr>
          <w:rFonts w:ascii="Work Sans" w:hAnsi="Work Sans"/>
          <w:color w:val="3A3A3A"/>
        </w:rPr>
        <w:t> true=&gt; If the operation has altered the ArrayList.</w:t>
      </w:r>
    </w:p>
    <w:p w14:paraId="6B3559B4" w14:textId="77777777" w:rsidR="00597CCA" w:rsidRDefault="00597CCA" w:rsidP="00597CCA">
      <w:pPr>
        <w:pStyle w:val="NormalWeb"/>
        <w:shd w:val="clear" w:color="auto" w:fill="FFFFFF"/>
        <w:spacing w:before="0" w:beforeAutospacing="0" w:after="0" w:afterAutospacing="0"/>
        <w:rPr>
          <w:rFonts w:ascii="Work Sans" w:hAnsi="Work Sans"/>
          <w:color w:val="3A3A3A"/>
        </w:rPr>
      </w:pPr>
      <w:r>
        <w:rPr>
          <w:rStyle w:val="Strong"/>
          <w:rFonts w:ascii="Work Sans" w:hAnsi="Work Sans"/>
          <w:color w:val="3A3A3A"/>
          <w:bdr w:val="none" w:sz="0" w:space="0" w:color="auto" w:frame="1"/>
        </w:rPr>
        <w:t>Description:</w:t>
      </w:r>
      <w:r>
        <w:rPr>
          <w:rFonts w:ascii="Work Sans" w:hAnsi="Work Sans"/>
          <w:color w:val="3A3A3A"/>
        </w:rPr>
        <w:t> Adds all the elements in the given collection c to the end of the list. The result of the operation is undefined if the collection is altered when the operation is in progress.</w:t>
      </w:r>
    </w:p>
    <w:p w14:paraId="78BF4CCB" w14:textId="77777777" w:rsidR="00597CCA" w:rsidRDefault="00597CCA" w:rsidP="00597CCA">
      <w:pPr>
        <w:pStyle w:val="NormalWeb"/>
        <w:shd w:val="clear" w:color="auto" w:fill="FFFFFF"/>
        <w:spacing w:before="0" w:beforeAutospacing="0" w:after="0" w:afterAutospacing="0"/>
        <w:rPr>
          <w:rFonts w:ascii="Work Sans" w:hAnsi="Work Sans"/>
          <w:color w:val="3A3A3A"/>
        </w:rPr>
      </w:pPr>
      <w:r>
        <w:rPr>
          <w:rStyle w:val="Strong"/>
          <w:rFonts w:ascii="Work Sans" w:hAnsi="Work Sans"/>
          <w:color w:val="3A3A3A"/>
          <w:bdr w:val="none" w:sz="0" w:space="0" w:color="auto" w:frame="1"/>
        </w:rPr>
        <w:t>Exceptions:</w:t>
      </w:r>
      <w:r>
        <w:rPr>
          <w:rFonts w:ascii="Work Sans" w:hAnsi="Work Sans"/>
          <w:color w:val="3A3A3A"/>
        </w:rPr>
        <w:t> NullPointerException =&gt; If given collection c is null.</w:t>
      </w:r>
    </w:p>
    <w:p w14:paraId="5DF1F211" w14:textId="77777777" w:rsidR="00597CCA" w:rsidRDefault="00597CCA" w:rsidP="00597CCA">
      <w:pPr>
        <w:pStyle w:val="NormalWeb"/>
        <w:shd w:val="clear" w:color="auto" w:fill="FFFFFF"/>
        <w:spacing w:before="0" w:beforeAutospacing="0" w:after="0" w:afterAutospacing="0"/>
        <w:rPr>
          <w:rFonts w:ascii="Work Sans" w:hAnsi="Work Sans"/>
          <w:color w:val="3A3A3A"/>
        </w:rPr>
      </w:pPr>
      <w:r>
        <w:rPr>
          <w:rStyle w:val="Strong"/>
          <w:rFonts w:ascii="Work Sans" w:hAnsi="Work Sans"/>
          <w:color w:val="3A3A3A"/>
          <w:bdr w:val="none" w:sz="0" w:space="0" w:color="auto" w:frame="1"/>
        </w:rPr>
        <w:t>II</w:t>
      </w:r>
    </w:p>
    <w:p w14:paraId="25E06CCA" w14:textId="77777777" w:rsidR="00597CCA" w:rsidRDefault="00597CCA" w:rsidP="00597CCA">
      <w:pPr>
        <w:pStyle w:val="NormalWeb"/>
        <w:shd w:val="clear" w:color="auto" w:fill="FFFFFF"/>
        <w:spacing w:before="0" w:beforeAutospacing="0" w:after="0" w:afterAutospacing="0"/>
        <w:rPr>
          <w:rFonts w:ascii="Work Sans" w:hAnsi="Work Sans"/>
          <w:color w:val="3A3A3A"/>
        </w:rPr>
      </w:pPr>
      <w:r>
        <w:rPr>
          <w:rStyle w:val="Strong"/>
          <w:rFonts w:ascii="Work Sans" w:hAnsi="Work Sans"/>
          <w:color w:val="3A3A3A"/>
          <w:bdr w:val="none" w:sz="0" w:space="0" w:color="auto" w:frame="1"/>
        </w:rPr>
        <w:t>Prototype:</w:t>
      </w:r>
      <w:r>
        <w:rPr>
          <w:rFonts w:ascii="Work Sans" w:hAnsi="Work Sans"/>
          <w:color w:val="3A3A3A"/>
        </w:rPr>
        <w:t> boolean addAll (int index, Collection&lt;? extends E&gt; c)</w:t>
      </w:r>
      <w:r>
        <w:rPr>
          <w:rFonts w:ascii="Work Sans" w:hAnsi="Work Sans"/>
          <w:color w:val="3A3A3A"/>
        </w:rPr>
        <w:br/>
      </w:r>
      <w:r>
        <w:rPr>
          <w:rStyle w:val="Strong"/>
          <w:rFonts w:ascii="Work Sans" w:hAnsi="Work Sans"/>
          <w:color w:val="3A3A3A"/>
          <w:bdr w:val="none" w:sz="0" w:space="0" w:color="auto" w:frame="1"/>
        </w:rPr>
        <w:t>Parameters:</w:t>
      </w:r>
      <w:r>
        <w:rPr>
          <w:rFonts w:ascii="Work Sans" w:hAnsi="Work Sans"/>
          <w:color w:val="3A3A3A"/>
        </w:rPr>
        <w:t> index=&gt; Position at which the elements in the given collection are to be added.</w:t>
      </w:r>
      <w:r>
        <w:rPr>
          <w:rFonts w:ascii="Work Sans" w:hAnsi="Work Sans"/>
          <w:color w:val="3A3A3A"/>
        </w:rPr>
        <w:br/>
      </w:r>
      <w:r>
        <w:rPr>
          <w:rStyle w:val="Strong"/>
          <w:rFonts w:ascii="Work Sans" w:hAnsi="Work Sans"/>
          <w:color w:val="3A3A3A"/>
          <w:bdr w:val="none" w:sz="0" w:space="0" w:color="auto" w:frame="1"/>
        </w:rPr>
        <w:t>Return Value:</w:t>
      </w:r>
      <w:r>
        <w:rPr>
          <w:rFonts w:ascii="Work Sans" w:hAnsi="Work Sans"/>
          <w:color w:val="3A3A3A"/>
        </w:rPr>
        <w:t> true=&gt; If the list has changed as a result of the operation.</w:t>
      </w:r>
    </w:p>
    <w:p w14:paraId="2DBA4977" w14:textId="77777777" w:rsidR="00597CCA" w:rsidRDefault="00597CCA" w:rsidP="00597CCA">
      <w:pPr>
        <w:pStyle w:val="NormalWeb"/>
        <w:shd w:val="clear" w:color="auto" w:fill="FFFFFF"/>
        <w:spacing w:before="0" w:beforeAutospacing="0" w:after="0" w:afterAutospacing="0"/>
        <w:rPr>
          <w:rFonts w:ascii="Work Sans" w:hAnsi="Work Sans"/>
          <w:color w:val="3A3A3A"/>
        </w:rPr>
      </w:pPr>
      <w:r>
        <w:rPr>
          <w:rStyle w:val="Strong"/>
          <w:rFonts w:ascii="Work Sans" w:hAnsi="Work Sans"/>
          <w:color w:val="3A3A3A"/>
          <w:bdr w:val="none" w:sz="0" w:space="0" w:color="auto" w:frame="1"/>
        </w:rPr>
        <w:t>Description:</w:t>
      </w:r>
      <w:r>
        <w:rPr>
          <w:rFonts w:ascii="Work Sans" w:hAnsi="Work Sans"/>
          <w:color w:val="3A3A3A"/>
        </w:rPr>
        <w:t> Adds all the elements in the given collection c at the position specified by the ‘index’ in the list. The element at the specified index and subsequent elements are shifted to the right. The result of the operation is undefined if the collection being added is altered when the operation is in progress.</w:t>
      </w:r>
    </w:p>
    <w:p w14:paraId="5EA12A07" w14:textId="77777777" w:rsidR="00597CCA" w:rsidRDefault="00597CCA" w:rsidP="00597CCA">
      <w:pPr>
        <w:pStyle w:val="NormalWeb"/>
        <w:shd w:val="clear" w:color="auto" w:fill="FFFFFF"/>
        <w:spacing w:before="0" w:beforeAutospacing="0" w:after="0" w:afterAutospacing="0"/>
        <w:rPr>
          <w:rFonts w:ascii="Work Sans" w:hAnsi="Work Sans"/>
          <w:color w:val="3A3A3A"/>
        </w:rPr>
      </w:pPr>
      <w:r>
        <w:rPr>
          <w:rStyle w:val="Strong"/>
          <w:rFonts w:ascii="Work Sans" w:hAnsi="Work Sans"/>
          <w:color w:val="3A3A3A"/>
          <w:bdr w:val="none" w:sz="0" w:space="0" w:color="auto" w:frame="1"/>
        </w:rPr>
        <w:t>Exceptions:</w:t>
      </w:r>
      <w:r>
        <w:rPr>
          <w:rFonts w:ascii="Work Sans" w:hAnsi="Work Sans"/>
          <w:color w:val="3A3A3A"/>
        </w:rPr>
        <w:t> IndexOutOfBoundsException: if the index where the collection is to be added is out of bounds</w:t>
      </w:r>
      <w:r>
        <w:rPr>
          <w:rFonts w:ascii="Work Sans" w:hAnsi="Work Sans"/>
          <w:color w:val="3A3A3A"/>
        </w:rPr>
        <w:br/>
        <w:t>NullPointerException: if the given collection c is null.</w:t>
      </w:r>
    </w:p>
    <w:p w14:paraId="67D6398A" w14:textId="77777777" w:rsidR="00597CCA" w:rsidRDefault="00597CCA" w:rsidP="00597CCA">
      <w:pPr>
        <w:pStyle w:val="NormalWeb"/>
        <w:shd w:val="clear" w:color="auto" w:fill="FFFFFF"/>
        <w:spacing w:before="0" w:beforeAutospacing="0" w:after="0" w:afterAutospacing="0"/>
        <w:rPr>
          <w:rFonts w:ascii="Work Sans" w:hAnsi="Work Sans"/>
          <w:color w:val="3A3A3A"/>
        </w:rPr>
      </w:pPr>
      <w:r>
        <w:rPr>
          <w:rStyle w:val="Strong"/>
          <w:rFonts w:ascii="Work Sans" w:hAnsi="Work Sans"/>
          <w:color w:val="3A3A3A"/>
          <w:bdr w:val="none" w:sz="0" w:space="0" w:color="auto" w:frame="1"/>
        </w:rPr>
        <w:t>The following Java program demonstrates the usage of add and addAll methods.</w:t>
      </w:r>
    </w:p>
    <w:tbl>
      <w:tblPr>
        <w:tblW w:w="12668" w:type="dxa"/>
        <w:tblCellSpacing w:w="0" w:type="dxa"/>
        <w:tblCellMar>
          <w:left w:w="0" w:type="dxa"/>
          <w:right w:w="0" w:type="dxa"/>
        </w:tblCellMar>
        <w:tblLook w:val="04A0" w:firstRow="1" w:lastRow="0" w:firstColumn="1" w:lastColumn="0" w:noHBand="0" w:noVBand="1"/>
      </w:tblPr>
      <w:tblGrid>
        <w:gridCol w:w="12668"/>
      </w:tblGrid>
      <w:tr w:rsidR="00597CCA" w14:paraId="3465A861" w14:textId="77777777" w:rsidTr="00597CCA">
        <w:trPr>
          <w:tblCellSpacing w:w="0" w:type="dxa"/>
        </w:trPr>
        <w:tc>
          <w:tcPr>
            <w:tcW w:w="12668" w:type="dxa"/>
            <w:tcBorders>
              <w:top w:val="nil"/>
              <w:left w:val="nil"/>
              <w:bottom w:val="nil"/>
              <w:right w:val="nil"/>
            </w:tcBorders>
            <w:vAlign w:val="bottom"/>
            <w:hideMark/>
          </w:tcPr>
          <w:p w14:paraId="206A4BA9" w14:textId="77777777" w:rsidR="00597CCA" w:rsidRDefault="00597CCA">
            <w:pPr>
              <w:shd w:val="clear" w:color="auto" w:fill="FFFFFF"/>
              <w:spacing w:line="264" w:lineRule="atLeast"/>
              <w:textAlignment w:val="baseline"/>
              <w:rPr>
                <w:rFonts w:ascii="Consolas" w:hAnsi="Consolas"/>
              </w:rPr>
            </w:pPr>
            <w:r>
              <w:rPr>
                <w:rStyle w:val="HTMLCode"/>
                <w:rFonts w:ascii="Consolas" w:eastAsiaTheme="minorHAnsi" w:hAnsi="Consolas"/>
                <w:b/>
                <w:bCs/>
                <w:color w:val="006699"/>
                <w:bdr w:val="none" w:sz="0" w:space="0" w:color="auto" w:frame="1"/>
              </w:rPr>
              <w:t>import</w:t>
            </w:r>
            <w:r>
              <w:rPr>
                <w:rFonts w:ascii="Consolas" w:hAnsi="Consolas"/>
              </w:rPr>
              <w:t xml:space="preserve"> </w:t>
            </w:r>
            <w:r>
              <w:rPr>
                <w:rStyle w:val="HTMLCode"/>
                <w:rFonts w:ascii="Consolas" w:eastAsiaTheme="minorHAnsi" w:hAnsi="Consolas"/>
                <w:color w:val="000000"/>
                <w:bdr w:val="none" w:sz="0" w:space="0" w:color="auto" w:frame="1"/>
              </w:rPr>
              <w:t xml:space="preserve">java.util.*;  </w:t>
            </w:r>
          </w:p>
          <w:p w14:paraId="28E554C8" w14:textId="77777777" w:rsidR="00597CCA" w:rsidRDefault="00597CCA">
            <w:pPr>
              <w:shd w:val="clear" w:color="auto" w:fill="FFFFFF"/>
              <w:spacing w:line="264" w:lineRule="atLeast"/>
              <w:textAlignment w:val="baseline"/>
              <w:rPr>
                <w:rFonts w:ascii="Consolas" w:hAnsi="Consolas"/>
              </w:rPr>
            </w:pPr>
            <w:r>
              <w:rPr>
                <w:rStyle w:val="HTMLCode"/>
                <w:rFonts w:ascii="Consolas" w:eastAsiaTheme="minorHAnsi" w:hAnsi="Consolas"/>
                <w:b/>
                <w:bCs/>
                <w:color w:val="006699"/>
                <w:bdr w:val="none" w:sz="0" w:space="0" w:color="auto" w:frame="1"/>
              </w:rPr>
              <w:t>class</w:t>
            </w:r>
            <w:r>
              <w:rPr>
                <w:rFonts w:ascii="Consolas" w:hAnsi="Consolas"/>
              </w:rPr>
              <w:t xml:space="preserve"> </w:t>
            </w:r>
            <w:r>
              <w:rPr>
                <w:rStyle w:val="HTMLCode"/>
                <w:rFonts w:ascii="Consolas" w:eastAsiaTheme="minorHAnsi" w:hAnsi="Consolas"/>
                <w:color w:val="000000"/>
                <w:bdr w:val="none" w:sz="0" w:space="0" w:color="auto" w:frame="1"/>
              </w:rPr>
              <w:t xml:space="preserve">Main{  </w:t>
            </w:r>
          </w:p>
          <w:p w14:paraId="00F253F4" w14:textId="77777777" w:rsidR="00597CCA" w:rsidRDefault="00597CCA">
            <w:pPr>
              <w:shd w:val="clear" w:color="auto" w:fill="FFFFFF"/>
              <w:spacing w:line="264" w:lineRule="atLeast"/>
              <w:textAlignment w:val="baseline"/>
              <w:rPr>
                <w:rFonts w:ascii="Consolas" w:hAnsi="Consolas"/>
              </w:rPr>
            </w:pPr>
            <w:r>
              <w:rPr>
                <w:rStyle w:val="HTMLCode"/>
                <w:rFonts w:ascii="Consolas" w:eastAsiaTheme="minorHAnsi" w:hAnsi="Consolas"/>
                <w:bdr w:val="none" w:sz="0" w:space="0" w:color="auto" w:frame="1"/>
              </w:rPr>
              <w:t>   </w:t>
            </w:r>
            <w:r>
              <w:rPr>
                <w:rStyle w:val="HTMLCode"/>
                <w:rFonts w:ascii="Consolas" w:eastAsiaTheme="minorHAnsi" w:hAnsi="Consolas"/>
                <w:b/>
                <w:bCs/>
                <w:color w:val="006699"/>
                <w:bdr w:val="none" w:sz="0" w:space="0" w:color="auto" w:frame="1"/>
              </w:rPr>
              <w:t>public</w:t>
            </w:r>
            <w:r>
              <w:rPr>
                <w:rFonts w:ascii="Consolas" w:hAnsi="Consolas"/>
              </w:rPr>
              <w:t xml:space="preserve"> </w:t>
            </w:r>
            <w:r>
              <w:rPr>
                <w:rStyle w:val="HTMLCode"/>
                <w:rFonts w:ascii="Consolas" w:eastAsiaTheme="minorHAnsi" w:hAnsi="Consolas"/>
                <w:b/>
                <w:bCs/>
                <w:color w:val="006699"/>
                <w:bdr w:val="none" w:sz="0" w:space="0" w:color="auto" w:frame="1"/>
              </w:rPr>
              <w:t>static</w:t>
            </w:r>
            <w:r>
              <w:rPr>
                <w:rFonts w:ascii="Consolas" w:hAnsi="Consolas"/>
              </w:rPr>
              <w:t xml:space="preserve"> </w:t>
            </w:r>
            <w:r>
              <w:rPr>
                <w:rStyle w:val="HTMLCode"/>
                <w:rFonts w:ascii="Consolas" w:eastAsiaTheme="minorHAnsi" w:hAnsi="Consolas"/>
                <w:b/>
                <w:bCs/>
                <w:color w:val="006699"/>
                <w:bdr w:val="none" w:sz="0" w:space="0" w:color="auto" w:frame="1"/>
              </w:rPr>
              <w:t>void</w:t>
            </w:r>
            <w:r>
              <w:rPr>
                <w:rFonts w:ascii="Consolas" w:hAnsi="Consolas"/>
              </w:rPr>
              <w:t xml:space="preserve"> </w:t>
            </w:r>
            <w:r>
              <w:rPr>
                <w:rStyle w:val="HTMLCode"/>
                <w:rFonts w:ascii="Consolas" w:eastAsiaTheme="minorHAnsi" w:hAnsi="Consolas"/>
                <w:color w:val="000000"/>
                <w:bdr w:val="none" w:sz="0" w:space="0" w:color="auto" w:frame="1"/>
              </w:rPr>
              <w:t xml:space="preserve">main(String args[]){  </w:t>
            </w:r>
          </w:p>
          <w:p w14:paraId="6B8B5C34" w14:textId="77777777" w:rsidR="00597CCA" w:rsidRDefault="00597CCA">
            <w:pPr>
              <w:shd w:val="clear" w:color="auto" w:fill="FFFFFF"/>
              <w:spacing w:line="264" w:lineRule="atLeast"/>
              <w:textAlignment w:val="baseline"/>
              <w:rPr>
                <w:rFonts w:ascii="Consolas" w:hAnsi="Consolas"/>
              </w:rPr>
            </w:pPr>
            <w:r>
              <w:rPr>
                <w:rStyle w:val="HTMLCode"/>
                <w:rFonts w:ascii="Consolas" w:eastAsiaTheme="minorHAnsi" w:hAnsi="Consolas"/>
                <w:bdr w:val="none" w:sz="0" w:space="0" w:color="auto" w:frame="1"/>
              </w:rPr>
              <w:t>      </w:t>
            </w:r>
            <w:r>
              <w:rPr>
                <w:rStyle w:val="HTMLCode"/>
                <w:rFonts w:ascii="Consolas" w:eastAsiaTheme="minorHAnsi" w:hAnsi="Consolas"/>
                <w:color w:val="008200"/>
                <w:bdr w:val="none" w:sz="0" w:space="0" w:color="auto" w:frame="1"/>
              </w:rPr>
              <w:t xml:space="preserve">//create an ArrayList     </w:t>
            </w:r>
          </w:p>
          <w:p w14:paraId="5C5D294E" w14:textId="77777777" w:rsidR="00597CCA" w:rsidRDefault="00597CCA">
            <w:pPr>
              <w:shd w:val="clear" w:color="auto" w:fill="FFFFFF"/>
              <w:spacing w:line="264" w:lineRule="atLeast"/>
              <w:textAlignment w:val="baseline"/>
              <w:rPr>
                <w:rFonts w:ascii="Consolas" w:hAnsi="Consolas"/>
              </w:rPr>
            </w:pPr>
            <w:r>
              <w:rPr>
                <w:rStyle w:val="HTMLCode"/>
                <w:rFonts w:ascii="Consolas" w:eastAsiaTheme="minorHAnsi" w:hAnsi="Consolas"/>
                <w:bdr w:val="none" w:sz="0" w:space="0" w:color="auto" w:frame="1"/>
              </w:rPr>
              <w:t>      </w:t>
            </w:r>
            <w:r>
              <w:rPr>
                <w:rStyle w:val="HTMLCode"/>
                <w:rFonts w:ascii="Consolas" w:eastAsiaTheme="minorHAnsi" w:hAnsi="Consolas"/>
                <w:color w:val="000000"/>
                <w:bdr w:val="none" w:sz="0" w:space="0" w:color="auto" w:frame="1"/>
              </w:rPr>
              <w:t>ArrayList&lt;String&gt; city_List=</w:t>
            </w:r>
            <w:r>
              <w:rPr>
                <w:rStyle w:val="HTMLCode"/>
                <w:rFonts w:ascii="Consolas" w:eastAsiaTheme="minorHAnsi" w:hAnsi="Consolas"/>
                <w:b/>
                <w:bCs/>
                <w:color w:val="006699"/>
                <w:bdr w:val="none" w:sz="0" w:space="0" w:color="auto" w:frame="1"/>
              </w:rPr>
              <w:t>new</w:t>
            </w:r>
            <w:r>
              <w:rPr>
                <w:rFonts w:ascii="Consolas" w:hAnsi="Consolas"/>
              </w:rPr>
              <w:t xml:space="preserve"> </w:t>
            </w:r>
            <w:r>
              <w:rPr>
                <w:rStyle w:val="HTMLCode"/>
                <w:rFonts w:ascii="Consolas" w:eastAsiaTheme="minorHAnsi" w:hAnsi="Consolas"/>
                <w:color w:val="000000"/>
                <w:bdr w:val="none" w:sz="0" w:space="0" w:color="auto" w:frame="1"/>
              </w:rPr>
              <w:t xml:space="preserve">ArrayList&lt;String&gt;();  </w:t>
            </w:r>
          </w:p>
          <w:p w14:paraId="7D0688CC" w14:textId="77777777" w:rsidR="00597CCA" w:rsidRDefault="00597CCA">
            <w:pPr>
              <w:shd w:val="clear" w:color="auto" w:fill="FFFFFF"/>
              <w:spacing w:line="264" w:lineRule="atLeast"/>
              <w:textAlignment w:val="baseline"/>
              <w:rPr>
                <w:rFonts w:ascii="Consolas" w:hAnsi="Consolas"/>
              </w:rPr>
            </w:pPr>
            <w:r>
              <w:rPr>
                <w:rStyle w:val="HTMLCode"/>
                <w:rFonts w:ascii="Consolas" w:eastAsiaTheme="minorHAnsi" w:hAnsi="Consolas"/>
                <w:bdr w:val="none" w:sz="0" w:space="0" w:color="auto" w:frame="1"/>
              </w:rPr>
              <w:t>      </w:t>
            </w:r>
            <w:r>
              <w:rPr>
                <w:rStyle w:val="HTMLCode"/>
                <w:rFonts w:ascii="Consolas" w:eastAsiaTheme="minorHAnsi" w:hAnsi="Consolas"/>
                <w:color w:val="008200"/>
                <w:bdr w:val="none" w:sz="0" w:space="0" w:color="auto" w:frame="1"/>
              </w:rPr>
              <w:t>//add elements to the ArrayList using add method</w:t>
            </w:r>
          </w:p>
          <w:p w14:paraId="7EBAF6C9" w14:textId="77777777" w:rsidR="00597CCA" w:rsidRDefault="00597CCA">
            <w:pPr>
              <w:shd w:val="clear" w:color="auto" w:fill="FFFFFF"/>
              <w:spacing w:line="264" w:lineRule="atLeast"/>
              <w:textAlignment w:val="baseline"/>
              <w:rPr>
                <w:rFonts w:ascii="Consolas" w:hAnsi="Consolas"/>
              </w:rPr>
            </w:pPr>
            <w:r>
              <w:rPr>
                <w:rStyle w:val="HTMLCode"/>
                <w:rFonts w:ascii="Consolas" w:eastAsiaTheme="minorHAnsi" w:hAnsi="Consolas"/>
                <w:bdr w:val="none" w:sz="0" w:space="0" w:color="auto" w:frame="1"/>
              </w:rPr>
              <w:t>      </w:t>
            </w:r>
            <w:r>
              <w:rPr>
                <w:rStyle w:val="HTMLCode"/>
                <w:rFonts w:ascii="Consolas" w:eastAsiaTheme="minorHAnsi" w:hAnsi="Consolas"/>
                <w:color w:val="000000"/>
                <w:bdr w:val="none" w:sz="0" w:space="0" w:color="auto" w:frame="1"/>
              </w:rPr>
              <w:t>city_List.add(</w:t>
            </w:r>
            <w:r>
              <w:rPr>
                <w:rStyle w:val="HTMLCode"/>
                <w:rFonts w:ascii="Consolas" w:eastAsiaTheme="minorHAnsi" w:hAnsi="Consolas"/>
                <w:color w:val="0000FF"/>
                <w:bdr w:val="none" w:sz="0" w:space="0" w:color="auto" w:frame="1"/>
              </w:rPr>
              <w:t>"Delhi"</w:t>
            </w:r>
            <w:r>
              <w:rPr>
                <w:rStyle w:val="HTMLCode"/>
                <w:rFonts w:ascii="Consolas" w:eastAsiaTheme="minorHAnsi" w:hAnsi="Consolas"/>
                <w:color w:val="000000"/>
                <w:bdr w:val="none" w:sz="0" w:space="0" w:color="auto" w:frame="1"/>
              </w:rPr>
              <w:t>);</w:t>
            </w:r>
          </w:p>
          <w:p w14:paraId="659A86D0" w14:textId="77777777" w:rsidR="00597CCA" w:rsidRDefault="00597CCA">
            <w:pPr>
              <w:shd w:val="clear" w:color="auto" w:fill="FFFFFF"/>
              <w:spacing w:line="264" w:lineRule="atLeast"/>
              <w:textAlignment w:val="baseline"/>
              <w:rPr>
                <w:rFonts w:ascii="Consolas" w:hAnsi="Consolas"/>
              </w:rPr>
            </w:pPr>
            <w:r>
              <w:rPr>
                <w:rStyle w:val="HTMLCode"/>
                <w:rFonts w:ascii="Consolas" w:eastAsiaTheme="minorHAnsi" w:hAnsi="Consolas"/>
                <w:bdr w:val="none" w:sz="0" w:space="0" w:color="auto" w:frame="1"/>
              </w:rPr>
              <w:t>      </w:t>
            </w:r>
            <w:r>
              <w:rPr>
                <w:rStyle w:val="HTMLCode"/>
                <w:rFonts w:ascii="Consolas" w:eastAsiaTheme="minorHAnsi" w:hAnsi="Consolas"/>
                <w:color w:val="000000"/>
                <w:bdr w:val="none" w:sz="0" w:space="0" w:color="auto" w:frame="1"/>
              </w:rPr>
              <w:t>city_List.add(</w:t>
            </w:r>
            <w:r>
              <w:rPr>
                <w:rStyle w:val="HTMLCode"/>
                <w:rFonts w:ascii="Consolas" w:eastAsiaTheme="minorHAnsi" w:hAnsi="Consolas"/>
                <w:color w:val="0000FF"/>
                <w:bdr w:val="none" w:sz="0" w:space="0" w:color="auto" w:frame="1"/>
              </w:rPr>
              <w:t>"Mumbai"</w:t>
            </w:r>
            <w:r>
              <w:rPr>
                <w:rStyle w:val="HTMLCode"/>
                <w:rFonts w:ascii="Consolas" w:eastAsiaTheme="minorHAnsi" w:hAnsi="Consolas"/>
                <w:color w:val="000000"/>
                <w:bdr w:val="none" w:sz="0" w:space="0" w:color="auto" w:frame="1"/>
              </w:rPr>
              <w:t>);</w:t>
            </w:r>
          </w:p>
          <w:p w14:paraId="7432B4E6" w14:textId="77777777" w:rsidR="00597CCA" w:rsidRDefault="00597CCA">
            <w:pPr>
              <w:shd w:val="clear" w:color="auto" w:fill="FFFFFF"/>
              <w:spacing w:line="264" w:lineRule="atLeast"/>
              <w:textAlignment w:val="baseline"/>
              <w:rPr>
                <w:rFonts w:ascii="Consolas" w:hAnsi="Consolas"/>
              </w:rPr>
            </w:pPr>
            <w:r>
              <w:rPr>
                <w:rStyle w:val="HTMLCode"/>
                <w:rFonts w:ascii="Consolas" w:eastAsiaTheme="minorHAnsi" w:hAnsi="Consolas"/>
                <w:bdr w:val="none" w:sz="0" w:space="0" w:color="auto" w:frame="1"/>
              </w:rPr>
              <w:t>      </w:t>
            </w:r>
            <w:r>
              <w:rPr>
                <w:rStyle w:val="HTMLCode"/>
                <w:rFonts w:ascii="Consolas" w:eastAsiaTheme="minorHAnsi" w:hAnsi="Consolas"/>
                <w:color w:val="000000"/>
                <w:bdr w:val="none" w:sz="0" w:space="0" w:color="auto" w:frame="1"/>
              </w:rPr>
              <w:t>city_List.add(</w:t>
            </w:r>
            <w:r>
              <w:rPr>
                <w:rStyle w:val="HTMLCode"/>
                <w:rFonts w:ascii="Consolas" w:eastAsiaTheme="minorHAnsi" w:hAnsi="Consolas"/>
                <w:color w:val="0000FF"/>
                <w:bdr w:val="none" w:sz="0" w:space="0" w:color="auto" w:frame="1"/>
              </w:rPr>
              <w:t>"Chennai"</w:t>
            </w:r>
            <w:r>
              <w:rPr>
                <w:rStyle w:val="HTMLCode"/>
                <w:rFonts w:ascii="Consolas" w:eastAsiaTheme="minorHAnsi" w:hAnsi="Consolas"/>
                <w:color w:val="000000"/>
                <w:bdr w:val="none" w:sz="0" w:space="0" w:color="auto" w:frame="1"/>
              </w:rPr>
              <w:t>);</w:t>
            </w:r>
          </w:p>
          <w:p w14:paraId="5852C581" w14:textId="77777777" w:rsidR="00597CCA" w:rsidRDefault="00597CCA">
            <w:pPr>
              <w:shd w:val="clear" w:color="auto" w:fill="FFFFFF"/>
              <w:spacing w:line="264" w:lineRule="atLeast"/>
              <w:textAlignment w:val="baseline"/>
              <w:rPr>
                <w:rFonts w:ascii="Consolas" w:hAnsi="Consolas"/>
              </w:rPr>
            </w:pPr>
            <w:r>
              <w:rPr>
                <w:rStyle w:val="HTMLCode"/>
                <w:rFonts w:ascii="Consolas" w:eastAsiaTheme="minorHAnsi" w:hAnsi="Consolas"/>
                <w:bdr w:val="none" w:sz="0" w:space="0" w:color="auto" w:frame="1"/>
              </w:rPr>
              <w:t>      </w:t>
            </w:r>
            <w:r>
              <w:rPr>
                <w:rStyle w:val="HTMLCode"/>
                <w:rFonts w:ascii="Consolas" w:eastAsiaTheme="minorHAnsi" w:hAnsi="Consolas"/>
                <w:color w:val="000000"/>
                <w:bdr w:val="none" w:sz="0" w:space="0" w:color="auto" w:frame="1"/>
              </w:rPr>
              <w:t>city_List.add(</w:t>
            </w:r>
            <w:r>
              <w:rPr>
                <w:rStyle w:val="HTMLCode"/>
                <w:rFonts w:ascii="Consolas" w:eastAsiaTheme="minorHAnsi" w:hAnsi="Consolas"/>
                <w:color w:val="0000FF"/>
                <w:bdr w:val="none" w:sz="0" w:space="0" w:color="auto" w:frame="1"/>
              </w:rPr>
              <w:t>"Kolkata"</w:t>
            </w:r>
            <w:r>
              <w:rPr>
                <w:rStyle w:val="HTMLCode"/>
                <w:rFonts w:ascii="Consolas" w:eastAsiaTheme="minorHAnsi" w:hAnsi="Consolas"/>
                <w:color w:val="000000"/>
                <w:bdr w:val="none" w:sz="0" w:space="0" w:color="auto" w:frame="1"/>
              </w:rPr>
              <w:t>);</w:t>
            </w:r>
          </w:p>
          <w:p w14:paraId="7A6FB9B4" w14:textId="77777777" w:rsidR="00597CCA" w:rsidRDefault="00597CCA">
            <w:pPr>
              <w:shd w:val="clear" w:color="auto" w:fill="FFFFFF"/>
              <w:spacing w:line="264" w:lineRule="atLeast"/>
              <w:textAlignment w:val="baseline"/>
              <w:rPr>
                <w:rFonts w:ascii="Consolas" w:hAnsi="Consolas"/>
              </w:rPr>
            </w:pPr>
            <w:r>
              <w:rPr>
                <w:rStyle w:val="HTMLCode"/>
                <w:rFonts w:ascii="Consolas" w:eastAsiaTheme="minorHAnsi" w:hAnsi="Consolas"/>
                <w:bdr w:val="none" w:sz="0" w:space="0" w:color="auto" w:frame="1"/>
              </w:rPr>
              <w:t>      </w:t>
            </w:r>
            <w:r>
              <w:rPr>
                <w:rStyle w:val="HTMLCode"/>
                <w:rFonts w:ascii="Consolas" w:eastAsiaTheme="minorHAnsi" w:hAnsi="Consolas"/>
                <w:color w:val="008200"/>
                <w:bdr w:val="none" w:sz="0" w:space="0" w:color="auto" w:frame="1"/>
              </w:rPr>
              <w:t>//print the list</w:t>
            </w:r>
          </w:p>
          <w:p w14:paraId="2B343869" w14:textId="77777777" w:rsidR="00597CCA" w:rsidRDefault="00597CCA">
            <w:pPr>
              <w:shd w:val="clear" w:color="auto" w:fill="FFFFFF"/>
              <w:spacing w:line="264" w:lineRule="atLeast"/>
              <w:textAlignment w:val="baseline"/>
              <w:rPr>
                <w:rFonts w:ascii="Consolas" w:hAnsi="Consolas"/>
              </w:rPr>
            </w:pPr>
            <w:r>
              <w:rPr>
                <w:rStyle w:val="HTMLCode"/>
                <w:rFonts w:ascii="Consolas" w:eastAsiaTheme="minorHAnsi" w:hAnsi="Consolas"/>
                <w:bdr w:val="none" w:sz="0" w:space="0" w:color="auto" w:frame="1"/>
              </w:rPr>
              <w:t>      </w:t>
            </w:r>
            <w:r>
              <w:rPr>
                <w:rStyle w:val="HTMLCode"/>
                <w:rFonts w:ascii="Consolas" w:eastAsiaTheme="minorHAnsi" w:hAnsi="Consolas"/>
                <w:color w:val="000000"/>
                <w:bdr w:val="none" w:sz="0" w:space="0" w:color="auto" w:frame="1"/>
              </w:rPr>
              <w:t>System.out.println(</w:t>
            </w:r>
            <w:r>
              <w:rPr>
                <w:rStyle w:val="HTMLCode"/>
                <w:rFonts w:ascii="Consolas" w:eastAsiaTheme="minorHAnsi" w:hAnsi="Consolas"/>
                <w:color w:val="0000FF"/>
                <w:bdr w:val="none" w:sz="0" w:space="0" w:color="auto" w:frame="1"/>
              </w:rPr>
              <w:t>"Initial ArrayList:"</w:t>
            </w:r>
            <w:r>
              <w:rPr>
                <w:rFonts w:ascii="Consolas" w:hAnsi="Consolas"/>
              </w:rPr>
              <w:t xml:space="preserve"> </w:t>
            </w:r>
            <w:r>
              <w:rPr>
                <w:rStyle w:val="HTMLCode"/>
                <w:rFonts w:ascii="Consolas" w:eastAsiaTheme="minorHAnsi" w:hAnsi="Consolas"/>
                <w:color w:val="000000"/>
                <w:bdr w:val="none" w:sz="0" w:space="0" w:color="auto" w:frame="1"/>
              </w:rPr>
              <w:t>+ city_List);</w:t>
            </w:r>
          </w:p>
          <w:p w14:paraId="0D64DE1A" w14:textId="77777777" w:rsidR="00597CCA" w:rsidRDefault="00597CCA">
            <w:pPr>
              <w:shd w:val="clear" w:color="auto" w:fill="FFFFFF"/>
              <w:spacing w:line="264" w:lineRule="atLeast"/>
              <w:textAlignment w:val="baseline"/>
              <w:rPr>
                <w:rFonts w:ascii="Consolas" w:hAnsi="Consolas"/>
              </w:rPr>
            </w:pPr>
            <w:r>
              <w:rPr>
                <w:rStyle w:val="HTMLCode"/>
                <w:rFonts w:ascii="Consolas" w:eastAsiaTheme="minorHAnsi" w:hAnsi="Consolas"/>
                <w:bdr w:val="none" w:sz="0" w:space="0" w:color="auto" w:frame="1"/>
              </w:rPr>
              <w:lastRenderedPageBreak/>
              <w:t>      </w:t>
            </w:r>
            <w:r>
              <w:rPr>
                <w:rStyle w:val="HTMLCode"/>
                <w:rFonts w:ascii="Consolas" w:eastAsiaTheme="minorHAnsi" w:hAnsi="Consolas"/>
                <w:color w:val="008200"/>
                <w:bdr w:val="none" w:sz="0" w:space="0" w:color="auto" w:frame="1"/>
              </w:rPr>
              <w:t>//add an element at index 1 using add method overload</w:t>
            </w:r>
          </w:p>
          <w:p w14:paraId="71A949A2" w14:textId="77777777" w:rsidR="00597CCA" w:rsidRDefault="00597CCA">
            <w:pPr>
              <w:shd w:val="clear" w:color="auto" w:fill="FFFFFF"/>
              <w:spacing w:line="264" w:lineRule="atLeast"/>
              <w:textAlignment w:val="baseline"/>
              <w:rPr>
                <w:rFonts w:ascii="Consolas" w:hAnsi="Consolas"/>
              </w:rPr>
            </w:pPr>
            <w:r>
              <w:rPr>
                <w:rStyle w:val="HTMLCode"/>
                <w:rFonts w:ascii="Consolas" w:eastAsiaTheme="minorHAnsi" w:hAnsi="Consolas"/>
                <w:bdr w:val="none" w:sz="0" w:space="0" w:color="auto" w:frame="1"/>
              </w:rPr>
              <w:t>      </w:t>
            </w:r>
            <w:r>
              <w:rPr>
                <w:rStyle w:val="HTMLCode"/>
                <w:rFonts w:ascii="Consolas" w:eastAsiaTheme="minorHAnsi" w:hAnsi="Consolas"/>
                <w:color w:val="000000"/>
                <w:bdr w:val="none" w:sz="0" w:space="0" w:color="auto" w:frame="1"/>
              </w:rPr>
              <w:t>city_List.add(</w:t>
            </w:r>
            <w:r>
              <w:rPr>
                <w:rStyle w:val="HTMLCode"/>
                <w:rFonts w:ascii="Consolas" w:eastAsiaTheme="minorHAnsi" w:hAnsi="Consolas"/>
                <w:color w:val="009900"/>
                <w:bdr w:val="none" w:sz="0" w:space="0" w:color="auto" w:frame="1"/>
              </w:rPr>
              <w:t>1</w:t>
            </w:r>
            <w:r>
              <w:rPr>
                <w:rStyle w:val="HTMLCode"/>
                <w:rFonts w:ascii="Consolas" w:eastAsiaTheme="minorHAnsi" w:hAnsi="Consolas"/>
                <w:color w:val="000000"/>
                <w:bdr w:val="none" w:sz="0" w:space="0" w:color="auto" w:frame="1"/>
              </w:rPr>
              <w:t xml:space="preserve">, </w:t>
            </w:r>
            <w:r>
              <w:rPr>
                <w:rStyle w:val="HTMLCode"/>
                <w:rFonts w:ascii="Consolas" w:eastAsiaTheme="minorHAnsi" w:hAnsi="Consolas"/>
                <w:color w:val="0000FF"/>
                <w:bdr w:val="none" w:sz="0" w:space="0" w:color="auto" w:frame="1"/>
              </w:rPr>
              <w:t>"NYC"</w:t>
            </w:r>
            <w:r>
              <w:rPr>
                <w:rStyle w:val="HTMLCode"/>
                <w:rFonts w:ascii="Consolas" w:eastAsiaTheme="minorHAnsi" w:hAnsi="Consolas"/>
                <w:color w:val="000000"/>
                <w:bdr w:val="none" w:sz="0" w:space="0" w:color="auto" w:frame="1"/>
              </w:rPr>
              <w:t>);</w:t>
            </w:r>
          </w:p>
          <w:p w14:paraId="067AC2EB" w14:textId="77777777" w:rsidR="00597CCA" w:rsidRDefault="00597CCA">
            <w:pPr>
              <w:shd w:val="clear" w:color="auto" w:fill="FFFFFF"/>
              <w:spacing w:line="264" w:lineRule="atLeast"/>
              <w:textAlignment w:val="baseline"/>
              <w:rPr>
                <w:rFonts w:ascii="Consolas" w:hAnsi="Consolas"/>
              </w:rPr>
            </w:pPr>
            <w:r>
              <w:rPr>
                <w:rStyle w:val="HTMLCode"/>
                <w:rFonts w:ascii="Consolas" w:eastAsiaTheme="minorHAnsi" w:hAnsi="Consolas"/>
                <w:bdr w:val="none" w:sz="0" w:space="0" w:color="auto" w:frame="1"/>
              </w:rPr>
              <w:t>      </w:t>
            </w:r>
            <w:r>
              <w:rPr>
                <w:rStyle w:val="HTMLCode"/>
                <w:rFonts w:ascii="Consolas" w:eastAsiaTheme="minorHAnsi" w:hAnsi="Consolas"/>
                <w:color w:val="008200"/>
                <w:bdr w:val="none" w:sz="0" w:space="0" w:color="auto" w:frame="1"/>
              </w:rPr>
              <w:t>//print the list</w:t>
            </w:r>
          </w:p>
          <w:p w14:paraId="2E94569D" w14:textId="77777777" w:rsidR="00597CCA" w:rsidRDefault="00597CCA">
            <w:pPr>
              <w:shd w:val="clear" w:color="auto" w:fill="FFFFFF"/>
              <w:spacing w:line="264" w:lineRule="atLeast"/>
              <w:textAlignment w:val="baseline"/>
              <w:rPr>
                <w:rFonts w:ascii="Consolas" w:hAnsi="Consolas"/>
              </w:rPr>
            </w:pPr>
            <w:r>
              <w:rPr>
                <w:rStyle w:val="HTMLCode"/>
                <w:rFonts w:ascii="Consolas" w:eastAsiaTheme="minorHAnsi" w:hAnsi="Consolas"/>
                <w:bdr w:val="none" w:sz="0" w:space="0" w:color="auto" w:frame="1"/>
              </w:rPr>
              <w:t>      </w:t>
            </w:r>
            <w:r>
              <w:rPr>
                <w:rStyle w:val="HTMLCode"/>
                <w:rFonts w:ascii="Consolas" w:eastAsiaTheme="minorHAnsi" w:hAnsi="Consolas"/>
                <w:color w:val="000000"/>
                <w:bdr w:val="none" w:sz="0" w:space="0" w:color="auto" w:frame="1"/>
              </w:rPr>
              <w:t>System.out.println(</w:t>
            </w:r>
            <w:r>
              <w:rPr>
                <w:rStyle w:val="HTMLCode"/>
                <w:rFonts w:ascii="Consolas" w:eastAsiaTheme="minorHAnsi" w:hAnsi="Consolas"/>
                <w:color w:val="0000FF"/>
                <w:bdr w:val="none" w:sz="0" w:space="0" w:color="auto" w:frame="1"/>
              </w:rPr>
              <w:t>"\nrrayList after adding element at index 1:"</w:t>
            </w:r>
            <w:r>
              <w:rPr>
                <w:rFonts w:ascii="Consolas" w:hAnsi="Consolas"/>
              </w:rPr>
              <w:t xml:space="preserve"> </w:t>
            </w:r>
            <w:r>
              <w:rPr>
                <w:rStyle w:val="HTMLCode"/>
                <w:rFonts w:ascii="Consolas" w:eastAsiaTheme="minorHAnsi" w:hAnsi="Consolas"/>
                <w:color w:val="000000"/>
                <w:bdr w:val="none" w:sz="0" w:space="0" w:color="auto" w:frame="1"/>
              </w:rPr>
              <w:t>+ city_List);</w:t>
            </w:r>
          </w:p>
          <w:p w14:paraId="0BCB8314" w14:textId="77777777" w:rsidR="00597CCA" w:rsidRDefault="00597CCA">
            <w:pPr>
              <w:shd w:val="clear" w:color="auto" w:fill="FFFFFF"/>
              <w:spacing w:line="264" w:lineRule="atLeast"/>
              <w:textAlignment w:val="baseline"/>
              <w:rPr>
                <w:rFonts w:ascii="Consolas" w:hAnsi="Consolas"/>
              </w:rPr>
            </w:pPr>
            <w:r>
              <w:rPr>
                <w:rStyle w:val="HTMLCode"/>
                <w:rFonts w:ascii="Consolas" w:eastAsiaTheme="minorHAnsi" w:hAnsi="Consolas"/>
                <w:bdr w:val="none" w:sz="0" w:space="0" w:color="auto" w:frame="1"/>
              </w:rPr>
              <w:t>      </w:t>
            </w:r>
            <w:r>
              <w:rPr>
                <w:rStyle w:val="HTMLCode"/>
                <w:rFonts w:ascii="Consolas" w:eastAsiaTheme="minorHAnsi" w:hAnsi="Consolas"/>
                <w:color w:val="008200"/>
                <w:bdr w:val="none" w:sz="0" w:space="0" w:color="auto" w:frame="1"/>
              </w:rPr>
              <w:t xml:space="preserve">//define a second list  </w:t>
            </w:r>
          </w:p>
          <w:p w14:paraId="19705908" w14:textId="77777777" w:rsidR="00597CCA" w:rsidRDefault="00597CCA">
            <w:pPr>
              <w:shd w:val="clear" w:color="auto" w:fill="FFFFFF"/>
              <w:spacing w:line="264" w:lineRule="atLeast"/>
              <w:textAlignment w:val="baseline"/>
              <w:rPr>
                <w:rFonts w:ascii="Consolas" w:hAnsi="Consolas"/>
              </w:rPr>
            </w:pPr>
            <w:r>
              <w:rPr>
                <w:rStyle w:val="HTMLCode"/>
                <w:rFonts w:ascii="Consolas" w:eastAsiaTheme="minorHAnsi" w:hAnsi="Consolas"/>
                <w:bdr w:val="none" w:sz="0" w:space="0" w:color="auto" w:frame="1"/>
              </w:rPr>
              <w:t>      </w:t>
            </w:r>
            <w:r>
              <w:rPr>
                <w:rStyle w:val="HTMLCode"/>
                <w:rFonts w:ascii="Consolas" w:eastAsiaTheme="minorHAnsi" w:hAnsi="Consolas"/>
                <w:color w:val="000000"/>
                <w:bdr w:val="none" w:sz="0" w:space="0" w:color="auto" w:frame="1"/>
              </w:rPr>
              <w:t xml:space="preserve">ArrayList&lt;String&gt; more_Cities = </w:t>
            </w:r>
            <w:r>
              <w:rPr>
                <w:rStyle w:val="HTMLCode"/>
                <w:rFonts w:ascii="Consolas" w:eastAsiaTheme="minorHAnsi" w:hAnsi="Consolas"/>
                <w:b/>
                <w:bCs/>
                <w:color w:val="006699"/>
                <w:bdr w:val="none" w:sz="0" w:space="0" w:color="auto" w:frame="1"/>
              </w:rPr>
              <w:t>new</w:t>
            </w:r>
            <w:r>
              <w:rPr>
                <w:rFonts w:ascii="Consolas" w:hAnsi="Consolas"/>
              </w:rPr>
              <w:t xml:space="preserve"> </w:t>
            </w:r>
            <w:r>
              <w:rPr>
                <w:rStyle w:val="HTMLCode"/>
                <w:rFonts w:ascii="Consolas" w:eastAsiaTheme="minorHAnsi" w:hAnsi="Consolas"/>
                <w:color w:val="000000"/>
                <w:bdr w:val="none" w:sz="0" w:space="0" w:color="auto" w:frame="1"/>
              </w:rPr>
              <w:t>ArrayList&lt;String&gt;(Arrays.asList(</w:t>
            </w:r>
            <w:r>
              <w:rPr>
                <w:rStyle w:val="HTMLCode"/>
                <w:rFonts w:ascii="Consolas" w:eastAsiaTheme="minorHAnsi" w:hAnsi="Consolas"/>
                <w:color w:val="0000FF"/>
                <w:bdr w:val="none" w:sz="0" w:space="0" w:color="auto" w:frame="1"/>
              </w:rPr>
              <w:t>"Pune"</w:t>
            </w:r>
            <w:r>
              <w:rPr>
                <w:rStyle w:val="HTMLCode"/>
                <w:rFonts w:ascii="Consolas" w:eastAsiaTheme="minorHAnsi" w:hAnsi="Consolas"/>
                <w:color w:val="000000"/>
                <w:bdr w:val="none" w:sz="0" w:space="0" w:color="auto" w:frame="1"/>
              </w:rPr>
              <w:t xml:space="preserve">, </w:t>
            </w:r>
            <w:r>
              <w:rPr>
                <w:rStyle w:val="HTMLCode"/>
                <w:rFonts w:ascii="Consolas" w:eastAsiaTheme="minorHAnsi" w:hAnsi="Consolas"/>
                <w:color w:val="0000FF"/>
                <w:bdr w:val="none" w:sz="0" w:space="0" w:color="auto" w:frame="1"/>
              </w:rPr>
              <w:t>"Hyderabad"</w:t>
            </w:r>
            <w:r>
              <w:rPr>
                <w:rStyle w:val="HTMLCode"/>
                <w:rFonts w:ascii="Consolas" w:eastAsiaTheme="minorHAnsi" w:hAnsi="Consolas"/>
                <w:color w:val="000000"/>
                <w:bdr w:val="none" w:sz="0" w:space="0" w:color="auto" w:frame="1"/>
              </w:rPr>
              <w:t>));</w:t>
            </w:r>
          </w:p>
          <w:p w14:paraId="06143551" w14:textId="77777777" w:rsidR="00597CCA" w:rsidRDefault="00597CCA">
            <w:pPr>
              <w:shd w:val="clear" w:color="auto" w:fill="FFFFFF"/>
              <w:spacing w:line="264" w:lineRule="atLeast"/>
              <w:textAlignment w:val="baseline"/>
              <w:rPr>
                <w:rFonts w:ascii="Consolas" w:hAnsi="Consolas"/>
              </w:rPr>
            </w:pPr>
            <w:r>
              <w:rPr>
                <w:rStyle w:val="HTMLCode"/>
                <w:rFonts w:ascii="Consolas" w:eastAsiaTheme="minorHAnsi" w:hAnsi="Consolas"/>
                <w:bdr w:val="none" w:sz="0" w:space="0" w:color="auto" w:frame="1"/>
              </w:rPr>
              <w:t>      </w:t>
            </w:r>
            <w:r>
              <w:rPr>
                <w:rStyle w:val="HTMLCode"/>
                <w:rFonts w:ascii="Consolas" w:eastAsiaTheme="minorHAnsi" w:hAnsi="Consolas"/>
                <w:color w:val="008200"/>
                <w:bdr w:val="none" w:sz="0" w:space="0" w:color="auto" w:frame="1"/>
              </w:rPr>
              <w:t>//use addAll method to add the list to ArrayList at index 4</w:t>
            </w:r>
          </w:p>
          <w:p w14:paraId="504E1AC0" w14:textId="77777777" w:rsidR="00597CCA" w:rsidRDefault="00597CCA">
            <w:pPr>
              <w:shd w:val="clear" w:color="auto" w:fill="FFFFFF"/>
              <w:spacing w:line="264" w:lineRule="atLeast"/>
              <w:textAlignment w:val="baseline"/>
              <w:rPr>
                <w:rFonts w:ascii="Consolas" w:hAnsi="Consolas"/>
              </w:rPr>
            </w:pPr>
            <w:r>
              <w:rPr>
                <w:rStyle w:val="HTMLCode"/>
                <w:rFonts w:ascii="Consolas" w:eastAsiaTheme="minorHAnsi" w:hAnsi="Consolas"/>
                <w:bdr w:val="none" w:sz="0" w:space="0" w:color="auto" w:frame="1"/>
              </w:rPr>
              <w:t>      </w:t>
            </w:r>
            <w:r>
              <w:rPr>
                <w:rStyle w:val="HTMLCode"/>
                <w:rFonts w:ascii="Consolas" w:eastAsiaTheme="minorHAnsi" w:hAnsi="Consolas"/>
                <w:color w:val="000000"/>
                <w:bdr w:val="none" w:sz="0" w:space="0" w:color="auto" w:frame="1"/>
              </w:rPr>
              <w:t>city_List.addAll(</w:t>
            </w:r>
            <w:r>
              <w:rPr>
                <w:rStyle w:val="HTMLCode"/>
                <w:rFonts w:ascii="Consolas" w:eastAsiaTheme="minorHAnsi" w:hAnsi="Consolas"/>
                <w:color w:val="009900"/>
                <w:bdr w:val="none" w:sz="0" w:space="0" w:color="auto" w:frame="1"/>
              </w:rPr>
              <w:t>4</w:t>
            </w:r>
            <w:r>
              <w:rPr>
                <w:rStyle w:val="HTMLCode"/>
                <w:rFonts w:ascii="Consolas" w:eastAsiaTheme="minorHAnsi" w:hAnsi="Consolas"/>
                <w:color w:val="000000"/>
                <w:bdr w:val="none" w:sz="0" w:space="0" w:color="auto" w:frame="1"/>
              </w:rPr>
              <w:t>,more_Cities);</w:t>
            </w:r>
          </w:p>
          <w:p w14:paraId="5F6505AD" w14:textId="77777777" w:rsidR="00597CCA" w:rsidRDefault="00597CCA">
            <w:pPr>
              <w:shd w:val="clear" w:color="auto" w:fill="FFFFFF"/>
              <w:spacing w:line="264" w:lineRule="atLeast"/>
              <w:textAlignment w:val="baseline"/>
              <w:rPr>
                <w:rFonts w:ascii="Consolas" w:hAnsi="Consolas"/>
              </w:rPr>
            </w:pPr>
            <w:r>
              <w:rPr>
                <w:rStyle w:val="HTMLCode"/>
                <w:rFonts w:ascii="Consolas" w:eastAsiaTheme="minorHAnsi" w:hAnsi="Consolas"/>
                <w:bdr w:val="none" w:sz="0" w:space="0" w:color="auto" w:frame="1"/>
              </w:rPr>
              <w:t>      </w:t>
            </w:r>
            <w:r>
              <w:rPr>
                <w:rStyle w:val="HTMLCode"/>
                <w:rFonts w:ascii="Consolas" w:eastAsiaTheme="minorHAnsi" w:hAnsi="Consolas"/>
                <w:color w:val="008200"/>
                <w:bdr w:val="none" w:sz="0" w:space="0" w:color="auto" w:frame="1"/>
              </w:rPr>
              <w:t>//print the list</w:t>
            </w:r>
          </w:p>
          <w:p w14:paraId="41979417" w14:textId="77777777" w:rsidR="00597CCA" w:rsidRDefault="00597CCA">
            <w:pPr>
              <w:shd w:val="clear" w:color="auto" w:fill="FFFFFF"/>
              <w:spacing w:line="264" w:lineRule="atLeast"/>
              <w:textAlignment w:val="baseline"/>
              <w:rPr>
                <w:rFonts w:ascii="Consolas" w:hAnsi="Consolas"/>
              </w:rPr>
            </w:pPr>
            <w:r>
              <w:rPr>
                <w:rStyle w:val="HTMLCode"/>
                <w:rFonts w:ascii="Consolas" w:eastAsiaTheme="minorHAnsi" w:hAnsi="Consolas"/>
                <w:bdr w:val="none" w:sz="0" w:space="0" w:color="auto" w:frame="1"/>
              </w:rPr>
              <w:t>      </w:t>
            </w:r>
            <w:r>
              <w:rPr>
                <w:rStyle w:val="HTMLCode"/>
                <w:rFonts w:ascii="Consolas" w:eastAsiaTheme="minorHAnsi" w:hAnsi="Consolas"/>
                <w:color w:val="000000"/>
                <w:bdr w:val="none" w:sz="0" w:space="0" w:color="auto" w:frame="1"/>
              </w:rPr>
              <w:t>System.out.println(</w:t>
            </w:r>
            <w:r>
              <w:rPr>
                <w:rStyle w:val="HTMLCode"/>
                <w:rFonts w:ascii="Consolas" w:eastAsiaTheme="minorHAnsi" w:hAnsi="Consolas"/>
                <w:color w:val="0000FF"/>
                <w:bdr w:val="none" w:sz="0" w:space="0" w:color="auto" w:frame="1"/>
              </w:rPr>
              <w:t>"\nArrayList after adding list at index 4:"</w:t>
            </w:r>
            <w:r>
              <w:rPr>
                <w:rFonts w:ascii="Consolas" w:hAnsi="Consolas"/>
              </w:rPr>
              <w:t xml:space="preserve"> </w:t>
            </w:r>
            <w:r>
              <w:rPr>
                <w:rStyle w:val="HTMLCode"/>
                <w:rFonts w:ascii="Consolas" w:eastAsiaTheme="minorHAnsi" w:hAnsi="Consolas"/>
                <w:color w:val="000000"/>
                <w:bdr w:val="none" w:sz="0" w:space="0" w:color="auto" w:frame="1"/>
              </w:rPr>
              <w:t>+ city_List);</w:t>
            </w:r>
          </w:p>
          <w:p w14:paraId="6F1912D0" w14:textId="77777777" w:rsidR="00597CCA" w:rsidRDefault="00597CCA">
            <w:pPr>
              <w:shd w:val="clear" w:color="auto" w:fill="FFFFFF"/>
              <w:spacing w:line="264" w:lineRule="atLeast"/>
              <w:textAlignment w:val="baseline"/>
              <w:rPr>
                <w:rFonts w:ascii="Consolas" w:hAnsi="Consolas"/>
              </w:rPr>
            </w:pPr>
            <w:r>
              <w:rPr>
                <w:rStyle w:val="HTMLCode"/>
                <w:rFonts w:ascii="Consolas" w:eastAsiaTheme="minorHAnsi" w:hAnsi="Consolas"/>
                <w:bdr w:val="none" w:sz="0" w:space="0" w:color="auto" w:frame="1"/>
              </w:rPr>
              <w:t>   </w:t>
            </w:r>
            <w:r>
              <w:rPr>
                <w:rStyle w:val="HTMLCode"/>
                <w:rFonts w:ascii="Consolas" w:eastAsiaTheme="minorHAnsi" w:hAnsi="Consolas"/>
                <w:color w:val="000000"/>
                <w:bdr w:val="none" w:sz="0" w:space="0" w:color="auto" w:frame="1"/>
              </w:rPr>
              <w:t xml:space="preserve">}  </w:t>
            </w:r>
          </w:p>
          <w:p w14:paraId="2FF3BB50" w14:textId="77777777" w:rsidR="00597CCA" w:rsidRDefault="00597CCA">
            <w:pPr>
              <w:shd w:val="clear" w:color="auto" w:fill="FFFFFF"/>
              <w:spacing w:line="264" w:lineRule="atLeast"/>
              <w:textAlignment w:val="baseline"/>
              <w:rPr>
                <w:rFonts w:ascii="Consolas" w:hAnsi="Consolas"/>
              </w:rPr>
            </w:pPr>
            <w:r>
              <w:rPr>
                <w:rStyle w:val="HTMLCode"/>
                <w:rFonts w:ascii="Consolas" w:eastAsiaTheme="minorHAnsi" w:hAnsi="Consolas"/>
                <w:color w:val="000000"/>
                <w:bdr w:val="none" w:sz="0" w:space="0" w:color="auto" w:frame="1"/>
              </w:rPr>
              <w:t>}</w:t>
            </w:r>
          </w:p>
        </w:tc>
      </w:tr>
    </w:tbl>
    <w:p w14:paraId="3AF9738B" w14:textId="77777777" w:rsidR="00597CCA" w:rsidRDefault="00597CCA" w:rsidP="00597CCA">
      <w:pPr>
        <w:pStyle w:val="NormalWeb"/>
        <w:shd w:val="clear" w:color="auto" w:fill="FFFFFF"/>
        <w:spacing w:before="0" w:beforeAutospacing="0" w:after="0" w:afterAutospacing="0"/>
        <w:rPr>
          <w:rFonts w:ascii="Work Sans" w:hAnsi="Work Sans"/>
          <w:color w:val="3A3A3A"/>
        </w:rPr>
      </w:pPr>
      <w:r>
        <w:rPr>
          <w:rStyle w:val="Strong"/>
          <w:rFonts w:ascii="Work Sans" w:hAnsi="Work Sans"/>
          <w:color w:val="3A3A3A"/>
          <w:bdr w:val="none" w:sz="0" w:space="0" w:color="auto" w:frame="1"/>
        </w:rPr>
        <w:lastRenderedPageBreak/>
        <w:t>Output:</w:t>
      </w:r>
    </w:p>
    <w:p w14:paraId="0ED28154" w14:textId="77777777" w:rsidR="00597CCA" w:rsidRDefault="00597CCA" w:rsidP="00597CCA">
      <w:pPr>
        <w:pStyle w:val="NormalWeb"/>
        <w:shd w:val="clear" w:color="auto" w:fill="FFFFFF"/>
        <w:spacing w:before="0" w:beforeAutospacing="0" w:after="336" w:afterAutospacing="0"/>
        <w:rPr>
          <w:rFonts w:ascii="Work Sans" w:hAnsi="Work Sans"/>
          <w:color w:val="3A3A3A"/>
        </w:rPr>
      </w:pPr>
      <w:r>
        <w:rPr>
          <w:rFonts w:ascii="Work Sans" w:hAnsi="Work Sans"/>
          <w:color w:val="3A3A3A"/>
        </w:rPr>
        <w:t>Initial ArrayList:[Delhi, Mumbai, Chennai, Kolkata]</w:t>
      </w:r>
      <w:r>
        <w:rPr>
          <w:rFonts w:ascii="Work Sans" w:hAnsi="Work Sans"/>
          <w:color w:val="3A3A3A"/>
        </w:rPr>
        <w:br/>
        <w:t>rrayList after adding element at index 1:[Delhi, NYC, Mumbai, Chennai, Kolkata]</w:t>
      </w:r>
      <w:r>
        <w:rPr>
          <w:rFonts w:ascii="Work Sans" w:hAnsi="Work Sans"/>
          <w:color w:val="3A3A3A"/>
        </w:rPr>
        <w:br/>
        <w:t>ArrayList after adding list at index 4:[Delhi, NYC, Mumbai, Chennai, Pune, Hyderabad, Kolkata]</w:t>
      </w:r>
    </w:p>
    <w:p w14:paraId="3CB82139" w14:textId="77777777" w:rsidR="00597CCA" w:rsidRDefault="00597CCA" w:rsidP="00597CCA">
      <w:pPr>
        <w:pStyle w:val="NormalWeb"/>
        <w:shd w:val="clear" w:color="auto" w:fill="FFFFFF"/>
        <w:spacing w:before="0" w:beforeAutospacing="0" w:after="0" w:afterAutospacing="0"/>
        <w:rPr>
          <w:rFonts w:ascii="Work Sans" w:hAnsi="Work Sans"/>
          <w:color w:val="3A3A3A"/>
        </w:rPr>
      </w:pPr>
      <w:r>
        <w:rPr>
          <w:rFonts w:ascii="Work Sans" w:hAnsi="Work Sans"/>
          <w:noProof/>
          <w:color w:val="ED0000"/>
          <w:bdr w:val="none" w:sz="0" w:space="0" w:color="auto" w:frame="1"/>
        </w:rPr>
        <w:drawing>
          <wp:inline distT="0" distB="0" distL="0" distR="0" wp14:anchorId="1CDC2D5D" wp14:editId="45C50DF2">
            <wp:extent cx="5731510" cy="1134745"/>
            <wp:effectExtent l="0" t="0" r="2540" b="8255"/>
            <wp:docPr id="689982162" name="Picture 31" descr="Output of Java ArrayList addAll">
              <a:hlinkClick xmlns:a="http://schemas.openxmlformats.org/drawingml/2006/main" r:id="rId2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descr="Output of Java ArrayList addAll">
                      <a:hlinkClick r:id="rId213"/>
                    </pic:cNvPr>
                    <pic:cNvPicPr>
                      <a:picLocks noChangeAspect="1" noChangeArrowheads="1"/>
                    </pic:cNvPicPr>
                  </pic:nvPicPr>
                  <pic:blipFill>
                    <a:blip r:embed="rId214">
                      <a:extLst>
                        <a:ext uri="{28A0092B-C50C-407E-A947-70E740481C1C}">
                          <a14:useLocalDpi xmlns:a14="http://schemas.microsoft.com/office/drawing/2010/main" val="0"/>
                        </a:ext>
                      </a:extLst>
                    </a:blip>
                    <a:srcRect/>
                    <a:stretch>
                      <a:fillRect/>
                    </a:stretch>
                  </pic:blipFill>
                  <pic:spPr bwMode="auto">
                    <a:xfrm>
                      <a:off x="0" y="0"/>
                      <a:ext cx="5731510" cy="1134745"/>
                    </a:xfrm>
                    <a:prstGeom prst="rect">
                      <a:avLst/>
                    </a:prstGeom>
                    <a:noFill/>
                    <a:ln>
                      <a:noFill/>
                    </a:ln>
                  </pic:spPr>
                </pic:pic>
              </a:graphicData>
            </a:graphic>
          </wp:inline>
        </w:drawing>
      </w:r>
    </w:p>
    <w:p w14:paraId="7EDF59E6" w14:textId="77777777" w:rsidR="00597CCA" w:rsidRDefault="00597CCA" w:rsidP="00597CCA">
      <w:pPr>
        <w:pStyle w:val="NormalWeb"/>
        <w:shd w:val="clear" w:color="auto" w:fill="FFFFFF"/>
        <w:spacing w:before="0" w:beforeAutospacing="0" w:after="336" w:afterAutospacing="0"/>
        <w:rPr>
          <w:rFonts w:ascii="Work Sans" w:hAnsi="Work Sans"/>
          <w:color w:val="3A3A3A"/>
        </w:rPr>
      </w:pPr>
      <w:r>
        <w:rPr>
          <w:rFonts w:ascii="Work Sans" w:hAnsi="Work Sans"/>
          <w:color w:val="3A3A3A"/>
        </w:rPr>
        <w:t>The above program uses both the versions of the add method to add elements to the list. It also adds a collection to the list at the specified index. Note the shifting of elements to the right of the ArrayList as evident from the output of the program.</w:t>
      </w:r>
    </w:p>
    <w:p w14:paraId="5988D6B9" w14:textId="77777777" w:rsidR="00597CCA" w:rsidRDefault="00597CCA" w:rsidP="00597CCA">
      <w:pPr>
        <w:pStyle w:val="Heading3"/>
        <w:shd w:val="clear" w:color="auto" w:fill="FFFFFF"/>
        <w:spacing w:before="0" w:line="312" w:lineRule="atLeast"/>
        <w:rPr>
          <w:rFonts w:ascii="Work Sans" w:hAnsi="Work Sans"/>
          <w:color w:val="3A3A3A"/>
          <w:sz w:val="36"/>
          <w:szCs w:val="36"/>
        </w:rPr>
      </w:pPr>
      <w:r>
        <w:rPr>
          <w:rFonts w:ascii="Work Sans" w:hAnsi="Work Sans"/>
          <w:color w:val="3A3A3A"/>
          <w:sz w:val="36"/>
          <w:szCs w:val="36"/>
          <w:bdr w:val="none" w:sz="0" w:space="0" w:color="auto" w:frame="1"/>
        </w:rPr>
        <w:t>ArrayList Add To The Front</w:t>
      </w:r>
    </w:p>
    <w:p w14:paraId="71A24EF2" w14:textId="77777777" w:rsidR="00597CCA" w:rsidRDefault="00597CCA" w:rsidP="00597CCA">
      <w:pPr>
        <w:pStyle w:val="NormalWeb"/>
        <w:shd w:val="clear" w:color="auto" w:fill="FFFFFF"/>
        <w:spacing w:before="0" w:beforeAutospacing="0" w:after="336" w:afterAutospacing="0"/>
        <w:rPr>
          <w:rFonts w:ascii="Work Sans" w:hAnsi="Work Sans"/>
          <w:color w:val="3A3A3A"/>
        </w:rPr>
      </w:pPr>
      <w:r>
        <w:rPr>
          <w:rFonts w:ascii="Work Sans" w:hAnsi="Work Sans"/>
          <w:color w:val="3A3A3A"/>
        </w:rPr>
        <w:t>As already mentioned, the first version of the add method adds the elements to the end of the list. If you want to add the elements at the beginning of the ArrayList, then you have to make use of the second version of the add method. This add method takes an index as a parameter. This index is the position at which the element is to be added.</w:t>
      </w:r>
    </w:p>
    <w:p w14:paraId="7ABB8EA6" w14:textId="77777777" w:rsidR="00597CCA" w:rsidRDefault="00597CCA" w:rsidP="00597CCA">
      <w:pPr>
        <w:pStyle w:val="NormalWeb"/>
        <w:shd w:val="clear" w:color="auto" w:fill="FFFFFF"/>
        <w:spacing w:before="0" w:beforeAutospacing="0" w:after="336" w:afterAutospacing="0"/>
        <w:rPr>
          <w:rFonts w:ascii="Work Sans" w:hAnsi="Work Sans"/>
          <w:color w:val="3A3A3A"/>
        </w:rPr>
      </w:pPr>
      <w:r>
        <w:rPr>
          <w:rFonts w:ascii="Work Sans" w:hAnsi="Work Sans"/>
          <w:color w:val="3A3A3A"/>
        </w:rPr>
        <w:t>Thus to add the element at the beginning of the list, you have to specify the index as 0 which is the start of the list.</w:t>
      </w:r>
    </w:p>
    <w:p w14:paraId="085C7683" w14:textId="77777777" w:rsidR="00597CCA" w:rsidRDefault="00597CCA" w:rsidP="00597CCA">
      <w:pPr>
        <w:pStyle w:val="NormalWeb"/>
        <w:shd w:val="clear" w:color="auto" w:fill="FFFFFF"/>
        <w:spacing w:before="0" w:beforeAutospacing="0" w:after="0" w:afterAutospacing="0"/>
        <w:rPr>
          <w:rFonts w:ascii="Work Sans" w:hAnsi="Work Sans"/>
          <w:color w:val="3A3A3A"/>
        </w:rPr>
      </w:pPr>
      <w:r>
        <w:rPr>
          <w:rStyle w:val="Strong"/>
          <w:rFonts w:ascii="Work Sans" w:hAnsi="Work Sans"/>
          <w:color w:val="3A3A3A"/>
          <w:bdr w:val="none" w:sz="0" w:space="0" w:color="auto" w:frame="1"/>
        </w:rPr>
        <w:t>The following program adds an element to the front of the ArrayList.</w:t>
      </w:r>
    </w:p>
    <w:tbl>
      <w:tblPr>
        <w:tblW w:w="12408" w:type="dxa"/>
        <w:tblCellSpacing w:w="0" w:type="dxa"/>
        <w:tblCellMar>
          <w:left w:w="0" w:type="dxa"/>
          <w:right w:w="0" w:type="dxa"/>
        </w:tblCellMar>
        <w:tblLook w:val="04A0" w:firstRow="1" w:lastRow="0" w:firstColumn="1" w:lastColumn="0" w:noHBand="0" w:noVBand="1"/>
      </w:tblPr>
      <w:tblGrid>
        <w:gridCol w:w="12408"/>
      </w:tblGrid>
      <w:tr w:rsidR="00597CCA" w14:paraId="1544179E" w14:textId="77777777" w:rsidTr="00597CCA">
        <w:trPr>
          <w:tblCellSpacing w:w="0" w:type="dxa"/>
        </w:trPr>
        <w:tc>
          <w:tcPr>
            <w:tcW w:w="12408" w:type="dxa"/>
            <w:tcBorders>
              <w:top w:val="nil"/>
              <w:left w:val="nil"/>
              <w:bottom w:val="nil"/>
              <w:right w:val="nil"/>
            </w:tcBorders>
            <w:vAlign w:val="bottom"/>
            <w:hideMark/>
          </w:tcPr>
          <w:p w14:paraId="5E3B2AF9" w14:textId="77777777" w:rsidR="00597CCA" w:rsidRDefault="00597CCA">
            <w:pPr>
              <w:shd w:val="clear" w:color="auto" w:fill="FFFFFF"/>
              <w:spacing w:line="264" w:lineRule="atLeast"/>
              <w:textAlignment w:val="baseline"/>
              <w:rPr>
                <w:rFonts w:ascii="Consolas" w:hAnsi="Consolas"/>
              </w:rPr>
            </w:pPr>
            <w:r>
              <w:rPr>
                <w:rStyle w:val="HTMLCode"/>
                <w:rFonts w:ascii="Consolas" w:eastAsiaTheme="minorHAnsi" w:hAnsi="Consolas"/>
                <w:b/>
                <w:bCs/>
                <w:color w:val="006699"/>
                <w:bdr w:val="none" w:sz="0" w:space="0" w:color="auto" w:frame="1"/>
              </w:rPr>
              <w:lastRenderedPageBreak/>
              <w:t>import</w:t>
            </w:r>
            <w:r>
              <w:rPr>
                <w:rFonts w:ascii="Consolas" w:hAnsi="Consolas"/>
              </w:rPr>
              <w:t xml:space="preserve"> </w:t>
            </w:r>
            <w:r>
              <w:rPr>
                <w:rStyle w:val="HTMLCode"/>
                <w:rFonts w:ascii="Consolas" w:eastAsiaTheme="minorHAnsi" w:hAnsi="Consolas"/>
                <w:color w:val="000000"/>
                <w:bdr w:val="none" w:sz="0" w:space="0" w:color="auto" w:frame="1"/>
              </w:rPr>
              <w:t>java.util.ArrayList;</w:t>
            </w:r>
          </w:p>
          <w:p w14:paraId="1EEC72D1" w14:textId="77777777" w:rsidR="00597CCA" w:rsidRDefault="00597CCA">
            <w:pPr>
              <w:shd w:val="clear" w:color="auto" w:fill="FFFFFF"/>
              <w:spacing w:line="264" w:lineRule="atLeast"/>
              <w:textAlignment w:val="baseline"/>
              <w:rPr>
                <w:rFonts w:ascii="Consolas" w:hAnsi="Consolas"/>
              </w:rPr>
            </w:pPr>
            <w:r>
              <w:rPr>
                <w:rStyle w:val="HTMLCode"/>
                <w:rFonts w:ascii="Consolas" w:eastAsiaTheme="minorHAnsi" w:hAnsi="Consolas"/>
                <w:bdr w:val="none" w:sz="0" w:space="0" w:color="auto" w:frame="1"/>
              </w:rPr>
              <w:t> </w:t>
            </w:r>
            <w:r>
              <w:rPr>
                <w:rStyle w:val="HTMLCode"/>
                <w:rFonts w:ascii="Consolas" w:eastAsiaTheme="minorHAnsi" w:hAnsi="Consolas"/>
                <w:b/>
                <w:bCs/>
                <w:color w:val="006699"/>
                <w:bdr w:val="none" w:sz="0" w:space="0" w:color="auto" w:frame="1"/>
              </w:rPr>
              <w:t>public</w:t>
            </w:r>
            <w:r>
              <w:rPr>
                <w:rFonts w:ascii="Consolas" w:hAnsi="Consolas"/>
              </w:rPr>
              <w:t xml:space="preserve"> </w:t>
            </w:r>
            <w:r>
              <w:rPr>
                <w:rStyle w:val="HTMLCode"/>
                <w:rFonts w:ascii="Consolas" w:eastAsiaTheme="minorHAnsi" w:hAnsi="Consolas"/>
                <w:b/>
                <w:bCs/>
                <w:color w:val="006699"/>
                <w:bdr w:val="none" w:sz="0" w:space="0" w:color="auto" w:frame="1"/>
              </w:rPr>
              <w:t>class</w:t>
            </w:r>
            <w:r>
              <w:rPr>
                <w:rFonts w:ascii="Consolas" w:hAnsi="Consolas"/>
              </w:rPr>
              <w:t xml:space="preserve"> </w:t>
            </w:r>
            <w:r>
              <w:rPr>
                <w:rStyle w:val="HTMLCode"/>
                <w:rFonts w:ascii="Consolas" w:eastAsiaTheme="minorHAnsi" w:hAnsi="Consolas"/>
                <w:color w:val="000000"/>
                <w:bdr w:val="none" w:sz="0" w:space="0" w:color="auto" w:frame="1"/>
              </w:rPr>
              <w:t xml:space="preserve">Main { </w:t>
            </w:r>
          </w:p>
          <w:p w14:paraId="6FFD8607" w14:textId="77777777" w:rsidR="00597CCA" w:rsidRDefault="00597CCA">
            <w:pPr>
              <w:shd w:val="clear" w:color="auto" w:fill="FFFFFF"/>
              <w:spacing w:line="264" w:lineRule="atLeast"/>
              <w:textAlignment w:val="baseline"/>
              <w:rPr>
                <w:rFonts w:ascii="Consolas" w:hAnsi="Consolas"/>
              </w:rPr>
            </w:pPr>
            <w:r>
              <w:rPr>
                <w:rStyle w:val="HTMLCode"/>
                <w:rFonts w:ascii="Consolas" w:eastAsiaTheme="minorHAnsi" w:hAnsi="Consolas"/>
                <w:bdr w:val="none" w:sz="0" w:space="0" w:color="auto" w:frame="1"/>
              </w:rPr>
              <w:t>    </w:t>
            </w:r>
            <w:r>
              <w:rPr>
                <w:rStyle w:val="HTMLCode"/>
                <w:rFonts w:ascii="Consolas" w:eastAsiaTheme="minorHAnsi" w:hAnsi="Consolas"/>
                <w:b/>
                <w:bCs/>
                <w:color w:val="006699"/>
                <w:bdr w:val="none" w:sz="0" w:space="0" w:color="auto" w:frame="1"/>
              </w:rPr>
              <w:t>public</w:t>
            </w:r>
            <w:r>
              <w:rPr>
                <w:rFonts w:ascii="Consolas" w:hAnsi="Consolas"/>
              </w:rPr>
              <w:t xml:space="preserve"> </w:t>
            </w:r>
            <w:r>
              <w:rPr>
                <w:rStyle w:val="HTMLCode"/>
                <w:rFonts w:ascii="Consolas" w:eastAsiaTheme="minorHAnsi" w:hAnsi="Consolas"/>
                <w:b/>
                <w:bCs/>
                <w:color w:val="006699"/>
                <w:bdr w:val="none" w:sz="0" w:space="0" w:color="auto" w:frame="1"/>
              </w:rPr>
              <w:t>static</w:t>
            </w:r>
            <w:r>
              <w:rPr>
                <w:rFonts w:ascii="Consolas" w:hAnsi="Consolas"/>
              </w:rPr>
              <w:t xml:space="preserve"> </w:t>
            </w:r>
            <w:r>
              <w:rPr>
                <w:rStyle w:val="HTMLCode"/>
                <w:rFonts w:ascii="Consolas" w:eastAsiaTheme="minorHAnsi" w:hAnsi="Consolas"/>
                <w:b/>
                <w:bCs/>
                <w:color w:val="006699"/>
                <w:bdr w:val="none" w:sz="0" w:space="0" w:color="auto" w:frame="1"/>
              </w:rPr>
              <w:t>void</w:t>
            </w:r>
            <w:r>
              <w:rPr>
                <w:rFonts w:ascii="Consolas" w:hAnsi="Consolas"/>
              </w:rPr>
              <w:t xml:space="preserve"> </w:t>
            </w:r>
            <w:r>
              <w:rPr>
                <w:rStyle w:val="HTMLCode"/>
                <w:rFonts w:ascii="Consolas" w:eastAsiaTheme="minorHAnsi" w:hAnsi="Consolas"/>
                <w:color w:val="000000"/>
                <w:bdr w:val="none" w:sz="0" w:space="0" w:color="auto" w:frame="1"/>
              </w:rPr>
              <w:t xml:space="preserve">main(String[] args) {        </w:t>
            </w:r>
          </w:p>
          <w:p w14:paraId="6C0BAD08" w14:textId="77777777" w:rsidR="00597CCA" w:rsidRDefault="00597CCA">
            <w:pPr>
              <w:shd w:val="clear" w:color="auto" w:fill="FFFFFF"/>
              <w:spacing w:line="264" w:lineRule="atLeast"/>
              <w:textAlignment w:val="baseline"/>
              <w:rPr>
                <w:rFonts w:ascii="Consolas" w:hAnsi="Consolas"/>
              </w:rPr>
            </w:pPr>
            <w:r>
              <w:rPr>
                <w:rStyle w:val="HTMLCode"/>
                <w:rFonts w:ascii="Consolas" w:eastAsiaTheme="minorHAnsi" w:hAnsi="Consolas"/>
                <w:bdr w:val="none" w:sz="0" w:space="0" w:color="auto" w:frame="1"/>
              </w:rPr>
              <w:t>        </w:t>
            </w:r>
            <w:r>
              <w:rPr>
                <w:rStyle w:val="HTMLCode"/>
                <w:rFonts w:ascii="Consolas" w:eastAsiaTheme="minorHAnsi" w:hAnsi="Consolas"/>
                <w:color w:val="008200"/>
                <w:bdr w:val="none" w:sz="0" w:space="0" w:color="auto" w:frame="1"/>
              </w:rPr>
              <w:t>//define new ArrayList and initialize it</w:t>
            </w:r>
          </w:p>
          <w:p w14:paraId="16F9FABA" w14:textId="77777777" w:rsidR="00597CCA" w:rsidRDefault="00597CCA">
            <w:pPr>
              <w:shd w:val="clear" w:color="auto" w:fill="FFFFFF"/>
              <w:spacing w:line="264" w:lineRule="atLeast"/>
              <w:textAlignment w:val="baseline"/>
              <w:rPr>
                <w:rFonts w:ascii="Consolas" w:hAnsi="Consolas"/>
              </w:rPr>
            </w:pPr>
            <w:r>
              <w:rPr>
                <w:rStyle w:val="HTMLCode"/>
                <w:rFonts w:ascii="Consolas" w:eastAsiaTheme="minorHAnsi" w:hAnsi="Consolas"/>
                <w:bdr w:val="none" w:sz="0" w:space="0" w:color="auto" w:frame="1"/>
              </w:rPr>
              <w:t>        </w:t>
            </w:r>
            <w:r>
              <w:rPr>
                <w:rStyle w:val="HTMLCode"/>
                <w:rFonts w:ascii="Consolas" w:eastAsiaTheme="minorHAnsi" w:hAnsi="Consolas"/>
                <w:color w:val="000000"/>
                <w:bdr w:val="none" w:sz="0" w:space="0" w:color="auto" w:frame="1"/>
              </w:rPr>
              <w:t xml:space="preserve">ArrayList&lt;Integer&gt; numList = </w:t>
            </w:r>
            <w:r>
              <w:rPr>
                <w:rStyle w:val="HTMLCode"/>
                <w:rFonts w:ascii="Consolas" w:eastAsiaTheme="minorHAnsi" w:hAnsi="Consolas"/>
                <w:b/>
                <w:bCs/>
                <w:color w:val="006699"/>
                <w:bdr w:val="none" w:sz="0" w:space="0" w:color="auto" w:frame="1"/>
              </w:rPr>
              <w:t>new</w:t>
            </w:r>
            <w:r>
              <w:rPr>
                <w:rFonts w:ascii="Consolas" w:hAnsi="Consolas"/>
              </w:rPr>
              <w:t xml:space="preserve"> </w:t>
            </w:r>
            <w:r>
              <w:rPr>
                <w:rStyle w:val="HTMLCode"/>
                <w:rFonts w:ascii="Consolas" w:eastAsiaTheme="minorHAnsi" w:hAnsi="Consolas"/>
                <w:color w:val="000000"/>
                <w:bdr w:val="none" w:sz="0" w:space="0" w:color="auto" w:frame="1"/>
              </w:rPr>
              <w:t>ArrayList&lt;Integer&gt;();</w:t>
            </w:r>
          </w:p>
          <w:p w14:paraId="0F147DED" w14:textId="77777777" w:rsidR="00597CCA" w:rsidRDefault="00597CCA">
            <w:pPr>
              <w:shd w:val="clear" w:color="auto" w:fill="FFFFFF"/>
              <w:spacing w:line="264" w:lineRule="atLeast"/>
              <w:textAlignment w:val="baseline"/>
              <w:rPr>
                <w:rFonts w:ascii="Consolas" w:hAnsi="Consolas"/>
              </w:rPr>
            </w:pPr>
            <w:r>
              <w:rPr>
                <w:rStyle w:val="HTMLCode"/>
                <w:rFonts w:ascii="Consolas" w:eastAsiaTheme="minorHAnsi" w:hAnsi="Consolas"/>
                <w:bdr w:val="none" w:sz="0" w:space="0" w:color="auto" w:frame="1"/>
              </w:rPr>
              <w:t>        </w:t>
            </w:r>
            <w:r>
              <w:rPr>
                <w:rStyle w:val="HTMLCode"/>
                <w:rFonts w:ascii="Consolas" w:eastAsiaTheme="minorHAnsi" w:hAnsi="Consolas"/>
                <w:color w:val="000000"/>
                <w:bdr w:val="none" w:sz="0" w:space="0" w:color="auto" w:frame="1"/>
              </w:rPr>
              <w:t>numList.add(</w:t>
            </w:r>
            <w:r>
              <w:rPr>
                <w:rStyle w:val="HTMLCode"/>
                <w:rFonts w:ascii="Consolas" w:eastAsiaTheme="minorHAnsi" w:hAnsi="Consolas"/>
                <w:color w:val="009900"/>
                <w:bdr w:val="none" w:sz="0" w:space="0" w:color="auto" w:frame="1"/>
              </w:rPr>
              <w:t>5</w:t>
            </w:r>
            <w:r>
              <w:rPr>
                <w:rStyle w:val="HTMLCode"/>
                <w:rFonts w:ascii="Consolas" w:eastAsiaTheme="minorHAnsi" w:hAnsi="Consolas"/>
                <w:color w:val="000000"/>
                <w:bdr w:val="none" w:sz="0" w:space="0" w:color="auto" w:frame="1"/>
              </w:rPr>
              <w:t>);</w:t>
            </w:r>
          </w:p>
          <w:p w14:paraId="202FA419" w14:textId="77777777" w:rsidR="00597CCA" w:rsidRDefault="00597CCA">
            <w:pPr>
              <w:shd w:val="clear" w:color="auto" w:fill="FFFFFF"/>
              <w:spacing w:line="264" w:lineRule="atLeast"/>
              <w:textAlignment w:val="baseline"/>
              <w:rPr>
                <w:rFonts w:ascii="Consolas" w:hAnsi="Consolas"/>
              </w:rPr>
            </w:pPr>
            <w:r>
              <w:rPr>
                <w:rStyle w:val="HTMLCode"/>
                <w:rFonts w:ascii="Consolas" w:eastAsiaTheme="minorHAnsi" w:hAnsi="Consolas"/>
                <w:bdr w:val="none" w:sz="0" w:space="0" w:color="auto" w:frame="1"/>
              </w:rPr>
              <w:t>        </w:t>
            </w:r>
            <w:r>
              <w:rPr>
                <w:rStyle w:val="HTMLCode"/>
                <w:rFonts w:ascii="Consolas" w:eastAsiaTheme="minorHAnsi" w:hAnsi="Consolas"/>
                <w:color w:val="000000"/>
                <w:bdr w:val="none" w:sz="0" w:space="0" w:color="auto" w:frame="1"/>
              </w:rPr>
              <w:t>numList.add(</w:t>
            </w:r>
            <w:r>
              <w:rPr>
                <w:rStyle w:val="HTMLCode"/>
                <w:rFonts w:ascii="Consolas" w:eastAsiaTheme="minorHAnsi" w:hAnsi="Consolas"/>
                <w:color w:val="009900"/>
                <w:bdr w:val="none" w:sz="0" w:space="0" w:color="auto" w:frame="1"/>
              </w:rPr>
              <w:t>7</w:t>
            </w:r>
            <w:r>
              <w:rPr>
                <w:rStyle w:val="HTMLCode"/>
                <w:rFonts w:ascii="Consolas" w:eastAsiaTheme="minorHAnsi" w:hAnsi="Consolas"/>
                <w:color w:val="000000"/>
                <w:bdr w:val="none" w:sz="0" w:space="0" w:color="auto" w:frame="1"/>
              </w:rPr>
              <w:t>);</w:t>
            </w:r>
          </w:p>
          <w:p w14:paraId="5EB712FF" w14:textId="77777777" w:rsidR="00597CCA" w:rsidRDefault="00597CCA">
            <w:pPr>
              <w:shd w:val="clear" w:color="auto" w:fill="FFFFFF"/>
              <w:spacing w:line="264" w:lineRule="atLeast"/>
              <w:textAlignment w:val="baseline"/>
              <w:rPr>
                <w:rFonts w:ascii="Consolas" w:hAnsi="Consolas"/>
              </w:rPr>
            </w:pPr>
            <w:r>
              <w:rPr>
                <w:rStyle w:val="HTMLCode"/>
                <w:rFonts w:ascii="Consolas" w:eastAsiaTheme="minorHAnsi" w:hAnsi="Consolas"/>
                <w:bdr w:val="none" w:sz="0" w:space="0" w:color="auto" w:frame="1"/>
              </w:rPr>
              <w:t>        </w:t>
            </w:r>
            <w:r>
              <w:rPr>
                <w:rStyle w:val="HTMLCode"/>
                <w:rFonts w:ascii="Consolas" w:eastAsiaTheme="minorHAnsi" w:hAnsi="Consolas"/>
                <w:color w:val="000000"/>
                <w:bdr w:val="none" w:sz="0" w:space="0" w:color="auto" w:frame="1"/>
              </w:rPr>
              <w:t>numList.add(</w:t>
            </w:r>
            <w:r>
              <w:rPr>
                <w:rStyle w:val="HTMLCode"/>
                <w:rFonts w:ascii="Consolas" w:eastAsiaTheme="minorHAnsi" w:hAnsi="Consolas"/>
                <w:color w:val="009900"/>
                <w:bdr w:val="none" w:sz="0" w:space="0" w:color="auto" w:frame="1"/>
              </w:rPr>
              <w:t>9</w:t>
            </w:r>
            <w:r>
              <w:rPr>
                <w:rStyle w:val="HTMLCode"/>
                <w:rFonts w:ascii="Consolas" w:eastAsiaTheme="minorHAnsi" w:hAnsi="Consolas"/>
                <w:color w:val="000000"/>
                <w:bdr w:val="none" w:sz="0" w:space="0" w:color="auto" w:frame="1"/>
              </w:rPr>
              <w:t>);</w:t>
            </w:r>
          </w:p>
          <w:p w14:paraId="30609827" w14:textId="77777777" w:rsidR="00597CCA" w:rsidRDefault="00597CCA">
            <w:pPr>
              <w:shd w:val="clear" w:color="auto" w:fill="FFFFFF"/>
              <w:spacing w:line="264" w:lineRule="atLeast"/>
              <w:textAlignment w:val="baseline"/>
              <w:rPr>
                <w:rFonts w:ascii="Consolas" w:hAnsi="Consolas"/>
              </w:rPr>
            </w:pPr>
            <w:r>
              <w:rPr>
                <w:rStyle w:val="HTMLCode"/>
                <w:rFonts w:ascii="Consolas" w:eastAsiaTheme="minorHAnsi" w:hAnsi="Consolas"/>
                <w:bdr w:val="none" w:sz="0" w:space="0" w:color="auto" w:frame="1"/>
              </w:rPr>
              <w:t>        </w:t>
            </w:r>
            <w:r>
              <w:rPr>
                <w:rStyle w:val="HTMLCode"/>
                <w:rFonts w:ascii="Consolas" w:eastAsiaTheme="minorHAnsi" w:hAnsi="Consolas"/>
                <w:color w:val="008200"/>
                <w:bdr w:val="none" w:sz="0" w:space="0" w:color="auto" w:frame="1"/>
              </w:rPr>
              <w:t>//print the ArrayList</w:t>
            </w:r>
          </w:p>
          <w:p w14:paraId="04B9F001" w14:textId="77777777" w:rsidR="00597CCA" w:rsidRDefault="00597CCA">
            <w:pPr>
              <w:shd w:val="clear" w:color="auto" w:fill="FFFFFF"/>
              <w:spacing w:line="264" w:lineRule="atLeast"/>
              <w:textAlignment w:val="baseline"/>
              <w:rPr>
                <w:rFonts w:ascii="Consolas" w:hAnsi="Consolas"/>
              </w:rPr>
            </w:pPr>
            <w:r>
              <w:rPr>
                <w:rStyle w:val="HTMLCode"/>
                <w:rFonts w:ascii="Consolas" w:eastAsiaTheme="minorHAnsi" w:hAnsi="Consolas"/>
                <w:bdr w:val="none" w:sz="0" w:space="0" w:color="auto" w:frame="1"/>
              </w:rPr>
              <w:t>        </w:t>
            </w:r>
            <w:r>
              <w:rPr>
                <w:rStyle w:val="HTMLCode"/>
                <w:rFonts w:ascii="Consolas" w:eastAsiaTheme="minorHAnsi" w:hAnsi="Consolas"/>
                <w:color w:val="000000"/>
                <w:bdr w:val="none" w:sz="0" w:space="0" w:color="auto" w:frame="1"/>
              </w:rPr>
              <w:t>System.out.println(</w:t>
            </w:r>
            <w:r>
              <w:rPr>
                <w:rStyle w:val="HTMLCode"/>
                <w:rFonts w:ascii="Consolas" w:eastAsiaTheme="minorHAnsi" w:hAnsi="Consolas"/>
                <w:color w:val="0000FF"/>
                <w:bdr w:val="none" w:sz="0" w:space="0" w:color="auto" w:frame="1"/>
              </w:rPr>
              <w:t>"Initial ArrayList:"</w:t>
            </w:r>
            <w:r>
              <w:rPr>
                <w:rStyle w:val="HTMLCode"/>
                <w:rFonts w:ascii="Consolas" w:eastAsiaTheme="minorHAnsi" w:hAnsi="Consolas"/>
                <w:color w:val="000000"/>
                <w:bdr w:val="none" w:sz="0" w:space="0" w:color="auto" w:frame="1"/>
              </w:rPr>
              <w:t>);</w:t>
            </w:r>
          </w:p>
          <w:p w14:paraId="6C39160D" w14:textId="77777777" w:rsidR="00597CCA" w:rsidRDefault="00597CCA">
            <w:pPr>
              <w:shd w:val="clear" w:color="auto" w:fill="FFFFFF"/>
              <w:spacing w:line="264" w:lineRule="atLeast"/>
              <w:textAlignment w:val="baseline"/>
              <w:rPr>
                <w:rFonts w:ascii="Consolas" w:hAnsi="Consolas"/>
              </w:rPr>
            </w:pPr>
            <w:r>
              <w:rPr>
                <w:rStyle w:val="HTMLCode"/>
                <w:rFonts w:ascii="Consolas" w:eastAsiaTheme="minorHAnsi" w:hAnsi="Consolas"/>
                <w:bdr w:val="none" w:sz="0" w:space="0" w:color="auto" w:frame="1"/>
              </w:rPr>
              <w:t>        </w:t>
            </w:r>
            <w:r>
              <w:rPr>
                <w:rStyle w:val="HTMLCode"/>
                <w:rFonts w:ascii="Consolas" w:eastAsiaTheme="minorHAnsi" w:hAnsi="Consolas"/>
                <w:color w:val="000000"/>
                <w:bdr w:val="none" w:sz="0" w:space="0" w:color="auto" w:frame="1"/>
              </w:rPr>
              <w:t>System.out.println(numList);</w:t>
            </w:r>
          </w:p>
          <w:p w14:paraId="650FD9B2" w14:textId="77777777" w:rsidR="00597CCA" w:rsidRDefault="00597CCA">
            <w:pPr>
              <w:shd w:val="clear" w:color="auto" w:fill="FFFFFF"/>
              <w:spacing w:line="264" w:lineRule="atLeast"/>
              <w:textAlignment w:val="baseline"/>
              <w:rPr>
                <w:rFonts w:ascii="Consolas" w:hAnsi="Consolas"/>
              </w:rPr>
            </w:pPr>
            <w:r>
              <w:rPr>
                <w:rStyle w:val="HTMLCode"/>
                <w:rFonts w:ascii="Consolas" w:eastAsiaTheme="minorHAnsi" w:hAnsi="Consolas"/>
                <w:bdr w:val="none" w:sz="0" w:space="0" w:color="auto" w:frame="1"/>
              </w:rPr>
              <w:t>        </w:t>
            </w:r>
            <w:r>
              <w:rPr>
                <w:rFonts w:ascii="Consolas" w:hAnsi="Consolas"/>
              </w:rPr>
              <w:t> </w:t>
            </w:r>
          </w:p>
          <w:p w14:paraId="2C1F6DF0" w14:textId="77777777" w:rsidR="00597CCA" w:rsidRDefault="00597CCA">
            <w:pPr>
              <w:shd w:val="clear" w:color="auto" w:fill="FFFFFF"/>
              <w:spacing w:line="264" w:lineRule="atLeast"/>
              <w:textAlignment w:val="baseline"/>
              <w:rPr>
                <w:rFonts w:ascii="Consolas" w:hAnsi="Consolas"/>
              </w:rPr>
            </w:pPr>
            <w:r>
              <w:rPr>
                <w:rStyle w:val="HTMLCode"/>
                <w:rFonts w:ascii="Consolas" w:eastAsiaTheme="minorHAnsi" w:hAnsi="Consolas"/>
                <w:bdr w:val="none" w:sz="0" w:space="0" w:color="auto" w:frame="1"/>
              </w:rPr>
              <w:t>        </w:t>
            </w:r>
            <w:r>
              <w:rPr>
                <w:rStyle w:val="HTMLCode"/>
                <w:rFonts w:ascii="Consolas" w:eastAsiaTheme="minorHAnsi" w:hAnsi="Consolas"/>
                <w:color w:val="008200"/>
                <w:bdr w:val="none" w:sz="0" w:space="0" w:color="auto" w:frame="1"/>
              </w:rPr>
              <w:t>//use add method with index=0 to add elements to the beginning of the list</w:t>
            </w:r>
          </w:p>
          <w:p w14:paraId="4CC955B8" w14:textId="77777777" w:rsidR="00597CCA" w:rsidRDefault="00597CCA">
            <w:pPr>
              <w:shd w:val="clear" w:color="auto" w:fill="FFFFFF"/>
              <w:spacing w:line="264" w:lineRule="atLeast"/>
              <w:textAlignment w:val="baseline"/>
              <w:rPr>
                <w:rFonts w:ascii="Consolas" w:hAnsi="Consolas"/>
              </w:rPr>
            </w:pPr>
            <w:r>
              <w:rPr>
                <w:rStyle w:val="HTMLCode"/>
                <w:rFonts w:ascii="Consolas" w:eastAsiaTheme="minorHAnsi" w:hAnsi="Consolas"/>
                <w:bdr w:val="none" w:sz="0" w:space="0" w:color="auto" w:frame="1"/>
              </w:rPr>
              <w:t>        </w:t>
            </w:r>
            <w:r>
              <w:rPr>
                <w:rStyle w:val="HTMLCode"/>
                <w:rFonts w:ascii="Consolas" w:eastAsiaTheme="minorHAnsi" w:hAnsi="Consolas"/>
                <w:color w:val="000000"/>
                <w:bdr w:val="none" w:sz="0" w:space="0" w:color="auto" w:frame="1"/>
              </w:rPr>
              <w:t>numList.add(</w:t>
            </w:r>
            <w:r>
              <w:rPr>
                <w:rStyle w:val="HTMLCode"/>
                <w:rFonts w:ascii="Consolas" w:eastAsiaTheme="minorHAnsi" w:hAnsi="Consolas"/>
                <w:color w:val="009900"/>
                <w:bdr w:val="none" w:sz="0" w:space="0" w:color="auto" w:frame="1"/>
              </w:rPr>
              <w:t>0</w:t>
            </w:r>
            <w:r>
              <w:rPr>
                <w:rStyle w:val="HTMLCode"/>
                <w:rFonts w:ascii="Consolas" w:eastAsiaTheme="minorHAnsi" w:hAnsi="Consolas"/>
                <w:color w:val="000000"/>
                <w:bdr w:val="none" w:sz="0" w:space="0" w:color="auto" w:frame="1"/>
              </w:rPr>
              <w:t xml:space="preserve">, </w:t>
            </w:r>
            <w:r>
              <w:rPr>
                <w:rStyle w:val="HTMLCode"/>
                <w:rFonts w:ascii="Consolas" w:eastAsiaTheme="minorHAnsi" w:hAnsi="Consolas"/>
                <w:color w:val="009900"/>
                <w:bdr w:val="none" w:sz="0" w:space="0" w:color="auto" w:frame="1"/>
              </w:rPr>
              <w:t>3</w:t>
            </w:r>
            <w:r>
              <w:rPr>
                <w:rStyle w:val="HTMLCode"/>
                <w:rFonts w:ascii="Consolas" w:eastAsiaTheme="minorHAnsi" w:hAnsi="Consolas"/>
                <w:color w:val="000000"/>
                <w:bdr w:val="none" w:sz="0" w:space="0" w:color="auto" w:frame="1"/>
              </w:rPr>
              <w:t>);</w:t>
            </w:r>
          </w:p>
          <w:p w14:paraId="62EA6343" w14:textId="77777777" w:rsidR="00597CCA" w:rsidRDefault="00597CCA">
            <w:pPr>
              <w:shd w:val="clear" w:color="auto" w:fill="FFFFFF"/>
              <w:spacing w:line="264" w:lineRule="atLeast"/>
              <w:textAlignment w:val="baseline"/>
              <w:rPr>
                <w:rFonts w:ascii="Consolas" w:hAnsi="Consolas"/>
              </w:rPr>
            </w:pPr>
            <w:r>
              <w:rPr>
                <w:rStyle w:val="HTMLCode"/>
                <w:rFonts w:ascii="Consolas" w:eastAsiaTheme="minorHAnsi" w:hAnsi="Consolas"/>
                <w:bdr w:val="none" w:sz="0" w:space="0" w:color="auto" w:frame="1"/>
              </w:rPr>
              <w:t>        </w:t>
            </w:r>
            <w:r>
              <w:rPr>
                <w:rStyle w:val="HTMLCode"/>
                <w:rFonts w:ascii="Consolas" w:eastAsiaTheme="minorHAnsi" w:hAnsi="Consolas"/>
                <w:color w:val="000000"/>
                <w:bdr w:val="none" w:sz="0" w:space="0" w:color="auto" w:frame="1"/>
              </w:rPr>
              <w:t>numList.add(</w:t>
            </w:r>
            <w:r>
              <w:rPr>
                <w:rStyle w:val="HTMLCode"/>
                <w:rFonts w:ascii="Consolas" w:eastAsiaTheme="minorHAnsi" w:hAnsi="Consolas"/>
                <w:color w:val="009900"/>
                <w:bdr w:val="none" w:sz="0" w:space="0" w:color="auto" w:frame="1"/>
              </w:rPr>
              <w:t>0</w:t>
            </w:r>
            <w:r>
              <w:rPr>
                <w:rStyle w:val="HTMLCode"/>
                <w:rFonts w:ascii="Consolas" w:eastAsiaTheme="minorHAnsi" w:hAnsi="Consolas"/>
                <w:color w:val="000000"/>
                <w:bdr w:val="none" w:sz="0" w:space="0" w:color="auto" w:frame="1"/>
              </w:rPr>
              <w:t xml:space="preserve">, </w:t>
            </w:r>
            <w:r>
              <w:rPr>
                <w:rStyle w:val="HTMLCode"/>
                <w:rFonts w:ascii="Consolas" w:eastAsiaTheme="minorHAnsi" w:hAnsi="Consolas"/>
                <w:color w:val="009900"/>
                <w:bdr w:val="none" w:sz="0" w:space="0" w:color="auto" w:frame="1"/>
              </w:rPr>
              <w:t>1</w:t>
            </w:r>
            <w:r>
              <w:rPr>
                <w:rStyle w:val="HTMLCode"/>
                <w:rFonts w:ascii="Consolas" w:eastAsiaTheme="minorHAnsi" w:hAnsi="Consolas"/>
                <w:color w:val="000000"/>
                <w:bdr w:val="none" w:sz="0" w:space="0" w:color="auto" w:frame="1"/>
              </w:rPr>
              <w:t>);</w:t>
            </w:r>
          </w:p>
          <w:p w14:paraId="54EEDF00" w14:textId="77777777" w:rsidR="00597CCA" w:rsidRDefault="00597CCA">
            <w:pPr>
              <w:shd w:val="clear" w:color="auto" w:fill="FFFFFF"/>
              <w:spacing w:line="264" w:lineRule="atLeast"/>
              <w:textAlignment w:val="baseline"/>
              <w:rPr>
                <w:rFonts w:ascii="Consolas" w:hAnsi="Consolas"/>
              </w:rPr>
            </w:pPr>
            <w:r>
              <w:rPr>
                <w:rStyle w:val="HTMLCode"/>
                <w:rFonts w:ascii="Consolas" w:eastAsiaTheme="minorHAnsi" w:hAnsi="Consolas"/>
                <w:bdr w:val="none" w:sz="0" w:space="0" w:color="auto" w:frame="1"/>
              </w:rPr>
              <w:t>        </w:t>
            </w:r>
            <w:r>
              <w:rPr>
                <w:rFonts w:ascii="Consolas" w:hAnsi="Consolas"/>
              </w:rPr>
              <w:t> </w:t>
            </w:r>
          </w:p>
          <w:p w14:paraId="6AEDDEC9" w14:textId="77777777" w:rsidR="00597CCA" w:rsidRDefault="00597CCA">
            <w:pPr>
              <w:shd w:val="clear" w:color="auto" w:fill="FFFFFF"/>
              <w:spacing w:line="264" w:lineRule="atLeast"/>
              <w:textAlignment w:val="baseline"/>
              <w:rPr>
                <w:rFonts w:ascii="Consolas" w:hAnsi="Consolas"/>
              </w:rPr>
            </w:pPr>
            <w:r>
              <w:rPr>
                <w:rStyle w:val="HTMLCode"/>
                <w:rFonts w:ascii="Consolas" w:eastAsiaTheme="minorHAnsi" w:hAnsi="Consolas"/>
                <w:bdr w:val="none" w:sz="0" w:space="0" w:color="auto" w:frame="1"/>
              </w:rPr>
              <w:t>        </w:t>
            </w:r>
            <w:r>
              <w:rPr>
                <w:rStyle w:val="HTMLCode"/>
                <w:rFonts w:ascii="Consolas" w:eastAsiaTheme="minorHAnsi" w:hAnsi="Consolas"/>
                <w:color w:val="000000"/>
                <w:bdr w:val="none" w:sz="0" w:space="0" w:color="auto" w:frame="1"/>
              </w:rPr>
              <w:t>System.out.println(</w:t>
            </w:r>
            <w:r>
              <w:rPr>
                <w:rStyle w:val="HTMLCode"/>
                <w:rFonts w:ascii="Consolas" w:eastAsiaTheme="minorHAnsi" w:hAnsi="Consolas"/>
                <w:color w:val="0000FF"/>
                <w:bdr w:val="none" w:sz="0" w:space="0" w:color="auto" w:frame="1"/>
              </w:rPr>
              <w:t>"ArrayList after adding elements at the beginning:"</w:t>
            </w:r>
            <w:r>
              <w:rPr>
                <w:rStyle w:val="HTMLCode"/>
                <w:rFonts w:ascii="Consolas" w:eastAsiaTheme="minorHAnsi" w:hAnsi="Consolas"/>
                <w:color w:val="000000"/>
                <w:bdr w:val="none" w:sz="0" w:space="0" w:color="auto" w:frame="1"/>
              </w:rPr>
              <w:t>);</w:t>
            </w:r>
          </w:p>
          <w:p w14:paraId="4288B26A" w14:textId="77777777" w:rsidR="00597CCA" w:rsidRDefault="00597CCA">
            <w:pPr>
              <w:shd w:val="clear" w:color="auto" w:fill="FFFFFF"/>
              <w:spacing w:line="264" w:lineRule="atLeast"/>
              <w:textAlignment w:val="baseline"/>
              <w:rPr>
                <w:rFonts w:ascii="Consolas" w:hAnsi="Consolas"/>
              </w:rPr>
            </w:pPr>
            <w:r>
              <w:rPr>
                <w:rStyle w:val="HTMLCode"/>
                <w:rFonts w:ascii="Consolas" w:eastAsiaTheme="minorHAnsi" w:hAnsi="Consolas"/>
                <w:bdr w:val="none" w:sz="0" w:space="0" w:color="auto" w:frame="1"/>
              </w:rPr>
              <w:t>        </w:t>
            </w:r>
            <w:r>
              <w:rPr>
                <w:rStyle w:val="HTMLCode"/>
                <w:rFonts w:ascii="Consolas" w:eastAsiaTheme="minorHAnsi" w:hAnsi="Consolas"/>
                <w:color w:val="008200"/>
                <w:bdr w:val="none" w:sz="0" w:space="0" w:color="auto" w:frame="1"/>
              </w:rPr>
              <w:t>//print ArrayList</w:t>
            </w:r>
          </w:p>
          <w:p w14:paraId="11316DD8" w14:textId="77777777" w:rsidR="00597CCA" w:rsidRDefault="00597CCA">
            <w:pPr>
              <w:shd w:val="clear" w:color="auto" w:fill="FFFFFF"/>
              <w:spacing w:line="264" w:lineRule="atLeast"/>
              <w:textAlignment w:val="baseline"/>
              <w:rPr>
                <w:rFonts w:ascii="Consolas" w:hAnsi="Consolas"/>
              </w:rPr>
            </w:pPr>
            <w:r>
              <w:rPr>
                <w:rStyle w:val="HTMLCode"/>
                <w:rFonts w:ascii="Consolas" w:eastAsiaTheme="minorHAnsi" w:hAnsi="Consolas"/>
                <w:bdr w:val="none" w:sz="0" w:space="0" w:color="auto" w:frame="1"/>
              </w:rPr>
              <w:t>        </w:t>
            </w:r>
            <w:r>
              <w:rPr>
                <w:rStyle w:val="HTMLCode"/>
                <w:rFonts w:ascii="Consolas" w:eastAsiaTheme="minorHAnsi" w:hAnsi="Consolas"/>
                <w:color w:val="000000"/>
                <w:bdr w:val="none" w:sz="0" w:space="0" w:color="auto" w:frame="1"/>
              </w:rPr>
              <w:t>System.out.println(numList);</w:t>
            </w:r>
          </w:p>
          <w:p w14:paraId="304FA913" w14:textId="77777777" w:rsidR="00597CCA" w:rsidRDefault="00597CCA">
            <w:pPr>
              <w:shd w:val="clear" w:color="auto" w:fill="FFFFFF"/>
              <w:spacing w:line="264" w:lineRule="atLeast"/>
              <w:textAlignment w:val="baseline"/>
              <w:rPr>
                <w:rFonts w:ascii="Consolas" w:hAnsi="Consolas"/>
              </w:rPr>
            </w:pPr>
            <w:r>
              <w:rPr>
                <w:rStyle w:val="HTMLCode"/>
                <w:rFonts w:ascii="Consolas" w:eastAsiaTheme="minorHAnsi" w:hAnsi="Consolas"/>
                <w:bdr w:val="none" w:sz="0" w:space="0" w:color="auto" w:frame="1"/>
              </w:rPr>
              <w:t>    </w:t>
            </w:r>
            <w:r>
              <w:rPr>
                <w:rStyle w:val="HTMLCode"/>
                <w:rFonts w:ascii="Consolas" w:eastAsiaTheme="minorHAnsi" w:hAnsi="Consolas"/>
                <w:color w:val="000000"/>
                <w:bdr w:val="none" w:sz="0" w:space="0" w:color="auto" w:frame="1"/>
              </w:rPr>
              <w:t>}</w:t>
            </w:r>
          </w:p>
          <w:p w14:paraId="7B15FAD1" w14:textId="77777777" w:rsidR="00597CCA" w:rsidRDefault="00597CCA">
            <w:pPr>
              <w:shd w:val="clear" w:color="auto" w:fill="FFFFFF"/>
              <w:spacing w:line="264" w:lineRule="atLeast"/>
              <w:textAlignment w:val="baseline"/>
              <w:rPr>
                <w:rFonts w:ascii="Consolas" w:hAnsi="Consolas"/>
              </w:rPr>
            </w:pPr>
            <w:r>
              <w:rPr>
                <w:rStyle w:val="HTMLCode"/>
                <w:rFonts w:ascii="Consolas" w:eastAsiaTheme="minorHAnsi" w:hAnsi="Consolas"/>
                <w:color w:val="000000"/>
                <w:bdr w:val="none" w:sz="0" w:space="0" w:color="auto" w:frame="1"/>
              </w:rPr>
              <w:t>}</w:t>
            </w:r>
          </w:p>
        </w:tc>
      </w:tr>
    </w:tbl>
    <w:p w14:paraId="704ACD41" w14:textId="77777777" w:rsidR="00597CCA" w:rsidRDefault="00597CCA" w:rsidP="00597CCA">
      <w:pPr>
        <w:pStyle w:val="NormalWeb"/>
        <w:shd w:val="clear" w:color="auto" w:fill="FFFFFF"/>
        <w:spacing w:before="0" w:beforeAutospacing="0" w:after="0" w:afterAutospacing="0"/>
        <w:rPr>
          <w:rFonts w:ascii="Work Sans" w:hAnsi="Work Sans"/>
          <w:color w:val="3A3A3A"/>
        </w:rPr>
      </w:pPr>
      <w:r>
        <w:rPr>
          <w:rStyle w:val="Strong"/>
          <w:rFonts w:ascii="Work Sans" w:hAnsi="Work Sans"/>
          <w:color w:val="3A3A3A"/>
          <w:bdr w:val="none" w:sz="0" w:space="0" w:color="auto" w:frame="1"/>
        </w:rPr>
        <w:t>Output:</w:t>
      </w:r>
    </w:p>
    <w:p w14:paraId="00B1340C" w14:textId="77777777" w:rsidR="00597CCA" w:rsidRDefault="00597CCA" w:rsidP="00597CCA">
      <w:pPr>
        <w:pStyle w:val="NormalWeb"/>
        <w:shd w:val="clear" w:color="auto" w:fill="FFFFFF"/>
        <w:spacing w:before="0" w:beforeAutospacing="0" w:after="336" w:afterAutospacing="0"/>
        <w:rPr>
          <w:rFonts w:ascii="Work Sans" w:hAnsi="Work Sans"/>
          <w:color w:val="3A3A3A"/>
        </w:rPr>
      </w:pPr>
      <w:r>
        <w:rPr>
          <w:rFonts w:ascii="Work Sans" w:hAnsi="Work Sans"/>
          <w:color w:val="3A3A3A"/>
        </w:rPr>
        <w:t>Initial ArrayList:</w:t>
      </w:r>
      <w:r>
        <w:rPr>
          <w:rFonts w:ascii="Work Sans" w:hAnsi="Work Sans"/>
          <w:color w:val="3A3A3A"/>
        </w:rPr>
        <w:br/>
        <w:t>[5, 7, 9]</w:t>
      </w:r>
      <w:r>
        <w:rPr>
          <w:rFonts w:ascii="Work Sans" w:hAnsi="Work Sans"/>
          <w:color w:val="3A3A3A"/>
        </w:rPr>
        <w:br/>
        <w:t>ArrayList after adding elements at the beginning:</w:t>
      </w:r>
      <w:r>
        <w:rPr>
          <w:rFonts w:ascii="Work Sans" w:hAnsi="Work Sans"/>
          <w:color w:val="3A3A3A"/>
        </w:rPr>
        <w:br/>
        <w:t>[1, 3, 5, 7, 9]</w:t>
      </w:r>
    </w:p>
    <w:p w14:paraId="29266689" w14:textId="77777777" w:rsidR="00597CCA" w:rsidRDefault="00597CCA" w:rsidP="00597CCA">
      <w:pPr>
        <w:pStyle w:val="NormalWeb"/>
        <w:shd w:val="clear" w:color="auto" w:fill="FFFFFF"/>
        <w:spacing w:before="0" w:beforeAutospacing="0" w:after="0" w:afterAutospacing="0"/>
        <w:rPr>
          <w:rFonts w:ascii="Work Sans" w:hAnsi="Work Sans"/>
          <w:color w:val="3A3A3A"/>
        </w:rPr>
      </w:pPr>
      <w:r>
        <w:rPr>
          <w:rFonts w:ascii="Work Sans" w:hAnsi="Work Sans"/>
          <w:noProof/>
          <w:color w:val="ED0000"/>
          <w:bdr w:val="none" w:sz="0" w:space="0" w:color="auto" w:frame="1"/>
        </w:rPr>
        <w:drawing>
          <wp:inline distT="0" distB="0" distL="0" distR="0" wp14:anchorId="33B4C97E" wp14:editId="39A2B2AD">
            <wp:extent cx="3956050" cy="1104900"/>
            <wp:effectExtent l="0" t="0" r="6350" b="0"/>
            <wp:docPr id="992081123" name="Picture 30" descr="Output - ArrayList add to the front">
              <a:hlinkClick xmlns:a="http://schemas.openxmlformats.org/drawingml/2006/main" r:id="rId2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descr="Output - ArrayList add to the front">
                      <a:hlinkClick r:id="rId215"/>
                    </pic:cNvPr>
                    <pic:cNvPicPr>
                      <a:picLocks noChangeAspect="1" noChangeArrowheads="1"/>
                    </pic:cNvPicPr>
                  </pic:nvPicPr>
                  <pic:blipFill>
                    <a:blip r:embed="rId216">
                      <a:extLst>
                        <a:ext uri="{28A0092B-C50C-407E-A947-70E740481C1C}">
                          <a14:useLocalDpi xmlns:a14="http://schemas.microsoft.com/office/drawing/2010/main" val="0"/>
                        </a:ext>
                      </a:extLst>
                    </a:blip>
                    <a:srcRect/>
                    <a:stretch>
                      <a:fillRect/>
                    </a:stretch>
                  </pic:blipFill>
                  <pic:spPr bwMode="auto">
                    <a:xfrm>
                      <a:off x="0" y="0"/>
                      <a:ext cx="3956050" cy="1104900"/>
                    </a:xfrm>
                    <a:prstGeom prst="rect">
                      <a:avLst/>
                    </a:prstGeom>
                    <a:noFill/>
                    <a:ln>
                      <a:noFill/>
                    </a:ln>
                  </pic:spPr>
                </pic:pic>
              </a:graphicData>
            </a:graphic>
          </wp:inline>
        </w:drawing>
      </w:r>
    </w:p>
    <w:p w14:paraId="413855C2" w14:textId="77777777" w:rsidR="00597CCA" w:rsidRDefault="00597CCA" w:rsidP="00597CCA">
      <w:pPr>
        <w:pStyle w:val="Heading3"/>
        <w:shd w:val="clear" w:color="auto" w:fill="FFFFFF"/>
        <w:spacing w:before="0" w:line="312" w:lineRule="atLeast"/>
        <w:rPr>
          <w:rFonts w:ascii="Work Sans" w:hAnsi="Work Sans"/>
          <w:color w:val="3A3A3A"/>
          <w:sz w:val="36"/>
          <w:szCs w:val="36"/>
        </w:rPr>
      </w:pPr>
      <w:r>
        <w:rPr>
          <w:rFonts w:ascii="Work Sans" w:hAnsi="Work Sans"/>
          <w:color w:val="3A3A3A"/>
          <w:sz w:val="36"/>
          <w:szCs w:val="36"/>
          <w:bdr w:val="none" w:sz="0" w:space="0" w:color="auto" w:frame="1"/>
        </w:rPr>
        <w:t>ArrayList remove</w:t>
      </w:r>
    </w:p>
    <w:p w14:paraId="293EDD77" w14:textId="77777777" w:rsidR="00597CCA" w:rsidRDefault="00597CCA" w:rsidP="00597CCA">
      <w:pPr>
        <w:pStyle w:val="NormalWeb"/>
        <w:shd w:val="clear" w:color="auto" w:fill="FFFFFF"/>
        <w:spacing w:before="0" w:beforeAutospacing="0" w:after="0" w:afterAutospacing="0"/>
        <w:rPr>
          <w:rFonts w:ascii="Work Sans" w:hAnsi="Work Sans"/>
          <w:color w:val="3A3A3A"/>
        </w:rPr>
      </w:pPr>
      <w:r>
        <w:rPr>
          <w:rStyle w:val="Strong"/>
          <w:rFonts w:ascii="Work Sans" w:hAnsi="Work Sans"/>
          <w:color w:val="3A3A3A"/>
          <w:bdr w:val="none" w:sz="0" w:space="0" w:color="auto" w:frame="1"/>
        </w:rPr>
        <w:t>I.</w:t>
      </w:r>
    </w:p>
    <w:p w14:paraId="6BC2E243" w14:textId="77777777" w:rsidR="00597CCA" w:rsidRDefault="00597CCA" w:rsidP="00597CCA">
      <w:pPr>
        <w:pStyle w:val="NormalWeb"/>
        <w:shd w:val="clear" w:color="auto" w:fill="FFFFFF"/>
        <w:spacing w:before="0" w:beforeAutospacing="0" w:after="0" w:afterAutospacing="0"/>
        <w:rPr>
          <w:rFonts w:ascii="Work Sans" w:hAnsi="Work Sans"/>
          <w:color w:val="3A3A3A"/>
        </w:rPr>
      </w:pPr>
      <w:r>
        <w:rPr>
          <w:rStyle w:val="Strong"/>
          <w:rFonts w:ascii="Work Sans" w:hAnsi="Work Sans"/>
          <w:color w:val="3A3A3A"/>
          <w:bdr w:val="none" w:sz="0" w:space="0" w:color="auto" w:frame="1"/>
        </w:rPr>
        <w:t>Prototype:</w:t>
      </w:r>
      <w:r>
        <w:rPr>
          <w:rFonts w:ascii="Work Sans" w:hAnsi="Work Sans"/>
          <w:color w:val="3A3A3A"/>
        </w:rPr>
        <w:t> E remove (int index)</w:t>
      </w:r>
      <w:r>
        <w:rPr>
          <w:rFonts w:ascii="Work Sans" w:hAnsi="Work Sans"/>
          <w:color w:val="3A3A3A"/>
        </w:rPr>
        <w:br/>
      </w:r>
      <w:r>
        <w:rPr>
          <w:rStyle w:val="Strong"/>
          <w:rFonts w:ascii="Work Sans" w:hAnsi="Work Sans"/>
          <w:color w:val="3A3A3A"/>
          <w:bdr w:val="none" w:sz="0" w:space="0" w:color="auto" w:frame="1"/>
        </w:rPr>
        <w:t>Parameters:</w:t>
      </w:r>
      <w:r>
        <w:rPr>
          <w:rFonts w:ascii="Work Sans" w:hAnsi="Work Sans"/>
          <w:color w:val="3A3A3A"/>
        </w:rPr>
        <w:t> index=&gt; Position at which the element is to be removed from the ArrayList.</w:t>
      </w:r>
      <w:r>
        <w:rPr>
          <w:rFonts w:ascii="Work Sans" w:hAnsi="Work Sans"/>
          <w:color w:val="3A3A3A"/>
        </w:rPr>
        <w:br/>
      </w:r>
      <w:r>
        <w:rPr>
          <w:rStyle w:val="Strong"/>
          <w:rFonts w:ascii="Work Sans" w:hAnsi="Work Sans"/>
          <w:color w:val="3A3A3A"/>
          <w:bdr w:val="none" w:sz="0" w:space="0" w:color="auto" w:frame="1"/>
        </w:rPr>
        <w:lastRenderedPageBreak/>
        <w:t>Return Value:</w:t>
      </w:r>
      <w:r>
        <w:rPr>
          <w:rFonts w:ascii="Work Sans" w:hAnsi="Work Sans"/>
          <w:color w:val="3A3A3A"/>
        </w:rPr>
        <w:t> E=&gt; Element that is deleted</w:t>
      </w:r>
      <w:r>
        <w:rPr>
          <w:rFonts w:ascii="Work Sans" w:hAnsi="Work Sans"/>
          <w:color w:val="3A3A3A"/>
        </w:rPr>
        <w:br/>
      </w:r>
      <w:r>
        <w:rPr>
          <w:rStyle w:val="Strong"/>
          <w:rFonts w:ascii="Work Sans" w:hAnsi="Work Sans"/>
          <w:color w:val="3A3A3A"/>
          <w:bdr w:val="none" w:sz="0" w:space="0" w:color="auto" w:frame="1"/>
        </w:rPr>
        <w:t>Description:</w:t>
      </w:r>
      <w:r>
        <w:rPr>
          <w:rFonts w:ascii="Work Sans" w:hAnsi="Work Sans"/>
          <w:color w:val="3A3A3A"/>
        </w:rPr>
        <w:t> Deletes element at the ‘index’ in the ArrayList and moves subsequent elements to the left.</w:t>
      </w:r>
      <w:r>
        <w:rPr>
          <w:rFonts w:ascii="Work Sans" w:hAnsi="Work Sans"/>
          <w:color w:val="3A3A3A"/>
        </w:rPr>
        <w:br/>
      </w:r>
      <w:r>
        <w:rPr>
          <w:rStyle w:val="Strong"/>
          <w:rFonts w:ascii="Work Sans" w:hAnsi="Work Sans"/>
          <w:color w:val="3A3A3A"/>
          <w:bdr w:val="none" w:sz="0" w:space="0" w:color="auto" w:frame="1"/>
        </w:rPr>
        <w:t>Exceptions:</w:t>
      </w:r>
      <w:r>
        <w:rPr>
          <w:rFonts w:ascii="Work Sans" w:hAnsi="Work Sans"/>
          <w:color w:val="3A3A3A"/>
        </w:rPr>
        <w:t> IndexOutOfBoundsException =&gt; Index specified is out of range.</w:t>
      </w:r>
    </w:p>
    <w:p w14:paraId="2E6F21D9" w14:textId="77777777" w:rsidR="00597CCA" w:rsidRDefault="00597CCA" w:rsidP="00597CCA">
      <w:pPr>
        <w:pStyle w:val="NormalWeb"/>
        <w:shd w:val="clear" w:color="auto" w:fill="FFFFFF"/>
        <w:spacing w:before="0" w:beforeAutospacing="0" w:after="0" w:afterAutospacing="0"/>
        <w:rPr>
          <w:rFonts w:ascii="Work Sans" w:hAnsi="Work Sans"/>
          <w:color w:val="3A3A3A"/>
        </w:rPr>
      </w:pPr>
      <w:r>
        <w:rPr>
          <w:rStyle w:val="Strong"/>
          <w:rFonts w:ascii="Work Sans" w:hAnsi="Work Sans"/>
          <w:color w:val="3A3A3A"/>
          <w:bdr w:val="none" w:sz="0" w:space="0" w:color="auto" w:frame="1"/>
        </w:rPr>
        <w:t>II.</w:t>
      </w:r>
    </w:p>
    <w:p w14:paraId="78723EE5" w14:textId="77777777" w:rsidR="00597CCA" w:rsidRDefault="00597CCA" w:rsidP="00597CCA">
      <w:pPr>
        <w:pStyle w:val="NormalWeb"/>
        <w:shd w:val="clear" w:color="auto" w:fill="FFFFFF"/>
        <w:spacing w:before="0" w:beforeAutospacing="0" w:after="0" w:afterAutospacing="0"/>
        <w:rPr>
          <w:rFonts w:ascii="Work Sans" w:hAnsi="Work Sans"/>
          <w:color w:val="3A3A3A"/>
        </w:rPr>
      </w:pPr>
      <w:r>
        <w:rPr>
          <w:rStyle w:val="Strong"/>
          <w:rFonts w:ascii="Work Sans" w:hAnsi="Work Sans"/>
          <w:color w:val="3A3A3A"/>
          <w:bdr w:val="none" w:sz="0" w:space="0" w:color="auto" w:frame="1"/>
        </w:rPr>
        <w:t>Prototype:</w:t>
      </w:r>
      <w:r>
        <w:rPr>
          <w:rFonts w:ascii="Work Sans" w:hAnsi="Work Sans"/>
          <w:color w:val="3A3A3A"/>
        </w:rPr>
        <w:t> boolean remove (Object o)</w:t>
      </w:r>
      <w:r>
        <w:rPr>
          <w:rFonts w:ascii="Work Sans" w:hAnsi="Work Sans"/>
          <w:color w:val="3A3A3A"/>
        </w:rPr>
        <w:br/>
      </w:r>
      <w:r>
        <w:rPr>
          <w:rStyle w:val="Strong"/>
          <w:rFonts w:ascii="Work Sans" w:hAnsi="Work Sans"/>
          <w:color w:val="3A3A3A"/>
          <w:bdr w:val="none" w:sz="0" w:space="0" w:color="auto" w:frame="1"/>
        </w:rPr>
        <w:t>Parameters:</w:t>
      </w:r>
      <w:r>
        <w:rPr>
          <w:rFonts w:ascii="Work Sans" w:hAnsi="Work Sans"/>
          <w:color w:val="3A3A3A"/>
        </w:rPr>
        <w:t> o=&gt; Element that is to be removed from the ArrayList.</w:t>
      </w:r>
      <w:r>
        <w:rPr>
          <w:rFonts w:ascii="Work Sans" w:hAnsi="Work Sans"/>
          <w:color w:val="3A3A3A"/>
        </w:rPr>
        <w:br/>
      </w:r>
      <w:r>
        <w:rPr>
          <w:rStyle w:val="Strong"/>
          <w:rFonts w:ascii="Work Sans" w:hAnsi="Work Sans"/>
          <w:color w:val="3A3A3A"/>
          <w:bdr w:val="none" w:sz="0" w:space="0" w:color="auto" w:frame="1"/>
        </w:rPr>
        <w:t>Return Value:</w:t>
      </w:r>
      <w:r>
        <w:rPr>
          <w:rFonts w:ascii="Work Sans" w:hAnsi="Work Sans"/>
          <w:color w:val="3A3A3A"/>
        </w:rPr>
        <w:t> true=&gt; If the element is present in the list.</w:t>
      </w:r>
    </w:p>
    <w:p w14:paraId="51E3D8D1" w14:textId="77777777" w:rsidR="00597CCA" w:rsidRDefault="00597CCA" w:rsidP="00597CCA">
      <w:pPr>
        <w:pStyle w:val="NormalWeb"/>
        <w:shd w:val="clear" w:color="auto" w:fill="FFFFFF"/>
        <w:spacing w:before="0" w:beforeAutospacing="0" w:after="0" w:afterAutospacing="0"/>
        <w:rPr>
          <w:rFonts w:ascii="Work Sans" w:hAnsi="Work Sans"/>
          <w:color w:val="3A3A3A"/>
        </w:rPr>
      </w:pPr>
      <w:r>
        <w:rPr>
          <w:rStyle w:val="Strong"/>
          <w:rFonts w:ascii="Work Sans" w:hAnsi="Work Sans"/>
          <w:color w:val="3A3A3A"/>
          <w:bdr w:val="none" w:sz="0" w:space="0" w:color="auto" w:frame="1"/>
        </w:rPr>
        <w:t>Description:</w:t>
      </w:r>
      <w:r>
        <w:rPr>
          <w:rFonts w:ascii="Work Sans" w:hAnsi="Work Sans"/>
          <w:color w:val="3A3A3A"/>
        </w:rPr>
        <w:t> Deletes the first occurrence of element o from the list. If the element is not present in the list, then there is no effect of this operation. Once the element is deleted, the subsequent elements are shifted to the left.</w:t>
      </w:r>
    </w:p>
    <w:p w14:paraId="2D01AD0F" w14:textId="77777777" w:rsidR="00597CCA" w:rsidRDefault="00597CCA" w:rsidP="00597CCA">
      <w:pPr>
        <w:pStyle w:val="Heading3"/>
        <w:shd w:val="clear" w:color="auto" w:fill="FFFFFF"/>
        <w:spacing w:before="0" w:line="312" w:lineRule="atLeast"/>
        <w:rPr>
          <w:rFonts w:ascii="Work Sans" w:hAnsi="Work Sans"/>
          <w:color w:val="3A3A3A"/>
          <w:sz w:val="36"/>
          <w:szCs w:val="36"/>
        </w:rPr>
      </w:pPr>
      <w:r>
        <w:rPr>
          <w:rFonts w:ascii="Work Sans" w:hAnsi="Work Sans"/>
          <w:color w:val="3A3A3A"/>
          <w:sz w:val="36"/>
          <w:szCs w:val="36"/>
          <w:bdr w:val="none" w:sz="0" w:space="0" w:color="auto" w:frame="1"/>
        </w:rPr>
        <w:t>ArrayList removeAll</w:t>
      </w:r>
    </w:p>
    <w:p w14:paraId="3458D7D7" w14:textId="77777777" w:rsidR="00597CCA" w:rsidRDefault="00597CCA" w:rsidP="00597CCA">
      <w:pPr>
        <w:pStyle w:val="NormalWeb"/>
        <w:shd w:val="clear" w:color="auto" w:fill="FFFFFF"/>
        <w:spacing w:before="0" w:beforeAutospacing="0" w:after="0" w:afterAutospacing="0"/>
        <w:rPr>
          <w:rFonts w:ascii="Work Sans" w:hAnsi="Work Sans"/>
          <w:color w:val="3A3A3A"/>
        </w:rPr>
      </w:pPr>
      <w:r>
        <w:rPr>
          <w:rStyle w:val="Strong"/>
          <w:rFonts w:ascii="Work Sans" w:hAnsi="Work Sans"/>
          <w:color w:val="3A3A3A"/>
          <w:bdr w:val="none" w:sz="0" w:space="0" w:color="auto" w:frame="1"/>
        </w:rPr>
        <w:t>Prototype:</w:t>
      </w:r>
      <w:r>
        <w:rPr>
          <w:rFonts w:ascii="Work Sans" w:hAnsi="Work Sans"/>
          <w:color w:val="3A3A3A"/>
        </w:rPr>
        <w:t> boolean removeAll (Collection&lt;?&gt; c)</w:t>
      </w:r>
      <w:r>
        <w:rPr>
          <w:rFonts w:ascii="Work Sans" w:hAnsi="Work Sans"/>
          <w:color w:val="3A3A3A"/>
        </w:rPr>
        <w:br/>
      </w:r>
      <w:r>
        <w:rPr>
          <w:rStyle w:val="Strong"/>
          <w:rFonts w:ascii="Work Sans" w:hAnsi="Work Sans"/>
          <w:color w:val="3A3A3A"/>
          <w:bdr w:val="none" w:sz="0" w:space="0" w:color="auto" w:frame="1"/>
        </w:rPr>
        <w:t>Parameters:</w:t>
      </w:r>
      <w:r>
        <w:rPr>
          <w:rFonts w:ascii="Work Sans" w:hAnsi="Work Sans"/>
          <w:color w:val="3A3A3A"/>
        </w:rPr>
        <w:t> c=&gt; Collection whose elements match with those of ArrayList and are to be removed.</w:t>
      </w:r>
      <w:r>
        <w:rPr>
          <w:rFonts w:ascii="Work Sans" w:hAnsi="Work Sans"/>
          <w:color w:val="3A3A3A"/>
        </w:rPr>
        <w:br/>
      </w:r>
      <w:r>
        <w:rPr>
          <w:rStyle w:val="Strong"/>
          <w:rFonts w:ascii="Work Sans" w:hAnsi="Work Sans"/>
          <w:color w:val="3A3A3A"/>
          <w:bdr w:val="none" w:sz="0" w:space="0" w:color="auto" w:frame="1"/>
        </w:rPr>
        <w:t>Return Value:</w:t>
      </w:r>
      <w:r>
        <w:rPr>
          <w:rFonts w:ascii="Work Sans" w:hAnsi="Work Sans"/>
          <w:color w:val="3A3A3A"/>
        </w:rPr>
        <w:t> true=&gt; If the ArrayList is altered by the operation.</w:t>
      </w:r>
    </w:p>
    <w:p w14:paraId="4F5D2035" w14:textId="77777777" w:rsidR="00597CCA" w:rsidRDefault="00597CCA" w:rsidP="00597CCA">
      <w:pPr>
        <w:pStyle w:val="NormalWeb"/>
        <w:shd w:val="clear" w:color="auto" w:fill="FFFFFF"/>
        <w:spacing w:before="0" w:beforeAutospacing="0" w:after="0" w:afterAutospacing="0"/>
        <w:rPr>
          <w:rFonts w:ascii="Work Sans" w:hAnsi="Work Sans"/>
          <w:color w:val="3A3A3A"/>
        </w:rPr>
      </w:pPr>
      <w:r>
        <w:rPr>
          <w:rStyle w:val="Strong"/>
          <w:rFonts w:ascii="Work Sans" w:hAnsi="Work Sans"/>
          <w:color w:val="3A3A3A"/>
          <w:bdr w:val="none" w:sz="0" w:space="0" w:color="auto" w:frame="1"/>
        </w:rPr>
        <w:t>Description:</w:t>
      </w:r>
      <w:r>
        <w:rPr>
          <w:rFonts w:ascii="Work Sans" w:hAnsi="Work Sans"/>
          <w:color w:val="3A3A3A"/>
        </w:rPr>
        <w:t> Removes all the elements from the list that match the elements in the given collection c. As a result, the elements remaining are shifted to the left of the list.</w:t>
      </w:r>
    </w:p>
    <w:p w14:paraId="42A96792" w14:textId="77777777" w:rsidR="00597CCA" w:rsidRDefault="00597CCA" w:rsidP="00597CCA">
      <w:pPr>
        <w:pStyle w:val="NormalWeb"/>
        <w:shd w:val="clear" w:color="auto" w:fill="FFFFFF"/>
        <w:spacing w:before="0" w:beforeAutospacing="0" w:after="0" w:afterAutospacing="0"/>
        <w:rPr>
          <w:rFonts w:ascii="Work Sans" w:hAnsi="Work Sans"/>
          <w:color w:val="3A3A3A"/>
        </w:rPr>
      </w:pPr>
      <w:r>
        <w:rPr>
          <w:rStyle w:val="Strong"/>
          <w:rFonts w:ascii="Work Sans" w:hAnsi="Work Sans"/>
          <w:color w:val="3A3A3A"/>
          <w:bdr w:val="none" w:sz="0" w:space="0" w:color="auto" w:frame="1"/>
        </w:rPr>
        <w:t>Exceptions:</w:t>
      </w:r>
      <w:r>
        <w:rPr>
          <w:rFonts w:ascii="Work Sans" w:hAnsi="Work Sans"/>
          <w:color w:val="3A3A3A"/>
        </w:rPr>
        <w:t> ClassCastException =&gt; Class is not the same as that of the specified collection which implies class is incompatible.</w:t>
      </w:r>
      <w:r>
        <w:rPr>
          <w:rFonts w:ascii="Work Sans" w:hAnsi="Work Sans"/>
          <w:color w:val="3A3A3A"/>
        </w:rPr>
        <w:br/>
        <w:t>NullPointerException =&gt; If the given collection c is null; or if c has a null element and it is not allowed by the collection.</w:t>
      </w:r>
    </w:p>
    <w:p w14:paraId="77F72F77" w14:textId="77777777" w:rsidR="00597CCA" w:rsidRDefault="00597CCA" w:rsidP="00597CCA">
      <w:pPr>
        <w:pStyle w:val="Heading3"/>
        <w:shd w:val="clear" w:color="auto" w:fill="FFFFFF"/>
        <w:spacing w:before="0" w:line="312" w:lineRule="atLeast"/>
        <w:rPr>
          <w:rFonts w:ascii="Work Sans" w:hAnsi="Work Sans"/>
          <w:color w:val="3A3A3A"/>
          <w:sz w:val="36"/>
          <w:szCs w:val="36"/>
        </w:rPr>
      </w:pPr>
      <w:r>
        <w:rPr>
          <w:rFonts w:ascii="Work Sans" w:hAnsi="Work Sans"/>
          <w:color w:val="3A3A3A"/>
          <w:sz w:val="36"/>
          <w:szCs w:val="36"/>
          <w:bdr w:val="none" w:sz="0" w:space="0" w:color="auto" w:frame="1"/>
        </w:rPr>
        <w:t>ArrayList removeRange</w:t>
      </w:r>
    </w:p>
    <w:p w14:paraId="60E4E9DB" w14:textId="77777777" w:rsidR="00597CCA" w:rsidRDefault="00597CCA" w:rsidP="00597CCA">
      <w:pPr>
        <w:pStyle w:val="NormalWeb"/>
        <w:shd w:val="clear" w:color="auto" w:fill="FFFFFF"/>
        <w:spacing w:before="0" w:beforeAutospacing="0" w:after="0" w:afterAutospacing="0"/>
        <w:rPr>
          <w:rFonts w:ascii="Work Sans" w:hAnsi="Work Sans"/>
          <w:color w:val="3A3A3A"/>
        </w:rPr>
      </w:pPr>
      <w:r>
        <w:rPr>
          <w:rStyle w:val="Strong"/>
          <w:rFonts w:ascii="Work Sans" w:hAnsi="Work Sans"/>
          <w:color w:val="3A3A3A"/>
          <w:bdr w:val="none" w:sz="0" w:space="0" w:color="auto" w:frame="1"/>
        </w:rPr>
        <w:t>Prototype:</w:t>
      </w:r>
      <w:r>
        <w:rPr>
          <w:rFonts w:ascii="Work Sans" w:hAnsi="Work Sans"/>
          <w:color w:val="3A3A3A"/>
        </w:rPr>
        <w:t> protected void removeRange (int fromIndex, int toIndex)</w:t>
      </w:r>
      <w:r>
        <w:rPr>
          <w:rFonts w:ascii="Work Sans" w:hAnsi="Work Sans"/>
          <w:color w:val="3A3A3A"/>
        </w:rPr>
        <w:br/>
      </w:r>
      <w:r>
        <w:rPr>
          <w:rStyle w:val="Strong"/>
          <w:rFonts w:ascii="Work Sans" w:hAnsi="Work Sans"/>
          <w:color w:val="3A3A3A"/>
          <w:bdr w:val="none" w:sz="0" w:space="0" w:color="auto" w:frame="1"/>
        </w:rPr>
        <w:t>Parameters:</w:t>
      </w:r>
      <w:r>
        <w:rPr>
          <w:rFonts w:ascii="Work Sans" w:hAnsi="Work Sans"/>
          <w:color w:val="3A3A3A"/>
        </w:rPr>
        <w:t> fromIndex=&gt; Index of the starting element of the range to be removed.</w:t>
      </w:r>
      <w:r>
        <w:rPr>
          <w:rFonts w:ascii="Work Sans" w:hAnsi="Work Sans"/>
          <w:color w:val="3A3A3A"/>
        </w:rPr>
        <w:br/>
        <w:t>toIndex=&gt; Index of the element after the last element in the range to be removed.</w:t>
      </w:r>
      <w:r>
        <w:rPr>
          <w:rFonts w:ascii="Work Sans" w:hAnsi="Work Sans"/>
          <w:color w:val="3A3A3A"/>
        </w:rPr>
        <w:br/>
      </w:r>
      <w:r>
        <w:rPr>
          <w:rStyle w:val="Strong"/>
          <w:rFonts w:ascii="Work Sans" w:hAnsi="Work Sans"/>
          <w:color w:val="3A3A3A"/>
          <w:bdr w:val="none" w:sz="0" w:space="0" w:color="auto" w:frame="1"/>
        </w:rPr>
        <w:t>Return Value:</w:t>
      </w:r>
      <w:r>
        <w:rPr>
          <w:rFonts w:ascii="Work Sans" w:hAnsi="Work Sans"/>
          <w:color w:val="3A3A3A"/>
        </w:rPr>
        <w:t> void</w:t>
      </w:r>
      <w:r>
        <w:rPr>
          <w:rFonts w:ascii="Work Sans" w:hAnsi="Work Sans"/>
          <w:color w:val="3A3A3A"/>
        </w:rPr>
        <w:br/>
      </w:r>
      <w:r>
        <w:rPr>
          <w:rStyle w:val="Strong"/>
          <w:rFonts w:ascii="Work Sans" w:hAnsi="Work Sans"/>
          <w:color w:val="3A3A3A"/>
          <w:bdr w:val="none" w:sz="0" w:space="0" w:color="auto" w:frame="1"/>
        </w:rPr>
        <w:t>Description:</w:t>
      </w:r>
      <w:r>
        <w:rPr>
          <w:rFonts w:ascii="Work Sans" w:hAnsi="Work Sans"/>
          <w:color w:val="3A3A3A"/>
        </w:rPr>
        <w:t> Removes elements specified in the given range, fromIndex (inclusive) to toIndex (exclusive) from the list. This operation shortens the length of the list by (toIndex-fromIndex). This operation has no effect in case fromIndex = toIndex.</w:t>
      </w:r>
      <w:r>
        <w:rPr>
          <w:rFonts w:ascii="Work Sans" w:hAnsi="Work Sans"/>
          <w:color w:val="3A3A3A"/>
        </w:rPr>
        <w:br/>
      </w:r>
      <w:r>
        <w:rPr>
          <w:rStyle w:val="Strong"/>
          <w:rFonts w:ascii="Work Sans" w:hAnsi="Work Sans"/>
          <w:color w:val="3A3A3A"/>
          <w:bdr w:val="none" w:sz="0" w:space="0" w:color="auto" w:frame="1"/>
        </w:rPr>
        <w:t>Exceptions:</w:t>
      </w:r>
      <w:r>
        <w:rPr>
          <w:rFonts w:ascii="Work Sans" w:hAnsi="Work Sans"/>
          <w:color w:val="3A3A3A"/>
        </w:rPr>
        <w:t> IndexOutOfBoundsException=&gt; If any of the indices (fromIndex or toIndex) is out of bounds.</w:t>
      </w:r>
    </w:p>
    <w:p w14:paraId="48EC59B0" w14:textId="77777777" w:rsidR="00597CCA" w:rsidRDefault="00597CCA" w:rsidP="00597CCA">
      <w:pPr>
        <w:pStyle w:val="NormalWeb"/>
        <w:shd w:val="clear" w:color="auto" w:fill="FFFFFF"/>
        <w:spacing w:before="0" w:beforeAutospacing="0" w:after="0" w:afterAutospacing="0"/>
        <w:rPr>
          <w:rFonts w:ascii="Work Sans" w:hAnsi="Work Sans"/>
          <w:color w:val="3A3A3A"/>
        </w:rPr>
      </w:pPr>
      <w:r>
        <w:rPr>
          <w:rStyle w:val="Strong"/>
          <w:rFonts w:ascii="Work Sans" w:hAnsi="Work Sans"/>
          <w:color w:val="3A3A3A"/>
          <w:bdr w:val="none" w:sz="0" w:space="0" w:color="auto" w:frame="1"/>
        </w:rPr>
        <w:t>Let us implement a Java program to demonstrate some of these remove methods that we discussed above.</w:t>
      </w:r>
    </w:p>
    <w:tbl>
      <w:tblPr>
        <w:tblW w:w="12800" w:type="dxa"/>
        <w:tblCellSpacing w:w="0" w:type="dxa"/>
        <w:tblCellMar>
          <w:left w:w="0" w:type="dxa"/>
          <w:right w:w="0" w:type="dxa"/>
        </w:tblCellMar>
        <w:tblLook w:val="04A0" w:firstRow="1" w:lastRow="0" w:firstColumn="1" w:lastColumn="0" w:noHBand="0" w:noVBand="1"/>
      </w:tblPr>
      <w:tblGrid>
        <w:gridCol w:w="12800"/>
      </w:tblGrid>
      <w:tr w:rsidR="00597CCA" w14:paraId="6D5E57D8" w14:textId="77777777" w:rsidTr="00597CCA">
        <w:trPr>
          <w:tblCellSpacing w:w="0" w:type="dxa"/>
        </w:trPr>
        <w:tc>
          <w:tcPr>
            <w:tcW w:w="12800" w:type="dxa"/>
            <w:tcBorders>
              <w:top w:val="nil"/>
              <w:left w:val="nil"/>
              <w:bottom w:val="nil"/>
              <w:right w:val="nil"/>
            </w:tcBorders>
            <w:vAlign w:val="bottom"/>
            <w:hideMark/>
          </w:tcPr>
          <w:p w14:paraId="2E399AB1" w14:textId="77777777" w:rsidR="00597CCA" w:rsidRDefault="00597CCA">
            <w:pPr>
              <w:shd w:val="clear" w:color="auto" w:fill="FFFFFF"/>
              <w:spacing w:line="264" w:lineRule="atLeast"/>
              <w:textAlignment w:val="baseline"/>
              <w:rPr>
                <w:rFonts w:ascii="Consolas" w:hAnsi="Consolas"/>
              </w:rPr>
            </w:pPr>
            <w:r>
              <w:rPr>
                <w:rStyle w:val="HTMLCode"/>
                <w:rFonts w:ascii="Consolas" w:eastAsiaTheme="minorHAnsi" w:hAnsi="Consolas"/>
                <w:b/>
                <w:bCs/>
                <w:color w:val="006699"/>
                <w:bdr w:val="none" w:sz="0" w:space="0" w:color="auto" w:frame="1"/>
              </w:rPr>
              <w:t>import</w:t>
            </w:r>
            <w:r>
              <w:rPr>
                <w:rFonts w:ascii="Consolas" w:hAnsi="Consolas"/>
              </w:rPr>
              <w:t xml:space="preserve"> </w:t>
            </w:r>
            <w:r>
              <w:rPr>
                <w:rStyle w:val="HTMLCode"/>
                <w:rFonts w:ascii="Consolas" w:eastAsiaTheme="minorHAnsi" w:hAnsi="Consolas"/>
                <w:color w:val="000000"/>
                <w:bdr w:val="none" w:sz="0" w:space="0" w:color="auto" w:frame="1"/>
              </w:rPr>
              <w:t xml:space="preserve">java.util.*;  </w:t>
            </w:r>
          </w:p>
          <w:p w14:paraId="72F04566" w14:textId="77777777" w:rsidR="00597CCA" w:rsidRDefault="00597CCA">
            <w:pPr>
              <w:shd w:val="clear" w:color="auto" w:fill="FFFFFF"/>
              <w:spacing w:line="264" w:lineRule="atLeast"/>
              <w:textAlignment w:val="baseline"/>
              <w:rPr>
                <w:rFonts w:ascii="Consolas" w:hAnsi="Consolas"/>
              </w:rPr>
            </w:pPr>
            <w:r>
              <w:rPr>
                <w:rStyle w:val="HTMLCode"/>
                <w:rFonts w:ascii="Consolas" w:eastAsiaTheme="minorHAnsi" w:hAnsi="Consolas"/>
                <w:b/>
                <w:bCs/>
                <w:color w:val="006699"/>
                <w:bdr w:val="none" w:sz="0" w:space="0" w:color="auto" w:frame="1"/>
              </w:rPr>
              <w:t>class</w:t>
            </w:r>
            <w:r>
              <w:rPr>
                <w:rFonts w:ascii="Consolas" w:hAnsi="Consolas"/>
              </w:rPr>
              <w:t xml:space="preserve"> </w:t>
            </w:r>
            <w:r>
              <w:rPr>
                <w:rStyle w:val="HTMLCode"/>
                <w:rFonts w:ascii="Consolas" w:eastAsiaTheme="minorHAnsi" w:hAnsi="Consolas"/>
                <w:color w:val="000000"/>
                <w:bdr w:val="none" w:sz="0" w:space="0" w:color="auto" w:frame="1"/>
              </w:rPr>
              <w:t xml:space="preserve">Main{  </w:t>
            </w:r>
          </w:p>
          <w:p w14:paraId="06A356BD" w14:textId="77777777" w:rsidR="00597CCA" w:rsidRDefault="00597CCA">
            <w:pPr>
              <w:shd w:val="clear" w:color="auto" w:fill="FFFFFF"/>
              <w:spacing w:line="264" w:lineRule="atLeast"/>
              <w:textAlignment w:val="baseline"/>
              <w:rPr>
                <w:rFonts w:ascii="Consolas" w:hAnsi="Consolas"/>
              </w:rPr>
            </w:pPr>
            <w:r>
              <w:rPr>
                <w:rStyle w:val="HTMLCode"/>
                <w:rFonts w:ascii="Consolas" w:eastAsiaTheme="minorHAnsi" w:hAnsi="Consolas"/>
                <w:bdr w:val="none" w:sz="0" w:space="0" w:color="auto" w:frame="1"/>
              </w:rPr>
              <w:t>   </w:t>
            </w:r>
            <w:r>
              <w:rPr>
                <w:rStyle w:val="HTMLCode"/>
                <w:rFonts w:ascii="Consolas" w:eastAsiaTheme="minorHAnsi" w:hAnsi="Consolas"/>
                <w:b/>
                <w:bCs/>
                <w:color w:val="006699"/>
                <w:bdr w:val="none" w:sz="0" w:space="0" w:color="auto" w:frame="1"/>
              </w:rPr>
              <w:t>public</w:t>
            </w:r>
            <w:r>
              <w:rPr>
                <w:rFonts w:ascii="Consolas" w:hAnsi="Consolas"/>
              </w:rPr>
              <w:t xml:space="preserve"> </w:t>
            </w:r>
            <w:r>
              <w:rPr>
                <w:rStyle w:val="HTMLCode"/>
                <w:rFonts w:ascii="Consolas" w:eastAsiaTheme="minorHAnsi" w:hAnsi="Consolas"/>
                <w:b/>
                <w:bCs/>
                <w:color w:val="006699"/>
                <w:bdr w:val="none" w:sz="0" w:space="0" w:color="auto" w:frame="1"/>
              </w:rPr>
              <w:t>static</w:t>
            </w:r>
            <w:r>
              <w:rPr>
                <w:rFonts w:ascii="Consolas" w:hAnsi="Consolas"/>
              </w:rPr>
              <w:t xml:space="preserve"> </w:t>
            </w:r>
            <w:r>
              <w:rPr>
                <w:rStyle w:val="HTMLCode"/>
                <w:rFonts w:ascii="Consolas" w:eastAsiaTheme="minorHAnsi" w:hAnsi="Consolas"/>
                <w:b/>
                <w:bCs/>
                <w:color w:val="006699"/>
                <w:bdr w:val="none" w:sz="0" w:space="0" w:color="auto" w:frame="1"/>
              </w:rPr>
              <w:t>void</w:t>
            </w:r>
            <w:r>
              <w:rPr>
                <w:rFonts w:ascii="Consolas" w:hAnsi="Consolas"/>
              </w:rPr>
              <w:t xml:space="preserve"> </w:t>
            </w:r>
            <w:r>
              <w:rPr>
                <w:rStyle w:val="HTMLCode"/>
                <w:rFonts w:ascii="Consolas" w:eastAsiaTheme="minorHAnsi" w:hAnsi="Consolas"/>
                <w:color w:val="000000"/>
                <w:bdr w:val="none" w:sz="0" w:space="0" w:color="auto" w:frame="1"/>
              </w:rPr>
              <w:t xml:space="preserve">main(String args[]){  </w:t>
            </w:r>
          </w:p>
          <w:p w14:paraId="43434DBA" w14:textId="77777777" w:rsidR="00597CCA" w:rsidRDefault="00597CCA">
            <w:pPr>
              <w:shd w:val="clear" w:color="auto" w:fill="FFFFFF"/>
              <w:spacing w:line="264" w:lineRule="atLeast"/>
              <w:textAlignment w:val="baseline"/>
              <w:rPr>
                <w:rFonts w:ascii="Consolas" w:hAnsi="Consolas"/>
              </w:rPr>
            </w:pPr>
            <w:r>
              <w:rPr>
                <w:rStyle w:val="HTMLCode"/>
                <w:rFonts w:ascii="Consolas" w:eastAsiaTheme="minorHAnsi" w:hAnsi="Consolas"/>
                <w:bdr w:val="none" w:sz="0" w:space="0" w:color="auto" w:frame="1"/>
              </w:rPr>
              <w:t>      </w:t>
            </w:r>
            <w:r>
              <w:rPr>
                <w:rStyle w:val="HTMLCode"/>
                <w:rFonts w:ascii="Consolas" w:eastAsiaTheme="minorHAnsi" w:hAnsi="Consolas"/>
                <w:color w:val="008200"/>
                <w:bdr w:val="none" w:sz="0" w:space="0" w:color="auto" w:frame="1"/>
              </w:rPr>
              <w:t xml:space="preserve">//create an ArrayList     </w:t>
            </w:r>
          </w:p>
          <w:p w14:paraId="0809B3D6" w14:textId="77777777" w:rsidR="00597CCA" w:rsidRDefault="00597CCA">
            <w:pPr>
              <w:shd w:val="clear" w:color="auto" w:fill="FFFFFF"/>
              <w:spacing w:line="264" w:lineRule="atLeast"/>
              <w:textAlignment w:val="baseline"/>
              <w:rPr>
                <w:rFonts w:ascii="Consolas" w:hAnsi="Consolas"/>
              </w:rPr>
            </w:pPr>
            <w:r>
              <w:rPr>
                <w:rStyle w:val="HTMLCode"/>
                <w:rFonts w:ascii="Consolas" w:eastAsiaTheme="minorHAnsi" w:hAnsi="Consolas"/>
                <w:bdr w:val="none" w:sz="0" w:space="0" w:color="auto" w:frame="1"/>
              </w:rPr>
              <w:t>      </w:t>
            </w:r>
            <w:r>
              <w:rPr>
                <w:rStyle w:val="HTMLCode"/>
                <w:rFonts w:ascii="Consolas" w:eastAsiaTheme="minorHAnsi" w:hAnsi="Consolas"/>
                <w:color w:val="000000"/>
                <w:bdr w:val="none" w:sz="0" w:space="0" w:color="auto" w:frame="1"/>
              </w:rPr>
              <w:t>ArrayList&lt;String&gt; city_List=</w:t>
            </w:r>
            <w:r>
              <w:rPr>
                <w:rStyle w:val="HTMLCode"/>
                <w:rFonts w:ascii="Consolas" w:eastAsiaTheme="minorHAnsi" w:hAnsi="Consolas"/>
                <w:b/>
                <w:bCs/>
                <w:color w:val="006699"/>
                <w:bdr w:val="none" w:sz="0" w:space="0" w:color="auto" w:frame="1"/>
              </w:rPr>
              <w:t>new</w:t>
            </w:r>
            <w:r>
              <w:rPr>
                <w:rFonts w:ascii="Consolas" w:hAnsi="Consolas"/>
              </w:rPr>
              <w:t xml:space="preserve"> </w:t>
            </w:r>
            <w:r>
              <w:rPr>
                <w:rStyle w:val="HTMLCode"/>
                <w:rFonts w:ascii="Consolas" w:eastAsiaTheme="minorHAnsi" w:hAnsi="Consolas"/>
                <w:color w:val="000000"/>
                <w:bdr w:val="none" w:sz="0" w:space="0" w:color="auto" w:frame="1"/>
              </w:rPr>
              <w:t>ArrayList&lt;String&gt;(Arrays.asList(</w:t>
            </w:r>
            <w:r>
              <w:rPr>
                <w:rStyle w:val="HTMLCode"/>
                <w:rFonts w:ascii="Consolas" w:eastAsiaTheme="minorHAnsi" w:hAnsi="Consolas"/>
                <w:color w:val="0000FF"/>
                <w:bdr w:val="none" w:sz="0" w:space="0" w:color="auto" w:frame="1"/>
              </w:rPr>
              <w:t>"Delhi"</w:t>
            </w:r>
            <w:r>
              <w:rPr>
                <w:rStyle w:val="HTMLCode"/>
                <w:rFonts w:ascii="Consolas" w:eastAsiaTheme="minorHAnsi" w:hAnsi="Consolas"/>
                <w:color w:val="000000"/>
                <w:bdr w:val="none" w:sz="0" w:space="0" w:color="auto" w:frame="1"/>
              </w:rPr>
              <w:t>,</w:t>
            </w:r>
            <w:r>
              <w:rPr>
                <w:rStyle w:val="HTMLCode"/>
                <w:rFonts w:ascii="Consolas" w:eastAsiaTheme="minorHAnsi" w:hAnsi="Consolas"/>
                <w:color w:val="0000FF"/>
                <w:bdr w:val="none" w:sz="0" w:space="0" w:color="auto" w:frame="1"/>
              </w:rPr>
              <w:t>"Mumbai"</w:t>
            </w:r>
            <w:r>
              <w:rPr>
                <w:rStyle w:val="HTMLCode"/>
                <w:rFonts w:ascii="Consolas" w:eastAsiaTheme="minorHAnsi" w:hAnsi="Consolas"/>
                <w:color w:val="000000"/>
                <w:bdr w:val="none" w:sz="0" w:space="0" w:color="auto" w:frame="1"/>
              </w:rPr>
              <w:t>,</w:t>
            </w:r>
            <w:r>
              <w:rPr>
                <w:rStyle w:val="HTMLCode"/>
                <w:rFonts w:ascii="Consolas" w:eastAsiaTheme="minorHAnsi" w:hAnsi="Consolas"/>
                <w:color w:val="0000FF"/>
                <w:bdr w:val="none" w:sz="0" w:space="0" w:color="auto" w:frame="1"/>
              </w:rPr>
              <w:t>"Chennai"</w:t>
            </w:r>
            <w:r>
              <w:rPr>
                <w:rStyle w:val="HTMLCode"/>
                <w:rFonts w:ascii="Consolas" w:eastAsiaTheme="minorHAnsi" w:hAnsi="Consolas"/>
                <w:color w:val="000000"/>
                <w:bdr w:val="none" w:sz="0" w:space="0" w:color="auto" w:frame="1"/>
              </w:rPr>
              <w:t>,</w:t>
            </w:r>
          </w:p>
          <w:p w14:paraId="7744D55B" w14:textId="77777777" w:rsidR="00597CCA" w:rsidRDefault="00597CCA">
            <w:pPr>
              <w:shd w:val="clear" w:color="auto" w:fill="FFFFFF"/>
              <w:spacing w:line="264" w:lineRule="atLeast"/>
              <w:textAlignment w:val="baseline"/>
              <w:rPr>
                <w:rFonts w:ascii="Consolas" w:hAnsi="Consolas"/>
              </w:rPr>
            </w:pPr>
            <w:r>
              <w:rPr>
                <w:rStyle w:val="HTMLCode"/>
                <w:rFonts w:ascii="Consolas" w:eastAsiaTheme="minorHAnsi" w:hAnsi="Consolas"/>
                <w:bdr w:val="none" w:sz="0" w:space="0" w:color="auto" w:frame="1"/>
              </w:rPr>
              <w:t>                           </w:t>
            </w:r>
            <w:r>
              <w:rPr>
                <w:rStyle w:val="HTMLCode"/>
                <w:rFonts w:ascii="Consolas" w:eastAsiaTheme="minorHAnsi" w:hAnsi="Consolas"/>
                <w:color w:val="0000FF"/>
                <w:bdr w:val="none" w:sz="0" w:space="0" w:color="auto" w:frame="1"/>
              </w:rPr>
              <w:t>"Kolkata"</w:t>
            </w:r>
            <w:r>
              <w:rPr>
                <w:rStyle w:val="HTMLCode"/>
                <w:rFonts w:ascii="Consolas" w:eastAsiaTheme="minorHAnsi" w:hAnsi="Consolas"/>
                <w:color w:val="000000"/>
                <w:bdr w:val="none" w:sz="0" w:space="0" w:color="auto" w:frame="1"/>
              </w:rPr>
              <w:t xml:space="preserve">, </w:t>
            </w:r>
            <w:r>
              <w:rPr>
                <w:rStyle w:val="HTMLCode"/>
                <w:rFonts w:ascii="Consolas" w:eastAsiaTheme="minorHAnsi" w:hAnsi="Consolas"/>
                <w:color w:val="0000FF"/>
                <w:bdr w:val="none" w:sz="0" w:space="0" w:color="auto" w:frame="1"/>
              </w:rPr>
              <w:t>"Pune"</w:t>
            </w:r>
            <w:r>
              <w:rPr>
                <w:rStyle w:val="HTMLCode"/>
                <w:rFonts w:ascii="Consolas" w:eastAsiaTheme="minorHAnsi" w:hAnsi="Consolas"/>
                <w:color w:val="000000"/>
                <w:bdr w:val="none" w:sz="0" w:space="0" w:color="auto" w:frame="1"/>
              </w:rPr>
              <w:t xml:space="preserve">, </w:t>
            </w:r>
            <w:r>
              <w:rPr>
                <w:rStyle w:val="HTMLCode"/>
                <w:rFonts w:ascii="Consolas" w:eastAsiaTheme="minorHAnsi" w:hAnsi="Consolas"/>
                <w:color w:val="0000FF"/>
                <w:bdr w:val="none" w:sz="0" w:space="0" w:color="auto" w:frame="1"/>
              </w:rPr>
              <w:t>"Hyderabad"</w:t>
            </w:r>
            <w:r>
              <w:rPr>
                <w:rStyle w:val="HTMLCode"/>
                <w:rFonts w:ascii="Consolas" w:eastAsiaTheme="minorHAnsi" w:hAnsi="Consolas"/>
                <w:color w:val="000000"/>
                <w:bdr w:val="none" w:sz="0" w:space="0" w:color="auto" w:frame="1"/>
              </w:rPr>
              <w:t xml:space="preserve">));  </w:t>
            </w:r>
          </w:p>
          <w:p w14:paraId="26BA023D" w14:textId="77777777" w:rsidR="00597CCA" w:rsidRDefault="00597CCA">
            <w:pPr>
              <w:shd w:val="clear" w:color="auto" w:fill="FFFFFF"/>
              <w:spacing w:line="264" w:lineRule="atLeast"/>
              <w:textAlignment w:val="baseline"/>
              <w:rPr>
                <w:rFonts w:ascii="Consolas" w:hAnsi="Consolas"/>
              </w:rPr>
            </w:pPr>
            <w:r>
              <w:rPr>
                <w:rStyle w:val="HTMLCode"/>
                <w:rFonts w:ascii="Consolas" w:eastAsiaTheme="minorHAnsi" w:hAnsi="Consolas"/>
                <w:bdr w:val="none" w:sz="0" w:space="0" w:color="auto" w:frame="1"/>
              </w:rPr>
              <w:lastRenderedPageBreak/>
              <w:t>      </w:t>
            </w:r>
            <w:r>
              <w:rPr>
                <w:rStyle w:val="HTMLCode"/>
                <w:rFonts w:ascii="Consolas" w:eastAsiaTheme="minorHAnsi" w:hAnsi="Consolas"/>
                <w:color w:val="008200"/>
                <w:bdr w:val="none" w:sz="0" w:space="0" w:color="auto" w:frame="1"/>
              </w:rPr>
              <w:t>//print the list</w:t>
            </w:r>
          </w:p>
          <w:p w14:paraId="48F4B381" w14:textId="77777777" w:rsidR="00597CCA" w:rsidRDefault="00597CCA">
            <w:pPr>
              <w:shd w:val="clear" w:color="auto" w:fill="FFFFFF"/>
              <w:spacing w:line="264" w:lineRule="atLeast"/>
              <w:textAlignment w:val="baseline"/>
              <w:rPr>
                <w:rFonts w:ascii="Consolas" w:hAnsi="Consolas"/>
              </w:rPr>
            </w:pPr>
            <w:r>
              <w:rPr>
                <w:rStyle w:val="HTMLCode"/>
                <w:rFonts w:ascii="Consolas" w:eastAsiaTheme="minorHAnsi" w:hAnsi="Consolas"/>
                <w:bdr w:val="none" w:sz="0" w:space="0" w:color="auto" w:frame="1"/>
              </w:rPr>
              <w:t>      </w:t>
            </w:r>
            <w:r>
              <w:rPr>
                <w:rStyle w:val="HTMLCode"/>
                <w:rFonts w:ascii="Consolas" w:eastAsiaTheme="minorHAnsi" w:hAnsi="Consolas"/>
                <w:color w:val="000000"/>
                <w:bdr w:val="none" w:sz="0" w:space="0" w:color="auto" w:frame="1"/>
              </w:rPr>
              <w:t>System.out.println(</w:t>
            </w:r>
            <w:r>
              <w:rPr>
                <w:rStyle w:val="HTMLCode"/>
                <w:rFonts w:ascii="Consolas" w:eastAsiaTheme="minorHAnsi" w:hAnsi="Consolas"/>
                <w:color w:val="0000FF"/>
                <w:bdr w:val="none" w:sz="0" w:space="0" w:color="auto" w:frame="1"/>
              </w:rPr>
              <w:t>"Initial ArrayList:"</w:t>
            </w:r>
            <w:r>
              <w:rPr>
                <w:rFonts w:ascii="Consolas" w:hAnsi="Consolas"/>
              </w:rPr>
              <w:t xml:space="preserve"> </w:t>
            </w:r>
            <w:r>
              <w:rPr>
                <w:rStyle w:val="HTMLCode"/>
                <w:rFonts w:ascii="Consolas" w:eastAsiaTheme="minorHAnsi" w:hAnsi="Consolas"/>
                <w:color w:val="000000"/>
                <w:bdr w:val="none" w:sz="0" w:space="0" w:color="auto" w:frame="1"/>
              </w:rPr>
              <w:t>+ city_List);</w:t>
            </w:r>
          </w:p>
          <w:p w14:paraId="6E97316E" w14:textId="77777777" w:rsidR="00597CCA" w:rsidRDefault="00597CCA">
            <w:pPr>
              <w:shd w:val="clear" w:color="auto" w:fill="FFFFFF"/>
              <w:spacing w:line="264" w:lineRule="atLeast"/>
              <w:textAlignment w:val="baseline"/>
              <w:rPr>
                <w:rFonts w:ascii="Consolas" w:hAnsi="Consolas"/>
              </w:rPr>
            </w:pPr>
            <w:r>
              <w:rPr>
                <w:rStyle w:val="HTMLCode"/>
                <w:rFonts w:ascii="Consolas" w:eastAsiaTheme="minorHAnsi" w:hAnsi="Consolas"/>
                <w:bdr w:val="none" w:sz="0" w:space="0" w:color="auto" w:frame="1"/>
              </w:rPr>
              <w:t>      </w:t>
            </w:r>
            <w:r>
              <w:rPr>
                <w:rFonts w:ascii="Consolas" w:hAnsi="Consolas"/>
              </w:rPr>
              <w:t> </w:t>
            </w:r>
          </w:p>
          <w:p w14:paraId="3950336F" w14:textId="77777777" w:rsidR="00597CCA" w:rsidRDefault="00597CCA">
            <w:pPr>
              <w:shd w:val="clear" w:color="auto" w:fill="FFFFFF"/>
              <w:spacing w:line="264" w:lineRule="atLeast"/>
              <w:textAlignment w:val="baseline"/>
              <w:rPr>
                <w:rFonts w:ascii="Consolas" w:hAnsi="Consolas"/>
              </w:rPr>
            </w:pPr>
            <w:r>
              <w:rPr>
                <w:rStyle w:val="HTMLCode"/>
                <w:rFonts w:ascii="Consolas" w:eastAsiaTheme="minorHAnsi" w:hAnsi="Consolas"/>
                <w:bdr w:val="none" w:sz="0" w:space="0" w:color="auto" w:frame="1"/>
              </w:rPr>
              <w:t>      </w:t>
            </w:r>
            <w:r>
              <w:rPr>
                <w:rStyle w:val="HTMLCode"/>
                <w:rFonts w:ascii="Consolas" w:eastAsiaTheme="minorHAnsi" w:hAnsi="Consolas"/>
                <w:color w:val="008200"/>
                <w:bdr w:val="none" w:sz="0" w:space="0" w:color="auto" w:frame="1"/>
              </w:rPr>
              <w:t>//remove element at index 2</w:t>
            </w:r>
          </w:p>
          <w:p w14:paraId="54D20782" w14:textId="77777777" w:rsidR="00597CCA" w:rsidRDefault="00597CCA">
            <w:pPr>
              <w:shd w:val="clear" w:color="auto" w:fill="FFFFFF"/>
              <w:spacing w:line="264" w:lineRule="atLeast"/>
              <w:textAlignment w:val="baseline"/>
              <w:rPr>
                <w:rFonts w:ascii="Consolas" w:hAnsi="Consolas"/>
              </w:rPr>
            </w:pPr>
            <w:r>
              <w:rPr>
                <w:rStyle w:val="HTMLCode"/>
                <w:rFonts w:ascii="Consolas" w:eastAsiaTheme="minorHAnsi" w:hAnsi="Consolas"/>
                <w:bdr w:val="none" w:sz="0" w:space="0" w:color="auto" w:frame="1"/>
              </w:rPr>
              <w:t>      </w:t>
            </w:r>
            <w:r>
              <w:rPr>
                <w:rStyle w:val="HTMLCode"/>
                <w:rFonts w:ascii="Consolas" w:eastAsiaTheme="minorHAnsi" w:hAnsi="Consolas"/>
                <w:color w:val="000000"/>
                <w:bdr w:val="none" w:sz="0" w:space="0" w:color="auto" w:frame="1"/>
              </w:rPr>
              <w:t>city_List.remove(</w:t>
            </w:r>
            <w:r>
              <w:rPr>
                <w:rStyle w:val="HTMLCode"/>
                <w:rFonts w:ascii="Consolas" w:eastAsiaTheme="minorHAnsi" w:hAnsi="Consolas"/>
                <w:color w:val="009900"/>
                <w:bdr w:val="none" w:sz="0" w:space="0" w:color="auto" w:frame="1"/>
              </w:rPr>
              <w:t>2</w:t>
            </w:r>
            <w:r>
              <w:rPr>
                <w:rStyle w:val="HTMLCode"/>
                <w:rFonts w:ascii="Consolas" w:eastAsiaTheme="minorHAnsi" w:hAnsi="Consolas"/>
                <w:color w:val="000000"/>
                <w:bdr w:val="none" w:sz="0" w:space="0" w:color="auto" w:frame="1"/>
              </w:rPr>
              <w:t>);</w:t>
            </w:r>
          </w:p>
          <w:p w14:paraId="1876EC6E" w14:textId="77777777" w:rsidR="00597CCA" w:rsidRDefault="00597CCA">
            <w:pPr>
              <w:shd w:val="clear" w:color="auto" w:fill="FFFFFF"/>
              <w:spacing w:line="264" w:lineRule="atLeast"/>
              <w:textAlignment w:val="baseline"/>
              <w:rPr>
                <w:rFonts w:ascii="Consolas" w:hAnsi="Consolas"/>
              </w:rPr>
            </w:pPr>
            <w:r>
              <w:rPr>
                <w:rStyle w:val="HTMLCode"/>
                <w:rFonts w:ascii="Consolas" w:eastAsiaTheme="minorHAnsi" w:hAnsi="Consolas"/>
                <w:bdr w:val="none" w:sz="0" w:space="0" w:color="auto" w:frame="1"/>
              </w:rPr>
              <w:t>      </w:t>
            </w:r>
            <w:r>
              <w:rPr>
                <w:rStyle w:val="HTMLCode"/>
                <w:rFonts w:ascii="Consolas" w:eastAsiaTheme="minorHAnsi" w:hAnsi="Consolas"/>
                <w:color w:val="008200"/>
                <w:bdr w:val="none" w:sz="0" w:space="0" w:color="auto" w:frame="1"/>
              </w:rPr>
              <w:t>//print the list</w:t>
            </w:r>
          </w:p>
          <w:p w14:paraId="25590883" w14:textId="77777777" w:rsidR="00597CCA" w:rsidRDefault="00597CCA">
            <w:pPr>
              <w:shd w:val="clear" w:color="auto" w:fill="FFFFFF"/>
              <w:spacing w:line="264" w:lineRule="atLeast"/>
              <w:textAlignment w:val="baseline"/>
              <w:rPr>
                <w:rFonts w:ascii="Consolas" w:hAnsi="Consolas"/>
              </w:rPr>
            </w:pPr>
            <w:r>
              <w:rPr>
                <w:rStyle w:val="HTMLCode"/>
                <w:rFonts w:ascii="Consolas" w:eastAsiaTheme="minorHAnsi" w:hAnsi="Consolas"/>
                <w:bdr w:val="none" w:sz="0" w:space="0" w:color="auto" w:frame="1"/>
              </w:rPr>
              <w:t>      </w:t>
            </w:r>
            <w:r>
              <w:rPr>
                <w:rStyle w:val="HTMLCode"/>
                <w:rFonts w:ascii="Consolas" w:eastAsiaTheme="minorHAnsi" w:hAnsi="Consolas"/>
                <w:color w:val="000000"/>
                <w:bdr w:val="none" w:sz="0" w:space="0" w:color="auto" w:frame="1"/>
              </w:rPr>
              <w:t>System.out.println(</w:t>
            </w:r>
            <w:r>
              <w:rPr>
                <w:rStyle w:val="HTMLCode"/>
                <w:rFonts w:ascii="Consolas" w:eastAsiaTheme="minorHAnsi" w:hAnsi="Consolas"/>
                <w:color w:val="0000FF"/>
                <w:bdr w:val="none" w:sz="0" w:space="0" w:color="auto" w:frame="1"/>
              </w:rPr>
              <w:t>"\nArrayList after removing element at index 2:"</w:t>
            </w:r>
            <w:r>
              <w:rPr>
                <w:rFonts w:ascii="Consolas" w:hAnsi="Consolas"/>
              </w:rPr>
              <w:t xml:space="preserve"> </w:t>
            </w:r>
            <w:r>
              <w:rPr>
                <w:rStyle w:val="HTMLCode"/>
                <w:rFonts w:ascii="Consolas" w:eastAsiaTheme="minorHAnsi" w:hAnsi="Consolas"/>
                <w:color w:val="000000"/>
                <w:bdr w:val="none" w:sz="0" w:space="0" w:color="auto" w:frame="1"/>
              </w:rPr>
              <w:t>+ city_List);</w:t>
            </w:r>
          </w:p>
          <w:p w14:paraId="63A8472E" w14:textId="77777777" w:rsidR="00597CCA" w:rsidRDefault="00597CCA">
            <w:pPr>
              <w:shd w:val="clear" w:color="auto" w:fill="FFFFFF"/>
              <w:spacing w:line="264" w:lineRule="atLeast"/>
              <w:textAlignment w:val="baseline"/>
              <w:rPr>
                <w:rFonts w:ascii="Consolas" w:hAnsi="Consolas"/>
              </w:rPr>
            </w:pPr>
            <w:r>
              <w:rPr>
                <w:rFonts w:ascii="Consolas" w:hAnsi="Consolas"/>
              </w:rPr>
              <w:t> </w:t>
            </w:r>
          </w:p>
          <w:p w14:paraId="49BF9563" w14:textId="77777777" w:rsidR="00597CCA" w:rsidRDefault="00597CCA">
            <w:pPr>
              <w:shd w:val="clear" w:color="auto" w:fill="FFFFFF"/>
              <w:spacing w:line="264" w:lineRule="atLeast"/>
              <w:textAlignment w:val="baseline"/>
              <w:rPr>
                <w:rFonts w:ascii="Consolas" w:hAnsi="Consolas"/>
              </w:rPr>
            </w:pPr>
            <w:r>
              <w:rPr>
                <w:rStyle w:val="HTMLCode"/>
                <w:rFonts w:ascii="Consolas" w:eastAsiaTheme="minorHAnsi" w:hAnsi="Consolas"/>
                <w:bdr w:val="none" w:sz="0" w:space="0" w:color="auto" w:frame="1"/>
              </w:rPr>
              <w:t>      </w:t>
            </w:r>
            <w:r>
              <w:rPr>
                <w:rStyle w:val="HTMLCode"/>
                <w:rFonts w:ascii="Consolas" w:eastAsiaTheme="minorHAnsi" w:hAnsi="Consolas"/>
                <w:color w:val="008200"/>
                <w:bdr w:val="none" w:sz="0" w:space="0" w:color="auto" w:frame="1"/>
              </w:rPr>
              <w:t>//remove the element "Kolkata"</w:t>
            </w:r>
          </w:p>
          <w:p w14:paraId="55D2E376" w14:textId="77777777" w:rsidR="00597CCA" w:rsidRDefault="00597CCA">
            <w:pPr>
              <w:shd w:val="clear" w:color="auto" w:fill="FFFFFF"/>
              <w:spacing w:line="264" w:lineRule="atLeast"/>
              <w:textAlignment w:val="baseline"/>
              <w:rPr>
                <w:rFonts w:ascii="Consolas" w:hAnsi="Consolas"/>
              </w:rPr>
            </w:pPr>
            <w:r>
              <w:rPr>
                <w:rStyle w:val="HTMLCode"/>
                <w:rFonts w:ascii="Consolas" w:eastAsiaTheme="minorHAnsi" w:hAnsi="Consolas"/>
                <w:bdr w:val="none" w:sz="0" w:space="0" w:color="auto" w:frame="1"/>
              </w:rPr>
              <w:t>      </w:t>
            </w:r>
            <w:r>
              <w:rPr>
                <w:rStyle w:val="HTMLCode"/>
                <w:rFonts w:ascii="Consolas" w:eastAsiaTheme="minorHAnsi" w:hAnsi="Consolas"/>
                <w:color w:val="000000"/>
                <w:bdr w:val="none" w:sz="0" w:space="0" w:color="auto" w:frame="1"/>
              </w:rPr>
              <w:t>city_List.remove(</w:t>
            </w:r>
            <w:r>
              <w:rPr>
                <w:rStyle w:val="HTMLCode"/>
                <w:rFonts w:ascii="Consolas" w:eastAsiaTheme="minorHAnsi" w:hAnsi="Consolas"/>
                <w:color w:val="0000FF"/>
                <w:bdr w:val="none" w:sz="0" w:space="0" w:color="auto" w:frame="1"/>
              </w:rPr>
              <w:t>"Kolkata"</w:t>
            </w:r>
            <w:r>
              <w:rPr>
                <w:rStyle w:val="HTMLCode"/>
                <w:rFonts w:ascii="Consolas" w:eastAsiaTheme="minorHAnsi" w:hAnsi="Consolas"/>
                <w:color w:val="000000"/>
                <w:bdr w:val="none" w:sz="0" w:space="0" w:color="auto" w:frame="1"/>
              </w:rPr>
              <w:t>);</w:t>
            </w:r>
          </w:p>
          <w:p w14:paraId="166D004F" w14:textId="77777777" w:rsidR="00597CCA" w:rsidRDefault="00597CCA">
            <w:pPr>
              <w:shd w:val="clear" w:color="auto" w:fill="FFFFFF"/>
              <w:spacing w:line="264" w:lineRule="atLeast"/>
              <w:textAlignment w:val="baseline"/>
              <w:rPr>
                <w:rFonts w:ascii="Consolas" w:hAnsi="Consolas"/>
              </w:rPr>
            </w:pPr>
            <w:r>
              <w:rPr>
                <w:rStyle w:val="HTMLCode"/>
                <w:rFonts w:ascii="Consolas" w:eastAsiaTheme="minorHAnsi" w:hAnsi="Consolas"/>
                <w:bdr w:val="none" w:sz="0" w:space="0" w:color="auto" w:frame="1"/>
              </w:rPr>
              <w:t>      </w:t>
            </w:r>
            <w:r>
              <w:rPr>
                <w:rStyle w:val="HTMLCode"/>
                <w:rFonts w:ascii="Consolas" w:eastAsiaTheme="minorHAnsi" w:hAnsi="Consolas"/>
                <w:color w:val="008200"/>
                <w:bdr w:val="none" w:sz="0" w:space="0" w:color="auto" w:frame="1"/>
              </w:rPr>
              <w:t>//print the list</w:t>
            </w:r>
          </w:p>
          <w:p w14:paraId="6EB19363" w14:textId="77777777" w:rsidR="00597CCA" w:rsidRDefault="00597CCA">
            <w:pPr>
              <w:shd w:val="clear" w:color="auto" w:fill="FFFFFF"/>
              <w:spacing w:line="264" w:lineRule="atLeast"/>
              <w:textAlignment w:val="baseline"/>
              <w:rPr>
                <w:rFonts w:ascii="Consolas" w:hAnsi="Consolas"/>
              </w:rPr>
            </w:pPr>
            <w:r>
              <w:rPr>
                <w:rStyle w:val="HTMLCode"/>
                <w:rFonts w:ascii="Consolas" w:eastAsiaTheme="minorHAnsi" w:hAnsi="Consolas"/>
                <w:bdr w:val="none" w:sz="0" w:space="0" w:color="auto" w:frame="1"/>
              </w:rPr>
              <w:t>      </w:t>
            </w:r>
            <w:r>
              <w:rPr>
                <w:rStyle w:val="HTMLCode"/>
                <w:rFonts w:ascii="Consolas" w:eastAsiaTheme="minorHAnsi" w:hAnsi="Consolas"/>
                <w:color w:val="000000"/>
                <w:bdr w:val="none" w:sz="0" w:space="0" w:color="auto" w:frame="1"/>
              </w:rPr>
              <w:t>System.out.println(</w:t>
            </w:r>
            <w:r>
              <w:rPr>
                <w:rStyle w:val="HTMLCode"/>
                <w:rFonts w:ascii="Consolas" w:eastAsiaTheme="minorHAnsi" w:hAnsi="Consolas"/>
                <w:color w:val="0000FF"/>
                <w:bdr w:val="none" w:sz="0" w:space="0" w:color="auto" w:frame="1"/>
              </w:rPr>
              <w:t>"\nArrayList after removing element -&gt; Kolkata:"</w:t>
            </w:r>
            <w:r>
              <w:rPr>
                <w:rFonts w:ascii="Consolas" w:hAnsi="Consolas"/>
              </w:rPr>
              <w:t xml:space="preserve"> </w:t>
            </w:r>
            <w:r>
              <w:rPr>
                <w:rStyle w:val="HTMLCode"/>
                <w:rFonts w:ascii="Consolas" w:eastAsiaTheme="minorHAnsi" w:hAnsi="Consolas"/>
                <w:color w:val="000000"/>
                <w:bdr w:val="none" w:sz="0" w:space="0" w:color="auto" w:frame="1"/>
              </w:rPr>
              <w:t>+ city_List);</w:t>
            </w:r>
          </w:p>
          <w:p w14:paraId="2D70421D" w14:textId="77777777" w:rsidR="00597CCA" w:rsidRDefault="00597CCA">
            <w:pPr>
              <w:shd w:val="clear" w:color="auto" w:fill="FFFFFF"/>
              <w:spacing w:line="264" w:lineRule="atLeast"/>
              <w:textAlignment w:val="baseline"/>
              <w:rPr>
                <w:rFonts w:ascii="Consolas" w:hAnsi="Consolas"/>
              </w:rPr>
            </w:pPr>
            <w:r>
              <w:rPr>
                <w:rStyle w:val="HTMLCode"/>
                <w:rFonts w:ascii="Consolas" w:eastAsiaTheme="minorHAnsi" w:hAnsi="Consolas"/>
                <w:bdr w:val="none" w:sz="0" w:space="0" w:color="auto" w:frame="1"/>
              </w:rPr>
              <w:t>      </w:t>
            </w:r>
            <w:r>
              <w:rPr>
                <w:rFonts w:ascii="Consolas" w:hAnsi="Consolas"/>
              </w:rPr>
              <w:t> </w:t>
            </w:r>
          </w:p>
          <w:p w14:paraId="46A523D5" w14:textId="77777777" w:rsidR="00597CCA" w:rsidRDefault="00597CCA">
            <w:pPr>
              <w:shd w:val="clear" w:color="auto" w:fill="FFFFFF"/>
              <w:spacing w:line="264" w:lineRule="atLeast"/>
              <w:textAlignment w:val="baseline"/>
              <w:rPr>
                <w:rFonts w:ascii="Consolas" w:hAnsi="Consolas"/>
              </w:rPr>
            </w:pPr>
            <w:r>
              <w:rPr>
                <w:rStyle w:val="HTMLCode"/>
                <w:rFonts w:ascii="Consolas" w:eastAsiaTheme="minorHAnsi" w:hAnsi="Consolas"/>
                <w:bdr w:val="none" w:sz="0" w:space="0" w:color="auto" w:frame="1"/>
              </w:rPr>
              <w:t>      </w:t>
            </w:r>
            <w:r>
              <w:rPr>
                <w:rStyle w:val="HTMLCode"/>
                <w:rFonts w:ascii="Consolas" w:eastAsiaTheme="minorHAnsi" w:hAnsi="Consolas"/>
                <w:color w:val="008200"/>
                <w:bdr w:val="none" w:sz="0" w:space="0" w:color="auto" w:frame="1"/>
              </w:rPr>
              <w:t>//create new list</w:t>
            </w:r>
          </w:p>
          <w:p w14:paraId="485C7F4A" w14:textId="77777777" w:rsidR="00597CCA" w:rsidRDefault="00597CCA">
            <w:pPr>
              <w:shd w:val="clear" w:color="auto" w:fill="FFFFFF"/>
              <w:spacing w:line="264" w:lineRule="atLeast"/>
              <w:textAlignment w:val="baseline"/>
              <w:rPr>
                <w:rFonts w:ascii="Consolas" w:hAnsi="Consolas"/>
              </w:rPr>
            </w:pPr>
            <w:r>
              <w:rPr>
                <w:rStyle w:val="HTMLCode"/>
                <w:rFonts w:ascii="Consolas" w:eastAsiaTheme="minorHAnsi" w:hAnsi="Consolas"/>
                <w:bdr w:val="none" w:sz="0" w:space="0" w:color="auto" w:frame="1"/>
              </w:rPr>
              <w:t>      </w:t>
            </w:r>
            <w:r>
              <w:rPr>
                <w:rStyle w:val="HTMLCode"/>
                <w:rFonts w:ascii="Consolas" w:eastAsiaTheme="minorHAnsi" w:hAnsi="Consolas"/>
                <w:color w:val="000000"/>
                <w:bdr w:val="none" w:sz="0" w:space="0" w:color="auto" w:frame="1"/>
              </w:rPr>
              <w:t>ArrayList&lt;String&gt; newCities=</w:t>
            </w:r>
            <w:r>
              <w:rPr>
                <w:rStyle w:val="HTMLCode"/>
                <w:rFonts w:ascii="Consolas" w:eastAsiaTheme="minorHAnsi" w:hAnsi="Consolas"/>
                <w:b/>
                <w:bCs/>
                <w:color w:val="006699"/>
                <w:bdr w:val="none" w:sz="0" w:space="0" w:color="auto" w:frame="1"/>
              </w:rPr>
              <w:t>new</w:t>
            </w:r>
            <w:r>
              <w:rPr>
                <w:rFonts w:ascii="Consolas" w:hAnsi="Consolas"/>
              </w:rPr>
              <w:t xml:space="preserve"> </w:t>
            </w:r>
            <w:r>
              <w:rPr>
                <w:rStyle w:val="HTMLCode"/>
                <w:rFonts w:ascii="Consolas" w:eastAsiaTheme="minorHAnsi" w:hAnsi="Consolas"/>
                <w:color w:val="000000"/>
                <w:bdr w:val="none" w:sz="0" w:space="0" w:color="auto" w:frame="1"/>
              </w:rPr>
              <w:t>ArrayList&lt;String&gt;(Arrays.asList(</w:t>
            </w:r>
            <w:r>
              <w:rPr>
                <w:rStyle w:val="HTMLCode"/>
                <w:rFonts w:ascii="Consolas" w:eastAsiaTheme="minorHAnsi" w:hAnsi="Consolas"/>
                <w:color w:val="0000FF"/>
                <w:bdr w:val="none" w:sz="0" w:space="0" w:color="auto" w:frame="1"/>
              </w:rPr>
              <w:t>"Delhi"</w:t>
            </w:r>
            <w:r>
              <w:rPr>
                <w:rStyle w:val="HTMLCode"/>
                <w:rFonts w:ascii="Consolas" w:eastAsiaTheme="minorHAnsi" w:hAnsi="Consolas"/>
                <w:color w:val="000000"/>
                <w:bdr w:val="none" w:sz="0" w:space="0" w:color="auto" w:frame="1"/>
              </w:rPr>
              <w:t>,</w:t>
            </w:r>
            <w:r>
              <w:rPr>
                <w:rStyle w:val="HTMLCode"/>
                <w:rFonts w:ascii="Consolas" w:eastAsiaTheme="minorHAnsi" w:hAnsi="Consolas"/>
                <w:color w:val="0000FF"/>
                <w:bdr w:val="none" w:sz="0" w:space="0" w:color="auto" w:frame="1"/>
              </w:rPr>
              <w:t>"Hyderabad"</w:t>
            </w:r>
            <w:r>
              <w:rPr>
                <w:rStyle w:val="HTMLCode"/>
                <w:rFonts w:ascii="Consolas" w:eastAsiaTheme="minorHAnsi" w:hAnsi="Consolas"/>
                <w:color w:val="000000"/>
                <w:bdr w:val="none" w:sz="0" w:space="0" w:color="auto" w:frame="1"/>
              </w:rPr>
              <w:t xml:space="preserve">));  </w:t>
            </w:r>
          </w:p>
          <w:p w14:paraId="1F8C1CB7" w14:textId="77777777" w:rsidR="00597CCA" w:rsidRDefault="00597CCA">
            <w:pPr>
              <w:shd w:val="clear" w:color="auto" w:fill="FFFFFF"/>
              <w:spacing w:line="264" w:lineRule="atLeast"/>
              <w:textAlignment w:val="baseline"/>
              <w:rPr>
                <w:rFonts w:ascii="Consolas" w:hAnsi="Consolas"/>
              </w:rPr>
            </w:pPr>
            <w:r>
              <w:rPr>
                <w:rStyle w:val="HTMLCode"/>
                <w:rFonts w:ascii="Consolas" w:eastAsiaTheme="minorHAnsi" w:hAnsi="Consolas"/>
                <w:bdr w:val="none" w:sz="0" w:space="0" w:color="auto" w:frame="1"/>
              </w:rPr>
              <w:t>      </w:t>
            </w:r>
            <w:r>
              <w:rPr>
                <w:rStyle w:val="HTMLCode"/>
                <w:rFonts w:ascii="Consolas" w:eastAsiaTheme="minorHAnsi" w:hAnsi="Consolas"/>
                <w:color w:val="008200"/>
                <w:bdr w:val="none" w:sz="0" w:space="0" w:color="auto" w:frame="1"/>
              </w:rPr>
              <w:t>//call removeAll to remove elements contained in newCities list.</w:t>
            </w:r>
          </w:p>
          <w:p w14:paraId="5D36625C" w14:textId="77777777" w:rsidR="00597CCA" w:rsidRDefault="00597CCA">
            <w:pPr>
              <w:shd w:val="clear" w:color="auto" w:fill="FFFFFF"/>
              <w:spacing w:line="264" w:lineRule="atLeast"/>
              <w:textAlignment w:val="baseline"/>
              <w:rPr>
                <w:rFonts w:ascii="Consolas" w:hAnsi="Consolas"/>
              </w:rPr>
            </w:pPr>
            <w:r>
              <w:rPr>
                <w:rStyle w:val="HTMLCode"/>
                <w:rFonts w:ascii="Consolas" w:eastAsiaTheme="minorHAnsi" w:hAnsi="Consolas"/>
                <w:bdr w:val="none" w:sz="0" w:space="0" w:color="auto" w:frame="1"/>
              </w:rPr>
              <w:t>      </w:t>
            </w:r>
            <w:r>
              <w:rPr>
                <w:rStyle w:val="HTMLCode"/>
                <w:rFonts w:ascii="Consolas" w:eastAsiaTheme="minorHAnsi" w:hAnsi="Consolas"/>
                <w:color w:val="000000"/>
                <w:bdr w:val="none" w:sz="0" w:space="0" w:color="auto" w:frame="1"/>
              </w:rPr>
              <w:t>city_List.removeAll(newCities);</w:t>
            </w:r>
          </w:p>
          <w:p w14:paraId="0A684103" w14:textId="77777777" w:rsidR="00597CCA" w:rsidRDefault="00597CCA">
            <w:pPr>
              <w:shd w:val="clear" w:color="auto" w:fill="FFFFFF"/>
              <w:spacing w:line="264" w:lineRule="atLeast"/>
              <w:textAlignment w:val="baseline"/>
              <w:rPr>
                <w:rFonts w:ascii="Consolas" w:hAnsi="Consolas"/>
              </w:rPr>
            </w:pPr>
            <w:r>
              <w:rPr>
                <w:rStyle w:val="HTMLCode"/>
                <w:rFonts w:ascii="Consolas" w:eastAsiaTheme="minorHAnsi" w:hAnsi="Consolas"/>
                <w:bdr w:val="none" w:sz="0" w:space="0" w:color="auto" w:frame="1"/>
              </w:rPr>
              <w:t>      </w:t>
            </w:r>
            <w:r>
              <w:rPr>
                <w:rStyle w:val="HTMLCode"/>
                <w:rFonts w:ascii="Consolas" w:eastAsiaTheme="minorHAnsi" w:hAnsi="Consolas"/>
                <w:color w:val="008200"/>
                <w:bdr w:val="none" w:sz="0" w:space="0" w:color="auto" w:frame="1"/>
              </w:rPr>
              <w:t>//print the list</w:t>
            </w:r>
          </w:p>
          <w:p w14:paraId="5C92BE8B" w14:textId="77777777" w:rsidR="00597CCA" w:rsidRDefault="00597CCA">
            <w:pPr>
              <w:shd w:val="clear" w:color="auto" w:fill="FFFFFF"/>
              <w:spacing w:line="264" w:lineRule="atLeast"/>
              <w:textAlignment w:val="baseline"/>
              <w:rPr>
                <w:rFonts w:ascii="Consolas" w:hAnsi="Consolas"/>
              </w:rPr>
            </w:pPr>
            <w:r>
              <w:rPr>
                <w:rStyle w:val="HTMLCode"/>
                <w:rFonts w:ascii="Consolas" w:eastAsiaTheme="minorHAnsi" w:hAnsi="Consolas"/>
                <w:bdr w:val="none" w:sz="0" w:space="0" w:color="auto" w:frame="1"/>
              </w:rPr>
              <w:t>      </w:t>
            </w:r>
            <w:r>
              <w:rPr>
                <w:rStyle w:val="HTMLCode"/>
                <w:rFonts w:ascii="Consolas" w:eastAsiaTheme="minorHAnsi" w:hAnsi="Consolas"/>
                <w:color w:val="000000"/>
                <w:bdr w:val="none" w:sz="0" w:space="0" w:color="auto" w:frame="1"/>
              </w:rPr>
              <w:t>System.out.println(</w:t>
            </w:r>
            <w:r>
              <w:rPr>
                <w:rStyle w:val="HTMLCode"/>
                <w:rFonts w:ascii="Consolas" w:eastAsiaTheme="minorHAnsi" w:hAnsi="Consolas"/>
                <w:color w:val="0000FF"/>
                <w:bdr w:val="none" w:sz="0" w:space="0" w:color="auto" w:frame="1"/>
              </w:rPr>
              <w:t>"\nArrayList after call to removeAll:"</w:t>
            </w:r>
            <w:r>
              <w:rPr>
                <w:rFonts w:ascii="Consolas" w:hAnsi="Consolas"/>
              </w:rPr>
              <w:t xml:space="preserve"> </w:t>
            </w:r>
            <w:r>
              <w:rPr>
                <w:rStyle w:val="HTMLCode"/>
                <w:rFonts w:ascii="Consolas" w:eastAsiaTheme="minorHAnsi" w:hAnsi="Consolas"/>
                <w:color w:val="000000"/>
                <w:bdr w:val="none" w:sz="0" w:space="0" w:color="auto" w:frame="1"/>
              </w:rPr>
              <w:t>+ city_List);</w:t>
            </w:r>
          </w:p>
          <w:p w14:paraId="04A4CC04" w14:textId="77777777" w:rsidR="00597CCA" w:rsidRDefault="00597CCA">
            <w:pPr>
              <w:shd w:val="clear" w:color="auto" w:fill="FFFFFF"/>
              <w:spacing w:line="264" w:lineRule="atLeast"/>
              <w:textAlignment w:val="baseline"/>
              <w:rPr>
                <w:rFonts w:ascii="Consolas" w:hAnsi="Consolas"/>
              </w:rPr>
            </w:pPr>
            <w:r>
              <w:rPr>
                <w:rStyle w:val="HTMLCode"/>
                <w:rFonts w:ascii="Consolas" w:eastAsiaTheme="minorHAnsi" w:hAnsi="Consolas"/>
                <w:bdr w:val="none" w:sz="0" w:space="0" w:color="auto" w:frame="1"/>
              </w:rPr>
              <w:t>   </w:t>
            </w:r>
            <w:r>
              <w:rPr>
                <w:rStyle w:val="HTMLCode"/>
                <w:rFonts w:ascii="Consolas" w:eastAsiaTheme="minorHAnsi" w:hAnsi="Consolas"/>
                <w:color w:val="000000"/>
                <w:bdr w:val="none" w:sz="0" w:space="0" w:color="auto" w:frame="1"/>
              </w:rPr>
              <w:t xml:space="preserve">}  </w:t>
            </w:r>
          </w:p>
          <w:p w14:paraId="4133700C" w14:textId="77777777" w:rsidR="00597CCA" w:rsidRDefault="00597CCA">
            <w:pPr>
              <w:shd w:val="clear" w:color="auto" w:fill="FFFFFF"/>
              <w:spacing w:line="264" w:lineRule="atLeast"/>
              <w:textAlignment w:val="baseline"/>
              <w:rPr>
                <w:rFonts w:ascii="Consolas" w:hAnsi="Consolas"/>
              </w:rPr>
            </w:pPr>
            <w:r>
              <w:rPr>
                <w:rStyle w:val="HTMLCode"/>
                <w:rFonts w:ascii="Consolas" w:eastAsiaTheme="minorHAnsi" w:hAnsi="Consolas"/>
                <w:color w:val="000000"/>
                <w:bdr w:val="none" w:sz="0" w:space="0" w:color="auto" w:frame="1"/>
              </w:rPr>
              <w:t>}</w:t>
            </w:r>
          </w:p>
        </w:tc>
      </w:tr>
    </w:tbl>
    <w:p w14:paraId="575CF15A" w14:textId="77777777" w:rsidR="00597CCA" w:rsidRDefault="00597CCA" w:rsidP="00597CCA">
      <w:pPr>
        <w:pStyle w:val="NormalWeb"/>
        <w:shd w:val="clear" w:color="auto" w:fill="FFFFFF"/>
        <w:spacing w:before="0" w:beforeAutospacing="0" w:after="0" w:afterAutospacing="0"/>
        <w:rPr>
          <w:rFonts w:ascii="Work Sans" w:hAnsi="Work Sans"/>
          <w:color w:val="3A3A3A"/>
        </w:rPr>
      </w:pPr>
      <w:r>
        <w:rPr>
          <w:rStyle w:val="Strong"/>
          <w:rFonts w:ascii="Work Sans" w:hAnsi="Work Sans"/>
          <w:color w:val="3A3A3A"/>
          <w:bdr w:val="none" w:sz="0" w:space="0" w:color="auto" w:frame="1"/>
        </w:rPr>
        <w:lastRenderedPageBreak/>
        <w:t>Output:</w:t>
      </w:r>
    </w:p>
    <w:p w14:paraId="23A3FB83" w14:textId="77777777" w:rsidR="00597CCA" w:rsidRDefault="00597CCA" w:rsidP="00597CCA">
      <w:pPr>
        <w:pStyle w:val="NormalWeb"/>
        <w:shd w:val="clear" w:color="auto" w:fill="FFFFFF"/>
        <w:spacing w:before="0" w:beforeAutospacing="0" w:after="336" w:afterAutospacing="0"/>
        <w:rPr>
          <w:rFonts w:ascii="Work Sans" w:hAnsi="Work Sans"/>
          <w:color w:val="3A3A3A"/>
        </w:rPr>
      </w:pPr>
      <w:r>
        <w:rPr>
          <w:rFonts w:ascii="Work Sans" w:hAnsi="Work Sans"/>
          <w:color w:val="3A3A3A"/>
        </w:rPr>
        <w:t>Initial ArrayList:[Delhi, Mumbai, Chennai, Kolkata, Pune, Hyderabad</w:t>
      </w:r>
      <w:r>
        <w:rPr>
          <w:rFonts w:ascii="Work Sans" w:hAnsi="Work Sans"/>
          <w:color w:val="3A3A3A"/>
        </w:rPr>
        <w:br/>
        <w:t>ArrayList after removing element at index 2:[Delhi, Mumbai, Kolkata, Pune, Hyderabad]</w:t>
      </w:r>
      <w:r>
        <w:rPr>
          <w:rFonts w:ascii="Work Sans" w:hAnsi="Work Sans"/>
          <w:color w:val="3A3A3A"/>
        </w:rPr>
        <w:br/>
        <w:t>ArrayList after removing element -&gt; Kolkata:[Delhi, Mumbai, Pune, Hyderabad]</w:t>
      </w:r>
      <w:r>
        <w:rPr>
          <w:rFonts w:ascii="Work Sans" w:hAnsi="Work Sans"/>
          <w:color w:val="3A3A3A"/>
        </w:rPr>
        <w:br/>
        <w:t>ArrayList after call to removeAll:[Mumbai, Pune]</w:t>
      </w:r>
    </w:p>
    <w:p w14:paraId="64F4A70E" w14:textId="77777777" w:rsidR="00597CCA" w:rsidRDefault="00597CCA" w:rsidP="00597CCA">
      <w:pPr>
        <w:pStyle w:val="NormalWeb"/>
        <w:shd w:val="clear" w:color="auto" w:fill="FFFFFF"/>
        <w:spacing w:before="0" w:beforeAutospacing="0" w:after="0" w:afterAutospacing="0"/>
        <w:rPr>
          <w:rFonts w:ascii="Work Sans" w:hAnsi="Work Sans"/>
          <w:color w:val="3A3A3A"/>
        </w:rPr>
      </w:pPr>
      <w:r>
        <w:rPr>
          <w:rFonts w:ascii="Work Sans" w:hAnsi="Work Sans"/>
          <w:noProof/>
          <w:color w:val="ED0000"/>
          <w:bdr w:val="none" w:sz="0" w:space="0" w:color="auto" w:frame="1"/>
        </w:rPr>
        <w:drawing>
          <wp:inline distT="0" distB="0" distL="0" distR="0" wp14:anchorId="31AD70C3" wp14:editId="65CBC17A">
            <wp:extent cx="5731510" cy="1311910"/>
            <wp:effectExtent l="0" t="0" r="2540" b="2540"/>
            <wp:docPr id="1342737124" name="Picture 29" descr="Output- ArrayList removeAll range">
              <a:hlinkClick xmlns:a="http://schemas.openxmlformats.org/drawingml/2006/main" r:id="rId2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descr="Output- ArrayList removeAll range">
                      <a:hlinkClick r:id="rId217"/>
                    </pic:cNvPr>
                    <pic:cNvPicPr>
                      <a:picLocks noChangeAspect="1" noChangeArrowheads="1"/>
                    </pic:cNvPicPr>
                  </pic:nvPicPr>
                  <pic:blipFill>
                    <a:blip r:embed="rId218">
                      <a:extLst>
                        <a:ext uri="{28A0092B-C50C-407E-A947-70E740481C1C}">
                          <a14:useLocalDpi xmlns:a14="http://schemas.microsoft.com/office/drawing/2010/main" val="0"/>
                        </a:ext>
                      </a:extLst>
                    </a:blip>
                    <a:srcRect/>
                    <a:stretch>
                      <a:fillRect/>
                    </a:stretch>
                  </pic:blipFill>
                  <pic:spPr bwMode="auto">
                    <a:xfrm>
                      <a:off x="0" y="0"/>
                      <a:ext cx="5731510" cy="1311910"/>
                    </a:xfrm>
                    <a:prstGeom prst="rect">
                      <a:avLst/>
                    </a:prstGeom>
                    <a:noFill/>
                    <a:ln>
                      <a:noFill/>
                    </a:ln>
                  </pic:spPr>
                </pic:pic>
              </a:graphicData>
            </a:graphic>
          </wp:inline>
        </w:drawing>
      </w:r>
    </w:p>
    <w:p w14:paraId="18B9B575" w14:textId="77777777" w:rsidR="00597CCA" w:rsidRDefault="00597CCA" w:rsidP="00597CCA">
      <w:pPr>
        <w:pStyle w:val="Heading3"/>
        <w:shd w:val="clear" w:color="auto" w:fill="FFFFFF"/>
        <w:spacing w:before="0" w:line="312" w:lineRule="atLeast"/>
        <w:rPr>
          <w:rFonts w:ascii="Work Sans" w:hAnsi="Work Sans"/>
          <w:color w:val="3A3A3A"/>
          <w:sz w:val="36"/>
          <w:szCs w:val="36"/>
        </w:rPr>
      </w:pPr>
      <w:r>
        <w:rPr>
          <w:rFonts w:ascii="Work Sans" w:hAnsi="Work Sans"/>
          <w:color w:val="3A3A3A"/>
          <w:sz w:val="36"/>
          <w:szCs w:val="36"/>
          <w:bdr w:val="none" w:sz="0" w:space="0" w:color="auto" w:frame="1"/>
        </w:rPr>
        <w:lastRenderedPageBreak/>
        <w:t>ArrayList size (Length)</w:t>
      </w:r>
    </w:p>
    <w:p w14:paraId="2772F62A" w14:textId="77777777" w:rsidR="00597CCA" w:rsidRDefault="00597CCA" w:rsidP="00597CCA">
      <w:pPr>
        <w:pStyle w:val="NormalWeb"/>
        <w:shd w:val="clear" w:color="auto" w:fill="FFFFFF"/>
        <w:spacing w:before="0" w:beforeAutospacing="0" w:after="0" w:afterAutospacing="0"/>
        <w:rPr>
          <w:rFonts w:ascii="Work Sans" w:hAnsi="Work Sans"/>
          <w:color w:val="3A3A3A"/>
        </w:rPr>
      </w:pPr>
      <w:r>
        <w:rPr>
          <w:rStyle w:val="Strong"/>
          <w:rFonts w:ascii="Work Sans" w:hAnsi="Work Sans"/>
          <w:color w:val="3A3A3A"/>
          <w:bdr w:val="none" w:sz="0" w:space="0" w:color="auto" w:frame="1"/>
        </w:rPr>
        <w:t>Prototype:</w:t>
      </w:r>
      <w:r>
        <w:rPr>
          <w:rFonts w:ascii="Work Sans" w:hAnsi="Work Sans"/>
          <w:color w:val="3A3A3A"/>
        </w:rPr>
        <w:t> int size ()</w:t>
      </w:r>
      <w:r>
        <w:rPr>
          <w:rFonts w:ascii="Work Sans" w:hAnsi="Work Sans"/>
          <w:color w:val="3A3A3A"/>
        </w:rPr>
        <w:br/>
      </w:r>
      <w:r>
        <w:rPr>
          <w:rStyle w:val="Strong"/>
          <w:rFonts w:ascii="Work Sans" w:hAnsi="Work Sans"/>
          <w:color w:val="3A3A3A"/>
          <w:bdr w:val="none" w:sz="0" w:space="0" w:color="auto" w:frame="1"/>
        </w:rPr>
        <w:t>Parameters:</w:t>
      </w:r>
      <w:r>
        <w:rPr>
          <w:rFonts w:ascii="Work Sans" w:hAnsi="Work Sans"/>
          <w:color w:val="3A3A3A"/>
        </w:rPr>
        <w:t> NIL</w:t>
      </w:r>
      <w:r>
        <w:rPr>
          <w:rFonts w:ascii="Work Sans" w:hAnsi="Work Sans"/>
          <w:color w:val="3A3A3A"/>
        </w:rPr>
        <w:br/>
      </w:r>
      <w:r>
        <w:rPr>
          <w:rStyle w:val="Strong"/>
          <w:rFonts w:ascii="Work Sans" w:hAnsi="Work Sans"/>
          <w:color w:val="3A3A3A"/>
          <w:bdr w:val="none" w:sz="0" w:space="0" w:color="auto" w:frame="1"/>
        </w:rPr>
        <w:t>Return Value:</w:t>
      </w:r>
      <w:r>
        <w:rPr>
          <w:rFonts w:ascii="Work Sans" w:hAnsi="Work Sans"/>
          <w:color w:val="3A3A3A"/>
        </w:rPr>
        <w:t> int=&gt; Number of elements in the ArrayList.</w:t>
      </w:r>
      <w:r>
        <w:rPr>
          <w:rFonts w:ascii="Work Sans" w:hAnsi="Work Sans"/>
          <w:color w:val="3A3A3A"/>
        </w:rPr>
        <w:br/>
      </w:r>
      <w:r>
        <w:rPr>
          <w:rStyle w:val="Strong"/>
          <w:rFonts w:ascii="Work Sans" w:hAnsi="Work Sans"/>
          <w:color w:val="3A3A3A"/>
          <w:bdr w:val="none" w:sz="0" w:space="0" w:color="auto" w:frame="1"/>
        </w:rPr>
        <w:t>Description:</w:t>
      </w:r>
      <w:r>
        <w:rPr>
          <w:rFonts w:ascii="Work Sans" w:hAnsi="Work Sans"/>
          <w:color w:val="3A3A3A"/>
        </w:rPr>
        <w:t> Returns the total number of elements or the length of the ArrayList.</w:t>
      </w:r>
    </w:p>
    <w:p w14:paraId="005A66A1" w14:textId="77777777" w:rsidR="00597CCA" w:rsidRDefault="00597CCA" w:rsidP="00597CCA">
      <w:pPr>
        <w:pStyle w:val="NormalWeb"/>
        <w:shd w:val="clear" w:color="auto" w:fill="FFFFFF"/>
        <w:spacing w:before="0" w:beforeAutospacing="0" w:after="0" w:afterAutospacing="0"/>
        <w:rPr>
          <w:rFonts w:ascii="Work Sans" w:hAnsi="Work Sans"/>
          <w:color w:val="3A3A3A"/>
        </w:rPr>
      </w:pPr>
      <w:r>
        <w:rPr>
          <w:rStyle w:val="Strong"/>
          <w:rFonts w:ascii="Work Sans" w:hAnsi="Work Sans"/>
          <w:color w:val="3A3A3A"/>
          <w:bdr w:val="none" w:sz="0" w:space="0" w:color="auto" w:frame="1"/>
        </w:rPr>
        <w:t>EnsureCapacity</w:t>
      </w:r>
    </w:p>
    <w:p w14:paraId="271FD8E6" w14:textId="77777777" w:rsidR="00597CCA" w:rsidRDefault="00597CCA" w:rsidP="00597CCA">
      <w:pPr>
        <w:pStyle w:val="NormalWeb"/>
        <w:shd w:val="clear" w:color="auto" w:fill="FFFFFF"/>
        <w:spacing w:before="0" w:beforeAutospacing="0" w:after="0" w:afterAutospacing="0"/>
        <w:rPr>
          <w:rFonts w:ascii="Work Sans" w:hAnsi="Work Sans"/>
          <w:color w:val="3A3A3A"/>
        </w:rPr>
      </w:pPr>
      <w:r>
        <w:rPr>
          <w:rStyle w:val="Strong"/>
          <w:rFonts w:ascii="Work Sans" w:hAnsi="Work Sans"/>
          <w:color w:val="3A3A3A"/>
          <w:bdr w:val="none" w:sz="0" w:space="0" w:color="auto" w:frame="1"/>
        </w:rPr>
        <w:t>Prototype:</w:t>
      </w:r>
      <w:r>
        <w:rPr>
          <w:rFonts w:ascii="Work Sans" w:hAnsi="Work Sans"/>
          <w:color w:val="3A3A3A"/>
        </w:rPr>
        <w:t> void ensureCapacity (int minCapacity)</w:t>
      </w:r>
      <w:r>
        <w:rPr>
          <w:rFonts w:ascii="Work Sans" w:hAnsi="Work Sans"/>
          <w:color w:val="3A3A3A"/>
        </w:rPr>
        <w:br/>
      </w:r>
      <w:r>
        <w:rPr>
          <w:rStyle w:val="Strong"/>
          <w:rFonts w:ascii="Work Sans" w:hAnsi="Work Sans"/>
          <w:color w:val="3A3A3A"/>
          <w:bdr w:val="none" w:sz="0" w:space="0" w:color="auto" w:frame="1"/>
        </w:rPr>
        <w:t>Parameters:</w:t>
      </w:r>
      <w:r>
        <w:rPr>
          <w:rFonts w:ascii="Work Sans" w:hAnsi="Work Sans"/>
          <w:color w:val="3A3A3A"/>
        </w:rPr>
        <w:t> minCapacity=&gt; The minimum capacity desired for the ArrayList.</w:t>
      </w:r>
      <w:r>
        <w:rPr>
          <w:rFonts w:ascii="Work Sans" w:hAnsi="Work Sans"/>
          <w:color w:val="3A3A3A"/>
        </w:rPr>
        <w:br/>
      </w:r>
      <w:r>
        <w:rPr>
          <w:rStyle w:val="Strong"/>
          <w:rFonts w:ascii="Work Sans" w:hAnsi="Work Sans"/>
          <w:color w:val="3A3A3A"/>
          <w:bdr w:val="none" w:sz="0" w:space="0" w:color="auto" w:frame="1"/>
        </w:rPr>
        <w:t>Return Value:</w:t>
      </w:r>
      <w:r>
        <w:rPr>
          <w:rFonts w:ascii="Work Sans" w:hAnsi="Work Sans"/>
          <w:color w:val="3A3A3A"/>
        </w:rPr>
        <w:t> void</w:t>
      </w:r>
      <w:r>
        <w:rPr>
          <w:rFonts w:ascii="Work Sans" w:hAnsi="Work Sans"/>
          <w:color w:val="3A3A3A"/>
        </w:rPr>
        <w:br/>
      </w:r>
      <w:r>
        <w:rPr>
          <w:rStyle w:val="Strong"/>
          <w:rFonts w:ascii="Work Sans" w:hAnsi="Work Sans"/>
          <w:color w:val="3A3A3A"/>
          <w:bdr w:val="none" w:sz="0" w:space="0" w:color="auto" w:frame="1"/>
        </w:rPr>
        <w:t>Description:</w:t>
      </w:r>
      <w:r>
        <w:rPr>
          <w:rFonts w:ascii="Work Sans" w:hAnsi="Work Sans"/>
          <w:color w:val="3A3A3A"/>
        </w:rPr>
        <w:t> Increases the capacity of the ArrayList to ensure that it has the minCapacity.</w:t>
      </w:r>
    </w:p>
    <w:p w14:paraId="0BD0C20E" w14:textId="77777777" w:rsidR="00597CCA" w:rsidRDefault="00597CCA" w:rsidP="00597CCA">
      <w:pPr>
        <w:pStyle w:val="NormalWeb"/>
        <w:shd w:val="clear" w:color="auto" w:fill="FFFFFF"/>
        <w:spacing w:before="0" w:beforeAutospacing="0" w:after="0" w:afterAutospacing="0"/>
        <w:rPr>
          <w:rFonts w:ascii="Work Sans" w:hAnsi="Work Sans"/>
          <w:color w:val="3A3A3A"/>
        </w:rPr>
      </w:pPr>
      <w:r>
        <w:rPr>
          <w:rStyle w:val="Strong"/>
          <w:rFonts w:ascii="Work Sans" w:hAnsi="Work Sans"/>
          <w:color w:val="3A3A3A"/>
          <w:bdr w:val="none" w:sz="0" w:space="0" w:color="auto" w:frame="1"/>
        </w:rPr>
        <w:t>trimToSize</w:t>
      </w:r>
    </w:p>
    <w:p w14:paraId="62B1546C" w14:textId="77777777" w:rsidR="00597CCA" w:rsidRDefault="00597CCA" w:rsidP="00597CCA">
      <w:pPr>
        <w:pStyle w:val="NormalWeb"/>
        <w:shd w:val="clear" w:color="auto" w:fill="FFFFFF"/>
        <w:spacing w:before="0" w:beforeAutospacing="0" w:after="0" w:afterAutospacing="0"/>
        <w:rPr>
          <w:rFonts w:ascii="Work Sans" w:hAnsi="Work Sans"/>
          <w:color w:val="3A3A3A"/>
        </w:rPr>
      </w:pPr>
      <w:r>
        <w:rPr>
          <w:rStyle w:val="Strong"/>
          <w:rFonts w:ascii="Work Sans" w:hAnsi="Work Sans"/>
          <w:color w:val="3A3A3A"/>
          <w:bdr w:val="none" w:sz="0" w:space="0" w:color="auto" w:frame="1"/>
        </w:rPr>
        <w:t>Prototype:</w:t>
      </w:r>
      <w:r>
        <w:rPr>
          <w:rFonts w:ascii="Work Sans" w:hAnsi="Work Sans"/>
          <w:color w:val="3A3A3A"/>
        </w:rPr>
        <w:t> void trimToSize()</w:t>
      </w:r>
      <w:r>
        <w:rPr>
          <w:rFonts w:ascii="Work Sans" w:hAnsi="Work Sans"/>
          <w:color w:val="3A3A3A"/>
        </w:rPr>
        <w:br/>
      </w:r>
      <w:r>
        <w:rPr>
          <w:rStyle w:val="Strong"/>
          <w:rFonts w:ascii="Work Sans" w:hAnsi="Work Sans"/>
          <w:color w:val="3A3A3A"/>
          <w:bdr w:val="none" w:sz="0" w:space="0" w:color="auto" w:frame="1"/>
        </w:rPr>
        <w:t>Parameters:</w:t>
      </w:r>
      <w:r>
        <w:rPr>
          <w:rFonts w:ascii="Work Sans" w:hAnsi="Work Sans"/>
          <w:color w:val="3A3A3A"/>
        </w:rPr>
        <w:t> NIL</w:t>
      </w:r>
      <w:r>
        <w:rPr>
          <w:rFonts w:ascii="Work Sans" w:hAnsi="Work Sans"/>
          <w:color w:val="3A3A3A"/>
        </w:rPr>
        <w:br/>
      </w:r>
      <w:r>
        <w:rPr>
          <w:rStyle w:val="Strong"/>
          <w:rFonts w:ascii="Work Sans" w:hAnsi="Work Sans"/>
          <w:color w:val="3A3A3A"/>
          <w:bdr w:val="none" w:sz="0" w:space="0" w:color="auto" w:frame="1"/>
        </w:rPr>
        <w:t>Return Value:</w:t>
      </w:r>
      <w:r>
        <w:rPr>
          <w:rFonts w:ascii="Work Sans" w:hAnsi="Work Sans"/>
          <w:color w:val="3A3A3A"/>
        </w:rPr>
        <w:t> void</w:t>
      </w:r>
      <w:r>
        <w:rPr>
          <w:rFonts w:ascii="Work Sans" w:hAnsi="Work Sans"/>
          <w:color w:val="3A3A3A"/>
        </w:rPr>
        <w:br/>
      </w:r>
      <w:r>
        <w:rPr>
          <w:rStyle w:val="Strong"/>
          <w:rFonts w:ascii="Work Sans" w:hAnsi="Work Sans"/>
          <w:color w:val="3A3A3A"/>
          <w:bdr w:val="none" w:sz="0" w:space="0" w:color="auto" w:frame="1"/>
        </w:rPr>
        <w:t>Description:</w:t>
      </w:r>
      <w:r>
        <w:rPr>
          <w:rFonts w:ascii="Work Sans" w:hAnsi="Work Sans"/>
          <w:color w:val="3A3A3A"/>
        </w:rPr>
        <w:t> Trims the ArrayList capacity to the size or number of elements present in the list.</w:t>
      </w:r>
    </w:p>
    <w:p w14:paraId="48009C0F" w14:textId="77777777" w:rsidR="00597CCA" w:rsidRDefault="00597CCA" w:rsidP="00597CCA">
      <w:pPr>
        <w:pStyle w:val="NormalWeb"/>
        <w:shd w:val="clear" w:color="auto" w:fill="FFFFFF"/>
        <w:spacing w:before="0" w:beforeAutospacing="0" w:after="0" w:afterAutospacing="0"/>
        <w:rPr>
          <w:rFonts w:ascii="Work Sans" w:hAnsi="Work Sans"/>
          <w:color w:val="3A3A3A"/>
        </w:rPr>
      </w:pPr>
      <w:r>
        <w:rPr>
          <w:rStyle w:val="Strong"/>
          <w:rFonts w:ascii="Work Sans" w:hAnsi="Work Sans"/>
          <w:color w:val="3A3A3A"/>
          <w:u w:val="single"/>
          <w:bdr w:val="none" w:sz="0" w:space="0" w:color="auto" w:frame="1"/>
        </w:rPr>
        <w:t>The below programming example demonstrates the methods size (), ensureCapacity () and trimToSize ().</w:t>
      </w:r>
    </w:p>
    <w:tbl>
      <w:tblPr>
        <w:tblW w:w="14383" w:type="dxa"/>
        <w:tblCellSpacing w:w="0" w:type="dxa"/>
        <w:tblCellMar>
          <w:left w:w="0" w:type="dxa"/>
          <w:right w:w="0" w:type="dxa"/>
        </w:tblCellMar>
        <w:tblLook w:val="04A0" w:firstRow="1" w:lastRow="0" w:firstColumn="1" w:lastColumn="0" w:noHBand="0" w:noVBand="1"/>
      </w:tblPr>
      <w:tblGrid>
        <w:gridCol w:w="14383"/>
      </w:tblGrid>
      <w:tr w:rsidR="00597CCA" w14:paraId="591C3F8A" w14:textId="77777777" w:rsidTr="00597CCA">
        <w:trPr>
          <w:tblCellSpacing w:w="0" w:type="dxa"/>
        </w:trPr>
        <w:tc>
          <w:tcPr>
            <w:tcW w:w="14383" w:type="dxa"/>
            <w:tcBorders>
              <w:top w:val="nil"/>
              <w:left w:val="nil"/>
              <w:bottom w:val="nil"/>
              <w:right w:val="nil"/>
            </w:tcBorders>
            <w:vAlign w:val="bottom"/>
            <w:hideMark/>
          </w:tcPr>
          <w:p w14:paraId="5A6FC9B5" w14:textId="77777777" w:rsidR="00597CCA" w:rsidRDefault="00597CCA">
            <w:pPr>
              <w:shd w:val="clear" w:color="auto" w:fill="FFFFFF"/>
              <w:spacing w:line="264" w:lineRule="atLeast"/>
              <w:textAlignment w:val="baseline"/>
              <w:rPr>
                <w:rFonts w:ascii="Consolas" w:hAnsi="Consolas"/>
              </w:rPr>
            </w:pPr>
            <w:r>
              <w:rPr>
                <w:rStyle w:val="HTMLCode"/>
                <w:rFonts w:ascii="Consolas" w:eastAsiaTheme="minorHAnsi" w:hAnsi="Consolas"/>
                <w:b/>
                <w:bCs/>
                <w:color w:val="006699"/>
                <w:bdr w:val="none" w:sz="0" w:space="0" w:color="auto" w:frame="1"/>
              </w:rPr>
              <w:t>import</w:t>
            </w:r>
            <w:r>
              <w:rPr>
                <w:rFonts w:ascii="Consolas" w:hAnsi="Consolas"/>
              </w:rPr>
              <w:t xml:space="preserve"> </w:t>
            </w:r>
            <w:r>
              <w:rPr>
                <w:rStyle w:val="HTMLCode"/>
                <w:rFonts w:ascii="Consolas" w:eastAsiaTheme="minorHAnsi" w:hAnsi="Consolas"/>
                <w:color w:val="000000"/>
                <w:bdr w:val="none" w:sz="0" w:space="0" w:color="auto" w:frame="1"/>
              </w:rPr>
              <w:t>java.util.ArrayList;</w:t>
            </w:r>
          </w:p>
          <w:p w14:paraId="0D9A11EE" w14:textId="77777777" w:rsidR="00597CCA" w:rsidRDefault="00597CCA">
            <w:pPr>
              <w:shd w:val="clear" w:color="auto" w:fill="FFFFFF"/>
              <w:spacing w:line="264" w:lineRule="atLeast"/>
              <w:textAlignment w:val="baseline"/>
              <w:rPr>
                <w:rFonts w:ascii="Consolas" w:hAnsi="Consolas"/>
              </w:rPr>
            </w:pPr>
            <w:r>
              <w:rPr>
                <w:rStyle w:val="HTMLCode"/>
                <w:rFonts w:ascii="Consolas" w:eastAsiaTheme="minorHAnsi" w:hAnsi="Consolas"/>
                <w:b/>
                <w:bCs/>
                <w:color w:val="006699"/>
                <w:bdr w:val="none" w:sz="0" w:space="0" w:color="auto" w:frame="1"/>
              </w:rPr>
              <w:t>public</w:t>
            </w:r>
            <w:r>
              <w:rPr>
                <w:rFonts w:ascii="Consolas" w:hAnsi="Consolas"/>
              </w:rPr>
              <w:t xml:space="preserve"> </w:t>
            </w:r>
            <w:r>
              <w:rPr>
                <w:rStyle w:val="HTMLCode"/>
                <w:rFonts w:ascii="Consolas" w:eastAsiaTheme="minorHAnsi" w:hAnsi="Consolas"/>
                <w:b/>
                <w:bCs/>
                <w:color w:val="006699"/>
                <w:bdr w:val="none" w:sz="0" w:space="0" w:color="auto" w:frame="1"/>
              </w:rPr>
              <w:t>class</w:t>
            </w:r>
            <w:r>
              <w:rPr>
                <w:rFonts w:ascii="Consolas" w:hAnsi="Consolas"/>
              </w:rPr>
              <w:t xml:space="preserve"> </w:t>
            </w:r>
            <w:r>
              <w:rPr>
                <w:rStyle w:val="HTMLCode"/>
                <w:rFonts w:ascii="Consolas" w:eastAsiaTheme="minorHAnsi" w:hAnsi="Consolas"/>
                <w:color w:val="000000"/>
                <w:bdr w:val="none" w:sz="0" w:space="0" w:color="auto" w:frame="1"/>
              </w:rPr>
              <w:t>Main</w:t>
            </w:r>
          </w:p>
          <w:p w14:paraId="6AAE7D86" w14:textId="77777777" w:rsidR="00597CCA" w:rsidRDefault="00597CCA">
            <w:pPr>
              <w:shd w:val="clear" w:color="auto" w:fill="FFFFFF"/>
              <w:spacing w:line="264" w:lineRule="atLeast"/>
              <w:textAlignment w:val="baseline"/>
              <w:rPr>
                <w:rFonts w:ascii="Consolas" w:hAnsi="Consolas"/>
              </w:rPr>
            </w:pPr>
            <w:r>
              <w:rPr>
                <w:rStyle w:val="HTMLCode"/>
                <w:rFonts w:ascii="Consolas" w:eastAsiaTheme="minorHAnsi" w:hAnsi="Consolas"/>
                <w:color w:val="000000"/>
                <w:bdr w:val="none" w:sz="0" w:space="0" w:color="auto" w:frame="1"/>
              </w:rPr>
              <w:t>{</w:t>
            </w:r>
          </w:p>
          <w:p w14:paraId="43126202" w14:textId="77777777" w:rsidR="00597CCA" w:rsidRDefault="00597CCA">
            <w:pPr>
              <w:shd w:val="clear" w:color="auto" w:fill="FFFFFF"/>
              <w:spacing w:line="264" w:lineRule="atLeast"/>
              <w:textAlignment w:val="baseline"/>
              <w:rPr>
                <w:rFonts w:ascii="Consolas" w:hAnsi="Consolas"/>
              </w:rPr>
            </w:pPr>
            <w:r>
              <w:rPr>
                <w:rStyle w:val="HTMLCode"/>
                <w:rFonts w:ascii="Consolas" w:eastAsiaTheme="minorHAnsi" w:hAnsi="Consolas"/>
                <w:bdr w:val="none" w:sz="0" w:space="0" w:color="auto" w:frame="1"/>
              </w:rPr>
              <w:t>    </w:t>
            </w:r>
            <w:r>
              <w:rPr>
                <w:rStyle w:val="HTMLCode"/>
                <w:rFonts w:ascii="Consolas" w:eastAsiaTheme="minorHAnsi" w:hAnsi="Consolas"/>
                <w:b/>
                <w:bCs/>
                <w:color w:val="006699"/>
                <w:bdr w:val="none" w:sz="0" w:space="0" w:color="auto" w:frame="1"/>
              </w:rPr>
              <w:t>public</w:t>
            </w:r>
            <w:r>
              <w:rPr>
                <w:rFonts w:ascii="Consolas" w:hAnsi="Consolas"/>
              </w:rPr>
              <w:t xml:space="preserve"> </w:t>
            </w:r>
            <w:r>
              <w:rPr>
                <w:rStyle w:val="HTMLCode"/>
                <w:rFonts w:ascii="Consolas" w:eastAsiaTheme="minorHAnsi" w:hAnsi="Consolas"/>
                <w:b/>
                <w:bCs/>
                <w:color w:val="006699"/>
                <w:bdr w:val="none" w:sz="0" w:space="0" w:color="auto" w:frame="1"/>
              </w:rPr>
              <w:t>static</w:t>
            </w:r>
            <w:r>
              <w:rPr>
                <w:rFonts w:ascii="Consolas" w:hAnsi="Consolas"/>
              </w:rPr>
              <w:t xml:space="preserve"> </w:t>
            </w:r>
            <w:r>
              <w:rPr>
                <w:rStyle w:val="HTMLCode"/>
                <w:rFonts w:ascii="Consolas" w:eastAsiaTheme="minorHAnsi" w:hAnsi="Consolas"/>
                <w:b/>
                <w:bCs/>
                <w:color w:val="006699"/>
                <w:bdr w:val="none" w:sz="0" w:space="0" w:color="auto" w:frame="1"/>
              </w:rPr>
              <w:t>void</w:t>
            </w:r>
            <w:r>
              <w:rPr>
                <w:rFonts w:ascii="Consolas" w:hAnsi="Consolas"/>
              </w:rPr>
              <w:t xml:space="preserve"> </w:t>
            </w:r>
            <w:r>
              <w:rPr>
                <w:rStyle w:val="HTMLCode"/>
                <w:rFonts w:ascii="Consolas" w:eastAsiaTheme="minorHAnsi" w:hAnsi="Consolas"/>
                <w:color w:val="000000"/>
                <w:bdr w:val="none" w:sz="0" w:space="0" w:color="auto" w:frame="1"/>
              </w:rPr>
              <w:t>main(String [] args)</w:t>
            </w:r>
          </w:p>
          <w:p w14:paraId="3346C8E2" w14:textId="77777777" w:rsidR="00597CCA" w:rsidRDefault="00597CCA">
            <w:pPr>
              <w:shd w:val="clear" w:color="auto" w:fill="FFFFFF"/>
              <w:spacing w:line="264" w:lineRule="atLeast"/>
              <w:textAlignment w:val="baseline"/>
              <w:rPr>
                <w:rFonts w:ascii="Consolas" w:hAnsi="Consolas"/>
              </w:rPr>
            </w:pPr>
            <w:r>
              <w:rPr>
                <w:rStyle w:val="HTMLCode"/>
                <w:rFonts w:ascii="Consolas" w:eastAsiaTheme="minorHAnsi" w:hAnsi="Consolas"/>
                <w:bdr w:val="none" w:sz="0" w:space="0" w:color="auto" w:frame="1"/>
              </w:rPr>
              <w:t>    </w:t>
            </w:r>
            <w:r>
              <w:rPr>
                <w:rStyle w:val="HTMLCode"/>
                <w:rFonts w:ascii="Consolas" w:eastAsiaTheme="minorHAnsi" w:hAnsi="Consolas"/>
                <w:color w:val="000000"/>
                <w:bdr w:val="none" w:sz="0" w:space="0" w:color="auto" w:frame="1"/>
              </w:rPr>
              <w:t>{</w:t>
            </w:r>
          </w:p>
          <w:p w14:paraId="3D955DFE" w14:textId="77777777" w:rsidR="00597CCA" w:rsidRDefault="00597CCA">
            <w:pPr>
              <w:shd w:val="clear" w:color="auto" w:fill="FFFFFF"/>
              <w:spacing w:line="264" w:lineRule="atLeast"/>
              <w:textAlignment w:val="baseline"/>
              <w:rPr>
                <w:rFonts w:ascii="Consolas" w:hAnsi="Consolas"/>
              </w:rPr>
            </w:pPr>
            <w:r>
              <w:rPr>
                <w:rStyle w:val="HTMLCode"/>
                <w:rFonts w:ascii="Consolas" w:eastAsiaTheme="minorHAnsi" w:hAnsi="Consolas"/>
                <w:bdr w:val="none" w:sz="0" w:space="0" w:color="auto" w:frame="1"/>
              </w:rPr>
              <w:t>        </w:t>
            </w:r>
            <w:r>
              <w:rPr>
                <w:rStyle w:val="HTMLCode"/>
                <w:rFonts w:ascii="Consolas" w:eastAsiaTheme="minorHAnsi" w:hAnsi="Consolas"/>
                <w:color w:val="008200"/>
                <w:bdr w:val="none" w:sz="0" w:space="0" w:color="auto" w:frame="1"/>
              </w:rPr>
              <w:t>//Create and initialize Arraylist</w:t>
            </w:r>
          </w:p>
          <w:p w14:paraId="2643B596" w14:textId="77777777" w:rsidR="00597CCA" w:rsidRDefault="00597CCA">
            <w:pPr>
              <w:shd w:val="clear" w:color="auto" w:fill="FFFFFF"/>
              <w:spacing w:line="264" w:lineRule="atLeast"/>
              <w:textAlignment w:val="baseline"/>
              <w:rPr>
                <w:rFonts w:ascii="Consolas" w:hAnsi="Consolas"/>
              </w:rPr>
            </w:pPr>
            <w:r>
              <w:rPr>
                <w:rStyle w:val="HTMLCode"/>
                <w:rFonts w:ascii="Consolas" w:eastAsiaTheme="minorHAnsi" w:hAnsi="Consolas"/>
                <w:bdr w:val="none" w:sz="0" w:space="0" w:color="auto" w:frame="1"/>
              </w:rPr>
              <w:t>        </w:t>
            </w:r>
            <w:r>
              <w:rPr>
                <w:rStyle w:val="HTMLCode"/>
                <w:rFonts w:ascii="Consolas" w:eastAsiaTheme="minorHAnsi" w:hAnsi="Consolas"/>
                <w:color w:val="000000"/>
                <w:bdr w:val="none" w:sz="0" w:space="0" w:color="auto" w:frame="1"/>
              </w:rPr>
              <w:t>ArrayList&lt;Integer&gt; evenList=</w:t>
            </w:r>
            <w:r>
              <w:rPr>
                <w:rStyle w:val="HTMLCode"/>
                <w:rFonts w:ascii="Consolas" w:eastAsiaTheme="minorHAnsi" w:hAnsi="Consolas"/>
                <w:b/>
                <w:bCs/>
                <w:color w:val="006699"/>
                <w:bdr w:val="none" w:sz="0" w:space="0" w:color="auto" w:frame="1"/>
              </w:rPr>
              <w:t>new</w:t>
            </w:r>
            <w:r>
              <w:rPr>
                <w:rFonts w:ascii="Consolas" w:hAnsi="Consolas"/>
              </w:rPr>
              <w:t xml:space="preserve"> </w:t>
            </w:r>
            <w:r>
              <w:rPr>
                <w:rStyle w:val="HTMLCode"/>
                <w:rFonts w:ascii="Consolas" w:eastAsiaTheme="minorHAnsi" w:hAnsi="Consolas"/>
                <w:color w:val="000000"/>
                <w:bdr w:val="none" w:sz="0" w:space="0" w:color="auto" w:frame="1"/>
              </w:rPr>
              <w:t>ArrayList&lt;Integer&gt;(</w:t>
            </w:r>
            <w:r>
              <w:rPr>
                <w:rStyle w:val="HTMLCode"/>
                <w:rFonts w:ascii="Consolas" w:eastAsiaTheme="minorHAnsi" w:hAnsi="Consolas"/>
                <w:color w:val="009900"/>
                <w:bdr w:val="none" w:sz="0" w:space="0" w:color="auto" w:frame="1"/>
              </w:rPr>
              <w:t>5</w:t>
            </w:r>
            <w:r>
              <w:rPr>
                <w:rStyle w:val="HTMLCode"/>
                <w:rFonts w:ascii="Consolas" w:eastAsiaTheme="minorHAnsi" w:hAnsi="Consolas"/>
                <w:color w:val="000000"/>
                <w:bdr w:val="none" w:sz="0" w:space="0" w:color="auto" w:frame="1"/>
              </w:rPr>
              <w:t>);</w:t>
            </w:r>
          </w:p>
          <w:p w14:paraId="0E9A0CF1" w14:textId="77777777" w:rsidR="00597CCA" w:rsidRDefault="00597CCA">
            <w:pPr>
              <w:shd w:val="clear" w:color="auto" w:fill="FFFFFF"/>
              <w:spacing w:line="264" w:lineRule="atLeast"/>
              <w:textAlignment w:val="baseline"/>
              <w:rPr>
                <w:rFonts w:ascii="Consolas" w:hAnsi="Consolas"/>
              </w:rPr>
            </w:pPr>
            <w:r>
              <w:rPr>
                <w:rStyle w:val="HTMLCode"/>
                <w:rFonts w:ascii="Consolas" w:eastAsiaTheme="minorHAnsi" w:hAnsi="Consolas"/>
                <w:bdr w:val="none" w:sz="0" w:space="0" w:color="auto" w:frame="1"/>
              </w:rPr>
              <w:t>        </w:t>
            </w:r>
            <w:r>
              <w:rPr>
                <w:rStyle w:val="HTMLCode"/>
                <w:rFonts w:ascii="Consolas" w:eastAsiaTheme="minorHAnsi" w:hAnsi="Consolas"/>
                <w:color w:val="000000"/>
                <w:bdr w:val="none" w:sz="0" w:space="0" w:color="auto" w:frame="1"/>
              </w:rPr>
              <w:t>System.out.println(</w:t>
            </w:r>
            <w:r>
              <w:rPr>
                <w:rStyle w:val="HTMLCode"/>
                <w:rFonts w:ascii="Consolas" w:eastAsiaTheme="minorHAnsi" w:hAnsi="Consolas"/>
                <w:color w:val="0000FF"/>
                <w:bdr w:val="none" w:sz="0" w:space="0" w:color="auto" w:frame="1"/>
              </w:rPr>
              <w:t>"Initial size: "</w:t>
            </w:r>
            <w:r>
              <w:rPr>
                <w:rStyle w:val="HTMLCode"/>
                <w:rFonts w:ascii="Consolas" w:eastAsiaTheme="minorHAnsi" w:hAnsi="Consolas"/>
                <w:color w:val="000000"/>
                <w:bdr w:val="none" w:sz="0" w:space="0" w:color="auto" w:frame="1"/>
              </w:rPr>
              <w:t>+evenList.size());</w:t>
            </w:r>
          </w:p>
          <w:p w14:paraId="46EF3E09" w14:textId="77777777" w:rsidR="00597CCA" w:rsidRDefault="00597CCA">
            <w:pPr>
              <w:shd w:val="clear" w:color="auto" w:fill="FFFFFF"/>
              <w:spacing w:line="264" w:lineRule="atLeast"/>
              <w:textAlignment w:val="baseline"/>
              <w:rPr>
                <w:rFonts w:ascii="Consolas" w:hAnsi="Consolas"/>
              </w:rPr>
            </w:pPr>
            <w:r>
              <w:rPr>
                <w:rStyle w:val="HTMLCode"/>
                <w:rFonts w:ascii="Consolas" w:eastAsiaTheme="minorHAnsi" w:hAnsi="Consolas"/>
                <w:bdr w:val="none" w:sz="0" w:space="0" w:color="auto" w:frame="1"/>
              </w:rPr>
              <w:t>        </w:t>
            </w:r>
            <w:r>
              <w:rPr>
                <w:rStyle w:val="HTMLCode"/>
                <w:rFonts w:ascii="Consolas" w:eastAsiaTheme="minorHAnsi" w:hAnsi="Consolas"/>
                <w:color w:val="000000"/>
                <w:bdr w:val="none" w:sz="0" w:space="0" w:color="auto" w:frame="1"/>
              </w:rPr>
              <w:t>evenList.add(</w:t>
            </w:r>
            <w:r>
              <w:rPr>
                <w:rStyle w:val="HTMLCode"/>
                <w:rFonts w:ascii="Consolas" w:eastAsiaTheme="minorHAnsi" w:hAnsi="Consolas"/>
                <w:color w:val="009900"/>
                <w:bdr w:val="none" w:sz="0" w:space="0" w:color="auto" w:frame="1"/>
              </w:rPr>
              <w:t>2</w:t>
            </w:r>
            <w:r>
              <w:rPr>
                <w:rStyle w:val="HTMLCode"/>
                <w:rFonts w:ascii="Consolas" w:eastAsiaTheme="minorHAnsi" w:hAnsi="Consolas"/>
                <w:color w:val="000000"/>
                <w:bdr w:val="none" w:sz="0" w:space="0" w:color="auto" w:frame="1"/>
              </w:rPr>
              <w:t>);</w:t>
            </w:r>
          </w:p>
          <w:p w14:paraId="632BB9DB" w14:textId="77777777" w:rsidR="00597CCA" w:rsidRDefault="00597CCA">
            <w:pPr>
              <w:shd w:val="clear" w:color="auto" w:fill="FFFFFF"/>
              <w:spacing w:line="264" w:lineRule="atLeast"/>
              <w:textAlignment w:val="baseline"/>
              <w:rPr>
                <w:rFonts w:ascii="Consolas" w:hAnsi="Consolas"/>
              </w:rPr>
            </w:pPr>
            <w:r>
              <w:rPr>
                <w:rStyle w:val="HTMLCode"/>
                <w:rFonts w:ascii="Consolas" w:eastAsiaTheme="minorHAnsi" w:hAnsi="Consolas"/>
                <w:bdr w:val="none" w:sz="0" w:space="0" w:color="auto" w:frame="1"/>
              </w:rPr>
              <w:t>        </w:t>
            </w:r>
            <w:r>
              <w:rPr>
                <w:rStyle w:val="HTMLCode"/>
                <w:rFonts w:ascii="Consolas" w:eastAsiaTheme="minorHAnsi" w:hAnsi="Consolas"/>
                <w:color w:val="000000"/>
                <w:bdr w:val="none" w:sz="0" w:space="0" w:color="auto" w:frame="1"/>
              </w:rPr>
              <w:t>evenList.add(</w:t>
            </w:r>
            <w:r>
              <w:rPr>
                <w:rStyle w:val="HTMLCode"/>
                <w:rFonts w:ascii="Consolas" w:eastAsiaTheme="minorHAnsi" w:hAnsi="Consolas"/>
                <w:color w:val="009900"/>
                <w:bdr w:val="none" w:sz="0" w:space="0" w:color="auto" w:frame="1"/>
              </w:rPr>
              <w:t>4</w:t>
            </w:r>
            <w:r>
              <w:rPr>
                <w:rStyle w:val="HTMLCode"/>
                <w:rFonts w:ascii="Consolas" w:eastAsiaTheme="minorHAnsi" w:hAnsi="Consolas"/>
                <w:color w:val="000000"/>
                <w:bdr w:val="none" w:sz="0" w:space="0" w:color="auto" w:frame="1"/>
              </w:rPr>
              <w:t>);</w:t>
            </w:r>
          </w:p>
          <w:p w14:paraId="1F85F78E" w14:textId="77777777" w:rsidR="00597CCA" w:rsidRDefault="00597CCA">
            <w:pPr>
              <w:shd w:val="clear" w:color="auto" w:fill="FFFFFF"/>
              <w:spacing w:line="264" w:lineRule="atLeast"/>
              <w:textAlignment w:val="baseline"/>
              <w:rPr>
                <w:rFonts w:ascii="Consolas" w:hAnsi="Consolas"/>
              </w:rPr>
            </w:pPr>
            <w:r>
              <w:rPr>
                <w:rStyle w:val="HTMLCode"/>
                <w:rFonts w:ascii="Consolas" w:eastAsiaTheme="minorHAnsi" w:hAnsi="Consolas"/>
                <w:bdr w:val="none" w:sz="0" w:space="0" w:color="auto" w:frame="1"/>
              </w:rPr>
              <w:t>        </w:t>
            </w:r>
            <w:r>
              <w:rPr>
                <w:rStyle w:val="HTMLCode"/>
                <w:rFonts w:ascii="Consolas" w:eastAsiaTheme="minorHAnsi" w:hAnsi="Consolas"/>
                <w:color w:val="000000"/>
                <w:bdr w:val="none" w:sz="0" w:space="0" w:color="auto" w:frame="1"/>
              </w:rPr>
              <w:t>evenList.add(</w:t>
            </w:r>
            <w:r>
              <w:rPr>
                <w:rStyle w:val="HTMLCode"/>
                <w:rFonts w:ascii="Consolas" w:eastAsiaTheme="minorHAnsi" w:hAnsi="Consolas"/>
                <w:color w:val="009900"/>
                <w:bdr w:val="none" w:sz="0" w:space="0" w:color="auto" w:frame="1"/>
              </w:rPr>
              <w:t>6</w:t>
            </w:r>
            <w:r>
              <w:rPr>
                <w:rStyle w:val="HTMLCode"/>
                <w:rFonts w:ascii="Consolas" w:eastAsiaTheme="minorHAnsi" w:hAnsi="Consolas"/>
                <w:color w:val="000000"/>
                <w:bdr w:val="none" w:sz="0" w:space="0" w:color="auto" w:frame="1"/>
              </w:rPr>
              <w:t>);</w:t>
            </w:r>
          </w:p>
          <w:p w14:paraId="7176B2C3" w14:textId="77777777" w:rsidR="00597CCA" w:rsidRDefault="00597CCA">
            <w:pPr>
              <w:shd w:val="clear" w:color="auto" w:fill="FFFFFF"/>
              <w:spacing w:line="264" w:lineRule="atLeast"/>
              <w:textAlignment w:val="baseline"/>
              <w:rPr>
                <w:rFonts w:ascii="Consolas" w:hAnsi="Consolas"/>
              </w:rPr>
            </w:pPr>
            <w:r>
              <w:rPr>
                <w:rStyle w:val="HTMLCode"/>
                <w:rFonts w:ascii="Consolas" w:eastAsiaTheme="minorHAnsi" w:hAnsi="Consolas"/>
                <w:bdr w:val="none" w:sz="0" w:space="0" w:color="auto" w:frame="1"/>
              </w:rPr>
              <w:t>        </w:t>
            </w:r>
            <w:r>
              <w:rPr>
                <w:rStyle w:val="HTMLCode"/>
                <w:rFonts w:ascii="Consolas" w:eastAsiaTheme="minorHAnsi" w:hAnsi="Consolas"/>
                <w:color w:val="000000"/>
                <w:bdr w:val="none" w:sz="0" w:space="0" w:color="auto" w:frame="1"/>
              </w:rPr>
              <w:t>evenList.add(</w:t>
            </w:r>
            <w:r>
              <w:rPr>
                <w:rStyle w:val="HTMLCode"/>
                <w:rFonts w:ascii="Consolas" w:eastAsiaTheme="minorHAnsi" w:hAnsi="Consolas"/>
                <w:color w:val="009900"/>
                <w:bdr w:val="none" w:sz="0" w:space="0" w:color="auto" w:frame="1"/>
              </w:rPr>
              <w:t>8</w:t>
            </w:r>
            <w:r>
              <w:rPr>
                <w:rStyle w:val="HTMLCode"/>
                <w:rFonts w:ascii="Consolas" w:eastAsiaTheme="minorHAnsi" w:hAnsi="Consolas"/>
                <w:color w:val="000000"/>
                <w:bdr w:val="none" w:sz="0" w:space="0" w:color="auto" w:frame="1"/>
              </w:rPr>
              <w:t>);</w:t>
            </w:r>
          </w:p>
          <w:p w14:paraId="71B4DB2C" w14:textId="77777777" w:rsidR="00597CCA" w:rsidRDefault="00597CCA">
            <w:pPr>
              <w:shd w:val="clear" w:color="auto" w:fill="FFFFFF"/>
              <w:spacing w:line="264" w:lineRule="atLeast"/>
              <w:textAlignment w:val="baseline"/>
              <w:rPr>
                <w:rFonts w:ascii="Consolas" w:hAnsi="Consolas"/>
              </w:rPr>
            </w:pPr>
            <w:r>
              <w:rPr>
                <w:rStyle w:val="HTMLCode"/>
                <w:rFonts w:ascii="Consolas" w:eastAsiaTheme="minorHAnsi" w:hAnsi="Consolas"/>
                <w:bdr w:val="none" w:sz="0" w:space="0" w:color="auto" w:frame="1"/>
              </w:rPr>
              <w:t>        </w:t>
            </w:r>
            <w:r>
              <w:rPr>
                <w:rStyle w:val="HTMLCode"/>
                <w:rFonts w:ascii="Consolas" w:eastAsiaTheme="minorHAnsi" w:hAnsi="Consolas"/>
                <w:color w:val="000000"/>
                <w:bdr w:val="none" w:sz="0" w:space="0" w:color="auto" w:frame="1"/>
              </w:rPr>
              <w:t>evenList.add(</w:t>
            </w:r>
            <w:r>
              <w:rPr>
                <w:rStyle w:val="HTMLCode"/>
                <w:rFonts w:ascii="Consolas" w:eastAsiaTheme="minorHAnsi" w:hAnsi="Consolas"/>
                <w:color w:val="009900"/>
                <w:bdr w:val="none" w:sz="0" w:space="0" w:color="auto" w:frame="1"/>
              </w:rPr>
              <w:t>10</w:t>
            </w:r>
            <w:r>
              <w:rPr>
                <w:rStyle w:val="HTMLCode"/>
                <w:rFonts w:ascii="Consolas" w:eastAsiaTheme="minorHAnsi" w:hAnsi="Consolas"/>
                <w:color w:val="000000"/>
                <w:bdr w:val="none" w:sz="0" w:space="0" w:color="auto" w:frame="1"/>
              </w:rPr>
              <w:t>);</w:t>
            </w:r>
          </w:p>
          <w:p w14:paraId="42491C66" w14:textId="77777777" w:rsidR="00597CCA" w:rsidRDefault="00597CCA">
            <w:pPr>
              <w:shd w:val="clear" w:color="auto" w:fill="FFFFFF"/>
              <w:spacing w:line="264" w:lineRule="atLeast"/>
              <w:textAlignment w:val="baseline"/>
              <w:rPr>
                <w:rFonts w:ascii="Consolas" w:hAnsi="Consolas"/>
              </w:rPr>
            </w:pPr>
            <w:r>
              <w:rPr>
                <w:rStyle w:val="HTMLCode"/>
                <w:rFonts w:ascii="Consolas" w:eastAsiaTheme="minorHAnsi" w:hAnsi="Consolas"/>
                <w:bdr w:val="none" w:sz="0" w:space="0" w:color="auto" w:frame="1"/>
              </w:rPr>
              <w:t>        </w:t>
            </w:r>
            <w:r>
              <w:rPr>
                <w:rStyle w:val="HTMLCode"/>
                <w:rFonts w:ascii="Consolas" w:eastAsiaTheme="minorHAnsi" w:hAnsi="Consolas"/>
                <w:color w:val="008200"/>
                <w:bdr w:val="none" w:sz="0" w:space="0" w:color="auto" w:frame="1"/>
              </w:rPr>
              <w:t>//print the list and size</w:t>
            </w:r>
          </w:p>
          <w:p w14:paraId="09D340D0" w14:textId="77777777" w:rsidR="00597CCA" w:rsidRDefault="00597CCA">
            <w:pPr>
              <w:shd w:val="clear" w:color="auto" w:fill="FFFFFF"/>
              <w:spacing w:line="264" w:lineRule="atLeast"/>
              <w:textAlignment w:val="baseline"/>
              <w:rPr>
                <w:rFonts w:ascii="Consolas" w:hAnsi="Consolas"/>
              </w:rPr>
            </w:pPr>
            <w:r>
              <w:rPr>
                <w:rStyle w:val="HTMLCode"/>
                <w:rFonts w:ascii="Consolas" w:eastAsiaTheme="minorHAnsi" w:hAnsi="Consolas"/>
                <w:bdr w:val="none" w:sz="0" w:space="0" w:color="auto" w:frame="1"/>
              </w:rPr>
              <w:t>        </w:t>
            </w:r>
            <w:r>
              <w:rPr>
                <w:rStyle w:val="HTMLCode"/>
                <w:rFonts w:ascii="Consolas" w:eastAsiaTheme="minorHAnsi" w:hAnsi="Consolas"/>
                <w:color w:val="000000"/>
                <w:bdr w:val="none" w:sz="0" w:space="0" w:color="auto" w:frame="1"/>
              </w:rPr>
              <w:t>System.out.println(</w:t>
            </w:r>
            <w:r>
              <w:rPr>
                <w:rStyle w:val="HTMLCode"/>
                <w:rFonts w:ascii="Consolas" w:eastAsiaTheme="minorHAnsi" w:hAnsi="Consolas"/>
                <w:color w:val="0000FF"/>
                <w:bdr w:val="none" w:sz="0" w:space="0" w:color="auto" w:frame="1"/>
              </w:rPr>
              <w:t>"Original List: "</w:t>
            </w:r>
            <w:r>
              <w:rPr>
                <w:rFonts w:ascii="Consolas" w:hAnsi="Consolas"/>
              </w:rPr>
              <w:t xml:space="preserve"> </w:t>
            </w:r>
            <w:r>
              <w:rPr>
                <w:rStyle w:val="HTMLCode"/>
                <w:rFonts w:ascii="Consolas" w:eastAsiaTheme="minorHAnsi" w:hAnsi="Consolas"/>
                <w:color w:val="000000"/>
                <w:bdr w:val="none" w:sz="0" w:space="0" w:color="auto" w:frame="1"/>
              </w:rPr>
              <w:t>+ evenList);</w:t>
            </w:r>
          </w:p>
          <w:p w14:paraId="086A112E" w14:textId="77777777" w:rsidR="00597CCA" w:rsidRDefault="00597CCA">
            <w:pPr>
              <w:shd w:val="clear" w:color="auto" w:fill="FFFFFF"/>
              <w:spacing w:line="264" w:lineRule="atLeast"/>
              <w:textAlignment w:val="baseline"/>
              <w:rPr>
                <w:rFonts w:ascii="Consolas" w:hAnsi="Consolas"/>
              </w:rPr>
            </w:pPr>
            <w:r>
              <w:rPr>
                <w:rStyle w:val="HTMLCode"/>
                <w:rFonts w:ascii="Consolas" w:eastAsiaTheme="minorHAnsi" w:hAnsi="Consolas"/>
                <w:bdr w:val="none" w:sz="0" w:space="0" w:color="auto" w:frame="1"/>
              </w:rPr>
              <w:t>        </w:t>
            </w:r>
            <w:r>
              <w:rPr>
                <w:rStyle w:val="HTMLCode"/>
                <w:rFonts w:ascii="Consolas" w:eastAsiaTheme="minorHAnsi" w:hAnsi="Consolas"/>
                <w:color w:val="000000"/>
                <w:bdr w:val="none" w:sz="0" w:space="0" w:color="auto" w:frame="1"/>
              </w:rPr>
              <w:t>System.out.println(</w:t>
            </w:r>
            <w:r>
              <w:rPr>
                <w:rStyle w:val="HTMLCode"/>
                <w:rFonts w:ascii="Consolas" w:eastAsiaTheme="minorHAnsi" w:hAnsi="Consolas"/>
                <w:color w:val="0000FF"/>
                <w:bdr w:val="none" w:sz="0" w:space="0" w:color="auto" w:frame="1"/>
              </w:rPr>
              <w:t>"ArrayList Size after add operation: "</w:t>
            </w:r>
            <w:r>
              <w:rPr>
                <w:rStyle w:val="HTMLCode"/>
                <w:rFonts w:ascii="Consolas" w:eastAsiaTheme="minorHAnsi" w:hAnsi="Consolas"/>
                <w:color w:val="000000"/>
                <w:bdr w:val="none" w:sz="0" w:space="0" w:color="auto" w:frame="1"/>
              </w:rPr>
              <w:t>+evenList.size());</w:t>
            </w:r>
          </w:p>
          <w:p w14:paraId="6821CC3A" w14:textId="77777777" w:rsidR="00597CCA" w:rsidRDefault="00597CCA">
            <w:pPr>
              <w:shd w:val="clear" w:color="auto" w:fill="FFFFFF"/>
              <w:spacing w:line="264" w:lineRule="atLeast"/>
              <w:textAlignment w:val="baseline"/>
              <w:rPr>
                <w:rFonts w:ascii="Consolas" w:hAnsi="Consolas"/>
              </w:rPr>
            </w:pPr>
            <w:r>
              <w:rPr>
                <w:rStyle w:val="HTMLCode"/>
                <w:rFonts w:ascii="Consolas" w:eastAsiaTheme="minorHAnsi" w:hAnsi="Consolas"/>
                <w:bdr w:val="none" w:sz="0" w:space="0" w:color="auto" w:frame="1"/>
              </w:rPr>
              <w:t>        </w:t>
            </w:r>
            <w:r>
              <w:rPr>
                <w:rStyle w:val="HTMLCode"/>
                <w:rFonts w:ascii="Consolas" w:eastAsiaTheme="minorHAnsi" w:hAnsi="Consolas"/>
                <w:color w:val="008200"/>
                <w:bdr w:val="none" w:sz="0" w:space="0" w:color="auto" w:frame="1"/>
              </w:rPr>
              <w:t>//call ensureCapacity () with minimum capacity =10</w:t>
            </w:r>
          </w:p>
          <w:p w14:paraId="73A4C7F3" w14:textId="77777777" w:rsidR="00597CCA" w:rsidRDefault="00597CCA">
            <w:pPr>
              <w:shd w:val="clear" w:color="auto" w:fill="FFFFFF"/>
              <w:spacing w:line="264" w:lineRule="atLeast"/>
              <w:textAlignment w:val="baseline"/>
              <w:rPr>
                <w:rFonts w:ascii="Consolas" w:hAnsi="Consolas"/>
              </w:rPr>
            </w:pPr>
            <w:r>
              <w:rPr>
                <w:rStyle w:val="HTMLCode"/>
                <w:rFonts w:ascii="Consolas" w:eastAsiaTheme="minorHAnsi" w:hAnsi="Consolas"/>
                <w:bdr w:val="none" w:sz="0" w:space="0" w:color="auto" w:frame="1"/>
              </w:rPr>
              <w:t>        </w:t>
            </w:r>
            <w:r>
              <w:rPr>
                <w:rStyle w:val="HTMLCode"/>
                <w:rFonts w:ascii="Consolas" w:eastAsiaTheme="minorHAnsi" w:hAnsi="Consolas"/>
                <w:color w:val="000000"/>
                <w:bdr w:val="none" w:sz="0" w:space="0" w:color="auto" w:frame="1"/>
              </w:rPr>
              <w:t>evenList.ensureCapacity(</w:t>
            </w:r>
            <w:r>
              <w:rPr>
                <w:rStyle w:val="HTMLCode"/>
                <w:rFonts w:ascii="Consolas" w:eastAsiaTheme="minorHAnsi" w:hAnsi="Consolas"/>
                <w:color w:val="009900"/>
                <w:bdr w:val="none" w:sz="0" w:space="0" w:color="auto" w:frame="1"/>
              </w:rPr>
              <w:t>10</w:t>
            </w:r>
            <w:r>
              <w:rPr>
                <w:rStyle w:val="HTMLCode"/>
                <w:rFonts w:ascii="Consolas" w:eastAsiaTheme="minorHAnsi" w:hAnsi="Consolas"/>
                <w:color w:val="000000"/>
                <w:bdr w:val="none" w:sz="0" w:space="0" w:color="auto" w:frame="1"/>
              </w:rPr>
              <w:t>);</w:t>
            </w:r>
          </w:p>
          <w:p w14:paraId="1397B149" w14:textId="77777777" w:rsidR="00597CCA" w:rsidRDefault="00597CCA">
            <w:pPr>
              <w:shd w:val="clear" w:color="auto" w:fill="FFFFFF"/>
              <w:spacing w:line="264" w:lineRule="atLeast"/>
              <w:textAlignment w:val="baseline"/>
              <w:rPr>
                <w:rFonts w:ascii="Consolas" w:hAnsi="Consolas"/>
              </w:rPr>
            </w:pPr>
            <w:r>
              <w:rPr>
                <w:rStyle w:val="HTMLCode"/>
                <w:rFonts w:ascii="Consolas" w:eastAsiaTheme="minorHAnsi" w:hAnsi="Consolas"/>
                <w:bdr w:val="none" w:sz="0" w:space="0" w:color="auto" w:frame="1"/>
              </w:rPr>
              <w:lastRenderedPageBreak/>
              <w:t>        </w:t>
            </w:r>
            <w:r>
              <w:rPr>
                <w:rStyle w:val="HTMLCode"/>
                <w:rFonts w:ascii="Consolas" w:eastAsiaTheme="minorHAnsi" w:hAnsi="Consolas"/>
                <w:color w:val="008200"/>
                <w:bdr w:val="none" w:sz="0" w:space="0" w:color="auto" w:frame="1"/>
              </w:rPr>
              <w:t>//add two more elements</w:t>
            </w:r>
          </w:p>
          <w:p w14:paraId="3D7908AC" w14:textId="77777777" w:rsidR="00597CCA" w:rsidRDefault="00597CCA">
            <w:pPr>
              <w:shd w:val="clear" w:color="auto" w:fill="FFFFFF"/>
              <w:spacing w:line="264" w:lineRule="atLeast"/>
              <w:textAlignment w:val="baseline"/>
              <w:rPr>
                <w:rFonts w:ascii="Consolas" w:hAnsi="Consolas"/>
              </w:rPr>
            </w:pPr>
            <w:r>
              <w:rPr>
                <w:rStyle w:val="HTMLCode"/>
                <w:rFonts w:ascii="Consolas" w:eastAsiaTheme="minorHAnsi" w:hAnsi="Consolas"/>
                <w:bdr w:val="none" w:sz="0" w:space="0" w:color="auto" w:frame="1"/>
              </w:rPr>
              <w:t>        </w:t>
            </w:r>
            <w:r>
              <w:rPr>
                <w:rStyle w:val="HTMLCode"/>
                <w:rFonts w:ascii="Consolas" w:eastAsiaTheme="minorHAnsi" w:hAnsi="Consolas"/>
                <w:color w:val="000000"/>
                <w:bdr w:val="none" w:sz="0" w:space="0" w:color="auto" w:frame="1"/>
              </w:rPr>
              <w:t>evenList.add(</w:t>
            </w:r>
            <w:r>
              <w:rPr>
                <w:rStyle w:val="HTMLCode"/>
                <w:rFonts w:ascii="Consolas" w:eastAsiaTheme="minorHAnsi" w:hAnsi="Consolas"/>
                <w:color w:val="009900"/>
                <w:bdr w:val="none" w:sz="0" w:space="0" w:color="auto" w:frame="1"/>
              </w:rPr>
              <w:t>12</w:t>
            </w:r>
            <w:r>
              <w:rPr>
                <w:rStyle w:val="HTMLCode"/>
                <w:rFonts w:ascii="Consolas" w:eastAsiaTheme="minorHAnsi" w:hAnsi="Consolas"/>
                <w:color w:val="000000"/>
                <w:bdr w:val="none" w:sz="0" w:space="0" w:color="auto" w:frame="1"/>
              </w:rPr>
              <w:t>);</w:t>
            </w:r>
          </w:p>
          <w:p w14:paraId="674E8F71" w14:textId="77777777" w:rsidR="00597CCA" w:rsidRDefault="00597CCA">
            <w:pPr>
              <w:shd w:val="clear" w:color="auto" w:fill="FFFFFF"/>
              <w:spacing w:line="264" w:lineRule="atLeast"/>
              <w:textAlignment w:val="baseline"/>
              <w:rPr>
                <w:rFonts w:ascii="Consolas" w:hAnsi="Consolas"/>
              </w:rPr>
            </w:pPr>
            <w:r>
              <w:rPr>
                <w:rStyle w:val="HTMLCode"/>
                <w:rFonts w:ascii="Consolas" w:eastAsiaTheme="minorHAnsi" w:hAnsi="Consolas"/>
                <w:bdr w:val="none" w:sz="0" w:space="0" w:color="auto" w:frame="1"/>
              </w:rPr>
              <w:t>        </w:t>
            </w:r>
            <w:r>
              <w:rPr>
                <w:rStyle w:val="HTMLCode"/>
                <w:rFonts w:ascii="Consolas" w:eastAsiaTheme="minorHAnsi" w:hAnsi="Consolas"/>
                <w:color w:val="000000"/>
                <w:bdr w:val="none" w:sz="0" w:space="0" w:color="auto" w:frame="1"/>
              </w:rPr>
              <w:t>evenList.add(</w:t>
            </w:r>
            <w:r>
              <w:rPr>
                <w:rStyle w:val="HTMLCode"/>
                <w:rFonts w:ascii="Consolas" w:eastAsiaTheme="minorHAnsi" w:hAnsi="Consolas"/>
                <w:color w:val="009900"/>
                <w:bdr w:val="none" w:sz="0" w:space="0" w:color="auto" w:frame="1"/>
              </w:rPr>
              <w:t>14</w:t>
            </w:r>
            <w:r>
              <w:rPr>
                <w:rStyle w:val="HTMLCode"/>
                <w:rFonts w:ascii="Consolas" w:eastAsiaTheme="minorHAnsi" w:hAnsi="Consolas"/>
                <w:color w:val="000000"/>
                <w:bdr w:val="none" w:sz="0" w:space="0" w:color="auto" w:frame="1"/>
              </w:rPr>
              <w:t>);</w:t>
            </w:r>
          </w:p>
          <w:p w14:paraId="4BE1BD8A" w14:textId="77777777" w:rsidR="00597CCA" w:rsidRDefault="00597CCA">
            <w:pPr>
              <w:shd w:val="clear" w:color="auto" w:fill="FFFFFF"/>
              <w:spacing w:line="264" w:lineRule="atLeast"/>
              <w:textAlignment w:val="baseline"/>
              <w:rPr>
                <w:rFonts w:ascii="Consolas" w:hAnsi="Consolas"/>
              </w:rPr>
            </w:pPr>
            <w:r>
              <w:rPr>
                <w:rStyle w:val="HTMLCode"/>
                <w:rFonts w:ascii="Consolas" w:eastAsiaTheme="minorHAnsi" w:hAnsi="Consolas"/>
                <w:bdr w:val="none" w:sz="0" w:space="0" w:color="auto" w:frame="1"/>
              </w:rPr>
              <w:t>        </w:t>
            </w:r>
            <w:r>
              <w:rPr>
                <w:rStyle w:val="HTMLCode"/>
                <w:rFonts w:ascii="Consolas" w:eastAsiaTheme="minorHAnsi" w:hAnsi="Consolas"/>
                <w:color w:val="008200"/>
                <w:bdr w:val="none" w:sz="0" w:space="0" w:color="auto" w:frame="1"/>
              </w:rPr>
              <w:t>//print the size again</w:t>
            </w:r>
          </w:p>
          <w:p w14:paraId="2E3128A8" w14:textId="77777777" w:rsidR="00597CCA" w:rsidRDefault="00597CCA">
            <w:pPr>
              <w:shd w:val="clear" w:color="auto" w:fill="FFFFFF"/>
              <w:spacing w:line="264" w:lineRule="atLeast"/>
              <w:textAlignment w:val="baseline"/>
              <w:rPr>
                <w:rFonts w:ascii="Consolas" w:hAnsi="Consolas"/>
              </w:rPr>
            </w:pPr>
            <w:r>
              <w:rPr>
                <w:rStyle w:val="HTMLCode"/>
                <w:rFonts w:ascii="Consolas" w:eastAsiaTheme="minorHAnsi" w:hAnsi="Consolas"/>
                <w:bdr w:val="none" w:sz="0" w:space="0" w:color="auto" w:frame="1"/>
              </w:rPr>
              <w:t>        </w:t>
            </w:r>
            <w:r>
              <w:rPr>
                <w:rStyle w:val="HTMLCode"/>
                <w:rFonts w:ascii="Consolas" w:eastAsiaTheme="minorHAnsi" w:hAnsi="Consolas"/>
                <w:color w:val="000000"/>
                <w:bdr w:val="none" w:sz="0" w:space="0" w:color="auto" w:frame="1"/>
              </w:rPr>
              <w:t>System.out.println(</w:t>
            </w:r>
            <w:r>
              <w:rPr>
                <w:rStyle w:val="HTMLCode"/>
                <w:rFonts w:ascii="Consolas" w:eastAsiaTheme="minorHAnsi" w:hAnsi="Consolas"/>
                <w:color w:val="0000FF"/>
                <w:bdr w:val="none" w:sz="0" w:space="0" w:color="auto" w:frame="1"/>
              </w:rPr>
              <w:t>"ArrayList Size after ensureCapacity() call and add operation: "</w:t>
            </w:r>
            <w:r>
              <w:rPr>
                <w:rStyle w:val="HTMLCode"/>
                <w:rFonts w:ascii="Consolas" w:eastAsiaTheme="minorHAnsi" w:hAnsi="Consolas"/>
                <w:color w:val="000000"/>
                <w:bdr w:val="none" w:sz="0" w:space="0" w:color="auto" w:frame="1"/>
              </w:rPr>
              <w:t>+evenList.size());</w:t>
            </w:r>
          </w:p>
          <w:p w14:paraId="2EF1807C" w14:textId="77777777" w:rsidR="00597CCA" w:rsidRDefault="00597CCA">
            <w:pPr>
              <w:shd w:val="clear" w:color="auto" w:fill="FFFFFF"/>
              <w:spacing w:line="264" w:lineRule="atLeast"/>
              <w:textAlignment w:val="baseline"/>
              <w:rPr>
                <w:rFonts w:ascii="Consolas" w:hAnsi="Consolas"/>
              </w:rPr>
            </w:pPr>
            <w:r>
              <w:rPr>
                <w:rStyle w:val="HTMLCode"/>
                <w:rFonts w:ascii="Consolas" w:eastAsiaTheme="minorHAnsi" w:hAnsi="Consolas"/>
                <w:bdr w:val="none" w:sz="0" w:space="0" w:color="auto" w:frame="1"/>
              </w:rPr>
              <w:t>        </w:t>
            </w:r>
            <w:r>
              <w:rPr>
                <w:rStyle w:val="HTMLCode"/>
                <w:rFonts w:ascii="Consolas" w:eastAsiaTheme="minorHAnsi" w:hAnsi="Consolas"/>
                <w:color w:val="008200"/>
                <w:bdr w:val="none" w:sz="0" w:space="0" w:color="auto" w:frame="1"/>
              </w:rPr>
              <w:t>//call trimToSize()</w:t>
            </w:r>
          </w:p>
          <w:p w14:paraId="01DAEB85" w14:textId="77777777" w:rsidR="00597CCA" w:rsidRDefault="00597CCA">
            <w:pPr>
              <w:shd w:val="clear" w:color="auto" w:fill="FFFFFF"/>
              <w:spacing w:line="264" w:lineRule="atLeast"/>
              <w:textAlignment w:val="baseline"/>
              <w:rPr>
                <w:rFonts w:ascii="Consolas" w:hAnsi="Consolas"/>
              </w:rPr>
            </w:pPr>
            <w:r>
              <w:rPr>
                <w:rStyle w:val="HTMLCode"/>
                <w:rFonts w:ascii="Consolas" w:eastAsiaTheme="minorHAnsi" w:hAnsi="Consolas"/>
                <w:bdr w:val="none" w:sz="0" w:space="0" w:color="auto" w:frame="1"/>
              </w:rPr>
              <w:t>        </w:t>
            </w:r>
            <w:r>
              <w:rPr>
                <w:rStyle w:val="HTMLCode"/>
                <w:rFonts w:ascii="Consolas" w:eastAsiaTheme="minorHAnsi" w:hAnsi="Consolas"/>
                <w:color w:val="000000"/>
                <w:bdr w:val="none" w:sz="0" w:space="0" w:color="auto" w:frame="1"/>
              </w:rPr>
              <w:t>evenList.trimToSize();</w:t>
            </w:r>
          </w:p>
          <w:p w14:paraId="4689F1F5" w14:textId="77777777" w:rsidR="00597CCA" w:rsidRDefault="00597CCA">
            <w:pPr>
              <w:shd w:val="clear" w:color="auto" w:fill="FFFFFF"/>
              <w:spacing w:line="264" w:lineRule="atLeast"/>
              <w:textAlignment w:val="baseline"/>
              <w:rPr>
                <w:rFonts w:ascii="Consolas" w:hAnsi="Consolas"/>
              </w:rPr>
            </w:pPr>
            <w:r>
              <w:rPr>
                <w:rStyle w:val="HTMLCode"/>
                <w:rFonts w:ascii="Consolas" w:eastAsiaTheme="minorHAnsi" w:hAnsi="Consolas"/>
                <w:bdr w:val="none" w:sz="0" w:space="0" w:color="auto" w:frame="1"/>
              </w:rPr>
              <w:t>        </w:t>
            </w:r>
            <w:r>
              <w:rPr>
                <w:rStyle w:val="HTMLCode"/>
                <w:rFonts w:ascii="Consolas" w:eastAsiaTheme="minorHAnsi" w:hAnsi="Consolas"/>
                <w:color w:val="008200"/>
                <w:bdr w:val="none" w:sz="0" w:space="0" w:color="auto" w:frame="1"/>
              </w:rPr>
              <w:t>//print the size and the ArrayList</w:t>
            </w:r>
          </w:p>
          <w:p w14:paraId="35141707" w14:textId="77777777" w:rsidR="00597CCA" w:rsidRDefault="00597CCA">
            <w:pPr>
              <w:shd w:val="clear" w:color="auto" w:fill="FFFFFF"/>
              <w:spacing w:line="264" w:lineRule="atLeast"/>
              <w:textAlignment w:val="baseline"/>
              <w:rPr>
                <w:rFonts w:ascii="Consolas" w:hAnsi="Consolas"/>
              </w:rPr>
            </w:pPr>
            <w:r>
              <w:rPr>
                <w:rStyle w:val="HTMLCode"/>
                <w:rFonts w:ascii="Consolas" w:eastAsiaTheme="minorHAnsi" w:hAnsi="Consolas"/>
                <w:bdr w:val="none" w:sz="0" w:space="0" w:color="auto" w:frame="1"/>
              </w:rPr>
              <w:t>        </w:t>
            </w:r>
            <w:r>
              <w:rPr>
                <w:rStyle w:val="HTMLCode"/>
                <w:rFonts w:ascii="Consolas" w:eastAsiaTheme="minorHAnsi" w:hAnsi="Consolas"/>
                <w:color w:val="000000"/>
                <w:bdr w:val="none" w:sz="0" w:space="0" w:color="auto" w:frame="1"/>
              </w:rPr>
              <w:t>System.out.println(</w:t>
            </w:r>
            <w:r>
              <w:rPr>
                <w:rStyle w:val="HTMLCode"/>
                <w:rFonts w:ascii="Consolas" w:eastAsiaTheme="minorHAnsi" w:hAnsi="Consolas"/>
                <w:color w:val="0000FF"/>
                <w:bdr w:val="none" w:sz="0" w:space="0" w:color="auto" w:frame="1"/>
              </w:rPr>
              <w:t>"ArrayList Size after trimToSize() operation: "</w:t>
            </w:r>
            <w:r>
              <w:rPr>
                <w:rStyle w:val="HTMLCode"/>
                <w:rFonts w:ascii="Consolas" w:eastAsiaTheme="minorHAnsi" w:hAnsi="Consolas"/>
                <w:color w:val="000000"/>
                <w:bdr w:val="none" w:sz="0" w:space="0" w:color="auto" w:frame="1"/>
              </w:rPr>
              <w:t>+evenList.size());</w:t>
            </w:r>
          </w:p>
          <w:p w14:paraId="5EC43BE9" w14:textId="77777777" w:rsidR="00597CCA" w:rsidRDefault="00597CCA">
            <w:pPr>
              <w:shd w:val="clear" w:color="auto" w:fill="FFFFFF"/>
              <w:spacing w:line="264" w:lineRule="atLeast"/>
              <w:textAlignment w:val="baseline"/>
              <w:rPr>
                <w:rFonts w:ascii="Consolas" w:hAnsi="Consolas"/>
              </w:rPr>
            </w:pPr>
            <w:r>
              <w:rPr>
                <w:rStyle w:val="HTMLCode"/>
                <w:rFonts w:ascii="Consolas" w:eastAsiaTheme="minorHAnsi" w:hAnsi="Consolas"/>
                <w:bdr w:val="none" w:sz="0" w:space="0" w:color="auto" w:frame="1"/>
              </w:rPr>
              <w:t>        </w:t>
            </w:r>
            <w:r>
              <w:rPr>
                <w:rStyle w:val="HTMLCode"/>
                <w:rFonts w:ascii="Consolas" w:eastAsiaTheme="minorHAnsi" w:hAnsi="Consolas"/>
                <w:color w:val="000000"/>
                <w:bdr w:val="none" w:sz="0" w:space="0" w:color="auto" w:frame="1"/>
              </w:rPr>
              <w:t>System.out.println(</w:t>
            </w:r>
            <w:r>
              <w:rPr>
                <w:rStyle w:val="HTMLCode"/>
                <w:rFonts w:ascii="Consolas" w:eastAsiaTheme="minorHAnsi" w:hAnsi="Consolas"/>
                <w:color w:val="0000FF"/>
                <w:bdr w:val="none" w:sz="0" w:space="0" w:color="auto" w:frame="1"/>
              </w:rPr>
              <w:t>"ArrayList final: "</w:t>
            </w:r>
            <w:r>
              <w:rPr>
                <w:rStyle w:val="HTMLCode"/>
                <w:rFonts w:ascii="Consolas" w:eastAsiaTheme="minorHAnsi" w:hAnsi="Consolas"/>
                <w:color w:val="000000"/>
                <w:bdr w:val="none" w:sz="0" w:space="0" w:color="auto" w:frame="1"/>
              </w:rPr>
              <w:t>);</w:t>
            </w:r>
          </w:p>
          <w:p w14:paraId="293B47B7" w14:textId="77777777" w:rsidR="00597CCA" w:rsidRDefault="00597CCA">
            <w:pPr>
              <w:shd w:val="clear" w:color="auto" w:fill="FFFFFF"/>
              <w:spacing w:line="264" w:lineRule="atLeast"/>
              <w:textAlignment w:val="baseline"/>
              <w:rPr>
                <w:rFonts w:ascii="Consolas" w:hAnsi="Consolas"/>
              </w:rPr>
            </w:pPr>
            <w:r>
              <w:rPr>
                <w:rStyle w:val="HTMLCode"/>
                <w:rFonts w:ascii="Consolas" w:eastAsiaTheme="minorHAnsi" w:hAnsi="Consolas"/>
                <w:bdr w:val="none" w:sz="0" w:space="0" w:color="auto" w:frame="1"/>
              </w:rPr>
              <w:t>        </w:t>
            </w:r>
            <w:r>
              <w:rPr>
                <w:rStyle w:val="HTMLCode"/>
                <w:rFonts w:ascii="Consolas" w:eastAsiaTheme="minorHAnsi" w:hAnsi="Consolas"/>
                <w:b/>
                <w:bCs/>
                <w:color w:val="006699"/>
                <w:bdr w:val="none" w:sz="0" w:space="0" w:color="auto" w:frame="1"/>
              </w:rPr>
              <w:t>for</w:t>
            </w:r>
            <w:r>
              <w:rPr>
                <w:rStyle w:val="HTMLCode"/>
                <w:rFonts w:ascii="Consolas" w:eastAsiaTheme="minorHAnsi" w:hAnsi="Consolas"/>
                <w:color w:val="000000"/>
                <w:bdr w:val="none" w:sz="0" w:space="0" w:color="auto" w:frame="1"/>
              </w:rPr>
              <w:t>(</w:t>
            </w:r>
            <w:r>
              <w:rPr>
                <w:rStyle w:val="HTMLCode"/>
                <w:rFonts w:ascii="Consolas" w:eastAsiaTheme="minorHAnsi" w:hAnsi="Consolas"/>
                <w:b/>
                <w:bCs/>
                <w:color w:val="006699"/>
                <w:bdr w:val="none" w:sz="0" w:space="0" w:color="auto" w:frame="1"/>
              </w:rPr>
              <w:t>int</w:t>
            </w:r>
            <w:r>
              <w:rPr>
                <w:rFonts w:ascii="Consolas" w:hAnsi="Consolas"/>
              </w:rPr>
              <w:t xml:space="preserve"> </w:t>
            </w:r>
            <w:r>
              <w:rPr>
                <w:rStyle w:val="HTMLCode"/>
                <w:rFonts w:ascii="Consolas" w:eastAsiaTheme="minorHAnsi" w:hAnsi="Consolas"/>
                <w:color w:val="000000"/>
                <w:bdr w:val="none" w:sz="0" w:space="0" w:color="auto" w:frame="1"/>
              </w:rPr>
              <w:t>num: evenList){</w:t>
            </w:r>
          </w:p>
          <w:p w14:paraId="623B0ACD" w14:textId="77777777" w:rsidR="00597CCA" w:rsidRDefault="00597CCA">
            <w:pPr>
              <w:shd w:val="clear" w:color="auto" w:fill="FFFFFF"/>
              <w:spacing w:line="264" w:lineRule="atLeast"/>
              <w:textAlignment w:val="baseline"/>
              <w:rPr>
                <w:rFonts w:ascii="Consolas" w:hAnsi="Consolas"/>
              </w:rPr>
            </w:pPr>
            <w:r>
              <w:rPr>
                <w:rStyle w:val="HTMLCode"/>
                <w:rFonts w:ascii="Consolas" w:eastAsiaTheme="minorHAnsi" w:hAnsi="Consolas"/>
                <w:bdr w:val="none" w:sz="0" w:space="0" w:color="auto" w:frame="1"/>
              </w:rPr>
              <w:t>            </w:t>
            </w:r>
            <w:r>
              <w:rPr>
                <w:rStyle w:val="HTMLCode"/>
                <w:rFonts w:ascii="Consolas" w:eastAsiaTheme="minorHAnsi" w:hAnsi="Consolas"/>
                <w:color w:val="000000"/>
                <w:bdr w:val="none" w:sz="0" w:space="0" w:color="auto" w:frame="1"/>
              </w:rPr>
              <w:t xml:space="preserve">System.out.print(num + </w:t>
            </w:r>
            <w:r>
              <w:rPr>
                <w:rStyle w:val="HTMLCode"/>
                <w:rFonts w:ascii="Consolas" w:eastAsiaTheme="minorHAnsi" w:hAnsi="Consolas"/>
                <w:color w:val="0000FF"/>
                <w:bdr w:val="none" w:sz="0" w:space="0" w:color="auto" w:frame="1"/>
              </w:rPr>
              <w:t>" "</w:t>
            </w:r>
            <w:r>
              <w:rPr>
                <w:rStyle w:val="HTMLCode"/>
                <w:rFonts w:ascii="Consolas" w:eastAsiaTheme="minorHAnsi" w:hAnsi="Consolas"/>
                <w:color w:val="000000"/>
                <w:bdr w:val="none" w:sz="0" w:space="0" w:color="auto" w:frame="1"/>
              </w:rPr>
              <w:t>);</w:t>
            </w:r>
          </w:p>
          <w:p w14:paraId="0E1A33B7" w14:textId="77777777" w:rsidR="00597CCA" w:rsidRDefault="00597CCA">
            <w:pPr>
              <w:shd w:val="clear" w:color="auto" w:fill="FFFFFF"/>
              <w:spacing w:line="264" w:lineRule="atLeast"/>
              <w:textAlignment w:val="baseline"/>
              <w:rPr>
                <w:rFonts w:ascii="Consolas" w:hAnsi="Consolas"/>
              </w:rPr>
            </w:pPr>
            <w:r>
              <w:rPr>
                <w:rStyle w:val="HTMLCode"/>
                <w:rFonts w:ascii="Consolas" w:eastAsiaTheme="minorHAnsi" w:hAnsi="Consolas"/>
                <w:bdr w:val="none" w:sz="0" w:space="0" w:color="auto" w:frame="1"/>
              </w:rPr>
              <w:t>        </w:t>
            </w:r>
            <w:r>
              <w:rPr>
                <w:rStyle w:val="HTMLCode"/>
                <w:rFonts w:ascii="Consolas" w:eastAsiaTheme="minorHAnsi" w:hAnsi="Consolas"/>
                <w:color w:val="000000"/>
                <w:bdr w:val="none" w:sz="0" w:space="0" w:color="auto" w:frame="1"/>
              </w:rPr>
              <w:t>}</w:t>
            </w:r>
          </w:p>
          <w:p w14:paraId="1E3EB3C5" w14:textId="77777777" w:rsidR="00597CCA" w:rsidRDefault="00597CCA">
            <w:pPr>
              <w:shd w:val="clear" w:color="auto" w:fill="FFFFFF"/>
              <w:spacing w:line="264" w:lineRule="atLeast"/>
              <w:textAlignment w:val="baseline"/>
              <w:rPr>
                <w:rFonts w:ascii="Consolas" w:hAnsi="Consolas"/>
              </w:rPr>
            </w:pPr>
            <w:r>
              <w:rPr>
                <w:rStyle w:val="HTMLCode"/>
                <w:rFonts w:ascii="Consolas" w:eastAsiaTheme="minorHAnsi" w:hAnsi="Consolas"/>
                <w:bdr w:val="none" w:sz="0" w:space="0" w:color="auto" w:frame="1"/>
              </w:rPr>
              <w:t>      </w:t>
            </w:r>
            <w:r>
              <w:rPr>
                <w:rStyle w:val="HTMLCode"/>
                <w:rFonts w:ascii="Consolas" w:eastAsiaTheme="minorHAnsi" w:hAnsi="Consolas"/>
                <w:color w:val="000000"/>
                <w:bdr w:val="none" w:sz="0" w:space="0" w:color="auto" w:frame="1"/>
              </w:rPr>
              <w:t>}</w:t>
            </w:r>
          </w:p>
          <w:p w14:paraId="6683608F" w14:textId="77777777" w:rsidR="00597CCA" w:rsidRDefault="00597CCA">
            <w:pPr>
              <w:shd w:val="clear" w:color="auto" w:fill="FFFFFF"/>
              <w:spacing w:line="264" w:lineRule="atLeast"/>
              <w:textAlignment w:val="baseline"/>
              <w:rPr>
                <w:rFonts w:ascii="Consolas" w:hAnsi="Consolas"/>
              </w:rPr>
            </w:pPr>
            <w:r>
              <w:rPr>
                <w:rStyle w:val="HTMLCode"/>
                <w:rFonts w:ascii="Consolas" w:eastAsiaTheme="minorHAnsi" w:hAnsi="Consolas"/>
                <w:color w:val="000000"/>
                <w:bdr w:val="none" w:sz="0" w:space="0" w:color="auto" w:frame="1"/>
              </w:rPr>
              <w:t>}</w:t>
            </w:r>
          </w:p>
        </w:tc>
      </w:tr>
    </w:tbl>
    <w:p w14:paraId="2BBE790F" w14:textId="77777777" w:rsidR="00597CCA" w:rsidRDefault="00597CCA" w:rsidP="00597CCA">
      <w:pPr>
        <w:pStyle w:val="NormalWeb"/>
        <w:shd w:val="clear" w:color="auto" w:fill="FFFFFF"/>
        <w:spacing w:before="0" w:beforeAutospacing="0" w:after="0" w:afterAutospacing="0"/>
        <w:rPr>
          <w:rFonts w:ascii="Work Sans" w:hAnsi="Work Sans"/>
          <w:color w:val="3A3A3A"/>
        </w:rPr>
      </w:pPr>
      <w:r>
        <w:rPr>
          <w:rStyle w:val="Strong"/>
          <w:rFonts w:ascii="Work Sans" w:hAnsi="Work Sans"/>
          <w:color w:val="3A3A3A"/>
          <w:bdr w:val="none" w:sz="0" w:space="0" w:color="auto" w:frame="1"/>
        </w:rPr>
        <w:lastRenderedPageBreak/>
        <w:t>Output:</w:t>
      </w:r>
    </w:p>
    <w:p w14:paraId="45370BD1" w14:textId="77777777" w:rsidR="00597CCA" w:rsidRDefault="00597CCA" w:rsidP="00597CCA">
      <w:pPr>
        <w:pStyle w:val="NormalWeb"/>
        <w:shd w:val="clear" w:color="auto" w:fill="FFFFFF"/>
        <w:spacing w:before="0" w:beforeAutospacing="0" w:after="336" w:afterAutospacing="0"/>
        <w:rPr>
          <w:rFonts w:ascii="Work Sans" w:hAnsi="Work Sans"/>
          <w:color w:val="3A3A3A"/>
        </w:rPr>
      </w:pPr>
      <w:r>
        <w:rPr>
          <w:rFonts w:ascii="Work Sans" w:hAnsi="Work Sans"/>
          <w:color w:val="3A3A3A"/>
        </w:rPr>
        <w:t>Initial size: 0</w:t>
      </w:r>
      <w:r>
        <w:rPr>
          <w:rFonts w:ascii="Work Sans" w:hAnsi="Work Sans"/>
          <w:color w:val="3A3A3A"/>
        </w:rPr>
        <w:br/>
        <w:t>Original List: [2, 4, 6, 8, 10]</w:t>
      </w:r>
      <w:r>
        <w:rPr>
          <w:rFonts w:ascii="Work Sans" w:hAnsi="Work Sans"/>
          <w:color w:val="3A3A3A"/>
        </w:rPr>
        <w:br/>
        <w:t>ArrayList Size after add operation: 5</w:t>
      </w:r>
      <w:r>
        <w:rPr>
          <w:rFonts w:ascii="Work Sans" w:hAnsi="Work Sans"/>
          <w:color w:val="3A3A3A"/>
        </w:rPr>
        <w:br/>
        <w:t>ArrayList Size after ensureCapacity() call and add operation: 7</w:t>
      </w:r>
      <w:r>
        <w:rPr>
          <w:rFonts w:ascii="Work Sans" w:hAnsi="Work Sans"/>
          <w:color w:val="3A3A3A"/>
        </w:rPr>
        <w:br/>
        <w:t>ArrayList Size after trimToSize() operation: 7</w:t>
      </w:r>
      <w:r>
        <w:rPr>
          <w:rFonts w:ascii="Work Sans" w:hAnsi="Work Sans"/>
          <w:color w:val="3A3A3A"/>
        </w:rPr>
        <w:br/>
        <w:t>ArrayList final:</w:t>
      </w:r>
      <w:r>
        <w:rPr>
          <w:rFonts w:ascii="Work Sans" w:hAnsi="Work Sans"/>
          <w:color w:val="3A3A3A"/>
        </w:rPr>
        <w:br/>
        <w:t>2 4 6 8 10 12 14</w:t>
      </w:r>
    </w:p>
    <w:p w14:paraId="6BCD22D2" w14:textId="77777777" w:rsidR="00597CCA" w:rsidRDefault="00597CCA" w:rsidP="00597CCA">
      <w:pPr>
        <w:pStyle w:val="NormalWeb"/>
        <w:shd w:val="clear" w:color="auto" w:fill="FFFFFF"/>
        <w:spacing w:before="0" w:beforeAutospacing="0" w:after="0" w:afterAutospacing="0"/>
        <w:rPr>
          <w:rFonts w:ascii="Work Sans" w:hAnsi="Work Sans"/>
          <w:color w:val="3A3A3A"/>
        </w:rPr>
      </w:pPr>
      <w:r>
        <w:rPr>
          <w:rFonts w:ascii="Work Sans" w:hAnsi="Work Sans"/>
          <w:noProof/>
          <w:color w:val="ED0000"/>
          <w:bdr w:val="none" w:sz="0" w:space="0" w:color="auto" w:frame="1"/>
        </w:rPr>
        <w:drawing>
          <wp:inline distT="0" distB="0" distL="0" distR="0" wp14:anchorId="54CA60F3" wp14:editId="72F63F3D">
            <wp:extent cx="5200650" cy="1943100"/>
            <wp:effectExtent l="0" t="0" r="0" b="0"/>
            <wp:docPr id="1082979065" name="Picture 28" descr="Output- ArrayList size (Length)">
              <a:hlinkClick xmlns:a="http://schemas.openxmlformats.org/drawingml/2006/main" r:id="rId2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descr="Output- ArrayList size (Length)">
                      <a:hlinkClick r:id="rId219"/>
                    </pic:cNvPr>
                    <pic:cNvPicPr>
                      <a:picLocks noChangeAspect="1" noChangeArrowheads="1"/>
                    </pic:cNvPicPr>
                  </pic:nvPicPr>
                  <pic:blipFill>
                    <a:blip r:embed="rId220">
                      <a:extLst>
                        <a:ext uri="{28A0092B-C50C-407E-A947-70E740481C1C}">
                          <a14:useLocalDpi xmlns:a14="http://schemas.microsoft.com/office/drawing/2010/main" val="0"/>
                        </a:ext>
                      </a:extLst>
                    </a:blip>
                    <a:srcRect/>
                    <a:stretch>
                      <a:fillRect/>
                    </a:stretch>
                  </pic:blipFill>
                  <pic:spPr bwMode="auto">
                    <a:xfrm>
                      <a:off x="0" y="0"/>
                      <a:ext cx="5200650" cy="1943100"/>
                    </a:xfrm>
                    <a:prstGeom prst="rect">
                      <a:avLst/>
                    </a:prstGeom>
                    <a:noFill/>
                    <a:ln>
                      <a:noFill/>
                    </a:ln>
                  </pic:spPr>
                </pic:pic>
              </a:graphicData>
            </a:graphic>
          </wp:inline>
        </w:drawing>
      </w:r>
    </w:p>
    <w:p w14:paraId="37BDC096" w14:textId="77777777" w:rsidR="00597CCA" w:rsidRDefault="00597CCA" w:rsidP="00597CCA">
      <w:pPr>
        <w:pStyle w:val="Heading3"/>
        <w:shd w:val="clear" w:color="auto" w:fill="FFFFFF"/>
        <w:spacing w:before="0" w:line="312" w:lineRule="atLeast"/>
        <w:rPr>
          <w:rFonts w:ascii="Work Sans" w:hAnsi="Work Sans"/>
          <w:color w:val="3A3A3A"/>
          <w:sz w:val="36"/>
          <w:szCs w:val="36"/>
        </w:rPr>
      </w:pPr>
      <w:r>
        <w:rPr>
          <w:rFonts w:ascii="Work Sans" w:hAnsi="Work Sans"/>
          <w:color w:val="3A3A3A"/>
          <w:sz w:val="36"/>
          <w:szCs w:val="36"/>
          <w:bdr w:val="none" w:sz="0" w:space="0" w:color="auto" w:frame="1"/>
        </w:rPr>
        <w:t>ArrayList contains</w:t>
      </w:r>
    </w:p>
    <w:p w14:paraId="0591FC5C" w14:textId="77777777" w:rsidR="00597CCA" w:rsidRDefault="00597CCA" w:rsidP="00597CCA">
      <w:pPr>
        <w:pStyle w:val="NormalWeb"/>
        <w:shd w:val="clear" w:color="auto" w:fill="FFFFFF"/>
        <w:spacing w:before="0" w:beforeAutospacing="0" w:after="0" w:afterAutospacing="0"/>
        <w:rPr>
          <w:rFonts w:ascii="Work Sans" w:hAnsi="Work Sans"/>
          <w:color w:val="3A3A3A"/>
        </w:rPr>
      </w:pPr>
      <w:r>
        <w:rPr>
          <w:rStyle w:val="Strong"/>
          <w:rFonts w:ascii="Work Sans" w:hAnsi="Work Sans"/>
          <w:color w:val="3A3A3A"/>
          <w:bdr w:val="none" w:sz="0" w:space="0" w:color="auto" w:frame="1"/>
        </w:rPr>
        <w:t>Prototype:</w:t>
      </w:r>
      <w:r>
        <w:rPr>
          <w:rFonts w:ascii="Work Sans" w:hAnsi="Work Sans"/>
          <w:color w:val="3A3A3A"/>
        </w:rPr>
        <w:t> boolean contains (Object o)</w:t>
      </w:r>
      <w:r>
        <w:rPr>
          <w:rFonts w:ascii="Work Sans" w:hAnsi="Work Sans"/>
          <w:color w:val="3A3A3A"/>
        </w:rPr>
        <w:br/>
      </w:r>
      <w:r>
        <w:rPr>
          <w:rStyle w:val="Strong"/>
          <w:rFonts w:ascii="Work Sans" w:hAnsi="Work Sans"/>
          <w:color w:val="3A3A3A"/>
          <w:bdr w:val="none" w:sz="0" w:space="0" w:color="auto" w:frame="1"/>
        </w:rPr>
        <w:t>Parameters:</w:t>
      </w:r>
      <w:r>
        <w:rPr>
          <w:rFonts w:ascii="Work Sans" w:hAnsi="Work Sans"/>
          <w:color w:val="3A3A3A"/>
        </w:rPr>
        <w:t> o=&gt; Element which is to be checked if present in the ArrayList.</w:t>
      </w:r>
      <w:r>
        <w:rPr>
          <w:rFonts w:ascii="Work Sans" w:hAnsi="Work Sans"/>
          <w:color w:val="3A3A3A"/>
        </w:rPr>
        <w:br/>
      </w:r>
      <w:r>
        <w:rPr>
          <w:rStyle w:val="Strong"/>
          <w:rFonts w:ascii="Work Sans" w:hAnsi="Work Sans"/>
          <w:color w:val="3A3A3A"/>
          <w:bdr w:val="none" w:sz="0" w:space="0" w:color="auto" w:frame="1"/>
        </w:rPr>
        <w:t>Return Value:</w:t>
      </w:r>
      <w:r>
        <w:rPr>
          <w:rFonts w:ascii="Work Sans" w:hAnsi="Work Sans"/>
          <w:color w:val="3A3A3A"/>
        </w:rPr>
        <w:t> true=&gt; If the ArrayList contains element o.</w:t>
      </w:r>
      <w:r>
        <w:rPr>
          <w:rFonts w:ascii="Work Sans" w:hAnsi="Work Sans"/>
          <w:color w:val="3A3A3A"/>
        </w:rPr>
        <w:br/>
      </w:r>
      <w:r>
        <w:rPr>
          <w:rStyle w:val="Strong"/>
          <w:rFonts w:ascii="Work Sans" w:hAnsi="Work Sans"/>
          <w:color w:val="3A3A3A"/>
          <w:bdr w:val="none" w:sz="0" w:space="0" w:color="auto" w:frame="1"/>
        </w:rPr>
        <w:t>Description:</w:t>
      </w:r>
      <w:r>
        <w:rPr>
          <w:rFonts w:ascii="Work Sans" w:hAnsi="Work Sans"/>
          <w:color w:val="3A3A3A"/>
        </w:rPr>
        <w:t> Checks if the list contains the given element ‘o’. Returns true if the element is present.</w:t>
      </w:r>
    </w:p>
    <w:p w14:paraId="4C8AFBEF" w14:textId="77777777" w:rsidR="00597CCA" w:rsidRDefault="00597CCA" w:rsidP="00597CCA">
      <w:pPr>
        <w:pStyle w:val="NormalWeb"/>
        <w:shd w:val="clear" w:color="auto" w:fill="FFFFFF"/>
        <w:spacing w:before="0" w:beforeAutospacing="0" w:after="0" w:afterAutospacing="0"/>
        <w:rPr>
          <w:rFonts w:ascii="Work Sans" w:hAnsi="Work Sans"/>
          <w:color w:val="3A3A3A"/>
        </w:rPr>
      </w:pPr>
      <w:r>
        <w:rPr>
          <w:rStyle w:val="Strong"/>
          <w:rFonts w:ascii="Work Sans" w:hAnsi="Work Sans"/>
          <w:color w:val="3A3A3A"/>
          <w:bdr w:val="none" w:sz="0" w:space="0" w:color="auto" w:frame="1"/>
        </w:rPr>
        <w:lastRenderedPageBreak/>
        <w:t>We make use of the ‘contains’ method in the following program.</w:t>
      </w:r>
    </w:p>
    <w:tbl>
      <w:tblPr>
        <w:tblW w:w="12408" w:type="dxa"/>
        <w:tblCellSpacing w:w="0" w:type="dxa"/>
        <w:tblCellMar>
          <w:left w:w="0" w:type="dxa"/>
          <w:right w:w="0" w:type="dxa"/>
        </w:tblCellMar>
        <w:tblLook w:val="04A0" w:firstRow="1" w:lastRow="0" w:firstColumn="1" w:lastColumn="0" w:noHBand="0" w:noVBand="1"/>
      </w:tblPr>
      <w:tblGrid>
        <w:gridCol w:w="12408"/>
      </w:tblGrid>
      <w:tr w:rsidR="00597CCA" w14:paraId="29462F48" w14:textId="77777777" w:rsidTr="00597CCA">
        <w:trPr>
          <w:tblCellSpacing w:w="0" w:type="dxa"/>
        </w:trPr>
        <w:tc>
          <w:tcPr>
            <w:tcW w:w="12408" w:type="dxa"/>
            <w:tcBorders>
              <w:top w:val="nil"/>
              <w:left w:val="nil"/>
              <w:bottom w:val="nil"/>
              <w:right w:val="nil"/>
            </w:tcBorders>
            <w:vAlign w:val="bottom"/>
            <w:hideMark/>
          </w:tcPr>
          <w:p w14:paraId="0AEFE79A" w14:textId="77777777" w:rsidR="00597CCA" w:rsidRDefault="00597CCA">
            <w:pPr>
              <w:shd w:val="clear" w:color="auto" w:fill="FFFFFF"/>
              <w:spacing w:line="264" w:lineRule="atLeast"/>
              <w:textAlignment w:val="baseline"/>
              <w:rPr>
                <w:rFonts w:ascii="Consolas" w:hAnsi="Consolas"/>
              </w:rPr>
            </w:pPr>
            <w:r>
              <w:rPr>
                <w:rStyle w:val="HTMLCode"/>
                <w:rFonts w:ascii="Consolas" w:eastAsiaTheme="minorHAnsi" w:hAnsi="Consolas"/>
                <w:b/>
                <w:bCs/>
                <w:color w:val="006699"/>
                <w:bdr w:val="none" w:sz="0" w:space="0" w:color="auto" w:frame="1"/>
              </w:rPr>
              <w:t>import</w:t>
            </w:r>
            <w:r>
              <w:rPr>
                <w:rFonts w:ascii="Consolas" w:hAnsi="Consolas"/>
              </w:rPr>
              <w:t xml:space="preserve"> </w:t>
            </w:r>
            <w:r>
              <w:rPr>
                <w:rStyle w:val="HTMLCode"/>
                <w:rFonts w:ascii="Consolas" w:eastAsiaTheme="minorHAnsi" w:hAnsi="Consolas"/>
                <w:color w:val="000000"/>
                <w:bdr w:val="none" w:sz="0" w:space="0" w:color="auto" w:frame="1"/>
              </w:rPr>
              <w:t>java.util.ArrayList;</w:t>
            </w:r>
          </w:p>
          <w:p w14:paraId="3094C860" w14:textId="77777777" w:rsidR="00597CCA" w:rsidRDefault="00597CCA">
            <w:pPr>
              <w:shd w:val="clear" w:color="auto" w:fill="FFFFFF"/>
              <w:spacing w:line="264" w:lineRule="atLeast"/>
              <w:textAlignment w:val="baseline"/>
              <w:rPr>
                <w:rFonts w:ascii="Consolas" w:hAnsi="Consolas"/>
              </w:rPr>
            </w:pPr>
            <w:r>
              <w:rPr>
                <w:rStyle w:val="HTMLCode"/>
                <w:rFonts w:ascii="Consolas" w:eastAsiaTheme="minorHAnsi" w:hAnsi="Consolas"/>
                <w:b/>
                <w:bCs/>
                <w:color w:val="006699"/>
                <w:bdr w:val="none" w:sz="0" w:space="0" w:color="auto" w:frame="1"/>
              </w:rPr>
              <w:t>public</w:t>
            </w:r>
            <w:r>
              <w:rPr>
                <w:rFonts w:ascii="Consolas" w:hAnsi="Consolas"/>
              </w:rPr>
              <w:t xml:space="preserve"> </w:t>
            </w:r>
            <w:r>
              <w:rPr>
                <w:rStyle w:val="HTMLCode"/>
                <w:rFonts w:ascii="Consolas" w:eastAsiaTheme="minorHAnsi" w:hAnsi="Consolas"/>
                <w:b/>
                <w:bCs/>
                <w:color w:val="006699"/>
                <w:bdr w:val="none" w:sz="0" w:space="0" w:color="auto" w:frame="1"/>
              </w:rPr>
              <w:t>class</w:t>
            </w:r>
            <w:r>
              <w:rPr>
                <w:rFonts w:ascii="Consolas" w:hAnsi="Consolas"/>
              </w:rPr>
              <w:t xml:space="preserve"> </w:t>
            </w:r>
            <w:r>
              <w:rPr>
                <w:rStyle w:val="HTMLCode"/>
                <w:rFonts w:ascii="Consolas" w:eastAsiaTheme="minorHAnsi" w:hAnsi="Consolas"/>
                <w:color w:val="000000"/>
                <w:bdr w:val="none" w:sz="0" w:space="0" w:color="auto" w:frame="1"/>
              </w:rPr>
              <w:t>Main {</w:t>
            </w:r>
          </w:p>
          <w:p w14:paraId="56D7E503" w14:textId="77777777" w:rsidR="00597CCA" w:rsidRDefault="00597CCA">
            <w:pPr>
              <w:shd w:val="clear" w:color="auto" w:fill="FFFFFF"/>
              <w:spacing w:line="264" w:lineRule="atLeast"/>
              <w:textAlignment w:val="baseline"/>
              <w:rPr>
                <w:rFonts w:ascii="Consolas" w:hAnsi="Consolas"/>
              </w:rPr>
            </w:pPr>
            <w:r>
              <w:rPr>
                <w:rStyle w:val="HTMLCode"/>
                <w:rFonts w:ascii="Consolas" w:eastAsiaTheme="minorHAnsi" w:hAnsi="Consolas"/>
                <w:bdr w:val="none" w:sz="0" w:space="0" w:color="auto" w:frame="1"/>
              </w:rPr>
              <w:t>   </w:t>
            </w:r>
            <w:r>
              <w:rPr>
                <w:rStyle w:val="HTMLCode"/>
                <w:rFonts w:ascii="Consolas" w:eastAsiaTheme="minorHAnsi" w:hAnsi="Consolas"/>
                <w:b/>
                <w:bCs/>
                <w:color w:val="006699"/>
                <w:bdr w:val="none" w:sz="0" w:space="0" w:color="auto" w:frame="1"/>
              </w:rPr>
              <w:t>public</w:t>
            </w:r>
            <w:r>
              <w:rPr>
                <w:rFonts w:ascii="Consolas" w:hAnsi="Consolas"/>
              </w:rPr>
              <w:t xml:space="preserve"> </w:t>
            </w:r>
            <w:r>
              <w:rPr>
                <w:rStyle w:val="HTMLCode"/>
                <w:rFonts w:ascii="Consolas" w:eastAsiaTheme="minorHAnsi" w:hAnsi="Consolas"/>
                <w:b/>
                <w:bCs/>
                <w:color w:val="006699"/>
                <w:bdr w:val="none" w:sz="0" w:space="0" w:color="auto" w:frame="1"/>
              </w:rPr>
              <w:t>static</w:t>
            </w:r>
            <w:r>
              <w:rPr>
                <w:rFonts w:ascii="Consolas" w:hAnsi="Consolas"/>
              </w:rPr>
              <w:t xml:space="preserve"> </w:t>
            </w:r>
            <w:r>
              <w:rPr>
                <w:rStyle w:val="HTMLCode"/>
                <w:rFonts w:ascii="Consolas" w:eastAsiaTheme="minorHAnsi" w:hAnsi="Consolas"/>
                <w:b/>
                <w:bCs/>
                <w:color w:val="006699"/>
                <w:bdr w:val="none" w:sz="0" w:space="0" w:color="auto" w:frame="1"/>
              </w:rPr>
              <w:t>void</w:t>
            </w:r>
            <w:r>
              <w:rPr>
                <w:rFonts w:ascii="Consolas" w:hAnsi="Consolas"/>
              </w:rPr>
              <w:t xml:space="preserve"> </w:t>
            </w:r>
            <w:r>
              <w:rPr>
                <w:rStyle w:val="HTMLCode"/>
                <w:rFonts w:ascii="Consolas" w:eastAsiaTheme="minorHAnsi" w:hAnsi="Consolas"/>
                <w:color w:val="000000"/>
                <w:bdr w:val="none" w:sz="0" w:space="0" w:color="auto" w:frame="1"/>
              </w:rPr>
              <w:t>main(String[] args) {</w:t>
            </w:r>
          </w:p>
          <w:p w14:paraId="337991A3" w14:textId="77777777" w:rsidR="00597CCA" w:rsidRDefault="00597CCA">
            <w:pPr>
              <w:shd w:val="clear" w:color="auto" w:fill="FFFFFF"/>
              <w:spacing w:line="264" w:lineRule="atLeast"/>
              <w:textAlignment w:val="baseline"/>
              <w:rPr>
                <w:rFonts w:ascii="Consolas" w:hAnsi="Consolas"/>
              </w:rPr>
            </w:pPr>
            <w:r>
              <w:rPr>
                <w:rFonts w:ascii="Consolas" w:hAnsi="Consolas"/>
              </w:rPr>
              <w:t> </w:t>
            </w:r>
          </w:p>
          <w:p w14:paraId="59D4E31E" w14:textId="77777777" w:rsidR="00597CCA" w:rsidRDefault="00597CCA">
            <w:pPr>
              <w:shd w:val="clear" w:color="auto" w:fill="FFFFFF"/>
              <w:spacing w:line="264" w:lineRule="atLeast"/>
              <w:textAlignment w:val="baseline"/>
              <w:rPr>
                <w:rFonts w:ascii="Consolas" w:hAnsi="Consolas"/>
              </w:rPr>
            </w:pPr>
            <w:r>
              <w:rPr>
                <w:rStyle w:val="HTMLCode"/>
                <w:rFonts w:ascii="Consolas" w:eastAsiaTheme="minorHAnsi" w:hAnsi="Consolas"/>
                <w:bdr w:val="none" w:sz="0" w:space="0" w:color="auto" w:frame="1"/>
              </w:rPr>
              <w:t>      </w:t>
            </w:r>
            <w:r>
              <w:rPr>
                <w:rStyle w:val="HTMLCode"/>
                <w:rFonts w:ascii="Consolas" w:eastAsiaTheme="minorHAnsi" w:hAnsi="Consolas"/>
                <w:color w:val="008200"/>
                <w:bdr w:val="none" w:sz="0" w:space="0" w:color="auto" w:frame="1"/>
              </w:rPr>
              <w:t>//create and initialize colorsList</w:t>
            </w:r>
          </w:p>
          <w:p w14:paraId="5719EBFC" w14:textId="77777777" w:rsidR="00597CCA" w:rsidRDefault="00597CCA">
            <w:pPr>
              <w:shd w:val="clear" w:color="auto" w:fill="FFFFFF"/>
              <w:spacing w:line="264" w:lineRule="atLeast"/>
              <w:textAlignment w:val="baseline"/>
              <w:rPr>
                <w:rFonts w:ascii="Consolas" w:hAnsi="Consolas"/>
              </w:rPr>
            </w:pPr>
            <w:r>
              <w:rPr>
                <w:rStyle w:val="HTMLCode"/>
                <w:rFonts w:ascii="Consolas" w:eastAsiaTheme="minorHAnsi" w:hAnsi="Consolas"/>
                <w:bdr w:val="none" w:sz="0" w:space="0" w:color="auto" w:frame="1"/>
              </w:rPr>
              <w:t>      </w:t>
            </w:r>
            <w:r>
              <w:rPr>
                <w:rStyle w:val="HTMLCode"/>
                <w:rFonts w:ascii="Consolas" w:eastAsiaTheme="minorHAnsi" w:hAnsi="Consolas"/>
                <w:color w:val="000000"/>
                <w:bdr w:val="none" w:sz="0" w:space="0" w:color="auto" w:frame="1"/>
              </w:rPr>
              <w:t xml:space="preserve">ArrayList&lt;String&gt; colorsList = </w:t>
            </w:r>
            <w:r>
              <w:rPr>
                <w:rStyle w:val="HTMLCode"/>
                <w:rFonts w:ascii="Consolas" w:eastAsiaTheme="minorHAnsi" w:hAnsi="Consolas"/>
                <w:b/>
                <w:bCs/>
                <w:color w:val="006699"/>
                <w:bdr w:val="none" w:sz="0" w:space="0" w:color="auto" w:frame="1"/>
              </w:rPr>
              <w:t>new</w:t>
            </w:r>
            <w:r>
              <w:rPr>
                <w:rFonts w:ascii="Consolas" w:hAnsi="Consolas"/>
              </w:rPr>
              <w:t xml:space="preserve"> </w:t>
            </w:r>
            <w:r>
              <w:rPr>
                <w:rStyle w:val="HTMLCode"/>
                <w:rFonts w:ascii="Consolas" w:eastAsiaTheme="minorHAnsi" w:hAnsi="Consolas"/>
                <w:color w:val="000000"/>
                <w:bdr w:val="none" w:sz="0" w:space="0" w:color="auto" w:frame="1"/>
              </w:rPr>
              <w:t>ArrayList&lt;String&gt;();</w:t>
            </w:r>
          </w:p>
          <w:p w14:paraId="187F0694" w14:textId="77777777" w:rsidR="00597CCA" w:rsidRDefault="00597CCA">
            <w:pPr>
              <w:shd w:val="clear" w:color="auto" w:fill="FFFFFF"/>
              <w:spacing w:line="264" w:lineRule="atLeast"/>
              <w:textAlignment w:val="baseline"/>
              <w:rPr>
                <w:rFonts w:ascii="Consolas" w:hAnsi="Consolas"/>
              </w:rPr>
            </w:pPr>
            <w:r>
              <w:rPr>
                <w:rStyle w:val="HTMLCode"/>
                <w:rFonts w:ascii="Consolas" w:eastAsiaTheme="minorHAnsi" w:hAnsi="Consolas"/>
                <w:bdr w:val="none" w:sz="0" w:space="0" w:color="auto" w:frame="1"/>
              </w:rPr>
              <w:t>      </w:t>
            </w:r>
            <w:r>
              <w:rPr>
                <w:rStyle w:val="HTMLCode"/>
                <w:rFonts w:ascii="Consolas" w:eastAsiaTheme="minorHAnsi" w:hAnsi="Consolas"/>
                <w:color w:val="000000"/>
                <w:bdr w:val="none" w:sz="0" w:space="0" w:color="auto" w:frame="1"/>
              </w:rPr>
              <w:t>colorsList.add(</w:t>
            </w:r>
            <w:r>
              <w:rPr>
                <w:rStyle w:val="HTMLCode"/>
                <w:rFonts w:ascii="Consolas" w:eastAsiaTheme="minorHAnsi" w:hAnsi="Consolas"/>
                <w:color w:val="0000FF"/>
                <w:bdr w:val="none" w:sz="0" w:space="0" w:color="auto" w:frame="1"/>
              </w:rPr>
              <w:t>"Red"</w:t>
            </w:r>
            <w:r>
              <w:rPr>
                <w:rStyle w:val="HTMLCode"/>
                <w:rFonts w:ascii="Consolas" w:eastAsiaTheme="minorHAnsi" w:hAnsi="Consolas"/>
                <w:color w:val="000000"/>
                <w:bdr w:val="none" w:sz="0" w:space="0" w:color="auto" w:frame="1"/>
              </w:rPr>
              <w:t>);</w:t>
            </w:r>
          </w:p>
          <w:p w14:paraId="5C2C220C" w14:textId="77777777" w:rsidR="00597CCA" w:rsidRDefault="00597CCA">
            <w:pPr>
              <w:shd w:val="clear" w:color="auto" w:fill="FFFFFF"/>
              <w:spacing w:line="264" w:lineRule="atLeast"/>
              <w:textAlignment w:val="baseline"/>
              <w:rPr>
                <w:rFonts w:ascii="Consolas" w:hAnsi="Consolas"/>
              </w:rPr>
            </w:pPr>
            <w:r>
              <w:rPr>
                <w:rStyle w:val="HTMLCode"/>
                <w:rFonts w:ascii="Consolas" w:eastAsiaTheme="minorHAnsi" w:hAnsi="Consolas"/>
                <w:bdr w:val="none" w:sz="0" w:space="0" w:color="auto" w:frame="1"/>
              </w:rPr>
              <w:t>      </w:t>
            </w:r>
            <w:r>
              <w:rPr>
                <w:rStyle w:val="HTMLCode"/>
                <w:rFonts w:ascii="Consolas" w:eastAsiaTheme="minorHAnsi" w:hAnsi="Consolas"/>
                <w:color w:val="000000"/>
                <w:bdr w:val="none" w:sz="0" w:space="0" w:color="auto" w:frame="1"/>
              </w:rPr>
              <w:t>colorsList.add(</w:t>
            </w:r>
            <w:r>
              <w:rPr>
                <w:rStyle w:val="HTMLCode"/>
                <w:rFonts w:ascii="Consolas" w:eastAsiaTheme="minorHAnsi" w:hAnsi="Consolas"/>
                <w:color w:val="0000FF"/>
                <w:bdr w:val="none" w:sz="0" w:space="0" w:color="auto" w:frame="1"/>
              </w:rPr>
              <w:t>"Green"</w:t>
            </w:r>
            <w:r>
              <w:rPr>
                <w:rStyle w:val="HTMLCode"/>
                <w:rFonts w:ascii="Consolas" w:eastAsiaTheme="minorHAnsi" w:hAnsi="Consolas"/>
                <w:color w:val="000000"/>
                <w:bdr w:val="none" w:sz="0" w:space="0" w:color="auto" w:frame="1"/>
              </w:rPr>
              <w:t>);</w:t>
            </w:r>
          </w:p>
          <w:p w14:paraId="24230EBD" w14:textId="77777777" w:rsidR="00597CCA" w:rsidRDefault="00597CCA">
            <w:pPr>
              <w:shd w:val="clear" w:color="auto" w:fill="FFFFFF"/>
              <w:spacing w:line="264" w:lineRule="atLeast"/>
              <w:textAlignment w:val="baseline"/>
              <w:rPr>
                <w:rFonts w:ascii="Consolas" w:hAnsi="Consolas"/>
              </w:rPr>
            </w:pPr>
            <w:r>
              <w:rPr>
                <w:rStyle w:val="HTMLCode"/>
                <w:rFonts w:ascii="Consolas" w:eastAsiaTheme="minorHAnsi" w:hAnsi="Consolas"/>
                <w:bdr w:val="none" w:sz="0" w:space="0" w:color="auto" w:frame="1"/>
              </w:rPr>
              <w:t>      </w:t>
            </w:r>
            <w:r>
              <w:rPr>
                <w:rStyle w:val="HTMLCode"/>
                <w:rFonts w:ascii="Consolas" w:eastAsiaTheme="minorHAnsi" w:hAnsi="Consolas"/>
                <w:color w:val="000000"/>
                <w:bdr w:val="none" w:sz="0" w:space="0" w:color="auto" w:frame="1"/>
              </w:rPr>
              <w:t>colorsList.add(</w:t>
            </w:r>
            <w:r>
              <w:rPr>
                <w:rStyle w:val="HTMLCode"/>
                <w:rFonts w:ascii="Consolas" w:eastAsiaTheme="minorHAnsi" w:hAnsi="Consolas"/>
                <w:color w:val="0000FF"/>
                <w:bdr w:val="none" w:sz="0" w:space="0" w:color="auto" w:frame="1"/>
              </w:rPr>
              <w:t>"Blue"</w:t>
            </w:r>
            <w:r>
              <w:rPr>
                <w:rStyle w:val="HTMLCode"/>
                <w:rFonts w:ascii="Consolas" w:eastAsiaTheme="minorHAnsi" w:hAnsi="Consolas"/>
                <w:color w:val="000000"/>
                <w:bdr w:val="none" w:sz="0" w:space="0" w:color="auto" w:frame="1"/>
              </w:rPr>
              <w:t>);</w:t>
            </w:r>
          </w:p>
          <w:p w14:paraId="6FF91D1B" w14:textId="77777777" w:rsidR="00597CCA" w:rsidRDefault="00597CCA">
            <w:pPr>
              <w:shd w:val="clear" w:color="auto" w:fill="FFFFFF"/>
              <w:spacing w:line="264" w:lineRule="atLeast"/>
              <w:textAlignment w:val="baseline"/>
              <w:rPr>
                <w:rFonts w:ascii="Consolas" w:hAnsi="Consolas"/>
              </w:rPr>
            </w:pPr>
            <w:r>
              <w:rPr>
                <w:rStyle w:val="HTMLCode"/>
                <w:rFonts w:ascii="Consolas" w:eastAsiaTheme="minorHAnsi" w:hAnsi="Consolas"/>
                <w:bdr w:val="none" w:sz="0" w:space="0" w:color="auto" w:frame="1"/>
              </w:rPr>
              <w:t>      </w:t>
            </w:r>
            <w:r>
              <w:rPr>
                <w:rStyle w:val="HTMLCode"/>
                <w:rFonts w:ascii="Consolas" w:eastAsiaTheme="minorHAnsi" w:hAnsi="Consolas"/>
                <w:color w:val="000000"/>
                <w:bdr w:val="none" w:sz="0" w:space="0" w:color="auto" w:frame="1"/>
              </w:rPr>
              <w:t>colorsList.add(</w:t>
            </w:r>
            <w:r>
              <w:rPr>
                <w:rStyle w:val="HTMLCode"/>
                <w:rFonts w:ascii="Consolas" w:eastAsiaTheme="minorHAnsi" w:hAnsi="Consolas"/>
                <w:color w:val="0000FF"/>
                <w:bdr w:val="none" w:sz="0" w:space="0" w:color="auto" w:frame="1"/>
              </w:rPr>
              <w:t>"White"</w:t>
            </w:r>
            <w:r>
              <w:rPr>
                <w:rStyle w:val="HTMLCode"/>
                <w:rFonts w:ascii="Consolas" w:eastAsiaTheme="minorHAnsi" w:hAnsi="Consolas"/>
                <w:color w:val="000000"/>
                <w:bdr w:val="none" w:sz="0" w:space="0" w:color="auto" w:frame="1"/>
              </w:rPr>
              <w:t>);</w:t>
            </w:r>
          </w:p>
          <w:p w14:paraId="42DE9AB5" w14:textId="77777777" w:rsidR="00597CCA" w:rsidRDefault="00597CCA">
            <w:pPr>
              <w:shd w:val="clear" w:color="auto" w:fill="FFFFFF"/>
              <w:spacing w:line="264" w:lineRule="atLeast"/>
              <w:textAlignment w:val="baseline"/>
              <w:rPr>
                <w:rFonts w:ascii="Consolas" w:hAnsi="Consolas"/>
              </w:rPr>
            </w:pPr>
            <w:r>
              <w:rPr>
                <w:rFonts w:ascii="Consolas" w:hAnsi="Consolas"/>
              </w:rPr>
              <w:t> </w:t>
            </w:r>
          </w:p>
          <w:p w14:paraId="70E1DC01" w14:textId="77777777" w:rsidR="00597CCA" w:rsidRDefault="00597CCA">
            <w:pPr>
              <w:shd w:val="clear" w:color="auto" w:fill="FFFFFF"/>
              <w:spacing w:line="264" w:lineRule="atLeast"/>
              <w:textAlignment w:val="baseline"/>
              <w:rPr>
                <w:rFonts w:ascii="Consolas" w:hAnsi="Consolas"/>
              </w:rPr>
            </w:pPr>
            <w:r>
              <w:rPr>
                <w:rStyle w:val="HTMLCode"/>
                <w:rFonts w:ascii="Consolas" w:eastAsiaTheme="minorHAnsi" w:hAnsi="Consolas"/>
                <w:bdr w:val="none" w:sz="0" w:space="0" w:color="auto" w:frame="1"/>
              </w:rPr>
              <w:t>      </w:t>
            </w:r>
            <w:r>
              <w:rPr>
                <w:rStyle w:val="HTMLCode"/>
                <w:rFonts w:ascii="Consolas" w:eastAsiaTheme="minorHAnsi" w:hAnsi="Consolas"/>
                <w:color w:val="008200"/>
                <w:bdr w:val="none" w:sz="0" w:space="0" w:color="auto" w:frame="1"/>
              </w:rPr>
              <w:t xml:space="preserve">//call contains method to check if different strings are present in ArrayList </w:t>
            </w:r>
          </w:p>
          <w:p w14:paraId="23C212CB" w14:textId="77777777" w:rsidR="00597CCA" w:rsidRDefault="00597CCA">
            <w:pPr>
              <w:shd w:val="clear" w:color="auto" w:fill="FFFFFF"/>
              <w:spacing w:line="264" w:lineRule="atLeast"/>
              <w:textAlignment w:val="baseline"/>
              <w:rPr>
                <w:rFonts w:ascii="Consolas" w:hAnsi="Consolas"/>
              </w:rPr>
            </w:pPr>
            <w:r>
              <w:rPr>
                <w:rStyle w:val="HTMLCode"/>
                <w:rFonts w:ascii="Consolas" w:eastAsiaTheme="minorHAnsi" w:hAnsi="Consolas"/>
                <w:bdr w:val="none" w:sz="0" w:space="0" w:color="auto" w:frame="1"/>
              </w:rPr>
              <w:t>      </w:t>
            </w:r>
            <w:r>
              <w:rPr>
                <w:rStyle w:val="HTMLCode"/>
                <w:rFonts w:ascii="Consolas" w:eastAsiaTheme="minorHAnsi" w:hAnsi="Consolas"/>
                <w:color w:val="000000"/>
                <w:bdr w:val="none" w:sz="0" w:space="0" w:color="auto" w:frame="1"/>
              </w:rPr>
              <w:t>System.out.println(</w:t>
            </w:r>
            <w:r>
              <w:rPr>
                <w:rStyle w:val="HTMLCode"/>
                <w:rFonts w:ascii="Consolas" w:eastAsiaTheme="minorHAnsi" w:hAnsi="Consolas"/>
                <w:color w:val="0000FF"/>
                <w:bdr w:val="none" w:sz="0" w:space="0" w:color="auto" w:frame="1"/>
              </w:rPr>
              <w:t>"ArrayList contains ('Red Green'): "</w:t>
            </w:r>
          </w:p>
          <w:p w14:paraId="6757B61C" w14:textId="77777777" w:rsidR="00597CCA" w:rsidRDefault="00597CCA">
            <w:pPr>
              <w:shd w:val="clear" w:color="auto" w:fill="FFFFFF"/>
              <w:spacing w:line="264" w:lineRule="atLeast"/>
              <w:textAlignment w:val="baseline"/>
              <w:rPr>
                <w:rFonts w:ascii="Consolas" w:hAnsi="Consolas"/>
              </w:rPr>
            </w:pPr>
            <w:r>
              <w:rPr>
                <w:rStyle w:val="HTMLCode"/>
                <w:rFonts w:ascii="Consolas" w:eastAsiaTheme="minorHAnsi" w:hAnsi="Consolas"/>
                <w:bdr w:val="none" w:sz="0" w:space="0" w:color="auto" w:frame="1"/>
              </w:rPr>
              <w:t>                                           </w:t>
            </w:r>
            <w:r>
              <w:rPr>
                <w:rStyle w:val="HTMLCode"/>
                <w:rFonts w:ascii="Consolas" w:eastAsiaTheme="minorHAnsi" w:hAnsi="Consolas"/>
                <w:color w:val="000000"/>
                <w:bdr w:val="none" w:sz="0" w:space="0" w:color="auto" w:frame="1"/>
              </w:rPr>
              <w:t>+colorsList.contains(</w:t>
            </w:r>
            <w:r>
              <w:rPr>
                <w:rStyle w:val="HTMLCode"/>
                <w:rFonts w:ascii="Consolas" w:eastAsiaTheme="minorHAnsi" w:hAnsi="Consolas"/>
                <w:color w:val="0000FF"/>
                <w:bdr w:val="none" w:sz="0" w:space="0" w:color="auto" w:frame="1"/>
              </w:rPr>
              <w:t>"Red Green"</w:t>
            </w:r>
            <w:r>
              <w:rPr>
                <w:rStyle w:val="HTMLCode"/>
                <w:rFonts w:ascii="Consolas" w:eastAsiaTheme="minorHAnsi" w:hAnsi="Consolas"/>
                <w:color w:val="000000"/>
                <w:bdr w:val="none" w:sz="0" w:space="0" w:color="auto" w:frame="1"/>
              </w:rPr>
              <w:t>));</w:t>
            </w:r>
          </w:p>
          <w:p w14:paraId="2AF22B23" w14:textId="77777777" w:rsidR="00597CCA" w:rsidRDefault="00597CCA">
            <w:pPr>
              <w:shd w:val="clear" w:color="auto" w:fill="FFFFFF"/>
              <w:spacing w:line="264" w:lineRule="atLeast"/>
              <w:textAlignment w:val="baseline"/>
              <w:rPr>
                <w:rFonts w:ascii="Consolas" w:hAnsi="Consolas"/>
              </w:rPr>
            </w:pPr>
            <w:r>
              <w:rPr>
                <w:rStyle w:val="HTMLCode"/>
                <w:rFonts w:ascii="Consolas" w:eastAsiaTheme="minorHAnsi" w:hAnsi="Consolas"/>
                <w:bdr w:val="none" w:sz="0" w:space="0" w:color="auto" w:frame="1"/>
              </w:rPr>
              <w:t>      </w:t>
            </w:r>
            <w:r>
              <w:rPr>
                <w:rStyle w:val="HTMLCode"/>
                <w:rFonts w:ascii="Consolas" w:eastAsiaTheme="minorHAnsi" w:hAnsi="Consolas"/>
                <w:color w:val="000000"/>
                <w:bdr w:val="none" w:sz="0" w:space="0" w:color="auto" w:frame="1"/>
              </w:rPr>
              <w:t>System.out.println(</w:t>
            </w:r>
            <w:r>
              <w:rPr>
                <w:rStyle w:val="HTMLCode"/>
                <w:rFonts w:ascii="Consolas" w:eastAsiaTheme="minorHAnsi" w:hAnsi="Consolas"/>
                <w:color w:val="0000FF"/>
                <w:bdr w:val="none" w:sz="0" w:space="0" w:color="auto" w:frame="1"/>
              </w:rPr>
              <w:t>"ArrayList contains ('Blue'): "</w:t>
            </w:r>
          </w:p>
          <w:p w14:paraId="276DA4D3" w14:textId="77777777" w:rsidR="00597CCA" w:rsidRDefault="00597CCA">
            <w:pPr>
              <w:shd w:val="clear" w:color="auto" w:fill="FFFFFF"/>
              <w:spacing w:line="264" w:lineRule="atLeast"/>
              <w:textAlignment w:val="baseline"/>
              <w:rPr>
                <w:rFonts w:ascii="Consolas" w:hAnsi="Consolas"/>
              </w:rPr>
            </w:pPr>
            <w:r>
              <w:rPr>
                <w:rStyle w:val="HTMLCode"/>
                <w:rFonts w:ascii="Consolas" w:eastAsiaTheme="minorHAnsi" w:hAnsi="Consolas"/>
                <w:bdr w:val="none" w:sz="0" w:space="0" w:color="auto" w:frame="1"/>
              </w:rPr>
              <w:t>                                             </w:t>
            </w:r>
            <w:r>
              <w:rPr>
                <w:rStyle w:val="HTMLCode"/>
                <w:rFonts w:ascii="Consolas" w:eastAsiaTheme="minorHAnsi" w:hAnsi="Consolas"/>
                <w:color w:val="000000"/>
                <w:bdr w:val="none" w:sz="0" w:space="0" w:color="auto" w:frame="1"/>
              </w:rPr>
              <w:t>+colorsList.contains(</w:t>
            </w:r>
            <w:r>
              <w:rPr>
                <w:rStyle w:val="HTMLCode"/>
                <w:rFonts w:ascii="Consolas" w:eastAsiaTheme="minorHAnsi" w:hAnsi="Consolas"/>
                <w:color w:val="0000FF"/>
                <w:bdr w:val="none" w:sz="0" w:space="0" w:color="auto" w:frame="1"/>
              </w:rPr>
              <w:t>"Blue"</w:t>
            </w:r>
            <w:r>
              <w:rPr>
                <w:rStyle w:val="HTMLCode"/>
                <w:rFonts w:ascii="Consolas" w:eastAsiaTheme="minorHAnsi" w:hAnsi="Consolas"/>
                <w:color w:val="000000"/>
                <w:bdr w:val="none" w:sz="0" w:space="0" w:color="auto" w:frame="1"/>
              </w:rPr>
              <w:t>));</w:t>
            </w:r>
          </w:p>
          <w:p w14:paraId="3458F497" w14:textId="77777777" w:rsidR="00597CCA" w:rsidRDefault="00597CCA">
            <w:pPr>
              <w:shd w:val="clear" w:color="auto" w:fill="FFFFFF"/>
              <w:spacing w:line="264" w:lineRule="atLeast"/>
              <w:textAlignment w:val="baseline"/>
              <w:rPr>
                <w:rFonts w:ascii="Consolas" w:hAnsi="Consolas"/>
              </w:rPr>
            </w:pPr>
            <w:r>
              <w:rPr>
                <w:rStyle w:val="HTMLCode"/>
                <w:rFonts w:ascii="Consolas" w:eastAsiaTheme="minorHAnsi" w:hAnsi="Consolas"/>
                <w:bdr w:val="none" w:sz="0" w:space="0" w:color="auto" w:frame="1"/>
              </w:rPr>
              <w:t>      </w:t>
            </w:r>
            <w:r>
              <w:rPr>
                <w:rStyle w:val="HTMLCode"/>
                <w:rFonts w:ascii="Consolas" w:eastAsiaTheme="minorHAnsi" w:hAnsi="Consolas"/>
                <w:color w:val="000000"/>
                <w:bdr w:val="none" w:sz="0" w:space="0" w:color="auto" w:frame="1"/>
              </w:rPr>
              <w:t>System.out.println(</w:t>
            </w:r>
            <w:r>
              <w:rPr>
                <w:rStyle w:val="HTMLCode"/>
                <w:rFonts w:ascii="Consolas" w:eastAsiaTheme="minorHAnsi" w:hAnsi="Consolas"/>
                <w:color w:val="0000FF"/>
                <w:bdr w:val="none" w:sz="0" w:space="0" w:color="auto" w:frame="1"/>
              </w:rPr>
              <w:t>"ArrayList contains ('Yellow'): "</w:t>
            </w:r>
          </w:p>
          <w:p w14:paraId="53AC18B3" w14:textId="77777777" w:rsidR="00597CCA" w:rsidRDefault="00597CCA">
            <w:pPr>
              <w:shd w:val="clear" w:color="auto" w:fill="FFFFFF"/>
              <w:spacing w:line="264" w:lineRule="atLeast"/>
              <w:textAlignment w:val="baseline"/>
              <w:rPr>
                <w:rFonts w:ascii="Consolas" w:hAnsi="Consolas"/>
              </w:rPr>
            </w:pPr>
            <w:r>
              <w:rPr>
                <w:rStyle w:val="HTMLCode"/>
                <w:rFonts w:ascii="Consolas" w:eastAsiaTheme="minorHAnsi" w:hAnsi="Consolas"/>
                <w:bdr w:val="none" w:sz="0" w:space="0" w:color="auto" w:frame="1"/>
              </w:rPr>
              <w:t>                                          </w:t>
            </w:r>
            <w:r>
              <w:rPr>
                <w:rStyle w:val="HTMLCode"/>
                <w:rFonts w:ascii="Consolas" w:eastAsiaTheme="minorHAnsi" w:hAnsi="Consolas"/>
                <w:color w:val="000000"/>
                <w:bdr w:val="none" w:sz="0" w:space="0" w:color="auto" w:frame="1"/>
              </w:rPr>
              <w:t>+colorsList.contains(</w:t>
            </w:r>
            <w:r>
              <w:rPr>
                <w:rStyle w:val="HTMLCode"/>
                <w:rFonts w:ascii="Consolas" w:eastAsiaTheme="minorHAnsi" w:hAnsi="Consolas"/>
                <w:color w:val="0000FF"/>
                <w:bdr w:val="none" w:sz="0" w:space="0" w:color="auto" w:frame="1"/>
              </w:rPr>
              <w:t>"Yellow"</w:t>
            </w:r>
            <w:r>
              <w:rPr>
                <w:rStyle w:val="HTMLCode"/>
                <w:rFonts w:ascii="Consolas" w:eastAsiaTheme="minorHAnsi" w:hAnsi="Consolas"/>
                <w:color w:val="000000"/>
                <w:bdr w:val="none" w:sz="0" w:space="0" w:color="auto" w:frame="1"/>
              </w:rPr>
              <w:t>));</w:t>
            </w:r>
          </w:p>
          <w:p w14:paraId="0C3C6EAF" w14:textId="77777777" w:rsidR="00597CCA" w:rsidRDefault="00597CCA">
            <w:pPr>
              <w:shd w:val="clear" w:color="auto" w:fill="FFFFFF"/>
              <w:spacing w:line="264" w:lineRule="atLeast"/>
              <w:textAlignment w:val="baseline"/>
              <w:rPr>
                <w:rFonts w:ascii="Consolas" w:hAnsi="Consolas"/>
              </w:rPr>
            </w:pPr>
            <w:r>
              <w:rPr>
                <w:rStyle w:val="HTMLCode"/>
                <w:rFonts w:ascii="Consolas" w:eastAsiaTheme="minorHAnsi" w:hAnsi="Consolas"/>
                <w:bdr w:val="none" w:sz="0" w:space="0" w:color="auto" w:frame="1"/>
              </w:rPr>
              <w:t>      </w:t>
            </w:r>
            <w:r>
              <w:rPr>
                <w:rStyle w:val="HTMLCode"/>
                <w:rFonts w:ascii="Consolas" w:eastAsiaTheme="minorHAnsi" w:hAnsi="Consolas"/>
                <w:color w:val="000000"/>
                <w:bdr w:val="none" w:sz="0" w:space="0" w:color="auto" w:frame="1"/>
              </w:rPr>
              <w:t>System.out.println(</w:t>
            </w:r>
            <w:r>
              <w:rPr>
                <w:rStyle w:val="HTMLCode"/>
                <w:rFonts w:ascii="Consolas" w:eastAsiaTheme="minorHAnsi" w:hAnsi="Consolas"/>
                <w:color w:val="0000FF"/>
                <w:bdr w:val="none" w:sz="0" w:space="0" w:color="auto" w:frame="1"/>
              </w:rPr>
              <w:t>"ArrayList contains ('White'): "</w:t>
            </w:r>
          </w:p>
          <w:p w14:paraId="056EF962" w14:textId="77777777" w:rsidR="00597CCA" w:rsidRDefault="00597CCA">
            <w:pPr>
              <w:shd w:val="clear" w:color="auto" w:fill="FFFFFF"/>
              <w:spacing w:line="264" w:lineRule="atLeast"/>
              <w:textAlignment w:val="baseline"/>
              <w:rPr>
                <w:rFonts w:ascii="Consolas" w:hAnsi="Consolas"/>
              </w:rPr>
            </w:pPr>
            <w:r>
              <w:rPr>
                <w:rStyle w:val="HTMLCode"/>
                <w:rFonts w:ascii="Consolas" w:eastAsiaTheme="minorHAnsi" w:hAnsi="Consolas"/>
                <w:bdr w:val="none" w:sz="0" w:space="0" w:color="auto" w:frame="1"/>
              </w:rPr>
              <w:t>                                           </w:t>
            </w:r>
            <w:r>
              <w:rPr>
                <w:rStyle w:val="HTMLCode"/>
                <w:rFonts w:ascii="Consolas" w:eastAsiaTheme="minorHAnsi" w:hAnsi="Consolas"/>
                <w:color w:val="000000"/>
                <w:bdr w:val="none" w:sz="0" w:space="0" w:color="auto" w:frame="1"/>
              </w:rPr>
              <w:t>+colorsList.contains(</w:t>
            </w:r>
            <w:r>
              <w:rPr>
                <w:rStyle w:val="HTMLCode"/>
                <w:rFonts w:ascii="Consolas" w:eastAsiaTheme="minorHAnsi" w:hAnsi="Consolas"/>
                <w:color w:val="0000FF"/>
                <w:bdr w:val="none" w:sz="0" w:space="0" w:color="auto" w:frame="1"/>
              </w:rPr>
              <w:t>"White"</w:t>
            </w:r>
            <w:r>
              <w:rPr>
                <w:rStyle w:val="HTMLCode"/>
                <w:rFonts w:ascii="Consolas" w:eastAsiaTheme="minorHAnsi" w:hAnsi="Consolas"/>
                <w:color w:val="000000"/>
                <w:bdr w:val="none" w:sz="0" w:space="0" w:color="auto" w:frame="1"/>
              </w:rPr>
              <w:t>));</w:t>
            </w:r>
          </w:p>
          <w:p w14:paraId="0D61D4DC" w14:textId="77777777" w:rsidR="00597CCA" w:rsidRDefault="00597CCA">
            <w:pPr>
              <w:shd w:val="clear" w:color="auto" w:fill="FFFFFF"/>
              <w:spacing w:line="264" w:lineRule="atLeast"/>
              <w:textAlignment w:val="baseline"/>
              <w:rPr>
                <w:rFonts w:ascii="Consolas" w:hAnsi="Consolas"/>
              </w:rPr>
            </w:pPr>
            <w:r>
              <w:rPr>
                <w:rStyle w:val="HTMLCode"/>
                <w:rFonts w:ascii="Consolas" w:eastAsiaTheme="minorHAnsi" w:hAnsi="Consolas"/>
                <w:bdr w:val="none" w:sz="0" w:space="0" w:color="auto" w:frame="1"/>
              </w:rPr>
              <w:t>   </w:t>
            </w:r>
            <w:r>
              <w:rPr>
                <w:rStyle w:val="HTMLCode"/>
                <w:rFonts w:ascii="Consolas" w:eastAsiaTheme="minorHAnsi" w:hAnsi="Consolas"/>
                <w:color w:val="000000"/>
                <w:bdr w:val="none" w:sz="0" w:space="0" w:color="auto" w:frame="1"/>
              </w:rPr>
              <w:t>}</w:t>
            </w:r>
          </w:p>
          <w:p w14:paraId="7D2FAE7F" w14:textId="77777777" w:rsidR="00597CCA" w:rsidRDefault="00597CCA">
            <w:pPr>
              <w:shd w:val="clear" w:color="auto" w:fill="FFFFFF"/>
              <w:spacing w:line="264" w:lineRule="atLeast"/>
              <w:textAlignment w:val="baseline"/>
              <w:rPr>
                <w:rFonts w:ascii="Consolas" w:hAnsi="Consolas"/>
              </w:rPr>
            </w:pPr>
            <w:r>
              <w:rPr>
                <w:rStyle w:val="HTMLCode"/>
                <w:rFonts w:ascii="Consolas" w:eastAsiaTheme="minorHAnsi" w:hAnsi="Consolas"/>
                <w:color w:val="000000"/>
                <w:bdr w:val="none" w:sz="0" w:space="0" w:color="auto" w:frame="1"/>
              </w:rPr>
              <w:t>}</w:t>
            </w:r>
          </w:p>
        </w:tc>
      </w:tr>
    </w:tbl>
    <w:p w14:paraId="04909B6D" w14:textId="77777777" w:rsidR="00597CCA" w:rsidRDefault="00597CCA" w:rsidP="00597CCA">
      <w:pPr>
        <w:pStyle w:val="NormalWeb"/>
        <w:shd w:val="clear" w:color="auto" w:fill="FFFFFF"/>
        <w:spacing w:before="0" w:beforeAutospacing="0" w:after="0" w:afterAutospacing="0"/>
        <w:rPr>
          <w:rFonts w:ascii="Work Sans" w:hAnsi="Work Sans"/>
          <w:color w:val="3A3A3A"/>
        </w:rPr>
      </w:pPr>
      <w:r>
        <w:rPr>
          <w:rStyle w:val="Strong"/>
          <w:rFonts w:ascii="Work Sans" w:hAnsi="Work Sans"/>
          <w:color w:val="3A3A3A"/>
          <w:bdr w:val="none" w:sz="0" w:space="0" w:color="auto" w:frame="1"/>
        </w:rPr>
        <w:t>Output:</w:t>
      </w:r>
    </w:p>
    <w:p w14:paraId="3AA755E7" w14:textId="77777777" w:rsidR="00597CCA" w:rsidRDefault="00597CCA" w:rsidP="00597CCA">
      <w:pPr>
        <w:pStyle w:val="NormalWeb"/>
        <w:shd w:val="clear" w:color="auto" w:fill="FFFFFF"/>
        <w:spacing w:before="0" w:beforeAutospacing="0" w:after="336" w:afterAutospacing="0"/>
        <w:rPr>
          <w:rFonts w:ascii="Work Sans" w:hAnsi="Work Sans"/>
          <w:color w:val="3A3A3A"/>
        </w:rPr>
      </w:pPr>
      <w:r>
        <w:rPr>
          <w:rFonts w:ascii="Work Sans" w:hAnsi="Work Sans"/>
          <w:color w:val="3A3A3A"/>
        </w:rPr>
        <w:t>ArrayList contains (‘Red Green’): false</w:t>
      </w:r>
      <w:r>
        <w:rPr>
          <w:rFonts w:ascii="Work Sans" w:hAnsi="Work Sans"/>
          <w:color w:val="3A3A3A"/>
        </w:rPr>
        <w:br/>
        <w:t>ArrayList contains (‘Blue’): true</w:t>
      </w:r>
      <w:r>
        <w:rPr>
          <w:rFonts w:ascii="Work Sans" w:hAnsi="Work Sans"/>
          <w:color w:val="3A3A3A"/>
        </w:rPr>
        <w:br/>
        <w:t>ArrayList contains (‘Yellow’): false</w:t>
      </w:r>
      <w:r>
        <w:rPr>
          <w:rFonts w:ascii="Work Sans" w:hAnsi="Work Sans"/>
          <w:color w:val="3A3A3A"/>
        </w:rPr>
        <w:br/>
        <w:t>ArrayList contains (‘White’): true</w:t>
      </w:r>
    </w:p>
    <w:p w14:paraId="40974653" w14:textId="77777777" w:rsidR="00597CCA" w:rsidRDefault="00597CCA" w:rsidP="00597CCA">
      <w:pPr>
        <w:pStyle w:val="NormalWeb"/>
        <w:shd w:val="clear" w:color="auto" w:fill="FFFFFF"/>
        <w:spacing w:before="0" w:beforeAutospacing="0" w:after="0" w:afterAutospacing="0"/>
        <w:rPr>
          <w:rFonts w:ascii="Work Sans" w:hAnsi="Work Sans"/>
          <w:color w:val="3A3A3A"/>
        </w:rPr>
      </w:pPr>
      <w:r>
        <w:rPr>
          <w:rFonts w:ascii="Work Sans" w:hAnsi="Work Sans"/>
          <w:noProof/>
          <w:color w:val="ED0000"/>
          <w:bdr w:val="none" w:sz="0" w:space="0" w:color="auto" w:frame="1"/>
        </w:rPr>
        <w:drawing>
          <wp:inline distT="0" distB="0" distL="0" distR="0" wp14:anchorId="6BE4F5C1" wp14:editId="49B4CAD9">
            <wp:extent cx="3200400" cy="1104900"/>
            <wp:effectExtent l="0" t="0" r="0" b="0"/>
            <wp:docPr id="253972154" name="Picture 27" descr="Output - ArrayList contains">
              <a:hlinkClick xmlns:a="http://schemas.openxmlformats.org/drawingml/2006/main" r:id="rId2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descr="Output - ArrayList contains">
                      <a:hlinkClick r:id="rId221"/>
                    </pic:cNvPr>
                    <pic:cNvPicPr>
                      <a:picLocks noChangeAspect="1" noChangeArrowheads="1"/>
                    </pic:cNvPicPr>
                  </pic:nvPicPr>
                  <pic:blipFill>
                    <a:blip r:embed="rId222">
                      <a:extLst>
                        <a:ext uri="{28A0092B-C50C-407E-A947-70E740481C1C}">
                          <a14:useLocalDpi xmlns:a14="http://schemas.microsoft.com/office/drawing/2010/main" val="0"/>
                        </a:ext>
                      </a:extLst>
                    </a:blip>
                    <a:srcRect/>
                    <a:stretch>
                      <a:fillRect/>
                    </a:stretch>
                  </pic:blipFill>
                  <pic:spPr bwMode="auto">
                    <a:xfrm>
                      <a:off x="0" y="0"/>
                      <a:ext cx="3200400" cy="1104900"/>
                    </a:xfrm>
                    <a:prstGeom prst="rect">
                      <a:avLst/>
                    </a:prstGeom>
                    <a:noFill/>
                    <a:ln>
                      <a:noFill/>
                    </a:ln>
                  </pic:spPr>
                </pic:pic>
              </a:graphicData>
            </a:graphic>
          </wp:inline>
        </w:drawing>
      </w:r>
    </w:p>
    <w:p w14:paraId="0671BBF7" w14:textId="77777777" w:rsidR="00597CCA" w:rsidRDefault="00597CCA" w:rsidP="00597CCA">
      <w:pPr>
        <w:pStyle w:val="NormalWeb"/>
        <w:shd w:val="clear" w:color="auto" w:fill="FFFFFF"/>
        <w:spacing w:before="0" w:beforeAutospacing="0" w:after="336" w:afterAutospacing="0"/>
        <w:rPr>
          <w:rFonts w:ascii="Work Sans" w:hAnsi="Work Sans"/>
          <w:color w:val="3A3A3A"/>
        </w:rPr>
      </w:pPr>
      <w:r>
        <w:rPr>
          <w:rFonts w:ascii="Work Sans" w:hAnsi="Work Sans"/>
          <w:color w:val="3A3A3A"/>
        </w:rPr>
        <w:t>As shown in the above output, the ‘contains’ method checks if the argument provided is present in the ArrayList and returns true or false.</w:t>
      </w:r>
    </w:p>
    <w:p w14:paraId="5444B617" w14:textId="77777777" w:rsidR="00597CCA" w:rsidRDefault="00597CCA" w:rsidP="00597CCA">
      <w:pPr>
        <w:pStyle w:val="Heading3"/>
        <w:shd w:val="clear" w:color="auto" w:fill="FFFFFF"/>
        <w:spacing w:before="0" w:line="312" w:lineRule="atLeast"/>
        <w:rPr>
          <w:rFonts w:ascii="Work Sans" w:hAnsi="Work Sans"/>
          <w:color w:val="3A3A3A"/>
          <w:sz w:val="36"/>
          <w:szCs w:val="36"/>
        </w:rPr>
      </w:pPr>
      <w:r>
        <w:rPr>
          <w:rFonts w:ascii="Work Sans" w:hAnsi="Work Sans"/>
          <w:color w:val="3A3A3A"/>
          <w:sz w:val="36"/>
          <w:szCs w:val="36"/>
          <w:bdr w:val="none" w:sz="0" w:space="0" w:color="auto" w:frame="1"/>
        </w:rPr>
        <w:lastRenderedPageBreak/>
        <w:t>ArrayList get</w:t>
      </w:r>
    </w:p>
    <w:p w14:paraId="6B0A7582" w14:textId="77777777" w:rsidR="00597CCA" w:rsidRDefault="00597CCA" w:rsidP="00597CCA">
      <w:pPr>
        <w:pStyle w:val="NormalWeb"/>
        <w:shd w:val="clear" w:color="auto" w:fill="FFFFFF"/>
        <w:spacing w:before="0" w:beforeAutospacing="0" w:after="0" w:afterAutospacing="0"/>
        <w:rPr>
          <w:rFonts w:ascii="Work Sans" w:hAnsi="Work Sans"/>
          <w:color w:val="3A3A3A"/>
        </w:rPr>
      </w:pPr>
      <w:r>
        <w:rPr>
          <w:rStyle w:val="Strong"/>
          <w:rFonts w:ascii="Work Sans" w:hAnsi="Work Sans"/>
          <w:color w:val="3A3A3A"/>
          <w:bdr w:val="none" w:sz="0" w:space="0" w:color="auto" w:frame="1"/>
        </w:rPr>
        <w:t>Prototype:</w:t>
      </w:r>
      <w:r>
        <w:rPr>
          <w:rFonts w:ascii="Work Sans" w:hAnsi="Work Sans"/>
          <w:color w:val="3A3A3A"/>
        </w:rPr>
        <w:t> E get (int index)</w:t>
      </w:r>
      <w:r>
        <w:rPr>
          <w:rFonts w:ascii="Work Sans" w:hAnsi="Work Sans"/>
          <w:color w:val="3A3A3A"/>
        </w:rPr>
        <w:br/>
      </w:r>
      <w:r>
        <w:rPr>
          <w:rStyle w:val="Strong"/>
          <w:rFonts w:ascii="Work Sans" w:hAnsi="Work Sans"/>
          <w:color w:val="3A3A3A"/>
          <w:bdr w:val="none" w:sz="0" w:space="0" w:color="auto" w:frame="1"/>
        </w:rPr>
        <w:t>Parameters:</w:t>
      </w:r>
      <w:r>
        <w:rPr>
          <w:rFonts w:ascii="Work Sans" w:hAnsi="Work Sans"/>
          <w:color w:val="3A3A3A"/>
        </w:rPr>
        <w:t> index=&gt; Index at which element is to be retrieved from the ArrayList.</w:t>
      </w:r>
      <w:r>
        <w:rPr>
          <w:rFonts w:ascii="Work Sans" w:hAnsi="Work Sans"/>
          <w:color w:val="3A3A3A"/>
        </w:rPr>
        <w:br/>
      </w:r>
      <w:r>
        <w:rPr>
          <w:rStyle w:val="Strong"/>
          <w:rFonts w:ascii="Work Sans" w:hAnsi="Work Sans"/>
          <w:color w:val="3A3A3A"/>
          <w:bdr w:val="none" w:sz="0" w:space="0" w:color="auto" w:frame="1"/>
        </w:rPr>
        <w:t>Return Value:</w:t>
      </w:r>
      <w:r>
        <w:rPr>
          <w:rFonts w:ascii="Work Sans" w:hAnsi="Work Sans"/>
          <w:color w:val="3A3A3A"/>
        </w:rPr>
        <w:t> E=&gt; Element value at the given index in the ArrayList.</w:t>
      </w:r>
      <w:r>
        <w:rPr>
          <w:rFonts w:ascii="Work Sans" w:hAnsi="Work Sans"/>
          <w:color w:val="3A3A3A"/>
        </w:rPr>
        <w:br/>
      </w:r>
      <w:r>
        <w:rPr>
          <w:rStyle w:val="Strong"/>
          <w:rFonts w:ascii="Work Sans" w:hAnsi="Work Sans"/>
          <w:color w:val="3A3A3A"/>
          <w:bdr w:val="none" w:sz="0" w:space="0" w:color="auto" w:frame="1"/>
        </w:rPr>
        <w:t>Description:</w:t>
      </w:r>
      <w:r>
        <w:rPr>
          <w:rFonts w:ascii="Work Sans" w:hAnsi="Work Sans"/>
          <w:color w:val="3A3A3A"/>
        </w:rPr>
        <w:t> Returns the element in the list present at the position specified by ‘index’.</w:t>
      </w:r>
      <w:r>
        <w:rPr>
          <w:rFonts w:ascii="Work Sans" w:hAnsi="Work Sans"/>
          <w:color w:val="3A3A3A"/>
        </w:rPr>
        <w:br/>
      </w:r>
      <w:r>
        <w:rPr>
          <w:rStyle w:val="Strong"/>
          <w:rFonts w:ascii="Work Sans" w:hAnsi="Work Sans"/>
          <w:color w:val="3A3A3A"/>
          <w:bdr w:val="none" w:sz="0" w:space="0" w:color="auto" w:frame="1"/>
        </w:rPr>
        <w:t>Exceptions:</w:t>
      </w:r>
      <w:r>
        <w:rPr>
          <w:rFonts w:ascii="Work Sans" w:hAnsi="Work Sans"/>
          <w:color w:val="3A3A3A"/>
        </w:rPr>
        <w:t> IndexOutOfBoundsException =&gt; If index is out of bounds.</w:t>
      </w:r>
    </w:p>
    <w:p w14:paraId="0B4ADE50" w14:textId="77777777" w:rsidR="00597CCA" w:rsidRDefault="00597CCA" w:rsidP="00597CCA">
      <w:pPr>
        <w:pStyle w:val="Heading3"/>
        <w:shd w:val="clear" w:color="auto" w:fill="FFFFFF"/>
        <w:spacing w:before="0" w:line="312" w:lineRule="atLeast"/>
        <w:rPr>
          <w:rFonts w:ascii="Work Sans" w:hAnsi="Work Sans"/>
          <w:color w:val="3A3A3A"/>
          <w:sz w:val="36"/>
          <w:szCs w:val="36"/>
        </w:rPr>
      </w:pPr>
      <w:r>
        <w:rPr>
          <w:rFonts w:ascii="Work Sans" w:hAnsi="Work Sans"/>
          <w:color w:val="3A3A3A"/>
          <w:sz w:val="36"/>
          <w:szCs w:val="36"/>
          <w:bdr w:val="none" w:sz="0" w:space="0" w:color="auto" w:frame="1"/>
        </w:rPr>
        <w:t>ArrayList set (Replace element)</w:t>
      </w:r>
    </w:p>
    <w:p w14:paraId="523F4DB2" w14:textId="77777777" w:rsidR="00597CCA" w:rsidRDefault="00597CCA" w:rsidP="00597CCA">
      <w:pPr>
        <w:pStyle w:val="NormalWeb"/>
        <w:shd w:val="clear" w:color="auto" w:fill="FFFFFF"/>
        <w:spacing w:before="0" w:beforeAutospacing="0" w:after="0" w:afterAutospacing="0"/>
        <w:rPr>
          <w:rFonts w:ascii="Work Sans" w:hAnsi="Work Sans"/>
          <w:color w:val="3A3A3A"/>
        </w:rPr>
      </w:pPr>
      <w:r>
        <w:rPr>
          <w:rStyle w:val="Strong"/>
          <w:rFonts w:ascii="Work Sans" w:hAnsi="Work Sans"/>
          <w:color w:val="3A3A3A"/>
          <w:bdr w:val="none" w:sz="0" w:space="0" w:color="auto" w:frame="1"/>
        </w:rPr>
        <w:t>Prototype:</w:t>
      </w:r>
      <w:r>
        <w:rPr>
          <w:rFonts w:ascii="Work Sans" w:hAnsi="Work Sans"/>
          <w:color w:val="3A3A3A"/>
        </w:rPr>
        <w:t> E set (int index, E element)</w:t>
      </w:r>
      <w:r>
        <w:rPr>
          <w:rFonts w:ascii="Work Sans" w:hAnsi="Work Sans"/>
          <w:color w:val="3A3A3A"/>
        </w:rPr>
        <w:br/>
      </w:r>
      <w:r>
        <w:rPr>
          <w:rStyle w:val="Strong"/>
          <w:rFonts w:ascii="Work Sans" w:hAnsi="Work Sans"/>
          <w:color w:val="3A3A3A"/>
          <w:bdr w:val="none" w:sz="0" w:space="0" w:color="auto" w:frame="1"/>
        </w:rPr>
        <w:t>Parameters:</w:t>
      </w:r>
      <w:r>
        <w:rPr>
          <w:rFonts w:ascii="Work Sans" w:hAnsi="Work Sans"/>
          <w:color w:val="3A3A3A"/>
        </w:rPr>
        <w:t> index=&gt; Index at which the element is to be replaced.</w:t>
      </w:r>
      <w:r>
        <w:rPr>
          <w:rFonts w:ascii="Work Sans" w:hAnsi="Work Sans"/>
          <w:color w:val="3A3A3A"/>
        </w:rPr>
        <w:br/>
        <w:t>Element=&gt; New element to be set at the index specified.</w:t>
      </w:r>
      <w:r>
        <w:rPr>
          <w:rFonts w:ascii="Work Sans" w:hAnsi="Work Sans"/>
          <w:color w:val="3A3A3A"/>
        </w:rPr>
        <w:br/>
      </w:r>
      <w:r>
        <w:rPr>
          <w:rStyle w:val="Strong"/>
          <w:rFonts w:ascii="Work Sans" w:hAnsi="Work Sans"/>
          <w:color w:val="3A3A3A"/>
          <w:bdr w:val="none" w:sz="0" w:space="0" w:color="auto" w:frame="1"/>
        </w:rPr>
        <w:t>Return Value:</w:t>
      </w:r>
      <w:r>
        <w:rPr>
          <w:rFonts w:ascii="Work Sans" w:hAnsi="Work Sans"/>
          <w:color w:val="3A3A3A"/>
        </w:rPr>
        <w:t> E =&gt; Element that is replaced by the set operation.</w:t>
      </w:r>
      <w:r>
        <w:rPr>
          <w:rFonts w:ascii="Work Sans" w:hAnsi="Work Sans"/>
          <w:color w:val="3A3A3A"/>
        </w:rPr>
        <w:br/>
      </w:r>
      <w:r>
        <w:rPr>
          <w:rStyle w:val="Strong"/>
          <w:rFonts w:ascii="Work Sans" w:hAnsi="Work Sans"/>
          <w:color w:val="3A3A3A"/>
          <w:bdr w:val="none" w:sz="0" w:space="0" w:color="auto" w:frame="1"/>
        </w:rPr>
        <w:t>Description: </w:t>
      </w:r>
      <w:r>
        <w:rPr>
          <w:rFonts w:ascii="Work Sans" w:hAnsi="Work Sans"/>
          <w:color w:val="3A3A3A"/>
        </w:rPr>
        <w:t>Sets the element value at the given ‘index’ to the new value given by ‘element’.</w:t>
      </w:r>
      <w:r>
        <w:rPr>
          <w:rFonts w:ascii="Work Sans" w:hAnsi="Work Sans"/>
          <w:color w:val="3A3A3A"/>
        </w:rPr>
        <w:br/>
      </w:r>
      <w:r>
        <w:rPr>
          <w:rStyle w:val="Strong"/>
          <w:rFonts w:ascii="Work Sans" w:hAnsi="Work Sans"/>
          <w:color w:val="3A3A3A"/>
          <w:bdr w:val="none" w:sz="0" w:space="0" w:color="auto" w:frame="1"/>
        </w:rPr>
        <w:t>Exceptions:</w:t>
      </w:r>
      <w:r>
        <w:rPr>
          <w:rFonts w:ascii="Work Sans" w:hAnsi="Work Sans"/>
          <w:color w:val="3A3A3A"/>
        </w:rPr>
        <w:t> IndexOutOfBoundsException =&gt; If index is out of bounds</w:t>
      </w:r>
    </w:p>
    <w:p w14:paraId="61948D10" w14:textId="77777777" w:rsidR="00597CCA" w:rsidRDefault="00597CCA" w:rsidP="00597CCA">
      <w:pPr>
        <w:pStyle w:val="NormalWeb"/>
        <w:shd w:val="clear" w:color="auto" w:fill="FFFFFF"/>
        <w:spacing w:before="0" w:beforeAutospacing="0" w:after="0" w:afterAutospacing="0"/>
        <w:rPr>
          <w:rFonts w:ascii="Work Sans" w:hAnsi="Work Sans"/>
          <w:color w:val="3A3A3A"/>
        </w:rPr>
      </w:pPr>
      <w:r>
        <w:rPr>
          <w:rStyle w:val="Strong"/>
          <w:rFonts w:ascii="Work Sans" w:hAnsi="Work Sans"/>
          <w:color w:val="3A3A3A"/>
          <w:bdr w:val="none" w:sz="0" w:space="0" w:color="auto" w:frame="1"/>
        </w:rPr>
        <w:t>The Java program below uses get () and set () method to retrieve and replace values in the ArrayList.</w:t>
      </w:r>
    </w:p>
    <w:tbl>
      <w:tblPr>
        <w:tblW w:w="12408" w:type="dxa"/>
        <w:tblCellSpacing w:w="0" w:type="dxa"/>
        <w:tblCellMar>
          <w:left w:w="0" w:type="dxa"/>
          <w:right w:w="0" w:type="dxa"/>
        </w:tblCellMar>
        <w:tblLook w:val="04A0" w:firstRow="1" w:lastRow="0" w:firstColumn="1" w:lastColumn="0" w:noHBand="0" w:noVBand="1"/>
      </w:tblPr>
      <w:tblGrid>
        <w:gridCol w:w="12408"/>
      </w:tblGrid>
      <w:tr w:rsidR="00597CCA" w14:paraId="0DBD38B6" w14:textId="77777777" w:rsidTr="00597CCA">
        <w:trPr>
          <w:tblCellSpacing w:w="0" w:type="dxa"/>
        </w:trPr>
        <w:tc>
          <w:tcPr>
            <w:tcW w:w="12408" w:type="dxa"/>
            <w:tcBorders>
              <w:top w:val="nil"/>
              <w:left w:val="nil"/>
              <w:bottom w:val="nil"/>
              <w:right w:val="nil"/>
            </w:tcBorders>
            <w:vAlign w:val="bottom"/>
            <w:hideMark/>
          </w:tcPr>
          <w:p w14:paraId="1AF49221" w14:textId="77777777" w:rsidR="00597CCA" w:rsidRDefault="00597CCA">
            <w:pPr>
              <w:shd w:val="clear" w:color="auto" w:fill="FFFFFF"/>
              <w:spacing w:line="264" w:lineRule="atLeast"/>
              <w:textAlignment w:val="baseline"/>
              <w:rPr>
                <w:rFonts w:ascii="Consolas" w:hAnsi="Consolas"/>
              </w:rPr>
            </w:pPr>
            <w:r>
              <w:rPr>
                <w:rStyle w:val="HTMLCode"/>
                <w:rFonts w:ascii="Consolas" w:eastAsiaTheme="minorHAnsi" w:hAnsi="Consolas"/>
                <w:b/>
                <w:bCs/>
                <w:color w:val="006699"/>
                <w:bdr w:val="none" w:sz="0" w:space="0" w:color="auto" w:frame="1"/>
              </w:rPr>
              <w:t>import</w:t>
            </w:r>
            <w:r>
              <w:rPr>
                <w:rFonts w:ascii="Consolas" w:hAnsi="Consolas"/>
              </w:rPr>
              <w:t xml:space="preserve"> </w:t>
            </w:r>
            <w:r>
              <w:rPr>
                <w:rStyle w:val="HTMLCode"/>
                <w:rFonts w:ascii="Consolas" w:eastAsiaTheme="minorHAnsi" w:hAnsi="Consolas"/>
                <w:color w:val="000000"/>
                <w:bdr w:val="none" w:sz="0" w:space="0" w:color="auto" w:frame="1"/>
              </w:rPr>
              <w:t>java.util.ArrayList;</w:t>
            </w:r>
          </w:p>
          <w:p w14:paraId="3396C45F" w14:textId="77777777" w:rsidR="00597CCA" w:rsidRDefault="00597CCA">
            <w:pPr>
              <w:shd w:val="clear" w:color="auto" w:fill="FFFFFF"/>
              <w:spacing w:line="264" w:lineRule="atLeast"/>
              <w:textAlignment w:val="baseline"/>
              <w:rPr>
                <w:rFonts w:ascii="Consolas" w:hAnsi="Consolas"/>
              </w:rPr>
            </w:pPr>
            <w:r>
              <w:rPr>
                <w:rStyle w:val="HTMLCode"/>
                <w:rFonts w:ascii="Consolas" w:eastAsiaTheme="minorHAnsi" w:hAnsi="Consolas"/>
                <w:b/>
                <w:bCs/>
                <w:color w:val="006699"/>
                <w:bdr w:val="none" w:sz="0" w:space="0" w:color="auto" w:frame="1"/>
              </w:rPr>
              <w:t>public</w:t>
            </w:r>
            <w:r>
              <w:rPr>
                <w:rFonts w:ascii="Consolas" w:hAnsi="Consolas"/>
              </w:rPr>
              <w:t xml:space="preserve"> </w:t>
            </w:r>
            <w:r>
              <w:rPr>
                <w:rStyle w:val="HTMLCode"/>
                <w:rFonts w:ascii="Consolas" w:eastAsiaTheme="minorHAnsi" w:hAnsi="Consolas"/>
                <w:b/>
                <w:bCs/>
                <w:color w:val="006699"/>
                <w:bdr w:val="none" w:sz="0" w:space="0" w:color="auto" w:frame="1"/>
              </w:rPr>
              <w:t>class</w:t>
            </w:r>
            <w:r>
              <w:rPr>
                <w:rFonts w:ascii="Consolas" w:hAnsi="Consolas"/>
              </w:rPr>
              <w:t xml:space="preserve"> </w:t>
            </w:r>
            <w:r>
              <w:rPr>
                <w:rStyle w:val="HTMLCode"/>
                <w:rFonts w:ascii="Consolas" w:eastAsiaTheme="minorHAnsi" w:hAnsi="Consolas"/>
                <w:color w:val="000000"/>
                <w:bdr w:val="none" w:sz="0" w:space="0" w:color="auto" w:frame="1"/>
              </w:rPr>
              <w:t>Main {</w:t>
            </w:r>
          </w:p>
          <w:p w14:paraId="39F835D2" w14:textId="77777777" w:rsidR="00597CCA" w:rsidRDefault="00597CCA">
            <w:pPr>
              <w:shd w:val="clear" w:color="auto" w:fill="FFFFFF"/>
              <w:spacing w:line="264" w:lineRule="atLeast"/>
              <w:textAlignment w:val="baseline"/>
              <w:rPr>
                <w:rFonts w:ascii="Consolas" w:hAnsi="Consolas"/>
              </w:rPr>
            </w:pPr>
            <w:r>
              <w:rPr>
                <w:rStyle w:val="HTMLCode"/>
                <w:rFonts w:ascii="Consolas" w:eastAsiaTheme="minorHAnsi" w:hAnsi="Consolas"/>
                <w:bdr w:val="none" w:sz="0" w:space="0" w:color="auto" w:frame="1"/>
              </w:rPr>
              <w:t>   </w:t>
            </w:r>
            <w:r>
              <w:rPr>
                <w:rStyle w:val="HTMLCode"/>
                <w:rFonts w:ascii="Consolas" w:eastAsiaTheme="minorHAnsi" w:hAnsi="Consolas"/>
                <w:b/>
                <w:bCs/>
                <w:color w:val="006699"/>
                <w:bdr w:val="none" w:sz="0" w:space="0" w:color="auto" w:frame="1"/>
              </w:rPr>
              <w:t>public</w:t>
            </w:r>
            <w:r>
              <w:rPr>
                <w:rFonts w:ascii="Consolas" w:hAnsi="Consolas"/>
              </w:rPr>
              <w:t xml:space="preserve"> </w:t>
            </w:r>
            <w:r>
              <w:rPr>
                <w:rStyle w:val="HTMLCode"/>
                <w:rFonts w:ascii="Consolas" w:eastAsiaTheme="minorHAnsi" w:hAnsi="Consolas"/>
                <w:b/>
                <w:bCs/>
                <w:color w:val="006699"/>
                <w:bdr w:val="none" w:sz="0" w:space="0" w:color="auto" w:frame="1"/>
              </w:rPr>
              <w:t>static</w:t>
            </w:r>
            <w:r>
              <w:rPr>
                <w:rFonts w:ascii="Consolas" w:hAnsi="Consolas"/>
              </w:rPr>
              <w:t xml:space="preserve"> </w:t>
            </w:r>
            <w:r>
              <w:rPr>
                <w:rStyle w:val="HTMLCode"/>
                <w:rFonts w:ascii="Consolas" w:eastAsiaTheme="minorHAnsi" w:hAnsi="Consolas"/>
                <w:b/>
                <w:bCs/>
                <w:color w:val="006699"/>
                <w:bdr w:val="none" w:sz="0" w:space="0" w:color="auto" w:frame="1"/>
              </w:rPr>
              <w:t>void</w:t>
            </w:r>
            <w:r>
              <w:rPr>
                <w:rFonts w:ascii="Consolas" w:hAnsi="Consolas"/>
              </w:rPr>
              <w:t xml:space="preserve"> </w:t>
            </w:r>
            <w:r>
              <w:rPr>
                <w:rStyle w:val="HTMLCode"/>
                <w:rFonts w:ascii="Consolas" w:eastAsiaTheme="minorHAnsi" w:hAnsi="Consolas"/>
                <w:color w:val="000000"/>
                <w:bdr w:val="none" w:sz="0" w:space="0" w:color="auto" w:frame="1"/>
              </w:rPr>
              <w:t>main(String[] args) {</w:t>
            </w:r>
          </w:p>
          <w:p w14:paraId="023593CE" w14:textId="77777777" w:rsidR="00597CCA" w:rsidRDefault="00597CCA">
            <w:pPr>
              <w:shd w:val="clear" w:color="auto" w:fill="FFFFFF"/>
              <w:spacing w:line="264" w:lineRule="atLeast"/>
              <w:textAlignment w:val="baseline"/>
              <w:rPr>
                <w:rFonts w:ascii="Consolas" w:hAnsi="Consolas"/>
              </w:rPr>
            </w:pPr>
            <w:r>
              <w:rPr>
                <w:rStyle w:val="HTMLCode"/>
                <w:rFonts w:ascii="Consolas" w:eastAsiaTheme="minorHAnsi" w:hAnsi="Consolas"/>
                <w:bdr w:val="none" w:sz="0" w:space="0" w:color="auto" w:frame="1"/>
              </w:rPr>
              <w:t>      </w:t>
            </w:r>
            <w:r>
              <w:rPr>
                <w:rStyle w:val="HTMLCode"/>
                <w:rFonts w:ascii="Consolas" w:eastAsiaTheme="minorHAnsi" w:hAnsi="Consolas"/>
                <w:color w:val="008200"/>
                <w:bdr w:val="none" w:sz="0" w:space="0" w:color="auto" w:frame="1"/>
              </w:rPr>
              <w:t>//create and initialize colorsList</w:t>
            </w:r>
          </w:p>
          <w:p w14:paraId="5C74097F" w14:textId="77777777" w:rsidR="00597CCA" w:rsidRDefault="00597CCA">
            <w:pPr>
              <w:shd w:val="clear" w:color="auto" w:fill="FFFFFF"/>
              <w:spacing w:line="264" w:lineRule="atLeast"/>
              <w:textAlignment w:val="baseline"/>
              <w:rPr>
                <w:rFonts w:ascii="Consolas" w:hAnsi="Consolas"/>
              </w:rPr>
            </w:pPr>
            <w:r>
              <w:rPr>
                <w:rStyle w:val="HTMLCode"/>
                <w:rFonts w:ascii="Consolas" w:eastAsiaTheme="minorHAnsi" w:hAnsi="Consolas"/>
                <w:bdr w:val="none" w:sz="0" w:space="0" w:color="auto" w:frame="1"/>
              </w:rPr>
              <w:t>      </w:t>
            </w:r>
            <w:r>
              <w:rPr>
                <w:rStyle w:val="HTMLCode"/>
                <w:rFonts w:ascii="Consolas" w:eastAsiaTheme="minorHAnsi" w:hAnsi="Consolas"/>
                <w:color w:val="000000"/>
                <w:bdr w:val="none" w:sz="0" w:space="0" w:color="auto" w:frame="1"/>
              </w:rPr>
              <w:t xml:space="preserve">ArrayList&lt;String&gt; colorsList = </w:t>
            </w:r>
            <w:r>
              <w:rPr>
                <w:rStyle w:val="HTMLCode"/>
                <w:rFonts w:ascii="Consolas" w:eastAsiaTheme="minorHAnsi" w:hAnsi="Consolas"/>
                <w:b/>
                <w:bCs/>
                <w:color w:val="006699"/>
                <w:bdr w:val="none" w:sz="0" w:space="0" w:color="auto" w:frame="1"/>
              </w:rPr>
              <w:t>new</w:t>
            </w:r>
            <w:r>
              <w:rPr>
                <w:rFonts w:ascii="Consolas" w:hAnsi="Consolas"/>
              </w:rPr>
              <w:t xml:space="preserve"> </w:t>
            </w:r>
            <w:r>
              <w:rPr>
                <w:rStyle w:val="HTMLCode"/>
                <w:rFonts w:ascii="Consolas" w:eastAsiaTheme="minorHAnsi" w:hAnsi="Consolas"/>
                <w:color w:val="000000"/>
                <w:bdr w:val="none" w:sz="0" w:space="0" w:color="auto" w:frame="1"/>
              </w:rPr>
              <w:t>ArrayList&lt;String&gt;();</w:t>
            </w:r>
          </w:p>
          <w:p w14:paraId="6A9D27CD" w14:textId="77777777" w:rsidR="00597CCA" w:rsidRDefault="00597CCA">
            <w:pPr>
              <w:shd w:val="clear" w:color="auto" w:fill="FFFFFF"/>
              <w:spacing w:line="264" w:lineRule="atLeast"/>
              <w:textAlignment w:val="baseline"/>
              <w:rPr>
                <w:rFonts w:ascii="Consolas" w:hAnsi="Consolas"/>
              </w:rPr>
            </w:pPr>
            <w:r>
              <w:rPr>
                <w:rStyle w:val="HTMLCode"/>
                <w:rFonts w:ascii="Consolas" w:eastAsiaTheme="minorHAnsi" w:hAnsi="Consolas"/>
                <w:bdr w:val="none" w:sz="0" w:space="0" w:color="auto" w:frame="1"/>
              </w:rPr>
              <w:t>      </w:t>
            </w:r>
            <w:r>
              <w:rPr>
                <w:rStyle w:val="HTMLCode"/>
                <w:rFonts w:ascii="Consolas" w:eastAsiaTheme="minorHAnsi" w:hAnsi="Consolas"/>
                <w:color w:val="000000"/>
                <w:bdr w:val="none" w:sz="0" w:space="0" w:color="auto" w:frame="1"/>
              </w:rPr>
              <w:t>colorsList.add(</w:t>
            </w:r>
            <w:r>
              <w:rPr>
                <w:rStyle w:val="HTMLCode"/>
                <w:rFonts w:ascii="Consolas" w:eastAsiaTheme="minorHAnsi" w:hAnsi="Consolas"/>
                <w:color w:val="0000FF"/>
                <w:bdr w:val="none" w:sz="0" w:space="0" w:color="auto" w:frame="1"/>
              </w:rPr>
              <w:t>"Red"</w:t>
            </w:r>
            <w:r>
              <w:rPr>
                <w:rStyle w:val="HTMLCode"/>
                <w:rFonts w:ascii="Consolas" w:eastAsiaTheme="minorHAnsi" w:hAnsi="Consolas"/>
                <w:color w:val="000000"/>
                <w:bdr w:val="none" w:sz="0" w:space="0" w:color="auto" w:frame="1"/>
              </w:rPr>
              <w:t>);</w:t>
            </w:r>
          </w:p>
          <w:p w14:paraId="2A0CCC13" w14:textId="77777777" w:rsidR="00597CCA" w:rsidRDefault="00597CCA">
            <w:pPr>
              <w:shd w:val="clear" w:color="auto" w:fill="FFFFFF"/>
              <w:spacing w:line="264" w:lineRule="atLeast"/>
              <w:textAlignment w:val="baseline"/>
              <w:rPr>
                <w:rFonts w:ascii="Consolas" w:hAnsi="Consolas"/>
              </w:rPr>
            </w:pPr>
            <w:r>
              <w:rPr>
                <w:rStyle w:val="HTMLCode"/>
                <w:rFonts w:ascii="Consolas" w:eastAsiaTheme="minorHAnsi" w:hAnsi="Consolas"/>
                <w:bdr w:val="none" w:sz="0" w:space="0" w:color="auto" w:frame="1"/>
              </w:rPr>
              <w:t>      </w:t>
            </w:r>
            <w:r>
              <w:rPr>
                <w:rStyle w:val="HTMLCode"/>
                <w:rFonts w:ascii="Consolas" w:eastAsiaTheme="minorHAnsi" w:hAnsi="Consolas"/>
                <w:color w:val="000000"/>
                <w:bdr w:val="none" w:sz="0" w:space="0" w:color="auto" w:frame="1"/>
              </w:rPr>
              <w:t>colorsList.add(</w:t>
            </w:r>
            <w:r>
              <w:rPr>
                <w:rStyle w:val="HTMLCode"/>
                <w:rFonts w:ascii="Consolas" w:eastAsiaTheme="minorHAnsi" w:hAnsi="Consolas"/>
                <w:color w:val="0000FF"/>
                <w:bdr w:val="none" w:sz="0" w:space="0" w:color="auto" w:frame="1"/>
              </w:rPr>
              <w:t>"Green"</w:t>
            </w:r>
            <w:r>
              <w:rPr>
                <w:rStyle w:val="HTMLCode"/>
                <w:rFonts w:ascii="Consolas" w:eastAsiaTheme="minorHAnsi" w:hAnsi="Consolas"/>
                <w:color w:val="000000"/>
                <w:bdr w:val="none" w:sz="0" w:space="0" w:color="auto" w:frame="1"/>
              </w:rPr>
              <w:t>);</w:t>
            </w:r>
          </w:p>
          <w:p w14:paraId="47FDBE42" w14:textId="77777777" w:rsidR="00597CCA" w:rsidRDefault="00597CCA">
            <w:pPr>
              <w:shd w:val="clear" w:color="auto" w:fill="FFFFFF"/>
              <w:spacing w:line="264" w:lineRule="atLeast"/>
              <w:textAlignment w:val="baseline"/>
              <w:rPr>
                <w:rFonts w:ascii="Consolas" w:hAnsi="Consolas"/>
              </w:rPr>
            </w:pPr>
            <w:r>
              <w:rPr>
                <w:rStyle w:val="HTMLCode"/>
                <w:rFonts w:ascii="Consolas" w:eastAsiaTheme="minorHAnsi" w:hAnsi="Consolas"/>
                <w:bdr w:val="none" w:sz="0" w:space="0" w:color="auto" w:frame="1"/>
              </w:rPr>
              <w:t>      </w:t>
            </w:r>
            <w:r>
              <w:rPr>
                <w:rStyle w:val="HTMLCode"/>
                <w:rFonts w:ascii="Consolas" w:eastAsiaTheme="minorHAnsi" w:hAnsi="Consolas"/>
                <w:color w:val="000000"/>
                <w:bdr w:val="none" w:sz="0" w:space="0" w:color="auto" w:frame="1"/>
              </w:rPr>
              <w:t>colorsList.add(</w:t>
            </w:r>
            <w:r>
              <w:rPr>
                <w:rStyle w:val="HTMLCode"/>
                <w:rFonts w:ascii="Consolas" w:eastAsiaTheme="minorHAnsi" w:hAnsi="Consolas"/>
                <w:color w:val="0000FF"/>
                <w:bdr w:val="none" w:sz="0" w:space="0" w:color="auto" w:frame="1"/>
              </w:rPr>
              <w:t>"Blue"</w:t>
            </w:r>
            <w:r>
              <w:rPr>
                <w:rStyle w:val="HTMLCode"/>
                <w:rFonts w:ascii="Consolas" w:eastAsiaTheme="minorHAnsi" w:hAnsi="Consolas"/>
                <w:color w:val="000000"/>
                <w:bdr w:val="none" w:sz="0" w:space="0" w:color="auto" w:frame="1"/>
              </w:rPr>
              <w:t>);</w:t>
            </w:r>
          </w:p>
          <w:p w14:paraId="6C78BD25" w14:textId="77777777" w:rsidR="00597CCA" w:rsidRDefault="00597CCA">
            <w:pPr>
              <w:shd w:val="clear" w:color="auto" w:fill="FFFFFF"/>
              <w:spacing w:line="264" w:lineRule="atLeast"/>
              <w:textAlignment w:val="baseline"/>
              <w:rPr>
                <w:rFonts w:ascii="Consolas" w:hAnsi="Consolas"/>
              </w:rPr>
            </w:pPr>
            <w:r>
              <w:rPr>
                <w:rStyle w:val="HTMLCode"/>
                <w:rFonts w:ascii="Consolas" w:eastAsiaTheme="minorHAnsi" w:hAnsi="Consolas"/>
                <w:bdr w:val="none" w:sz="0" w:space="0" w:color="auto" w:frame="1"/>
              </w:rPr>
              <w:t>      </w:t>
            </w:r>
            <w:r>
              <w:rPr>
                <w:rStyle w:val="HTMLCode"/>
                <w:rFonts w:ascii="Consolas" w:eastAsiaTheme="minorHAnsi" w:hAnsi="Consolas"/>
                <w:color w:val="000000"/>
                <w:bdr w:val="none" w:sz="0" w:space="0" w:color="auto" w:frame="1"/>
              </w:rPr>
              <w:t>colorsList.add(</w:t>
            </w:r>
            <w:r>
              <w:rPr>
                <w:rStyle w:val="HTMLCode"/>
                <w:rFonts w:ascii="Consolas" w:eastAsiaTheme="minorHAnsi" w:hAnsi="Consolas"/>
                <w:color w:val="0000FF"/>
                <w:bdr w:val="none" w:sz="0" w:space="0" w:color="auto" w:frame="1"/>
              </w:rPr>
              <w:t>"White"</w:t>
            </w:r>
            <w:r>
              <w:rPr>
                <w:rStyle w:val="HTMLCode"/>
                <w:rFonts w:ascii="Consolas" w:eastAsiaTheme="minorHAnsi" w:hAnsi="Consolas"/>
                <w:color w:val="000000"/>
                <w:bdr w:val="none" w:sz="0" w:space="0" w:color="auto" w:frame="1"/>
              </w:rPr>
              <w:t>);</w:t>
            </w:r>
          </w:p>
          <w:p w14:paraId="6EFD261B" w14:textId="77777777" w:rsidR="00597CCA" w:rsidRDefault="00597CCA">
            <w:pPr>
              <w:shd w:val="clear" w:color="auto" w:fill="FFFFFF"/>
              <w:spacing w:line="264" w:lineRule="atLeast"/>
              <w:textAlignment w:val="baseline"/>
              <w:rPr>
                <w:rFonts w:ascii="Consolas" w:hAnsi="Consolas"/>
              </w:rPr>
            </w:pPr>
            <w:r>
              <w:rPr>
                <w:rStyle w:val="HTMLCode"/>
                <w:rFonts w:ascii="Consolas" w:eastAsiaTheme="minorHAnsi" w:hAnsi="Consolas"/>
                <w:bdr w:val="none" w:sz="0" w:space="0" w:color="auto" w:frame="1"/>
              </w:rPr>
              <w:t>      </w:t>
            </w:r>
            <w:r>
              <w:rPr>
                <w:rStyle w:val="HTMLCode"/>
                <w:rFonts w:ascii="Consolas" w:eastAsiaTheme="minorHAnsi" w:hAnsi="Consolas"/>
                <w:color w:val="008200"/>
                <w:bdr w:val="none" w:sz="0" w:space="0" w:color="auto" w:frame="1"/>
              </w:rPr>
              <w:t>//call get () method to retrieve value at index 2</w:t>
            </w:r>
          </w:p>
          <w:p w14:paraId="00ABC8C8" w14:textId="77777777" w:rsidR="00597CCA" w:rsidRDefault="00597CCA">
            <w:pPr>
              <w:shd w:val="clear" w:color="auto" w:fill="FFFFFF"/>
              <w:spacing w:line="264" w:lineRule="atLeast"/>
              <w:textAlignment w:val="baseline"/>
              <w:rPr>
                <w:rFonts w:ascii="Consolas" w:hAnsi="Consolas"/>
              </w:rPr>
            </w:pPr>
            <w:r>
              <w:rPr>
                <w:rStyle w:val="HTMLCode"/>
                <w:rFonts w:ascii="Consolas" w:eastAsiaTheme="minorHAnsi" w:hAnsi="Consolas"/>
                <w:bdr w:val="none" w:sz="0" w:space="0" w:color="auto" w:frame="1"/>
              </w:rPr>
              <w:t>      </w:t>
            </w:r>
            <w:r>
              <w:rPr>
                <w:rStyle w:val="HTMLCode"/>
                <w:rFonts w:ascii="Consolas" w:eastAsiaTheme="minorHAnsi" w:hAnsi="Consolas"/>
                <w:color w:val="000000"/>
                <w:bdr w:val="none" w:sz="0" w:space="0" w:color="auto" w:frame="1"/>
              </w:rPr>
              <w:t>System.out.println(</w:t>
            </w:r>
            <w:r>
              <w:rPr>
                <w:rStyle w:val="HTMLCode"/>
                <w:rFonts w:ascii="Consolas" w:eastAsiaTheme="minorHAnsi" w:hAnsi="Consolas"/>
                <w:color w:val="0000FF"/>
                <w:bdr w:val="none" w:sz="0" w:space="0" w:color="auto" w:frame="1"/>
              </w:rPr>
              <w:t>"Entry at index 2 before call to set: "</w:t>
            </w:r>
            <w:r>
              <w:rPr>
                <w:rFonts w:ascii="Consolas" w:hAnsi="Consolas"/>
              </w:rPr>
              <w:t xml:space="preserve"> </w:t>
            </w:r>
            <w:r>
              <w:rPr>
                <w:rStyle w:val="HTMLCode"/>
                <w:rFonts w:ascii="Consolas" w:eastAsiaTheme="minorHAnsi" w:hAnsi="Consolas"/>
                <w:color w:val="000000"/>
                <w:bdr w:val="none" w:sz="0" w:space="0" w:color="auto" w:frame="1"/>
              </w:rPr>
              <w:t>+ colorsList.get(</w:t>
            </w:r>
            <w:r>
              <w:rPr>
                <w:rStyle w:val="HTMLCode"/>
                <w:rFonts w:ascii="Consolas" w:eastAsiaTheme="minorHAnsi" w:hAnsi="Consolas"/>
                <w:color w:val="009900"/>
                <w:bdr w:val="none" w:sz="0" w:space="0" w:color="auto" w:frame="1"/>
              </w:rPr>
              <w:t>2</w:t>
            </w:r>
            <w:r>
              <w:rPr>
                <w:rStyle w:val="HTMLCode"/>
                <w:rFonts w:ascii="Consolas" w:eastAsiaTheme="minorHAnsi" w:hAnsi="Consolas"/>
                <w:color w:val="000000"/>
                <w:bdr w:val="none" w:sz="0" w:space="0" w:color="auto" w:frame="1"/>
              </w:rPr>
              <w:t>));</w:t>
            </w:r>
          </w:p>
          <w:p w14:paraId="59425495" w14:textId="77777777" w:rsidR="00597CCA" w:rsidRDefault="00597CCA">
            <w:pPr>
              <w:shd w:val="clear" w:color="auto" w:fill="FFFFFF"/>
              <w:spacing w:line="264" w:lineRule="atLeast"/>
              <w:textAlignment w:val="baseline"/>
              <w:rPr>
                <w:rFonts w:ascii="Consolas" w:hAnsi="Consolas"/>
              </w:rPr>
            </w:pPr>
            <w:r>
              <w:rPr>
                <w:rStyle w:val="HTMLCode"/>
                <w:rFonts w:ascii="Consolas" w:eastAsiaTheme="minorHAnsi" w:hAnsi="Consolas"/>
                <w:bdr w:val="none" w:sz="0" w:space="0" w:color="auto" w:frame="1"/>
              </w:rPr>
              <w:t>      </w:t>
            </w:r>
            <w:r>
              <w:rPr>
                <w:rFonts w:ascii="Consolas" w:hAnsi="Consolas"/>
              </w:rPr>
              <w:t> </w:t>
            </w:r>
          </w:p>
          <w:p w14:paraId="60B3AD3F" w14:textId="77777777" w:rsidR="00597CCA" w:rsidRDefault="00597CCA">
            <w:pPr>
              <w:shd w:val="clear" w:color="auto" w:fill="FFFFFF"/>
              <w:spacing w:line="264" w:lineRule="atLeast"/>
              <w:textAlignment w:val="baseline"/>
              <w:rPr>
                <w:rFonts w:ascii="Consolas" w:hAnsi="Consolas"/>
              </w:rPr>
            </w:pPr>
            <w:r>
              <w:rPr>
                <w:rStyle w:val="HTMLCode"/>
                <w:rFonts w:ascii="Consolas" w:eastAsiaTheme="minorHAnsi" w:hAnsi="Consolas"/>
                <w:bdr w:val="none" w:sz="0" w:space="0" w:color="auto" w:frame="1"/>
              </w:rPr>
              <w:t>      </w:t>
            </w:r>
            <w:r>
              <w:rPr>
                <w:rStyle w:val="HTMLCode"/>
                <w:rFonts w:ascii="Consolas" w:eastAsiaTheme="minorHAnsi" w:hAnsi="Consolas"/>
                <w:color w:val="008200"/>
                <w:bdr w:val="none" w:sz="0" w:space="0" w:color="auto" w:frame="1"/>
              </w:rPr>
              <w:t>//replace the value at index 2 with new value</w:t>
            </w:r>
          </w:p>
          <w:p w14:paraId="680A3C60" w14:textId="77777777" w:rsidR="00597CCA" w:rsidRDefault="00597CCA">
            <w:pPr>
              <w:shd w:val="clear" w:color="auto" w:fill="FFFFFF"/>
              <w:spacing w:line="264" w:lineRule="atLeast"/>
              <w:textAlignment w:val="baseline"/>
              <w:rPr>
                <w:rFonts w:ascii="Consolas" w:hAnsi="Consolas"/>
              </w:rPr>
            </w:pPr>
            <w:r>
              <w:rPr>
                <w:rStyle w:val="HTMLCode"/>
                <w:rFonts w:ascii="Consolas" w:eastAsiaTheme="minorHAnsi" w:hAnsi="Consolas"/>
                <w:bdr w:val="none" w:sz="0" w:space="0" w:color="auto" w:frame="1"/>
              </w:rPr>
              <w:t>      </w:t>
            </w:r>
            <w:r>
              <w:rPr>
                <w:rStyle w:val="HTMLCode"/>
                <w:rFonts w:ascii="Consolas" w:eastAsiaTheme="minorHAnsi" w:hAnsi="Consolas"/>
                <w:color w:val="000000"/>
                <w:bdr w:val="none" w:sz="0" w:space="0" w:color="auto" w:frame="1"/>
              </w:rPr>
              <w:t>colorsList.set(</w:t>
            </w:r>
            <w:r>
              <w:rPr>
                <w:rStyle w:val="HTMLCode"/>
                <w:rFonts w:ascii="Consolas" w:eastAsiaTheme="minorHAnsi" w:hAnsi="Consolas"/>
                <w:color w:val="009900"/>
                <w:bdr w:val="none" w:sz="0" w:space="0" w:color="auto" w:frame="1"/>
              </w:rPr>
              <w:t>2</w:t>
            </w:r>
            <w:r>
              <w:rPr>
                <w:rStyle w:val="HTMLCode"/>
                <w:rFonts w:ascii="Consolas" w:eastAsiaTheme="minorHAnsi" w:hAnsi="Consolas"/>
                <w:color w:val="000000"/>
                <w:bdr w:val="none" w:sz="0" w:space="0" w:color="auto" w:frame="1"/>
              </w:rPr>
              <w:t>,</w:t>
            </w:r>
            <w:r>
              <w:rPr>
                <w:rStyle w:val="HTMLCode"/>
                <w:rFonts w:ascii="Consolas" w:eastAsiaTheme="minorHAnsi" w:hAnsi="Consolas"/>
                <w:color w:val="0000FF"/>
                <w:bdr w:val="none" w:sz="0" w:space="0" w:color="auto" w:frame="1"/>
              </w:rPr>
              <w:t>"Yellow"</w:t>
            </w:r>
            <w:r>
              <w:rPr>
                <w:rStyle w:val="HTMLCode"/>
                <w:rFonts w:ascii="Consolas" w:eastAsiaTheme="minorHAnsi" w:hAnsi="Consolas"/>
                <w:color w:val="000000"/>
                <w:bdr w:val="none" w:sz="0" w:space="0" w:color="auto" w:frame="1"/>
              </w:rPr>
              <w:t>);</w:t>
            </w:r>
          </w:p>
          <w:p w14:paraId="6BBB1DB1" w14:textId="77777777" w:rsidR="00597CCA" w:rsidRDefault="00597CCA">
            <w:pPr>
              <w:shd w:val="clear" w:color="auto" w:fill="FFFFFF"/>
              <w:spacing w:line="264" w:lineRule="atLeast"/>
              <w:textAlignment w:val="baseline"/>
              <w:rPr>
                <w:rFonts w:ascii="Consolas" w:hAnsi="Consolas"/>
              </w:rPr>
            </w:pPr>
            <w:r>
              <w:rPr>
                <w:rStyle w:val="HTMLCode"/>
                <w:rFonts w:ascii="Consolas" w:eastAsiaTheme="minorHAnsi" w:hAnsi="Consolas"/>
                <w:bdr w:val="none" w:sz="0" w:space="0" w:color="auto" w:frame="1"/>
              </w:rPr>
              <w:t>      </w:t>
            </w:r>
            <w:r>
              <w:rPr>
                <w:rFonts w:ascii="Consolas" w:hAnsi="Consolas"/>
              </w:rPr>
              <w:t> </w:t>
            </w:r>
          </w:p>
          <w:p w14:paraId="046F01F2" w14:textId="77777777" w:rsidR="00597CCA" w:rsidRDefault="00597CCA">
            <w:pPr>
              <w:shd w:val="clear" w:color="auto" w:fill="FFFFFF"/>
              <w:spacing w:line="264" w:lineRule="atLeast"/>
              <w:textAlignment w:val="baseline"/>
              <w:rPr>
                <w:rFonts w:ascii="Consolas" w:hAnsi="Consolas"/>
              </w:rPr>
            </w:pPr>
            <w:r>
              <w:rPr>
                <w:rStyle w:val="HTMLCode"/>
                <w:rFonts w:ascii="Consolas" w:eastAsiaTheme="minorHAnsi" w:hAnsi="Consolas"/>
                <w:bdr w:val="none" w:sz="0" w:space="0" w:color="auto" w:frame="1"/>
              </w:rPr>
              <w:t>      </w:t>
            </w:r>
            <w:r>
              <w:rPr>
                <w:rStyle w:val="HTMLCode"/>
                <w:rFonts w:ascii="Consolas" w:eastAsiaTheme="minorHAnsi" w:hAnsi="Consolas"/>
                <w:color w:val="008200"/>
                <w:bdr w:val="none" w:sz="0" w:space="0" w:color="auto" w:frame="1"/>
              </w:rPr>
              <w:t>//print the value at index 2 again</w:t>
            </w:r>
          </w:p>
          <w:p w14:paraId="31AA5118" w14:textId="77777777" w:rsidR="00597CCA" w:rsidRDefault="00597CCA">
            <w:pPr>
              <w:shd w:val="clear" w:color="auto" w:fill="FFFFFF"/>
              <w:spacing w:line="264" w:lineRule="atLeast"/>
              <w:textAlignment w:val="baseline"/>
              <w:rPr>
                <w:rFonts w:ascii="Consolas" w:hAnsi="Consolas"/>
              </w:rPr>
            </w:pPr>
            <w:r>
              <w:rPr>
                <w:rStyle w:val="HTMLCode"/>
                <w:rFonts w:ascii="Consolas" w:eastAsiaTheme="minorHAnsi" w:hAnsi="Consolas"/>
                <w:bdr w:val="none" w:sz="0" w:space="0" w:color="auto" w:frame="1"/>
              </w:rPr>
              <w:t>      </w:t>
            </w:r>
            <w:r>
              <w:rPr>
                <w:rStyle w:val="HTMLCode"/>
                <w:rFonts w:ascii="Consolas" w:eastAsiaTheme="minorHAnsi" w:hAnsi="Consolas"/>
                <w:color w:val="000000"/>
                <w:bdr w:val="none" w:sz="0" w:space="0" w:color="auto" w:frame="1"/>
              </w:rPr>
              <w:t>System.out.println(</w:t>
            </w:r>
            <w:r>
              <w:rPr>
                <w:rStyle w:val="HTMLCode"/>
                <w:rFonts w:ascii="Consolas" w:eastAsiaTheme="minorHAnsi" w:hAnsi="Consolas"/>
                <w:color w:val="0000FF"/>
                <w:bdr w:val="none" w:sz="0" w:space="0" w:color="auto" w:frame="1"/>
              </w:rPr>
              <w:t>"Entry at index 2 after call to set: "</w:t>
            </w:r>
            <w:r>
              <w:rPr>
                <w:rFonts w:ascii="Consolas" w:hAnsi="Consolas"/>
              </w:rPr>
              <w:t xml:space="preserve"> </w:t>
            </w:r>
            <w:r>
              <w:rPr>
                <w:rStyle w:val="HTMLCode"/>
                <w:rFonts w:ascii="Consolas" w:eastAsiaTheme="minorHAnsi" w:hAnsi="Consolas"/>
                <w:color w:val="000000"/>
                <w:bdr w:val="none" w:sz="0" w:space="0" w:color="auto" w:frame="1"/>
              </w:rPr>
              <w:t>+ colorsList.get(</w:t>
            </w:r>
            <w:r>
              <w:rPr>
                <w:rStyle w:val="HTMLCode"/>
                <w:rFonts w:ascii="Consolas" w:eastAsiaTheme="minorHAnsi" w:hAnsi="Consolas"/>
                <w:color w:val="009900"/>
                <w:bdr w:val="none" w:sz="0" w:space="0" w:color="auto" w:frame="1"/>
              </w:rPr>
              <w:t>2</w:t>
            </w:r>
            <w:r>
              <w:rPr>
                <w:rStyle w:val="HTMLCode"/>
                <w:rFonts w:ascii="Consolas" w:eastAsiaTheme="minorHAnsi" w:hAnsi="Consolas"/>
                <w:color w:val="000000"/>
                <w:bdr w:val="none" w:sz="0" w:space="0" w:color="auto" w:frame="1"/>
              </w:rPr>
              <w:t>));</w:t>
            </w:r>
          </w:p>
          <w:p w14:paraId="6DF5D7B0" w14:textId="77777777" w:rsidR="00597CCA" w:rsidRDefault="00597CCA">
            <w:pPr>
              <w:shd w:val="clear" w:color="auto" w:fill="FFFFFF"/>
              <w:spacing w:line="264" w:lineRule="atLeast"/>
              <w:textAlignment w:val="baseline"/>
              <w:rPr>
                <w:rFonts w:ascii="Consolas" w:hAnsi="Consolas"/>
              </w:rPr>
            </w:pPr>
            <w:r>
              <w:rPr>
                <w:rStyle w:val="HTMLCode"/>
                <w:rFonts w:ascii="Consolas" w:eastAsiaTheme="minorHAnsi" w:hAnsi="Consolas"/>
                <w:bdr w:val="none" w:sz="0" w:space="0" w:color="auto" w:frame="1"/>
              </w:rPr>
              <w:t>   </w:t>
            </w:r>
            <w:r>
              <w:rPr>
                <w:rStyle w:val="HTMLCode"/>
                <w:rFonts w:ascii="Consolas" w:eastAsiaTheme="minorHAnsi" w:hAnsi="Consolas"/>
                <w:color w:val="000000"/>
                <w:bdr w:val="none" w:sz="0" w:space="0" w:color="auto" w:frame="1"/>
              </w:rPr>
              <w:t>}</w:t>
            </w:r>
          </w:p>
          <w:p w14:paraId="0B607034" w14:textId="77777777" w:rsidR="00597CCA" w:rsidRDefault="00597CCA">
            <w:pPr>
              <w:shd w:val="clear" w:color="auto" w:fill="FFFFFF"/>
              <w:spacing w:line="264" w:lineRule="atLeast"/>
              <w:textAlignment w:val="baseline"/>
              <w:rPr>
                <w:rFonts w:ascii="Consolas" w:hAnsi="Consolas"/>
              </w:rPr>
            </w:pPr>
            <w:r>
              <w:rPr>
                <w:rStyle w:val="HTMLCode"/>
                <w:rFonts w:ascii="Consolas" w:eastAsiaTheme="minorHAnsi" w:hAnsi="Consolas"/>
                <w:color w:val="000000"/>
                <w:bdr w:val="none" w:sz="0" w:space="0" w:color="auto" w:frame="1"/>
              </w:rPr>
              <w:t>}</w:t>
            </w:r>
          </w:p>
        </w:tc>
      </w:tr>
    </w:tbl>
    <w:p w14:paraId="2F354BFA" w14:textId="77777777" w:rsidR="00597CCA" w:rsidRDefault="00597CCA" w:rsidP="00597CCA">
      <w:pPr>
        <w:pStyle w:val="NormalWeb"/>
        <w:shd w:val="clear" w:color="auto" w:fill="FFFFFF"/>
        <w:spacing w:before="0" w:beforeAutospacing="0" w:after="0" w:afterAutospacing="0"/>
        <w:rPr>
          <w:rFonts w:ascii="Work Sans" w:hAnsi="Work Sans"/>
          <w:color w:val="3A3A3A"/>
        </w:rPr>
      </w:pPr>
      <w:r>
        <w:rPr>
          <w:rStyle w:val="Strong"/>
          <w:rFonts w:ascii="Work Sans" w:hAnsi="Work Sans"/>
          <w:color w:val="3A3A3A"/>
          <w:bdr w:val="none" w:sz="0" w:space="0" w:color="auto" w:frame="1"/>
        </w:rPr>
        <w:t>Output:</w:t>
      </w:r>
    </w:p>
    <w:p w14:paraId="2AB06F97" w14:textId="77777777" w:rsidR="00597CCA" w:rsidRDefault="00597CCA" w:rsidP="00597CCA">
      <w:pPr>
        <w:pStyle w:val="NormalWeb"/>
        <w:shd w:val="clear" w:color="auto" w:fill="FFFFFF"/>
        <w:spacing w:before="0" w:beforeAutospacing="0" w:after="336" w:afterAutospacing="0"/>
        <w:rPr>
          <w:rFonts w:ascii="Work Sans" w:hAnsi="Work Sans"/>
          <w:color w:val="3A3A3A"/>
        </w:rPr>
      </w:pPr>
      <w:r>
        <w:rPr>
          <w:rFonts w:ascii="Work Sans" w:hAnsi="Work Sans"/>
          <w:color w:val="3A3A3A"/>
        </w:rPr>
        <w:lastRenderedPageBreak/>
        <w:t>Entry at index 2 before call to set: Blue</w:t>
      </w:r>
      <w:r>
        <w:rPr>
          <w:rFonts w:ascii="Work Sans" w:hAnsi="Work Sans"/>
          <w:color w:val="3A3A3A"/>
        </w:rPr>
        <w:br/>
        <w:t>Entry at index 2 after call to set: Yellow</w:t>
      </w:r>
    </w:p>
    <w:p w14:paraId="4DB5CF6B" w14:textId="77777777" w:rsidR="00597CCA" w:rsidRDefault="00597CCA" w:rsidP="00597CCA">
      <w:pPr>
        <w:pStyle w:val="NormalWeb"/>
        <w:shd w:val="clear" w:color="auto" w:fill="FFFFFF"/>
        <w:spacing w:before="0" w:beforeAutospacing="0" w:after="0" w:afterAutospacing="0"/>
        <w:rPr>
          <w:rFonts w:ascii="Work Sans" w:hAnsi="Work Sans"/>
          <w:color w:val="3A3A3A"/>
        </w:rPr>
      </w:pPr>
      <w:r>
        <w:rPr>
          <w:rFonts w:ascii="Work Sans" w:hAnsi="Work Sans"/>
          <w:noProof/>
          <w:color w:val="ED0000"/>
          <w:bdr w:val="none" w:sz="0" w:space="0" w:color="auto" w:frame="1"/>
        </w:rPr>
        <w:drawing>
          <wp:inline distT="0" distB="0" distL="0" distR="0" wp14:anchorId="37D6C9AA" wp14:editId="460348A3">
            <wp:extent cx="3467100" cy="501650"/>
            <wp:effectExtent l="0" t="0" r="0" b="0"/>
            <wp:docPr id="1039262689" name="Picture 26" descr="Output">
              <a:hlinkClick xmlns:a="http://schemas.openxmlformats.org/drawingml/2006/main" r:id="rId22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descr="Output">
                      <a:hlinkClick r:id="rId223"/>
                    </pic:cNvPr>
                    <pic:cNvPicPr>
                      <a:picLocks noChangeAspect="1" noChangeArrowheads="1"/>
                    </pic:cNvPicPr>
                  </pic:nvPicPr>
                  <pic:blipFill>
                    <a:blip r:embed="rId224">
                      <a:extLst>
                        <a:ext uri="{28A0092B-C50C-407E-A947-70E740481C1C}">
                          <a14:useLocalDpi xmlns:a14="http://schemas.microsoft.com/office/drawing/2010/main" val="0"/>
                        </a:ext>
                      </a:extLst>
                    </a:blip>
                    <a:srcRect/>
                    <a:stretch>
                      <a:fillRect/>
                    </a:stretch>
                  </pic:blipFill>
                  <pic:spPr bwMode="auto">
                    <a:xfrm>
                      <a:off x="0" y="0"/>
                      <a:ext cx="3467100" cy="501650"/>
                    </a:xfrm>
                    <a:prstGeom prst="rect">
                      <a:avLst/>
                    </a:prstGeom>
                    <a:noFill/>
                    <a:ln>
                      <a:noFill/>
                    </a:ln>
                  </pic:spPr>
                </pic:pic>
              </a:graphicData>
            </a:graphic>
          </wp:inline>
        </w:drawing>
      </w:r>
    </w:p>
    <w:p w14:paraId="52E3145C" w14:textId="77777777" w:rsidR="00597CCA" w:rsidRDefault="00597CCA" w:rsidP="00597CCA">
      <w:pPr>
        <w:pStyle w:val="Heading3"/>
        <w:shd w:val="clear" w:color="auto" w:fill="FFFFFF"/>
        <w:spacing w:before="0" w:line="312" w:lineRule="atLeast"/>
        <w:rPr>
          <w:rFonts w:ascii="Work Sans" w:hAnsi="Work Sans"/>
          <w:color w:val="3A3A3A"/>
          <w:sz w:val="36"/>
          <w:szCs w:val="36"/>
        </w:rPr>
      </w:pPr>
      <w:r>
        <w:rPr>
          <w:rFonts w:ascii="Work Sans" w:hAnsi="Work Sans"/>
          <w:color w:val="3A3A3A"/>
          <w:sz w:val="36"/>
          <w:szCs w:val="36"/>
          <w:bdr w:val="none" w:sz="0" w:space="0" w:color="auto" w:frame="1"/>
        </w:rPr>
        <w:t>ArrayList clear</w:t>
      </w:r>
    </w:p>
    <w:p w14:paraId="6C90FB1D" w14:textId="77777777" w:rsidR="00597CCA" w:rsidRDefault="00597CCA" w:rsidP="00597CCA">
      <w:pPr>
        <w:pStyle w:val="NormalWeb"/>
        <w:shd w:val="clear" w:color="auto" w:fill="FFFFFF"/>
        <w:spacing w:before="0" w:beforeAutospacing="0" w:after="0" w:afterAutospacing="0"/>
        <w:rPr>
          <w:rFonts w:ascii="Work Sans" w:hAnsi="Work Sans"/>
          <w:color w:val="3A3A3A"/>
        </w:rPr>
      </w:pPr>
      <w:r>
        <w:rPr>
          <w:rStyle w:val="Strong"/>
          <w:rFonts w:ascii="Work Sans" w:hAnsi="Work Sans"/>
          <w:color w:val="3A3A3A"/>
          <w:bdr w:val="none" w:sz="0" w:space="0" w:color="auto" w:frame="1"/>
        </w:rPr>
        <w:t>Prototype:</w:t>
      </w:r>
      <w:r>
        <w:rPr>
          <w:rFonts w:ascii="Work Sans" w:hAnsi="Work Sans"/>
          <w:color w:val="3A3A3A"/>
        </w:rPr>
        <w:t> void clear ()</w:t>
      </w:r>
      <w:r>
        <w:rPr>
          <w:rFonts w:ascii="Work Sans" w:hAnsi="Work Sans"/>
          <w:color w:val="3A3A3A"/>
        </w:rPr>
        <w:br/>
      </w:r>
      <w:r>
        <w:rPr>
          <w:rStyle w:val="Strong"/>
          <w:rFonts w:ascii="Work Sans" w:hAnsi="Work Sans"/>
          <w:color w:val="3A3A3A"/>
          <w:bdr w:val="none" w:sz="0" w:space="0" w:color="auto" w:frame="1"/>
        </w:rPr>
        <w:t>Parameters:</w:t>
      </w:r>
      <w:r>
        <w:rPr>
          <w:rFonts w:ascii="Work Sans" w:hAnsi="Work Sans"/>
          <w:color w:val="3A3A3A"/>
        </w:rPr>
        <w:t> NIL</w:t>
      </w:r>
      <w:r>
        <w:rPr>
          <w:rFonts w:ascii="Work Sans" w:hAnsi="Work Sans"/>
          <w:color w:val="3A3A3A"/>
        </w:rPr>
        <w:br/>
      </w:r>
      <w:r>
        <w:rPr>
          <w:rStyle w:val="Strong"/>
          <w:rFonts w:ascii="Work Sans" w:hAnsi="Work Sans"/>
          <w:color w:val="3A3A3A"/>
          <w:bdr w:val="none" w:sz="0" w:space="0" w:color="auto" w:frame="1"/>
        </w:rPr>
        <w:t>Return Value:</w:t>
      </w:r>
      <w:r>
        <w:rPr>
          <w:rFonts w:ascii="Work Sans" w:hAnsi="Work Sans"/>
          <w:color w:val="3A3A3A"/>
        </w:rPr>
        <w:t> void</w:t>
      </w:r>
      <w:r>
        <w:rPr>
          <w:rFonts w:ascii="Work Sans" w:hAnsi="Work Sans"/>
          <w:color w:val="3A3A3A"/>
        </w:rPr>
        <w:br/>
      </w:r>
      <w:r>
        <w:rPr>
          <w:rStyle w:val="Strong"/>
          <w:rFonts w:ascii="Work Sans" w:hAnsi="Work Sans"/>
          <w:color w:val="3A3A3A"/>
          <w:bdr w:val="none" w:sz="0" w:space="0" w:color="auto" w:frame="1"/>
        </w:rPr>
        <w:t>Description:</w:t>
      </w:r>
      <w:r>
        <w:rPr>
          <w:rFonts w:ascii="Work Sans" w:hAnsi="Work Sans"/>
          <w:color w:val="3A3A3A"/>
        </w:rPr>
        <w:t> Clears the list by removing all the elements from the list.</w:t>
      </w:r>
    </w:p>
    <w:p w14:paraId="10FE84BE" w14:textId="77777777" w:rsidR="00597CCA" w:rsidRDefault="00597CCA" w:rsidP="00597CCA">
      <w:pPr>
        <w:pStyle w:val="Heading3"/>
        <w:shd w:val="clear" w:color="auto" w:fill="FFFFFF"/>
        <w:spacing w:before="0" w:line="312" w:lineRule="atLeast"/>
        <w:rPr>
          <w:rFonts w:ascii="Work Sans" w:hAnsi="Work Sans"/>
          <w:color w:val="3A3A3A"/>
          <w:sz w:val="36"/>
          <w:szCs w:val="36"/>
        </w:rPr>
      </w:pPr>
      <w:r>
        <w:rPr>
          <w:rFonts w:ascii="Work Sans" w:hAnsi="Work Sans"/>
          <w:color w:val="3A3A3A"/>
          <w:sz w:val="36"/>
          <w:szCs w:val="36"/>
          <w:bdr w:val="none" w:sz="0" w:space="0" w:color="auto" w:frame="1"/>
        </w:rPr>
        <w:t>ArrayList isEmpty</w:t>
      </w:r>
    </w:p>
    <w:p w14:paraId="0F373495" w14:textId="77777777" w:rsidR="00597CCA" w:rsidRDefault="00597CCA" w:rsidP="00597CCA">
      <w:pPr>
        <w:pStyle w:val="NormalWeb"/>
        <w:shd w:val="clear" w:color="auto" w:fill="FFFFFF"/>
        <w:spacing w:before="0" w:beforeAutospacing="0" w:after="0" w:afterAutospacing="0"/>
        <w:rPr>
          <w:rFonts w:ascii="Work Sans" w:hAnsi="Work Sans"/>
          <w:color w:val="3A3A3A"/>
        </w:rPr>
      </w:pPr>
      <w:r>
        <w:rPr>
          <w:rStyle w:val="Strong"/>
          <w:rFonts w:ascii="Work Sans" w:hAnsi="Work Sans"/>
          <w:color w:val="3A3A3A"/>
          <w:bdr w:val="none" w:sz="0" w:space="0" w:color="auto" w:frame="1"/>
        </w:rPr>
        <w:t>Prototype:</w:t>
      </w:r>
      <w:r>
        <w:rPr>
          <w:rFonts w:ascii="Work Sans" w:hAnsi="Work Sans"/>
          <w:color w:val="3A3A3A"/>
        </w:rPr>
        <w:t> boolean isEmpty ()</w:t>
      </w:r>
      <w:r>
        <w:rPr>
          <w:rFonts w:ascii="Work Sans" w:hAnsi="Work Sans"/>
          <w:color w:val="3A3A3A"/>
        </w:rPr>
        <w:br/>
      </w:r>
      <w:r>
        <w:rPr>
          <w:rStyle w:val="Strong"/>
          <w:rFonts w:ascii="Work Sans" w:hAnsi="Work Sans"/>
          <w:color w:val="3A3A3A"/>
          <w:bdr w:val="none" w:sz="0" w:space="0" w:color="auto" w:frame="1"/>
        </w:rPr>
        <w:t>Parameters:</w:t>
      </w:r>
      <w:r>
        <w:rPr>
          <w:rFonts w:ascii="Work Sans" w:hAnsi="Work Sans"/>
          <w:color w:val="3A3A3A"/>
        </w:rPr>
        <w:t> NIL</w:t>
      </w:r>
      <w:r>
        <w:rPr>
          <w:rFonts w:ascii="Work Sans" w:hAnsi="Work Sans"/>
          <w:color w:val="3A3A3A"/>
        </w:rPr>
        <w:br/>
      </w:r>
      <w:r>
        <w:rPr>
          <w:rStyle w:val="Strong"/>
          <w:rFonts w:ascii="Work Sans" w:hAnsi="Work Sans"/>
          <w:color w:val="3A3A3A"/>
          <w:bdr w:val="none" w:sz="0" w:space="0" w:color="auto" w:frame="1"/>
        </w:rPr>
        <w:t>Return Value:</w:t>
      </w:r>
      <w:r>
        <w:rPr>
          <w:rFonts w:ascii="Work Sans" w:hAnsi="Work Sans"/>
          <w:color w:val="3A3A3A"/>
        </w:rPr>
        <w:t> true=&gt; if list is empty</w:t>
      </w:r>
      <w:r>
        <w:rPr>
          <w:rFonts w:ascii="Work Sans" w:hAnsi="Work Sans"/>
          <w:color w:val="3A3A3A"/>
        </w:rPr>
        <w:br/>
      </w:r>
      <w:r>
        <w:rPr>
          <w:rStyle w:val="Strong"/>
          <w:rFonts w:ascii="Work Sans" w:hAnsi="Work Sans"/>
          <w:color w:val="3A3A3A"/>
          <w:bdr w:val="none" w:sz="0" w:space="0" w:color="auto" w:frame="1"/>
        </w:rPr>
        <w:t>Description:</w:t>
      </w:r>
      <w:r>
        <w:rPr>
          <w:rFonts w:ascii="Work Sans" w:hAnsi="Work Sans"/>
          <w:color w:val="3A3A3A"/>
        </w:rPr>
        <w:t> Checks if the given list is empty.</w:t>
      </w:r>
    </w:p>
    <w:p w14:paraId="53E8FD83" w14:textId="77777777" w:rsidR="00597CCA" w:rsidRDefault="00597CCA" w:rsidP="00597CCA">
      <w:pPr>
        <w:pStyle w:val="NormalWeb"/>
        <w:shd w:val="clear" w:color="auto" w:fill="FFFFFF"/>
        <w:spacing w:before="0" w:beforeAutospacing="0" w:after="0" w:afterAutospacing="0"/>
        <w:rPr>
          <w:rFonts w:ascii="Work Sans" w:hAnsi="Work Sans"/>
          <w:color w:val="3A3A3A"/>
        </w:rPr>
      </w:pPr>
      <w:r>
        <w:rPr>
          <w:rStyle w:val="Strong"/>
          <w:rFonts w:ascii="Work Sans" w:hAnsi="Work Sans"/>
          <w:color w:val="3A3A3A"/>
          <w:bdr w:val="none" w:sz="0" w:space="0" w:color="auto" w:frame="1"/>
        </w:rPr>
        <w:t>Clear () and isEmpty () functions are demonstrated below.</w:t>
      </w:r>
    </w:p>
    <w:tbl>
      <w:tblPr>
        <w:tblW w:w="12408" w:type="dxa"/>
        <w:tblCellSpacing w:w="0" w:type="dxa"/>
        <w:tblCellMar>
          <w:left w:w="0" w:type="dxa"/>
          <w:right w:w="0" w:type="dxa"/>
        </w:tblCellMar>
        <w:tblLook w:val="04A0" w:firstRow="1" w:lastRow="0" w:firstColumn="1" w:lastColumn="0" w:noHBand="0" w:noVBand="1"/>
      </w:tblPr>
      <w:tblGrid>
        <w:gridCol w:w="12408"/>
      </w:tblGrid>
      <w:tr w:rsidR="00597CCA" w14:paraId="2BB00D14" w14:textId="77777777" w:rsidTr="00597CCA">
        <w:trPr>
          <w:tblCellSpacing w:w="0" w:type="dxa"/>
        </w:trPr>
        <w:tc>
          <w:tcPr>
            <w:tcW w:w="12408" w:type="dxa"/>
            <w:tcBorders>
              <w:top w:val="nil"/>
              <w:left w:val="nil"/>
              <w:bottom w:val="nil"/>
              <w:right w:val="nil"/>
            </w:tcBorders>
            <w:vAlign w:val="bottom"/>
            <w:hideMark/>
          </w:tcPr>
          <w:p w14:paraId="2C526C13" w14:textId="77777777" w:rsidR="00597CCA" w:rsidRDefault="00597CCA">
            <w:pPr>
              <w:shd w:val="clear" w:color="auto" w:fill="FFFFFF"/>
              <w:spacing w:line="264" w:lineRule="atLeast"/>
              <w:textAlignment w:val="baseline"/>
              <w:rPr>
                <w:rFonts w:ascii="Consolas" w:hAnsi="Consolas"/>
              </w:rPr>
            </w:pPr>
            <w:r>
              <w:rPr>
                <w:rStyle w:val="HTMLCode"/>
                <w:rFonts w:ascii="Consolas" w:eastAsiaTheme="minorHAnsi" w:hAnsi="Consolas"/>
                <w:b/>
                <w:bCs/>
                <w:color w:val="006699"/>
                <w:bdr w:val="none" w:sz="0" w:space="0" w:color="auto" w:frame="1"/>
              </w:rPr>
              <w:t>import</w:t>
            </w:r>
            <w:r>
              <w:rPr>
                <w:rFonts w:ascii="Consolas" w:hAnsi="Consolas"/>
              </w:rPr>
              <w:t xml:space="preserve"> </w:t>
            </w:r>
            <w:r>
              <w:rPr>
                <w:rStyle w:val="HTMLCode"/>
                <w:rFonts w:ascii="Consolas" w:eastAsiaTheme="minorHAnsi" w:hAnsi="Consolas"/>
                <w:color w:val="000000"/>
                <w:bdr w:val="none" w:sz="0" w:space="0" w:color="auto" w:frame="1"/>
              </w:rPr>
              <w:t>java.util.ArrayList;</w:t>
            </w:r>
          </w:p>
          <w:p w14:paraId="7108D470" w14:textId="77777777" w:rsidR="00597CCA" w:rsidRDefault="00597CCA">
            <w:pPr>
              <w:shd w:val="clear" w:color="auto" w:fill="FFFFFF"/>
              <w:spacing w:line="264" w:lineRule="atLeast"/>
              <w:textAlignment w:val="baseline"/>
              <w:rPr>
                <w:rFonts w:ascii="Consolas" w:hAnsi="Consolas"/>
              </w:rPr>
            </w:pPr>
            <w:r>
              <w:rPr>
                <w:rStyle w:val="HTMLCode"/>
                <w:rFonts w:ascii="Consolas" w:eastAsiaTheme="minorHAnsi" w:hAnsi="Consolas"/>
                <w:b/>
                <w:bCs/>
                <w:color w:val="006699"/>
                <w:bdr w:val="none" w:sz="0" w:space="0" w:color="auto" w:frame="1"/>
              </w:rPr>
              <w:t>public</w:t>
            </w:r>
            <w:r>
              <w:rPr>
                <w:rFonts w:ascii="Consolas" w:hAnsi="Consolas"/>
              </w:rPr>
              <w:t xml:space="preserve"> </w:t>
            </w:r>
            <w:r>
              <w:rPr>
                <w:rStyle w:val="HTMLCode"/>
                <w:rFonts w:ascii="Consolas" w:eastAsiaTheme="minorHAnsi" w:hAnsi="Consolas"/>
                <w:b/>
                <w:bCs/>
                <w:color w:val="006699"/>
                <w:bdr w:val="none" w:sz="0" w:space="0" w:color="auto" w:frame="1"/>
              </w:rPr>
              <w:t>class</w:t>
            </w:r>
            <w:r>
              <w:rPr>
                <w:rFonts w:ascii="Consolas" w:hAnsi="Consolas"/>
              </w:rPr>
              <w:t xml:space="preserve"> </w:t>
            </w:r>
            <w:r>
              <w:rPr>
                <w:rStyle w:val="HTMLCode"/>
                <w:rFonts w:ascii="Consolas" w:eastAsiaTheme="minorHAnsi" w:hAnsi="Consolas"/>
                <w:color w:val="000000"/>
                <w:bdr w:val="none" w:sz="0" w:space="0" w:color="auto" w:frame="1"/>
              </w:rPr>
              <w:t>Main {</w:t>
            </w:r>
          </w:p>
          <w:p w14:paraId="7ACACE16" w14:textId="77777777" w:rsidR="00597CCA" w:rsidRDefault="00597CCA">
            <w:pPr>
              <w:shd w:val="clear" w:color="auto" w:fill="FFFFFF"/>
              <w:spacing w:line="264" w:lineRule="atLeast"/>
              <w:textAlignment w:val="baseline"/>
              <w:rPr>
                <w:rFonts w:ascii="Consolas" w:hAnsi="Consolas"/>
              </w:rPr>
            </w:pPr>
            <w:r>
              <w:rPr>
                <w:rStyle w:val="HTMLCode"/>
                <w:rFonts w:ascii="Consolas" w:eastAsiaTheme="minorHAnsi" w:hAnsi="Consolas"/>
                <w:bdr w:val="none" w:sz="0" w:space="0" w:color="auto" w:frame="1"/>
              </w:rPr>
              <w:t>   </w:t>
            </w:r>
            <w:r>
              <w:rPr>
                <w:rStyle w:val="HTMLCode"/>
                <w:rFonts w:ascii="Consolas" w:eastAsiaTheme="minorHAnsi" w:hAnsi="Consolas"/>
                <w:b/>
                <w:bCs/>
                <w:color w:val="006699"/>
                <w:bdr w:val="none" w:sz="0" w:space="0" w:color="auto" w:frame="1"/>
              </w:rPr>
              <w:t>public</w:t>
            </w:r>
            <w:r>
              <w:rPr>
                <w:rFonts w:ascii="Consolas" w:hAnsi="Consolas"/>
              </w:rPr>
              <w:t xml:space="preserve"> </w:t>
            </w:r>
            <w:r>
              <w:rPr>
                <w:rStyle w:val="HTMLCode"/>
                <w:rFonts w:ascii="Consolas" w:eastAsiaTheme="minorHAnsi" w:hAnsi="Consolas"/>
                <w:b/>
                <w:bCs/>
                <w:color w:val="006699"/>
                <w:bdr w:val="none" w:sz="0" w:space="0" w:color="auto" w:frame="1"/>
              </w:rPr>
              <w:t>static</w:t>
            </w:r>
            <w:r>
              <w:rPr>
                <w:rFonts w:ascii="Consolas" w:hAnsi="Consolas"/>
              </w:rPr>
              <w:t xml:space="preserve"> </w:t>
            </w:r>
            <w:r>
              <w:rPr>
                <w:rStyle w:val="HTMLCode"/>
                <w:rFonts w:ascii="Consolas" w:eastAsiaTheme="minorHAnsi" w:hAnsi="Consolas"/>
                <w:b/>
                <w:bCs/>
                <w:color w:val="006699"/>
                <w:bdr w:val="none" w:sz="0" w:space="0" w:color="auto" w:frame="1"/>
              </w:rPr>
              <w:t>void</w:t>
            </w:r>
            <w:r>
              <w:rPr>
                <w:rFonts w:ascii="Consolas" w:hAnsi="Consolas"/>
              </w:rPr>
              <w:t xml:space="preserve"> </w:t>
            </w:r>
            <w:r>
              <w:rPr>
                <w:rStyle w:val="HTMLCode"/>
                <w:rFonts w:ascii="Consolas" w:eastAsiaTheme="minorHAnsi" w:hAnsi="Consolas"/>
                <w:color w:val="000000"/>
                <w:bdr w:val="none" w:sz="0" w:space="0" w:color="auto" w:frame="1"/>
              </w:rPr>
              <w:t>main(String[] args) {</w:t>
            </w:r>
          </w:p>
          <w:p w14:paraId="51511681" w14:textId="77777777" w:rsidR="00597CCA" w:rsidRDefault="00597CCA">
            <w:pPr>
              <w:shd w:val="clear" w:color="auto" w:fill="FFFFFF"/>
              <w:spacing w:line="264" w:lineRule="atLeast"/>
              <w:textAlignment w:val="baseline"/>
              <w:rPr>
                <w:rFonts w:ascii="Consolas" w:hAnsi="Consolas"/>
              </w:rPr>
            </w:pPr>
            <w:r>
              <w:rPr>
                <w:rFonts w:ascii="Consolas" w:hAnsi="Consolas"/>
              </w:rPr>
              <w:t> </w:t>
            </w:r>
          </w:p>
          <w:p w14:paraId="2ED93E16" w14:textId="77777777" w:rsidR="00597CCA" w:rsidRDefault="00597CCA">
            <w:pPr>
              <w:shd w:val="clear" w:color="auto" w:fill="FFFFFF"/>
              <w:spacing w:line="264" w:lineRule="atLeast"/>
              <w:textAlignment w:val="baseline"/>
              <w:rPr>
                <w:rFonts w:ascii="Consolas" w:hAnsi="Consolas"/>
              </w:rPr>
            </w:pPr>
            <w:r>
              <w:rPr>
                <w:rStyle w:val="HTMLCode"/>
                <w:rFonts w:ascii="Consolas" w:eastAsiaTheme="minorHAnsi" w:hAnsi="Consolas"/>
                <w:bdr w:val="none" w:sz="0" w:space="0" w:color="auto" w:frame="1"/>
              </w:rPr>
              <w:t>      </w:t>
            </w:r>
            <w:r>
              <w:rPr>
                <w:rStyle w:val="HTMLCode"/>
                <w:rFonts w:ascii="Consolas" w:eastAsiaTheme="minorHAnsi" w:hAnsi="Consolas"/>
                <w:color w:val="008200"/>
                <w:bdr w:val="none" w:sz="0" w:space="0" w:color="auto" w:frame="1"/>
              </w:rPr>
              <w:t>//create and initialize colorsList</w:t>
            </w:r>
          </w:p>
          <w:p w14:paraId="5F2FA90F" w14:textId="77777777" w:rsidR="00597CCA" w:rsidRDefault="00597CCA">
            <w:pPr>
              <w:shd w:val="clear" w:color="auto" w:fill="FFFFFF"/>
              <w:spacing w:line="264" w:lineRule="atLeast"/>
              <w:textAlignment w:val="baseline"/>
              <w:rPr>
                <w:rFonts w:ascii="Consolas" w:hAnsi="Consolas"/>
              </w:rPr>
            </w:pPr>
            <w:r>
              <w:rPr>
                <w:rStyle w:val="HTMLCode"/>
                <w:rFonts w:ascii="Consolas" w:eastAsiaTheme="minorHAnsi" w:hAnsi="Consolas"/>
                <w:bdr w:val="none" w:sz="0" w:space="0" w:color="auto" w:frame="1"/>
              </w:rPr>
              <w:t>      </w:t>
            </w:r>
            <w:r>
              <w:rPr>
                <w:rStyle w:val="HTMLCode"/>
                <w:rFonts w:ascii="Consolas" w:eastAsiaTheme="minorHAnsi" w:hAnsi="Consolas"/>
                <w:color w:val="000000"/>
                <w:bdr w:val="none" w:sz="0" w:space="0" w:color="auto" w:frame="1"/>
              </w:rPr>
              <w:t xml:space="preserve">ArrayList&lt;String&gt; colorsList = </w:t>
            </w:r>
            <w:r>
              <w:rPr>
                <w:rStyle w:val="HTMLCode"/>
                <w:rFonts w:ascii="Consolas" w:eastAsiaTheme="minorHAnsi" w:hAnsi="Consolas"/>
                <w:b/>
                <w:bCs/>
                <w:color w:val="006699"/>
                <w:bdr w:val="none" w:sz="0" w:space="0" w:color="auto" w:frame="1"/>
              </w:rPr>
              <w:t>new</w:t>
            </w:r>
            <w:r>
              <w:rPr>
                <w:rFonts w:ascii="Consolas" w:hAnsi="Consolas"/>
              </w:rPr>
              <w:t xml:space="preserve"> </w:t>
            </w:r>
            <w:r>
              <w:rPr>
                <w:rStyle w:val="HTMLCode"/>
                <w:rFonts w:ascii="Consolas" w:eastAsiaTheme="minorHAnsi" w:hAnsi="Consolas"/>
                <w:color w:val="000000"/>
                <w:bdr w:val="none" w:sz="0" w:space="0" w:color="auto" w:frame="1"/>
              </w:rPr>
              <w:t>ArrayList&lt;String&gt;();</w:t>
            </w:r>
          </w:p>
          <w:p w14:paraId="427580D6" w14:textId="77777777" w:rsidR="00597CCA" w:rsidRDefault="00597CCA">
            <w:pPr>
              <w:shd w:val="clear" w:color="auto" w:fill="FFFFFF"/>
              <w:spacing w:line="264" w:lineRule="atLeast"/>
              <w:textAlignment w:val="baseline"/>
              <w:rPr>
                <w:rFonts w:ascii="Consolas" w:hAnsi="Consolas"/>
              </w:rPr>
            </w:pPr>
            <w:r>
              <w:rPr>
                <w:rStyle w:val="HTMLCode"/>
                <w:rFonts w:ascii="Consolas" w:eastAsiaTheme="minorHAnsi" w:hAnsi="Consolas"/>
                <w:bdr w:val="none" w:sz="0" w:space="0" w:color="auto" w:frame="1"/>
              </w:rPr>
              <w:t>      </w:t>
            </w:r>
            <w:r>
              <w:rPr>
                <w:rStyle w:val="HTMLCode"/>
                <w:rFonts w:ascii="Consolas" w:eastAsiaTheme="minorHAnsi" w:hAnsi="Consolas"/>
                <w:color w:val="000000"/>
                <w:bdr w:val="none" w:sz="0" w:space="0" w:color="auto" w:frame="1"/>
              </w:rPr>
              <w:t>colorsList.add(</w:t>
            </w:r>
            <w:r>
              <w:rPr>
                <w:rStyle w:val="HTMLCode"/>
                <w:rFonts w:ascii="Consolas" w:eastAsiaTheme="minorHAnsi" w:hAnsi="Consolas"/>
                <w:color w:val="0000FF"/>
                <w:bdr w:val="none" w:sz="0" w:space="0" w:color="auto" w:frame="1"/>
              </w:rPr>
              <w:t>"Red"</w:t>
            </w:r>
            <w:r>
              <w:rPr>
                <w:rStyle w:val="HTMLCode"/>
                <w:rFonts w:ascii="Consolas" w:eastAsiaTheme="minorHAnsi" w:hAnsi="Consolas"/>
                <w:color w:val="000000"/>
                <w:bdr w:val="none" w:sz="0" w:space="0" w:color="auto" w:frame="1"/>
              </w:rPr>
              <w:t>);</w:t>
            </w:r>
          </w:p>
          <w:p w14:paraId="30DC6A29" w14:textId="77777777" w:rsidR="00597CCA" w:rsidRDefault="00597CCA">
            <w:pPr>
              <w:shd w:val="clear" w:color="auto" w:fill="FFFFFF"/>
              <w:spacing w:line="264" w:lineRule="atLeast"/>
              <w:textAlignment w:val="baseline"/>
              <w:rPr>
                <w:rFonts w:ascii="Consolas" w:hAnsi="Consolas"/>
              </w:rPr>
            </w:pPr>
            <w:r>
              <w:rPr>
                <w:rStyle w:val="HTMLCode"/>
                <w:rFonts w:ascii="Consolas" w:eastAsiaTheme="minorHAnsi" w:hAnsi="Consolas"/>
                <w:bdr w:val="none" w:sz="0" w:space="0" w:color="auto" w:frame="1"/>
              </w:rPr>
              <w:t>      </w:t>
            </w:r>
            <w:r>
              <w:rPr>
                <w:rStyle w:val="HTMLCode"/>
                <w:rFonts w:ascii="Consolas" w:eastAsiaTheme="minorHAnsi" w:hAnsi="Consolas"/>
                <w:color w:val="000000"/>
                <w:bdr w:val="none" w:sz="0" w:space="0" w:color="auto" w:frame="1"/>
              </w:rPr>
              <w:t>colorsList.add(</w:t>
            </w:r>
            <w:r>
              <w:rPr>
                <w:rStyle w:val="HTMLCode"/>
                <w:rFonts w:ascii="Consolas" w:eastAsiaTheme="minorHAnsi" w:hAnsi="Consolas"/>
                <w:color w:val="0000FF"/>
                <w:bdr w:val="none" w:sz="0" w:space="0" w:color="auto" w:frame="1"/>
              </w:rPr>
              <w:t>"Green"</w:t>
            </w:r>
            <w:r>
              <w:rPr>
                <w:rStyle w:val="HTMLCode"/>
                <w:rFonts w:ascii="Consolas" w:eastAsiaTheme="minorHAnsi" w:hAnsi="Consolas"/>
                <w:color w:val="000000"/>
                <w:bdr w:val="none" w:sz="0" w:space="0" w:color="auto" w:frame="1"/>
              </w:rPr>
              <w:t>);</w:t>
            </w:r>
          </w:p>
          <w:p w14:paraId="12E16743" w14:textId="77777777" w:rsidR="00597CCA" w:rsidRDefault="00597CCA">
            <w:pPr>
              <w:shd w:val="clear" w:color="auto" w:fill="FFFFFF"/>
              <w:spacing w:line="264" w:lineRule="atLeast"/>
              <w:textAlignment w:val="baseline"/>
              <w:rPr>
                <w:rFonts w:ascii="Consolas" w:hAnsi="Consolas"/>
              </w:rPr>
            </w:pPr>
            <w:r>
              <w:rPr>
                <w:rStyle w:val="HTMLCode"/>
                <w:rFonts w:ascii="Consolas" w:eastAsiaTheme="minorHAnsi" w:hAnsi="Consolas"/>
                <w:bdr w:val="none" w:sz="0" w:space="0" w:color="auto" w:frame="1"/>
              </w:rPr>
              <w:t>      </w:t>
            </w:r>
            <w:r>
              <w:rPr>
                <w:rStyle w:val="HTMLCode"/>
                <w:rFonts w:ascii="Consolas" w:eastAsiaTheme="minorHAnsi" w:hAnsi="Consolas"/>
                <w:color w:val="000000"/>
                <w:bdr w:val="none" w:sz="0" w:space="0" w:color="auto" w:frame="1"/>
              </w:rPr>
              <w:t>colorsList.add(</w:t>
            </w:r>
            <w:r>
              <w:rPr>
                <w:rStyle w:val="HTMLCode"/>
                <w:rFonts w:ascii="Consolas" w:eastAsiaTheme="minorHAnsi" w:hAnsi="Consolas"/>
                <w:color w:val="0000FF"/>
                <w:bdr w:val="none" w:sz="0" w:space="0" w:color="auto" w:frame="1"/>
              </w:rPr>
              <w:t>"Blue"</w:t>
            </w:r>
            <w:r>
              <w:rPr>
                <w:rStyle w:val="HTMLCode"/>
                <w:rFonts w:ascii="Consolas" w:eastAsiaTheme="minorHAnsi" w:hAnsi="Consolas"/>
                <w:color w:val="000000"/>
                <w:bdr w:val="none" w:sz="0" w:space="0" w:color="auto" w:frame="1"/>
              </w:rPr>
              <w:t>);</w:t>
            </w:r>
          </w:p>
          <w:p w14:paraId="6C4329F0" w14:textId="77777777" w:rsidR="00597CCA" w:rsidRDefault="00597CCA">
            <w:pPr>
              <w:shd w:val="clear" w:color="auto" w:fill="FFFFFF"/>
              <w:spacing w:line="264" w:lineRule="atLeast"/>
              <w:textAlignment w:val="baseline"/>
              <w:rPr>
                <w:rFonts w:ascii="Consolas" w:hAnsi="Consolas"/>
              </w:rPr>
            </w:pPr>
            <w:r>
              <w:rPr>
                <w:rStyle w:val="HTMLCode"/>
                <w:rFonts w:ascii="Consolas" w:eastAsiaTheme="minorHAnsi" w:hAnsi="Consolas"/>
                <w:bdr w:val="none" w:sz="0" w:space="0" w:color="auto" w:frame="1"/>
              </w:rPr>
              <w:t>      </w:t>
            </w:r>
            <w:r>
              <w:rPr>
                <w:rStyle w:val="HTMLCode"/>
                <w:rFonts w:ascii="Consolas" w:eastAsiaTheme="minorHAnsi" w:hAnsi="Consolas"/>
                <w:color w:val="000000"/>
                <w:bdr w:val="none" w:sz="0" w:space="0" w:color="auto" w:frame="1"/>
              </w:rPr>
              <w:t>colorsList.add(</w:t>
            </w:r>
            <w:r>
              <w:rPr>
                <w:rStyle w:val="HTMLCode"/>
                <w:rFonts w:ascii="Consolas" w:eastAsiaTheme="minorHAnsi" w:hAnsi="Consolas"/>
                <w:color w:val="0000FF"/>
                <w:bdr w:val="none" w:sz="0" w:space="0" w:color="auto" w:frame="1"/>
              </w:rPr>
              <w:t>"White"</w:t>
            </w:r>
            <w:r>
              <w:rPr>
                <w:rStyle w:val="HTMLCode"/>
                <w:rFonts w:ascii="Consolas" w:eastAsiaTheme="minorHAnsi" w:hAnsi="Consolas"/>
                <w:color w:val="000000"/>
                <w:bdr w:val="none" w:sz="0" w:space="0" w:color="auto" w:frame="1"/>
              </w:rPr>
              <w:t>);</w:t>
            </w:r>
          </w:p>
          <w:p w14:paraId="67ACC9A8" w14:textId="77777777" w:rsidR="00597CCA" w:rsidRDefault="00597CCA">
            <w:pPr>
              <w:shd w:val="clear" w:color="auto" w:fill="FFFFFF"/>
              <w:spacing w:line="264" w:lineRule="atLeast"/>
              <w:textAlignment w:val="baseline"/>
              <w:rPr>
                <w:rFonts w:ascii="Consolas" w:hAnsi="Consolas"/>
              </w:rPr>
            </w:pPr>
            <w:r>
              <w:rPr>
                <w:rStyle w:val="HTMLCode"/>
                <w:rFonts w:ascii="Consolas" w:eastAsiaTheme="minorHAnsi" w:hAnsi="Consolas"/>
                <w:bdr w:val="none" w:sz="0" w:space="0" w:color="auto" w:frame="1"/>
              </w:rPr>
              <w:t>      </w:t>
            </w:r>
            <w:r>
              <w:rPr>
                <w:rStyle w:val="HTMLCode"/>
                <w:rFonts w:ascii="Consolas" w:eastAsiaTheme="minorHAnsi" w:hAnsi="Consolas"/>
                <w:color w:val="008200"/>
                <w:bdr w:val="none" w:sz="0" w:space="0" w:color="auto" w:frame="1"/>
              </w:rPr>
              <w:t>//print the ArrayList</w:t>
            </w:r>
          </w:p>
          <w:p w14:paraId="6AC11A67" w14:textId="77777777" w:rsidR="00597CCA" w:rsidRDefault="00597CCA">
            <w:pPr>
              <w:shd w:val="clear" w:color="auto" w:fill="FFFFFF"/>
              <w:spacing w:line="264" w:lineRule="atLeast"/>
              <w:textAlignment w:val="baseline"/>
              <w:rPr>
                <w:rFonts w:ascii="Consolas" w:hAnsi="Consolas"/>
              </w:rPr>
            </w:pPr>
            <w:r>
              <w:rPr>
                <w:rStyle w:val="HTMLCode"/>
                <w:rFonts w:ascii="Consolas" w:eastAsiaTheme="minorHAnsi" w:hAnsi="Consolas"/>
                <w:bdr w:val="none" w:sz="0" w:space="0" w:color="auto" w:frame="1"/>
              </w:rPr>
              <w:t>      </w:t>
            </w:r>
            <w:r>
              <w:rPr>
                <w:rStyle w:val="HTMLCode"/>
                <w:rFonts w:ascii="Consolas" w:eastAsiaTheme="minorHAnsi" w:hAnsi="Consolas"/>
                <w:color w:val="000000"/>
                <w:bdr w:val="none" w:sz="0" w:space="0" w:color="auto" w:frame="1"/>
              </w:rPr>
              <w:t>System.out.println(</w:t>
            </w:r>
            <w:r>
              <w:rPr>
                <w:rStyle w:val="HTMLCode"/>
                <w:rFonts w:ascii="Consolas" w:eastAsiaTheme="minorHAnsi" w:hAnsi="Consolas"/>
                <w:color w:val="0000FF"/>
                <w:bdr w:val="none" w:sz="0" w:space="0" w:color="auto" w:frame="1"/>
              </w:rPr>
              <w:t>"The ArrayList: "</w:t>
            </w:r>
            <w:r>
              <w:rPr>
                <w:rFonts w:ascii="Consolas" w:hAnsi="Consolas"/>
              </w:rPr>
              <w:t xml:space="preserve"> </w:t>
            </w:r>
            <w:r>
              <w:rPr>
                <w:rStyle w:val="HTMLCode"/>
                <w:rFonts w:ascii="Consolas" w:eastAsiaTheme="minorHAnsi" w:hAnsi="Consolas"/>
                <w:color w:val="000000"/>
                <w:bdr w:val="none" w:sz="0" w:space="0" w:color="auto" w:frame="1"/>
              </w:rPr>
              <w:t>+ colorsList);</w:t>
            </w:r>
          </w:p>
          <w:p w14:paraId="0D1EE299" w14:textId="77777777" w:rsidR="00597CCA" w:rsidRDefault="00597CCA">
            <w:pPr>
              <w:shd w:val="clear" w:color="auto" w:fill="FFFFFF"/>
              <w:spacing w:line="264" w:lineRule="atLeast"/>
              <w:textAlignment w:val="baseline"/>
              <w:rPr>
                <w:rFonts w:ascii="Consolas" w:hAnsi="Consolas"/>
              </w:rPr>
            </w:pPr>
            <w:r>
              <w:rPr>
                <w:rStyle w:val="HTMLCode"/>
                <w:rFonts w:ascii="Consolas" w:eastAsiaTheme="minorHAnsi" w:hAnsi="Consolas"/>
                <w:bdr w:val="none" w:sz="0" w:space="0" w:color="auto" w:frame="1"/>
              </w:rPr>
              <w:t>      </w:t>
            </w:r>
            <w:r>
              <w:rPr>
                <w:rStyle w:val="HTMLCode"/>
                <w:rFonts w:ascii="Consolas" w:eastAsiaTheme="minorHAnsi" w:hAnsi="Consolas"/>
                <w:color w:val="008200"/>
                <w:bdr w:val="none" w:sz="0" w:space="0" w:color="auto" w:frame="1"/>
              </w:rPr>
              <w:t>//call clear() nethod on ArrayList</w:t>
            </w:r>
          </w:p>
          <w:p w14:paraId="74E7C0C0" w14:textId="77777777" w:rsidR="00597CCA" w:rsidRDefault="00597CCA">
            <w:pPr>
              <w:shd w:val="clear" w:color="auto" w:fill="FFFFFF"/>
              <w:spacing w:line="264" w:lineRule="atLeast"/>
              <w:textAlignment w:val="baseline"/>
              <w:rPr>
                <w:rFonts w:ascii="Consolas" w:hAnsi="Consolas"/>
              </w:rPr>
            </w:pPr>
            <w:r>
              <w:rPr>
                <w:rStyle w:val="HTMLCode"/>
                <w:rFonts w:ascii="Consolas" w:eastAsiaTheme="minorHAnsi" w:hAnsi="Consolas"/>
                <w:bdr w:val="none" w:sz="0" w:space="0" w:color="auto" w:frame="1"/>
              </w:rPr>
              <w:t>      </w:t>
            </w:r>
            <w:r>
              <w:rPr>
                <w:rStyle w:val="HTMLCode"/>
                <w:rFonts w:ascii="Consolas" w:eastAsiaTheme="minorHAnsi" w:hAnsi="Consolas"/>
                <w:color w:val="000000"/>
                <w:bdr w:val="none" w:sz="0" w:space="0" w:color="auto" w:frame="1"/>
              </w:rPr>
              <w:t>colorsList.clear();</w:t>
            </w:r>
          </w:p>
          <w:p w14:paraId="79DA764A" w14:textId="77777777" w:rsidR="00597CCA" w:rsidRDefault="00597CCA">
            <w:pPr>
              <w:shd w:val="clear" w:color="auto" w:fill="FFFFFF"/>
              <w:spacing w:line="264" w:lineRule="atLeast"/>
              <w:textAlignment w:val="baseline"/>
              <w:rPr>
                <w:rFonts w:ascii="Consolas" w:hAnsi="Consolas"/>
              </w:rPr>
            </w:pPr>
            <w:r>
              <w:rPr>
                <w:rStyle w:val="HTMLCode"/>
                <w:rFonts w:ascii="Consolas" w:eastAsiaTheme="minorHAnsi" w:hAnsi="Consolas"/>
                <w:bdr w:val="none" w:sz="0" w:space="0" w:color="auto" w:frame="1"/>
              </w:rPr>
              <w:t>      </w:t>
            </w:r>
            <w:r>
              <w:rPr>
                <w:rStyle w:val="HTMLCode"/>
                <w:rFonts w:ascii="Consolas" w:eastAsiaTheme="minorHAnsi" w:hAnsi="Consolas"/>
                <w:color w:val="008200"/>
                <w:bdr w:val="none" w:sz="0" w:space="0" w:color="auto" w:frame="1"/>
              </w:rPr>
              <w:t>//check if ArrayList is empty using isEmpty() method</w:t>
            </w:r>
          </w:p>
          <w:p w14:paraId="4CF8EE7E" w14:textId="77777777" w:rsidR="00597CCA" w:rsidRDefault="00597CCA">
            <w:pPr>
              <w:shd w:val="clear" w:color="auto" w:fill="FFFFFF"/>
              <w:spacing w:line="264" w:lineRule="atLeast"/>
              <w:textAlignment w:val="baseline"/>
              <w:rPr>
                <w:rFonts w:ascii="Consolas" w:hAnsi="Consolas"/>
              </w:rPr>
            </w:pPr>
            <w:r>
              <w:rPr>
                <w:rStyle w:val="HTMLCode"/>
                <w:rFonts w:ascii="Consolas" w:eastAsiaTheme="minorHAnsi" w:hAnsi="Consolas"/>
                <w:bdr w:val="none" w:sz="0" w:space="0" w:color="auto" w:frame="1"/>
              </w:rPr>
              <w:t>      </w:t>
            </w:r>
            <w:r>
              <w:rPr>
                <w:rStyle w:val="HTMLCode"/>
                <w:rFonts w:ascii="Consolas" w:eastAsiaTheme="minorHAnsi" w:hAnsi="Consolas"/>
                <w:color w:val="000000"/>
                <w:bdr w:val="none" w:sz="0" w:space="0" w:color="auto" w:frame="1"/>
              </w:rPr>
              <w:t>System.out.println(</w:t>
            </w:r>
            <w:r>
              <w:rPr>
                <w:rStyle w:val="HTMLCode"/>
                <w:rFonts w:ascii="Consolas" w:eastAsiaTheme="minorHAnsi" w:hAnsi="Consolas"/>
                <w:color w:val="0000FF"/>
                <w:bdr w:val="none" w:sz="0" w:space="0" w:color="auto" w:frame="1"/>
              </w:rPr>
              <w:t>"Is ArrayList empty after clear ()? :"</w:t>
            </w:r>
            <w:r>
              <w:rPr>
                <w:rFonts w:ascii="Consolas" w:hAnsi="Consolas"/>
              </w:rPr>
              <w:t xml:space="preserve"> </w:t>
            </w:r>
            <w:r>
              <w:rPr>
                <w:rStyle w:val="HTMLCode"/>
                <w:rFonts w:ascii="Consolas" w:eastAsiaTheme="minorHAnsi" w:hAnsi="Consolas"/>
                <w:color w:val="000000"/>
                <w:bdr w:val="none" w:sz="0" w:space="0" w:color="auto" w:frame="1"/>
              </w:rPr>
              <w:t>+ colorsList.isEmpty());</w:t>
            </w:r>
          </w:p>
          <w:p w14:paraId="04E22A20" w14:textId="77777777" w:rsidR="00597CCA" w:rsidRDefault="00597CCA">
            <w:pPr>
              <w:shd w:val="clear" w:color="auto" w:fill="FFFFFF"/>
              <w:spacing w:line="264" w:lineRule="atLeast"/>
              <w:textAlignment w:val="baseline"/>
              <w:rPr>
                <w:rFonts w:ascii="Consolas" w:hAnsi="Consolas"/>
              </w:rPr>
            </w:pPr>
            <w:r>
              <w:rPr>
                <w:rStyle w:val="HTMLCode"/>
                <w:rFonts w:ascii="Consolas" w:eastAsiaTheme="minorHAnsi" w:hAnsi="Consolas"/>
                <w:bdr w:val="none" w:sz="0" w:space="0" w:color="auto" w:frame="1"/>
              </w:rPr>
              <w:t>   </w:t>
            </w:r>
            <w:r>
              <w:rPr>
                <w:rStyle w:val="HTMLCode"/>
                <w:rFonts w:ascii="Consolas" w:eastAsiaTheme="minorHAnsi" w:hAnsi="Consolas"/>
                <w:color w:val="000000"/>
                <w:bdr w:val="none" w:sz="0" w:space="0" w:color="auto" w:frame="1"/>
              </w:rPr>
              <w:t>}</w:t>
            </w:r>
          </w:p>
          <w:p w14:paraId="7376B2A3" w14:textId="77777777" w:rsidR="00597CCA" w:rsidRDefault="00597CCA">
            <w:pPr>
              <w:shd w:val="clear" w:color="auto" w:fill="FFFFFF"/>
              <w:spacing w:line="264" w:lineRule="atLeast"/>
              <w:textAlignment w:val="baseline"/>
              <w:rPr>
                <w:rFonts w:ascii="Consolas" w:hAnsi="Consolas"/>
              </w:rPr>
            </w:pPr>
            <w:r>
              <w:rPr>
                <w:rStyle w:val="HTMLCode"/>
                <w:rFonts w:ascii="Consolas" w:eastAsiaTheme="minorHAnsi" w:hAnsi="Consolas"/>
                <w:color w:val="000000"/>
                <w:bdr w:val="none" w:sz="0" w:space="0" w:color="auto" w:frame="1"/>
              </w:rPr>
              <w:t>}</w:t>
            </w:r>
          </w:p>
        </w:tc>
      </w:tr>
    </w:tbl>
    <w:p w14:paraId="1BF28778" w14:textId="77777777" w:rsidR="00597CCA" w:rsidRDefault="00597CCA" w:rsidP="00597CCA">
      <w:pPr>
        <w:pStyle w:val="NormalWeb"/>
        <w:shd w:val="clear" w:color="auto" w:fill="FFFFFF"/>
        <w:spacing w:before="0" w:beforeAutospacing="0" w:after="0" w:afterAutospacing="0"/>
        <w:rPr>
          <w:rFonts w:ascii="Work Sans" w:hAnsi="Work Sans"/>
          <w:color w:val="3A3A3A"/>
        </w:rPr>
      </w:pPr>
      <w:r>
        <w:rPr>
          <w:rStyle w:val="Strong"/>
          <w:rFonts w:ascii="Work Sans" w:hAnsi="Work Sans"/>
          <w:color w:val="3A3A3A"/>
          <w:bdr w:val="none" w:sz="0" w:space="0" w:color="auto" w:frame="1"/>
        </w:rPr>
        <w:t>Output:</w:t>
      </w:r>
    </w:p>
    <w:p w14:paraId="4243B9D8" w14:textId="77777777" w:rsidR="00597CCA" w:rsidRDefault="00597CCA" w:rsidP="00597CCA">
      <w:pPr>
        <w:pStyle w:val="NormalWeb"/>
        <w:shd w:val="clear" w:color="auto" w:fill="FFFFFF"/>
        <w:spacing w:before="0" w:beforeAutospacing="0" w:after="336" w:afterAutospacing="0"/>
        <w:rPr>
          <w:rFonts w:ascii="Work Sans" w:hAnsi="Work Sans"/>
          <w:color w:val="3A3A3A"/>
        </w:rPr>
      </w:pPr>
      <w:r>
        <w:rPr>
          <w:rFonts w:ascii="Work Sans" w:hAnsi="Work Sans"/>
          <w:color w:val="3A3A3A"/>
        </w:rPr>
        <w:t>The ArrayList: [Red, Green, Blue, White]</w:t>
      </w:r>
      <w:r>
        <w:rPr>
          <w:rFonts w:ascii="Work Sans" w:hAnsi="Work Sans"/>
          <w:color w:val="3A3A3A"/>
        </w:rPr>
        <w:br/>
        <w:t>Is ArrayList empty after clear ()? :true</w:t>
      </w:r>
    </w:p>
    <w:p w14:paraId="3B3D7699" w14:textId="77777777" w:rsidR="00597CCA" w:rsidRDefault="00597CCA" w:rsidP="00597CCA">
      <w:pPr>
        <w:pStyle w:val="NormalWeb"/>
        <w:shd w:val="clear" w:color="auto" w:fill="FFFFFF"/>
        <w:spacing w:before="0" w:beforeAutospacing="0" w:after="0" w:afterAutospacing="0"/>
        <w:rPr>
          <w:rFonts w:ascii="Work Sans" w:hAnsi="Work Sans"/>
          <w:color w:val="3A3A3A"/>
        </w:rPr>
      </w:pPr>
      <w:r>
        <w:rPr>
          <w:rFonts w:ascii="Work Sans" w:hAnsi="Work Sans"/>
          <w:noProof/>
          <w:color w:val="ED0000"/>
          <w:bdr w:val="none" w:sz="0" w:space="0" w:color="auto" w:frame="1"/>
        </w:rPr>
        <w:lastRenderedPageBreak/>
        <w:drawing>
          <wp:inline distT="0" distB="0" distL="0" distR="0" wp14:anchorId="070672CE" wp14:editId="1D6EF74B">
            <wp:extent cx="3314700" cy="482600"/>
            <wp:effectExtent l="0" t="0" r="0" b="0"/>
            <wp:docPr id="971521261" name="Picture 25" descr="Output - isEmpty ArrayList">
              <a:hlinkClick xmlns:a="http://schemas.openxmlformats.org/drawingml/2006/main" r:id="rId22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descr="Output - isEmpty ArrayList">
                      <a:hlinkClick r:id="rId225"/>
                    </pic:cNvPr>
                    <pic:cNvPicPr>
                      <a:picLocks noChangeAspect="1" noChangeArrowheads="1"/>
                    </pic:cNvPicPr>
                  </pic:nvPicPr>
                  <pic:blipFill>
                    <a:blip r:embed="rId226">
                      <a:extLst>
                        <a:ext uri="{28A0092B-C50C-407E-A947-70E740481C1C}">
                          <a14:useLocalDpi xmlns:a14="http://schemas.microsoft.com/office/drawing/2010/main" val="0"/>
                        </a:ext>
                      </a:extLst>
                    </a:blip>
                    <a:srcRect/>
                    <a:stretch>
                      <a:fillRect/>
                    </a:stretch>
                  </pic:blipFill>
                  <pic:spPr bwMode="auto">
                    <a:xfrm>
                      <a:off x="0" y="0"/>
                      <a:ext cx="3314700" cy="482600"/>
                    </a:xfrm>
                    <a:prstGeom prst="rect">
                      <a:avLst/>
                    </a:prstGeom>
                    <a:noFill/>
                    <a:ln>
                      <a:noFill/>
                    </a:ln>
                  </pic:spPr>
                </pic:pic>
              </a:graphicData>
            </a:graphic>
          </wp:inline>
        </w:drawing>
      </w:r>
    </w:p>
    <w:p w14:paraId="3FFBB156" w14:textId="77777777" w:rsidR="00597CCA" w:rsidRDefault="00597CCA" w:rsidP="00597CCA">
      <w:pPr>
        <w:pStyle w:val="Heading3"/>
        <w:shd w:val="clear" w:color="auto" w:fill="FFFFFF"/>
        <w:spacing w:before="0" w:line="312" w:lineRule="atLeast"/>
        <w:rPr>
          <w:rFonts w:ascii="Work Sans" w:hAnsi="Work Sans"/>
          <w:color w:val="3A3A3A"/>
          <w:sz w:val="36"/>
          <w:szCs w:val="36"/>
        </w:rPr>
      </w:pPr>
      <w:r>
        <w:rPr>
          <w:rFonts w:ascii="Work Sans" w:hAnsi="Work Sans"/>
          <w:color w:val="3A3A3A"/>
          <w:sz w:val="36"/>
          <w:szCs w:val="36"/>
          <w:bdr w:val="none" w:sz="0" w:space="0" w:color="auto" w:frame="1"/>
        </w:rPr>
        <w:t>ArrayList indexOf</w:t>
      </w:r>
    </w:p>
    <w:p w14:paraId="35CEFD58" w14:textId="77777777" w:rsidR="00597CCA" w:rsidRDefault="00597CCA" w:rsidP="00597CCA">
      <w:pPr>
        <w:pStyle w:val="NormalWeb"/>
        <w:shd w:val="clear" w:color="auto" w:fill="FFFFFF"/>
        <w:spacing w:before="0" w:beforeAutospacing="0" w:after="0" w:afterAutospacing="0"/>
        <w:rPr>
          <w:rFonts w:ascii="Work Sans" w:hAnsi="Work Sans"/>
          <w:color w:val="3A3A3A"/>
        </w:rPr>
      </w:pPr>
      <w:r>
        <w:rPr>
          <w:rStyle w:val="Strong"/>
          <w:rFonts w:ascii="Work Sans" w:hAnsi="Work Sans"/>
          <w:color w:val="3A3A3A"/>
          <w:bdr w:val="none" w:sz="0" w:space="0" w:color="auto" w:frame="1"/>
        </w:rPr>
        <w:t>Prototype:</w:t>
      </w:r>
      <w:r>
        <w:rPr>
          <w:rFonts w:ascii="Work Sans" w:hAnsi="Work Sans"/>
          <w:color w:val="3A3A3A"/>
        </w:rPr>
        <w:t> int indexOf (Object o)</w:t>
      </w:r>
      <w:r>
        <w:rPr>
          <w:rFonts w:ascii="Work Sans" w:hAnsi="Work Sans"/>
          <w:color w:val="3A3A3A"/>
        </w:rPr>
        <w:br/>
      </w:r>
      <w:r>
        <w:rPr>
          <w:rStyle w:val="Strong"/>
          <w:rFonts w:ascii="Work Sans" w:hAnsi="Work Sans"/>
          <w:color w:val="3A3A3A"/>
          <w:bdr w:val="none" w:sz="0" w:space="0" w:color="auto" w:frame="1"/>
        </w:rPr>
        <w:t>Parameters:</w:t>
      </w:r>
      <w:r>
        <w:rPr>
          <w:rFonts w:ascii="Work Sans" w:hAnsi="Work Sans"/>
          <w:color w:val="3A3A3A"/>
        </w:rPr>
        <w:t> o=&gt; Element whose index is to be found in the ArrayList.</w:t>
      </w:r>
      <w:r>
        <w:rPr>
          <w:rFonts w:ascii="Work Sans" w:hAnsi="Work Sans"/>
          <w:color w:val="3A3A3A"/>
        </w:rPr>
        <w:br/>
      </w:r>
      <w:r>
        <w:rPr>
          <w:rStyle w:val="Strong"/>
          <w:rFonts w:ascii="Work Sans" w:hAnsi="Work Sans"/>
          <w:color w:val="3A3A3A"/>
          <w:bdr w:val="none" w:sz="0" w:space="0" w:color="auto" w:frame="1"/>
        </w:rPr>
        <w:t>Return Value:</w:t>
      </w:r>
      <w:r>
        <w:rPr>
          <w:rFonts w:ascii="Work Sans" w:hAnsi="Work Sans"/>
          <w:color w:val="3A3A3A"/>
        </w:rPr>
        <w:t> int =&gt; Index of the first occurrence of the element in the list.</w:t>
      </w:r>
      <w:r>
        <w:rPr>
          <w:rFonts w:ascii="Work Sans" w:hAnsi="Work Sans"/>
          <w:color w:val="3A3A3A"/>
        </w:rPr>
        <w:br/>
      </w:r>
      <w:r>
        <w:rPr>
          <w:rStyle w:val="Strong"/>
          <w:rFonts w:ascii="Work Sans" w:hAnsi="Work Sans"/>
          <w:color w:val="3A3A3A"/>
          <w:bdr w:val="none" w:sz="0" w:space="0" w:color="auto" w:frame="1"/>
        </w:rPr>
        <w:t>Description:</w:t>
      </w:r>
      <w:r>
        <w:rPr>
          <w:rFonts w:ascii="Work Sans" w:hAnsi="Work Sans"/>
          <w:color w:val="3A3A3A"/>
        </w:rPr>
        <w:t> Returns the index of the first occurrence of the element o in the list. -1 if the element o is not present in the list.</w:t>
      </w:r>
    </w:p>
    <w:p w14:paraId="60D9EF49" w14:textId="77777777" w:rsidR="00597CCA" w:rsidRDefault="00597CCA" w:rsidP="00597CCA">
      <w:pPr>
        <w:pStyle w:val="Heading3"/>
        <w:shd w:val="clear" w:color="auto" w:fill="FFFFFF"/>
        <w:spacing w:before="0" w:line="312" w:lineRule="atLeast"/>
        <w:rPr>
          <w:rFonts w:ascii="Work Sans" w:hAnsi="Work Sans"/>
          <w:color w:val="3A3A3A"/>
          <w:sz w:val="36"/>
          <w:szCs w:val="36"/>
        </w:rPr>
      </w:pPr>
      <w:r>
        <w:rPr>
          <w:rFonts w:ascii="Work Sans" w:hAnsi="Work Sans"/>
          <w:color w:val="3A3A3A"/>
          <w:sz w:val="36"/>
          <w:szCs w:val="36"/>
          <w:bdr w:val="none" w:sz="0" w:space="0" w:color="auto" w:frame="1"/>
        </w:rPr>
        <w:t>ArrayList lastIndexOf</w:t>
      </w:r>
    </w:p>
    <w:p w14:paraId="23BDA6F4" w14:textId="77777777" w:rsidR="00597CCA" w:rsidRDefault="00597CCA" w:rsidP="00597CCA">
      <w:pPr>
        <w:pStyle w:val="NormalWeb"/>
        <w:shd w:val="clear" w:color="auto" w:fill="FFFFFF"/>
        <w:spacing w:before="0" w:beforeAutospacing="0" w:after="0" w:afterAutospacing="0"/>
        <w:rPr>
          <w:rFonts w:ascii="Work Sans" w:hAnsi="Work Sans"/>
          <w:color w:val="3A3A3A"/>
        </w:rPr>
      </w:pPr>
      <w:r>
        <w:rPr>
          <w:rStyle w:val="Strong"/>
          <w:rFonts w:ascii="Work Sans" w:hAnsi="Work Sans"/>
          <w:color w:val="3A3A3A"/>
          <w:bdr w:val="none" w:sz="0" w:space="0" w:color="auto" w:frame="1"/>
        </w:rPr>
        <w:t>Prototype:</w:t>
      </w:r>
      <w:r>
        <w:rPr>
          <w:rFonts w:ascii="Work Sans" w:hAnsi="Work Sans"/>
          <w:color w:val="3A3A3A"/>
        </w:rPr>
        <w:t> int lastIndexOf (Object o)</w:t>
      </w:r>
      <w:r>
        <w:rPr>
          <w:rFonts w:ascii="Work Sans" w:hAnsi="Work Sans"/>
          <w:color w:val="3A3A3A"/>
        </w:rPr>
        <w:br/>
      </w:r>
      <w:r>
        <w:rPr>
          <w:rStyle w:val="Strong"/>
          <w:rFonts w:ascii="Work Sans" w:hAnsi="Work Sans"/>
          <w:color w:val="3A3A3A"/>
          <w:bdr w:val="none" w:sz="0" w:space="0" w:color="auto" w:frame="1"/>
        </w:rPr>
        <w:t>Parameters:</w:t>
      </w:r>
      <w:r>
        <w:rPr>
          <w:rFonts w:ascii="Work Sans" w:hAnsi="Work Sans"/>
          <w:color w:val="3A3A3A"/>
        </w:rPr>
        <w:t> o=&gt; The element to be searched for.</w:t>
      </w:r>
      <w:r>
        <w:rPr>
          <w:rFonts w:ascii="Work Sans" w:hAnsi="Work Sans"/>
          <w:color w:val="3A3A3A"/>
        </w:rPr>
        <w:br/>
      </w:r>
      <w:r>
        <w:rPr>
          <w:rStyle w:val="Strong"/>
          <w:rFonts w:ascii="Work Sans" w:hAnsi="Work Sans"/>
          <w:color w:val="3A3A3A"/>
          <w:bdr w:val="none" w:sz="0" w:space="0" w:color="auto" w:frame="1"/>
        </w:rPr>
        <w:t>Return Value:</w:t>
      </w:r>
      <w:r>
        <w:rPr>
          <w:rFonts w:ascii="Work Sans" w:hAnsi="Work Sans"/>
          <w:color w:val="3A3A3A"/>
        </w:rPr>
        <w:t> int=&gt; Index of the last occurrence of the element in the list.</w:t>
      </w:r>
      <w:r>
        <w:rPr>
          <w:rFonts w:ascii="Work Sans" w:hAnsi="Work Sans"/>
          <w:color w:val="3A3A3A"/>
        </w:rPr>
        <w:br/>
      </w:r>
      <w:r>
        <w:rPr>
          <w:rStyle w:val="Strong"/>
          <w:rFonts w:ascii="Work Sans" w:hAnsi="Work Sans"/>
          <w:color w:val="3A3A3A"/>
          <w:bdr w:val="none" w:sz="0" w:space="0" w:color="auto" w:frame="1"/>
        </w:rPr>
        <w:t>Description:</w:t>
      </w:r>
      <w:r>
        <w:rPr>
          <w:rFonts w:ascii="Work Sans" w:hAnsi="Work Sans"/>
          <w:color w:val="3A3A3A"/>
        </w:rPr>
        <w:t> Returns the index of the last occurrence of the specified element o in the list. -1 if the element is not present in the list.</w:t>
      </w:r>
    </w:p>
    <w:p w14:paraId="3DBA938A" w14:textId="77777777" w:rsidR="00597CCA" w:rsidRDefault="00597CCA" w:rsidP="00597CCA">
      <w:pPr>
        <w:pStyle w:val="NormalWeb"/>
        <w:shd w:val="clear" w:color="auto" w:fill="FFFFFF"/>
        <w:spacing w:before="0" w:beforeAutospacing="0" w:after="0" w:afterAutospacing="0"/>
        <w:rPr>
          <w:rFonts w:ascii="Work Sans" w:hAnsi="Work Sans"/>
          <w:color w:val="3A3A3A"/>
        </w:rPr>
      </w:pPr>
      <w:r>
        <w:rPr>
          <w:rStyle w:val="Strong"/>
          <w:rFonts w:ascii="Work Sans" w:hAnsi="Work Sans"/>
          <w:color w:val="3A3A3A"/>
          <w:bdr w:val="none" w:sz="0" w:space="0" w:color="auto" w:frame="1"/>
        </w:rPr>
        <w:t>The below Java program demonstrates the indexOf and lastIndexOf methods of ArrayList.</w:t>
      </w:r>
    </w:p>
    <w:tbl>
      <w:tblPr>
        <w:tblW w:w="12408" w:type="dxa"/>
        <w:tblCellSpacing w:w="0" w:type="dxa"/>
        <w:tblCellMar>
          <w:left w:w="0" w:type="dxa"/>
          <w:right w:w="0" w:type="dxa"/>
        </w:tblCellMar>
        <w:tblLook w:val="04A0" w:firstRow="1" w:lastRow="0" w:firstColumn="1" w:lastColumn="0" w:noHBand="0" w:noVBand="1"/>
      </w:tblPr>
      <w:tblGrid>
        <w:gridCol w:w="12408"/>
      </w:tblGrid>
      <w:tr w:rsidR="00597CCA" w14:paraId="08B6F410" w14:textId="77777777" w:rsidTr="00597CCA">
        <w:trPr>
          <w:tblCellSpacing w:w="0" w:type="dxa"/>
        </w:trPr>
        <w:tc>
          <w:tcPr>
            <w:tcW w:w="12408" w:type="dxa"/>
            <w:tcBorders>
              <w:top w:val="nil"/>
              <w:left w:val="nil"/>
              <w:bottom w:val="nil"/>
              <w:right w:val="nil"/>
            </w:tcBorders>
            <w:vAlign w:val="bottom"/>
            <w:hideMark/>
          </w:tcPr>
          <w:p w14:paraId="39BAF81D" w14:textId="77777777" w:rsidR="00597CCA" w:rsidRDefault="00597CCA">
            <w:pPr>
              <w:shd w:val="clear" w:color="auto" w:fill="FFFFFF"/>
              <w:spacing w:line="264" w:lineRule="atLeast"/>
              <w:textAlignment w:val="baseline"/>
              <w:rPr>
                <w:rFonts w:ascii="Consolas" w:hAnsi="Consolas"/>
              </w:rPr>
            </w:pPr>
            <w:r>
              <w:rPr>
                <w:rStyle w:val="HTMLCode"/>
                <w:rFonts w:ascii="Consolas" w:eastAsiaTheme="minorHAnsi" w:hAnsi="Consolas"/>
                <w:b/>
                <w:bCs/>
                <w:color w:val="006699"/>
                <w:bdr w:val="none" w:sz="0" w:space="0" w:color="auto" w:frame="1"/>
              </w:rPr>
              <w:t>import</w:t>
            </w:r>
            <w:r>
              <w:rPr>
                <w:rFonts w:ascii="Consolas" w:hAnsi="Consolas"/>
              </w:rPr>
              <w:t xml:space="preserve"> </w:t>
            </w:r>
            <w:r>
              <w:rPr>
                <w:rStyle w:val="HTMLCode"/>
                <w:rFonts w:ascii="Consolas" w:eastAsiaTheme="minorHAnsi" w:hAnsi="Consolas"/>
                <w:color w:val="000000"/>
                <w:bdr w:val="none" w:sz="0" w:space="0" w:color="auto" w:frame="1"/>
              </w:rPr>
              <w:t>java.util.ArrayList;</w:t>
            </w:r>
          </w:p>
          <w:p w14:paraId="54CD485A" w14:textId="77777777" w:rsidR="00597CCA" w:rsidRDefault="00597CCA">
            <w:pPr>
              <w:shd w:val="clear" w:color="auto" w:fill="FFFFFF"/>
              <w:spacing w:line="264" w:lineRule="atLeast"/>
              <w:textAlignment w:val="baseline"/>
              <w:rPr>
                <w:rFonts w:ascii="Consolas" w:hAnsi="Consolas"/>
              </w:rPr>
            </w:pPr>
            <w:r>
              <w:rPr>
                <w:rStyle w:val="HTMLCode"/>
                <w:rFonts w:ascii="Consolas" w:eastAsiaTheme="minorHAnsi" w:hAnsi="Consolas"/>
                <w:b/>
                <w:bCs/>
                <w:color w:val="006699"/>
                <w:bdr w:val="none" w:sz="0" w:space="0" w:color="auto" w:frame="1"/>
              </w:rPr>
              <w:t>public</w:t>
            </w:r>
            <w:r>
              <w:rPr>
                <w:rFonts w:ascii="Consolas" w:hAnsi="Consolas"/>
              </w:rPr>
              <w:t xml:space="preserve"> </w:t>
            </w:r>
            <w:r>
              <w:rPr>
                <w:rStyle w:val="HTMLCode"/>
                <w:rFonts w:ascii="Consolas" w:eastAsiaTheme="minorHAnsi" w:hAnsi="Consolas"/>
                <w:b/>
                <w:bCs/>
                <w:color w:val="006699"/>
                <w:bdr w:val="none" w:sz="0" w:space="0" w:color="auto" w:frame="1"/>
              </w:rPr>
              <w:t>class</w:t>
            </w:r>
            <w:r>
              <w:rPr>
                <w:rFonts w:ascii="Consolas" w:hAnsi="Consolas"/>
              </w:rPr>
              <w:t xml:space="preserve"> </w:t>
            </w:r>
            <w:r>
              <w:rPr>
                <w:rStyle w:val="HTMLCode"/>
                <w:rFonts w:ascii="Consolas" w:eastAsiaTheme="minorHAnsi" w:hAnsi="Consolas"/>
                <w:color w:val="000000"/>
                <w:bdr w:val="none" w:sz="0" w:space="0" w:color="auto" w:frame="1"/>
              </w:rPr>
              <w:t>Main {</w:t>
            </w:r>
          </w:p>
          <w:p w14:paraId="625D7A09" w14:textId="77777777" w:rsidR="00597CCA" w:rsidRDefault="00597CCA">
            <w:pPr>
              <w:shd w:val="clear" w:color="auto" w:fill="FFFFFF"/>
              <w:spacing w:line="264" w:lineRule="atLeast"/>
              <w:textAlignment w:val="baseline"/>
              <w:rPr>
                <w:rFonts w:ascii="Consolas" w:hAnsi="Consolas"/>
              </w:rPr>
            </w:pPr>
            <w:r>
              <w:rPr>
                <w:rStyle w:val="HTMLCode"/>
                <w:rFonts w:ascii="Consolas" w:eastAsiaTheme="minorHAnsi" w:hAnsi="Consolas"/>
                <w:bdr w:val="none" w:sz="0" w:space="0" w:color="auto" w:frame="1"/>
              </w:rPr>
              <w:t>   </w:t>
            </w:r>
            <w:r>
              <w:rPr>
                <w:rStyle w:val="HTMLCode"/>
                <w:rFonts w:ascii="Consolas" w:eastAsiaTheme="minorHAnsi" w:hAnsi="Consolas"/>
                <w:b/>
                <w:bCs/>
                <w:color w:val="006699"/>
                <w:bdr w:val="none" w:sz="0" w:space="0" w:color="auto" w:frame="1"/>
              </w:rPr>
              <w:t>public</w:t>
            </w:r>
            <w:r>
              <w:rPr>
                <w:rFonts w:ascii="Consolas" w:hAnsi="Consolas"/>
              </w:rPr>
              <w:t xml:space="preserve"> </w:t>
            </w:r>
            <w:r>
              <w:rPr>
                <w:rStyle w:val="HTMLCode"/>
                <w:rFonts w:ascii="Consolas" w:eastAsiaTheme="minorHAnsi" w:hAnsi="Consolas"/>
                <w:b/>
                <w:bCs/>
                <w:color w:val="006699"/>
                <w:bdr w:val="none" w:sz="0" w:space="0" w:color="auto" w:frame="1"/>
              </w:rPr>
              <w:t>static</w:t>
            </w:r>
            <w:r>
              <w:rPr>
                <w:rFonts w:ascii="Consolas" w:hAnsi="Consolas"/>
              </w:rPr>
              <w:t xml:space="preserve"> </w:t>
            </w:r>
            <w:r>
              <w:rPr>
                <w:rStyle w:val="HTMLCode"/>
                <w:rFonts w:ascii="Consolas" w:eastAsiaTheme="minorHAnsi" w:hAnsi="Consolas"/>
                <w:b/>
                <w:bCs/>
                <w:color w:val="006699"/>
                <w:bdr w:val="none" w:sz="0" w:space="0" w:color="auto" w:frame="1"/>
              </w:rPr>
              <w:t>void</w:t>
            </w:r>
            <w:r>
              <w:rPr>
                <w:rFonts w:ascii="Consolas" w:hAnsi="Consolas"/>
              </w:rPr>
              <w:t xml:space="preserve"> </w:t>
            </w:r>
            <w:r>
              <w:rPr>
                <w:rStyle w:val="HTMLCode"/>
                <w:rFonts w:ascii="Consolas" w:eastAsiaTheme="minorHAnsi" w:hAnsi="Consolas"/>
                <w:color w:val="000000"/>
                <w:bdr w:val="none" w:sz="0" w:space="0" w:color="auto" w:frame="1"/>
              </w:rPr>
              <w:t>main(String[] args) {</w:t>
            </w:r>
          </w:p>
          <w:p w14:paraId="371FA734" w14:textId="77777777" w:rsidR="00597CCA" w:rsidRDefault="00597CCA">
            <w:pPr>
              <w:shd w:val="clear" w:color="auto" w:fill="FFFFFF"/>
              <w:spacing w:line="264" w:lineRule="atLeast"/>
              <w:textAlignment w:val="baseline"/>
              <w:rPr>
                <w:rFonts w:ascii="Consolas" w:hAnsi="Consolas"/>
              </w:rPr>
            </w:pPr>
            <w:r>
              <w:rPr>
                <w:rFonts w:ascii="Consolas" w:hAnsi="Consolas"/>
              </w:rPr>
              <w:t> </w:t>
            </w:r>
          </w:p>
          <w:p w14:paraId="545E3A00" w14:textId="77777777" w:rsidR="00597CCA" w:rsidRDefault="00597CCA">
            <w:pPr>
              <w:shd w:val="clear" w:color="auto" w:fill="FFFFFF"/>
              <w:spacing w:line="264" w:lineRule="atLeast"/>
              <w:textAlignment w:val="baseline"/>
              <w:rPr>
                <w:rFonts w:ascii="Consolas" w:hAnsi="Consolas"/>
              </w:rPr>
            </w:pPr>
            <w:r>
              <w:rPr>
                <w:rStyle w:val="HTMLCode"/>
                <w:rFonts w:ascii="Consolas" w:eastAsiaTheme="minorHAnsi" w:hAnsi="Consolas"/>
                <w:bdr w:val="none" w:sz="0" w:space="0" w:color="auto" w:frame="1"/>
              </w:rPr>
              <w:t>      </w:t>
            </w:r>
            <w:r>
              <w:rPr>
                <w:rStyle w:val="HTMLCode"/>
                <w:rFonts w:ascii="Consolas" w:eastAsiaTheme="minorHAnsi" w:hAnsi="Consolas"/>
                <w:color w:val="008200"/>
                <w:bdr w:val="none" w:sz="0" w:space="0" w:color="auto" w:frame="1"/>
              </w:rPr>
              <w:t>//create and initialize intList</w:t>
            </w:r>
          </w:p>
          <w:p w14:paraId="3DE3F01C" w14:textId="77777777" w:rsidR="00597CCA" w:rsidRDefault="00597CCA">
            <w:pPr>
              <w:shd w:val="clear" w:color="auto" w:fill="FFFFFF"/>
              <w:spacing w:line="264" w:lineRule="atLeast"/>
              <w:textAlignment w:val="baseline"/>
              <w:rPr>
                <w:rFonts w:ascii="Consolas" w:hAnsi="Consolas"/>
              </w:rPr>
            </w:pPr>
            <w:r>
              <w:rPr>
                <w:rStyle w:val="HTMLCode"/>
                <w:rFonts w:ascii="Consolas" w:eastAsiaTheme="minorHAnsi" w:hAnsi="Consolas"/>
                <w:bdr w:val="none" w:sz="0" w:space="0" w:color="auto" w:frame="1"/>
              </w:rPr>
              <w:t>      </w:t>
            </w:r>
            <w:r>
              <w:rPr>
                <w:rStyle w:val="HTMLCode"/>
                <w:rFonts w:ascii="Consolas" w:eastAsiaTheme="minorHAnsi" w:hAnsi="Consolas"/>
                <w:color w:val="000000"/>
                <w:bdr w:val="none" w:sz="0" w:space="0" w:color="auto" w:frame="1"/>
              </w:rPr>
              <w:t xml:space="preserve">ArrayList&lt;Integer&gt; intList = </w:t>
            </w:r>
            <w:r>
              <w:rPr>
                <w:rStyle w:val="HTMLCode"/>
                <w:rFonts w:ascii="Consolas" w:eastAsiaTheme="minorHAnsi" w:hAnsi="Consolas"/>
                <w:b/>
                <w:bCs/>
                <w:color w:val="006699"/>
                <w:bdr w:val="none" w:sz="0" w:space="0" w:color="auto" w:frame="1"/>
              </w:rPr>
              <w:t>new</w:t>
            </w:r>
            <w:r>
              <w:rPr>
                <w:rFonts w:ascii="Consolas" w:hAnsi="Consolas"/>
              </w:rPr>
              <w:t xml:space="preserve"> </w:t>
            </w:r>
            <w:r>
              <w:rPr>
                <w:rStyle w:val="HTMLCode"/>
                <w:rFonts w:ascii="Consolas" w:eastAsiaTheme="minorHAnsi" w:hAnsi="Consolas"/>
                <w:color w:val="000000"/>
                <w:bdr w:val="none" w:sz="0" w:space="0" w:color="auto" w:frame="1"/>
              </w:rPr>
              <w:t>ArrayList&lt;Integer&gt;();</w:t>
            </w:r>
          </w:p>
          <w:p w14:paraId="6C7F4167" w14:textId="77777777" w:rsidR="00597CCA" w:rsidRDefault="00597CCA">
            <w:pPr>
              <w:shd w:val="clear" w:color="auto" w:fill="FFFFFF"/>
              <w:spacing w:line="264" w:lineRule="atLeast"/>
              <w:textAlignment w:val="baseline"/>
              <w:rPr>
                <w:rFonts w:ascii="Consolas" w:hAnsi="Consolas"/>
              </w:rPr>
            </w:pPr>
            <w:r>
              <w:rPr>
                <w:rStyle w:val="HTMLCode"/>
                <w:rFonts w:ascii="Consolas" w:eastAsiaTheme="minorHAnsi" w:hAnsi="Consolas"/>
                <w:bdr w:val="none" w:sz="0" w:space="0" w:color="auto" w:frame="1"/>
              </w:rPr>
              <w:t>      </w:t>
            </w:r>
            <w:r>
              <w:rPr>
                <w:rStyle w:val="HTMLCode"/>
                <w:rFonts w:ascii="Consolas" w:eastAsiaTheme="minorHAnsi" w:hAnsi="Consolas"/>
                <w:color w:val="000000"/>
                <w:bdr w:val="none" w:sz="0" w:space="0" w:color="auto" w:frame="1"/>
              </w:rPr>
              <w:t>intList.add(</w:t>
            </w:r>
            <w:r>
              <w:rPr>
                <w:rStyle w:val="HTMLCode"/>
                <w:rFonts w:ascii="Consolas" w:eastAsiaTheme="minorHAnsi" w:hAnsi="Consolas"/>
                <w:color w:val="009900"/>
                <w:bdr w:val="none" w:sz="0" w:space="0" w:color="auto" w:frame="1"/>
              </w:rPr>
              <w:t>1</w:t>
            </w:r>
            <w:r>
              <w:rPr>
                <w:rStyle w:val="HTMLCode"/>
                <w:rFonts w:ascii="Consolas" w:eastAsiaTheme="minorHAnsi" w:hAnsi="Consolas"/>
                <w:color w:val="000000"/>
                <w:bdr w:val="none" w:sz="0" w:space="0" w:color="auto" w:frame="1"/>
              </w:rPr>
              <w:t>);</w:t>
            </w:r>
          </w:p>
          <w:p w14:paraId="68FD0773" w14:textId="77777777" w:rsidR="00597CCA" w:rsidRDefault="00597CCA">
            <w:pPr>
              <w:shd w:val="clear" w:color="auto" w:fill="FFFFFF"/>
              <w:spacing w:line="264" w:lineRule="atLeast"/>
              <w:textAlignment w:val="baseline"/>
              <w:rPr>
                <w:rFonts w:ascii="Consolas" w:hAnsi="Consolas"/>
              </w:rPr>
            </w:pPr>
            <w:r>
              <w:rPr>
                <w:rStyle w:val="HTMLCode"/>
                <w:rFonts w:ascii="Consolas" w:eastAsiaTheme="minorHAnsi" w:hAnsi="Consolas"/>
                <w:bdr w:val="none" w:sz="0" w:space="0" w:color="auto" w:frame="1"/>
              </w:rPr>
              <w:t>      </w:t>
            </w:r>
            <w:r>
              <w:rPr>
                <w:rStyle w:val="HTMLCode"/>
                <w:rFonts w:ascii="Consolas" w:eastAsiaTheme="minorHAnsi" w:hAnsi="Consolas"/>
                <w:color w:val="000000"/>
                <w:bdr w:val="none" w:sz="0" w:space="0" w:color="auto" w:frame="1"/>
              </w:rPr>
              <w:t>intList.add(</w:t>
            </w:r>
            <w:r>
              <w:rPr>
                <w:rStyle w:val="HTMLCode"/>
                <w:rFonts w:ascii="Consolas" w:eastAsiaTheme="minorHAnsi" w:hAnsi="Consolas"/>
                <w:color w:val="009900"/>
                <w:bdr w:val="none" w:sz="0" w:space="0" w:color="auto" w:frame="1"/>
              </w:rPr>
              <w:t>1</w:t>
            </w:r>
            <w:r>
              <w:rPr>
                <w:rStyle w:val="HTMLCode"/>
                <w:rFonts w:ascii="Consolas" w:eastAsiaTheme="minorHAnsi" w:hAnsi="Consolas"/>
                <w:color w:val="000000"/>
                <w:bdr w:val="none" w:sz="0" w:space="0" w:color="auto" w:frame="1"/>
              </w:rPr>
              <w:t>);</w:t>
            </w:r>
          </w:p>
          <w:p w14:paraId="4E13AA82" w14:textId="77777777" w:rsidR="00597CCA" w:rsidRDefault="00597CCA">
            <w:pPr>
              <w:shd w:val="clear" w:color="auto" w:fill="FFFFFF"/>
              <w:spacing w:line="264" w:lineRule="atLeast"/>
              <w:textAlignment w:val="baseline"/>
              <w:rPr>
                <w:rFonts w:ascii="Consolas" w:hAnsi="Consolas"/>
              </w:rPr>
            </w:pPr>
            <w:r>
              <w:rPr>
                <w:rStyle w:val="HTMLCode"/>
                <w:rFonts w:ascii="Consolas" w:eastAsiaTheme="minorHAnsi" w:hAnsi="Consolas"/>
                <w:bdr w:val="none" w:sz="0" w:space="0" w:color="auto" w:frame="1"/>
              </w:rPr>
              <w:t>      </w:t>
            </w:r>
            <w:r>
              <w:rPr>
                <w:rStyle w:val="HTMLCode"/>
                <w:rFonts w:ascii="Consolas" w:eastAsiaTheme="minorHAnsi" w:hAnsi="Consolas"/>
                <w:color w:val="000000"/>
                <w:bdr w:val="none" w:sz="0" w:space="0" w:color="auto" w:frame="1"/>
              </w:rPr>
              <w:t>intList.add(</w:t>
            </w:r>
            <w:r>
              <w:rPr>
                <w:rStyle w:val="HTMLCode"/>
                <w:rFonts w:ascii="Consolas" w:eastAsiaTheme="minorHAnsi" w:hAnsi="Consolas"/>
                <w:color w:val="009900"/>
                <w:bdr w:val="none" w:sz="0" w:space="0" w:color="auto" w:frame="1"/>
              </w:rPr>
              <w:t>2</w:t>
            </w:r>
            <w:r>
              <w:rPr>
                <w:rStyle w:val="HTMLCode"/>
                <w:rFonts w:ascii="Consolas" w:eastAsiaTheme="minorHAnsi" w:hAnsi="Consolas"/>
                <w:color w:val="000000"/>
                <w:bdr w:val="none" w:sz="0" w:space="0" w:color="auto" w:frame="1"/>
              </w:rPr>
              <w:t>);</w:t>
            </w:r>
          </w:p>
          <w:p w14:paraId="63810DFF" w14:textId="77777777" w:rsidR="00597CCA" w:rsidRDefault="00597CCA">
            <w:pPr>
              <w:shd w:val="clear" w:color="auto" w:fill="FFFFFF"/>
              <w:spacing w:line="264" w:lineRule="atLeast"/>
              <w:textAlignment w:val="baseline"/>
              <w:rPr>
                <w:rFonts w:ascii="Consolas" w:hAnsi="Consolas"/>
              </w:rPr>
            </w:pPr>
            <w:r>
              <w:rPr>
                <w:rStyle w:val="HTMLCode"/>
                <w:rFonts w:ascii="Consolas" w:eastAsiaTheme="minorHAnsi" w:hAnsi="Consolas"/>
                <w:bdr w:val="none" w:sz="0" w:space="0" w:color="auto" w:frame="1"/>
              </w:rPr>
              <w:t>      </w:t>
            </w:r>
            <w:r>
              <w:rPr>
                <w:rStyle w:val="HTMLCode"/>
                <w:rFonts w:ascii="Consolas" w:eastAsiaTheme="minorHAnsi" w:hAnsi="Consolas"/>
                <w:color w:val="000000"/>
                <w:bdr w:val="none" w:sz="0" w:space="0" w:color="auto" w:frame="1"/>
              </w:rPr>
              <w:t>intList.add(</w:t>
            </w:r>
            <w:r>
              <w:rPr>
                <w:rStyle w:val="HTMLCode"/>
                <w:rFonts w:ascii="Consolas" w:eastAsiaTheme="minorHAnsi" w:hAnsi="Consolas"/>
                <w:color w:val="009900"/>
                <w:bdr w:val="none" w:sz="0" w:space="0" w:color="auto" w:frame="1"/>
              </w:rPr>
              <w:t>3</w:t>
            </w:r>
            <w:r>
              <w:rPr>
                <w:rStyle w:val="HTMLCode"/>
                <w:rFonts w:ascii="Consolas" w:eastAsiaTheme="minorHAnsi" w:hAnsi="Consolas"/>
                <w:color w:val="000000"/>
                <w:bdr w:val="none" w:sz="0" w:space="0" w:color="auto" w:frame="1"/>
              </w:rPr>
              <w:t>);</w:t>
            </w:r>
          </w:p>
          <w:p w14:paraId="6902E87E" w14:textId="77777777" w:rsidR="00597CCA" w:rsidRDefault="00597CCA">
            <w:pPr>
              <w:shd w:val="clear" w:color="auto" w:fill="FFFFFF"/>
              <w:spacing w:line="264" w:lineRule="atLeast"/>
              <w:textAlignment w:val="baseline"/>
              <w:rPr>
                <w:rFonts w:ascii="Consolas" w:hAnsi="Consolas"/>
              </w:rPr>
            </w:pPr>
            <w:r>
              <w:rPr>
                <w:rStyle w:val="HTMLCode"/>
                <w:rFonts w:ascii="Consolas" w:eastAsiaTheme="minorHAnsi" w:hAnsi="Consolas"/>
                <w:bdr w:val="none" w:sz="0" w:space="0" w:color="auto" w:frame="1"/>
              </w:rPr>
              <w:t>      </w:t>
            </w:r>
            <w:r>
              <w:rPr>
                <w:rStyle w:val="HTMLCode"/>
                <w:rFonts w:ascii="Consolas" w:eastAsiaTheme="minorHAnsi" w:hAnsi="Consolas"/>
                <w:color w:val="000000"/>
                <w:bdr w:val="none" w:sz="0" w:space="0" w:color="auto" w:frame="1"/>
              </w:rPr>
              <w:t>intList.add(</w:t>
            </w:r>
            <w:r>
              <w:rPr>
                <w:rStyle w:val="HTMLCode"/>
                <w:rFonts w:ascii="Consolas" w:eastAsiaTheme="minorHAnsi" w:hAnsi="Consolas"/>
                <w:color w:val="009900"/>
                <w:bdr w:val="none" w:sz="0" w:space="0" w:color="auto" w:frame="1"/>
              </w:rPr>
              <w:t>5</w:t>
            </w:r>
            <w:r>
              <w:rPr>
                <w:rStyle w:val="HTMLCode"/>
                <w:rFonts w:ascii="Consolas" w:eastAsiaTheme="minorHAnsi" w:hAnsi="Consolas"/>
                <w:color w:val="000000"/>
                <w:bdr w:val="none" w:sz="0" w:space="0" w:color="auto" w:frame="1"/>
              </w:rPr>
              <w:t>);</w:t>
            </w:r>
          </w:p>
          <w:p w14:paraId="2F9E2974" w14:textId="77777777" w:rsidR="00597CCA" w:rsidRDefault="00597CCA">
            <w:pPr>
              <w:shd w:val="clear" w:color="auto" w:fill="FFFFFF"/>
              <w:spacing w:line="264" w:lineRule="atLeast"/>
              <w:textAlignment w:val="baseline"/>
              <w:rPr>
                <w:rFonts w:ascii="Consolas" w:hAnsi="Consolas"/>
              </w:rPr>
            </w:pPr>
            <w:r>
              <w:rPr>
                <w:rStyle w:val="HTMLCode"/>
                <w:rFonts w:ascii="Consolas" w:eastAsiaTheme="minorHAnsi" w:hAnsi="Consolas"/>
                <w:bdr w:val="none" w:sz="0" w:space="0" w:color="auto" w:frame="1"/>
              </w:rPr>
              <w:t>      </w:t>
            </w:r>
            <w:r>
              <w:rPr>
                <w:rStyle w:val="HTMLCode"/>
                <w:rFonts w:ascii="Consolas" w:eastAsiaTheme="minorHAnsi" w:hAnsi="Consolas"/>
                <w:color w:val="000000"/>
                <w:bdr w:val="none" w:sz="0" w:space="0" w:color="auto" w:frame="1"/>
              </w:rPr>
              <w:t>intList.add(</w:t>
            </w:r>
            <w:r>
              <w:rPr>
                <w:rStyle w:val="HTMLCode"/>
                <w:rFonts w:ascii="Consolas" w:eastAsiaTheme="minorHAnsi" w:hAnsi="Consolas"/>
                <w:color w:val="009900"/>
                <w:bdr w:val="none" w:sz="0" w:space="0" w:color="auto" w:frame="1"/>
              </w:rPr>
              <w:t>3</w:t>
            </w:r>
            <w:r>
              <w:rPr>
                <w:rStyle w:val="HTMLCode"/>
                <w:rFonts w:ascii="Consolas" w:eastAsiaTheme="minorHAnsi" w:hAnsi="Consolas"/>
                <w:color w:val="000000"/>
                <w:bdr w:val="none" w:sz="0" w:space="0" w:color="auto" w:frame="1"/>
              </w:rPr>
              <w:t>);</w:t>
            </w:r>
          </w:p>
          <w:p w14:paraId="61A90E65" w14:textId="77777777" w:rsidR="00597CCA" w:rsidRDefault="00597CCA">
            <w:pPr>
              <w:shd w:val="clear" w:color="auto" w:fill="FFFFFF"/>
              <w:spacing w:line="264" w:lineRule="atLeast"/>
              <w:textAlignment w:val="baseline"/>
              <w:rPr>
                <w:rFonts w:ascii="Consolas" w:hAnsi="Consolas"/>
              </w:rPr>
            </w:pPr>
            <w:r>
              <w:rPr>
                <w:rStyle w:val="HTMLCode"/>
                <w:rFonts w:ascii="Consolas" w:eastAsiaTheme="minorHAnsi" w:hAnsi="Consolas"/>
                <w:bdr w:val="none" w:sz="0" w:space="0" w:color="auto" w:frame="1"/>
              </w:rPr>
              <w:t>      </w:t>
            </w:r>
            <w:r>
              <w:rPr>
                <w:rStyle w:val="HTMLCode"/>
                <w:rFonts w:ascii="Consolas" w:eastAsiaTheme="minorHAnsi" w:hAnsi="Consolas"/>
                <w:color w:val="000000"/>
                <w:bdr w:val="none" w:sz="0" w:space="0" w:color="auto" w:frame="1"/>
              </w:rPr>
              <w:t>intList.add(</w:t>
            </w:r>
            <w:r>
              <w:rPr>
                <w:rStyle w:val="HTMLCode"/>
                <w:rFonts w:ascii="Consolas" w:eastAsiaTheme="minorHAnsi" w:hAnsi="Consolas"/>
                <w:color w:val="009900"/>
                <w:bdr w:val="none" w:sz="0" w:space="0" w:color="auto" w:frame="1"/>
              </w:rPr>
              <w:t>2</w:t>
            </w:r>
            <w:r>
              <w:rPr>
                <w:rStyle w:val="HTMLCode"/>
                <w:rFonts w:ascii="Consolas" w:eastAsiaTheme="minorHAnsi" w:hAnsi="Consolas"/>
                <w:color w:val="000000"/>
                <w:bdr w:val="none" w:sz="0" w:space="0" w:color="auto" w:frame="1"/>
              </w:rPr>
              <w:t>);</w:t>
            </w:r>
          </w:p>
          <w:p w14:paraId="2D9A2EEE" w14:textId="77777777" w:rsidR="00597CCA" w:rsidRDefault="00597CCA">
            <w:pPr>
              <w:shd w:val="clear" w:color="auto" w:fill="FFFFFF"/>
              <w:spacing w:line="264" w:lineRule="atLeast"/>
              <w:textAlignment w:val="baseline"/>
              <w:rPr>
                <w:rFonts w:ascii="Consolas" w:hAnsi="Consolas"/>
              </w:rPr>
            </w:pPr>
            <w:r>
              <w:rPr>
                <w:rStyle w:val="HTMLCode"/>
                <w:rFonts w:ascii="Consolas" w:eastAsiaTheme="minorHAnsi" w:hAnsi="Consolas"/>
                <w:bdr w:val="none" w:sz="0" w:space="0" w:color="auto" w:frame="1"/>
              </w:rPr>
              <w:t>      </w:t>
            </w:r>
            <w:r>
              <w:rPr>
                <w:rStyle w:val="HTMLCode"/>
                <w:rFonts w:ascii="Consolas" w:eastAsiaTheme="minorHAnsi" w:hAnsi="Consolas"/>
                <w:color w:val="000000"/>
                <w:bdr w:val="none" w:sz="0" w:space="0" w:color="auto" w:frame="1"/>
              </w:rPr>
              <w:t>intList.add(</w:t>
            </w:r>
            <w:r>
              <w:rPr>
                <w:rStyle w:val="HTMLCode"/>
                <w:rFonts w:ascii="Consolas" w:eastAsiaTheme="minorHAnsi" w:hAnsi="Consolas"/>
                <w:color w:val="009900"/>
                <w:bdr w:val="none" w:sz="0" w:space="0" w:color="auto" w:frame="1"/>
              </w:rPr>
              <w:t>1</w:t>
            </w:r>
            <w:r>
              <w:rPr>
                <w:rStyle w:val="HTMLCode"/>
                <w:rFonts w:ascii="Consolas" w:eastAsiaTheme="minorHAnsi" w:hAnsi="Consolas"/>
                <w:color w:val="000000"/>
                <w:bdr w:val="none" w:sz="0" w:space="0" w:color="auto" w:frame="1"/>
              </w:rPr>
              <w:t>);</w:t>
            </w:r>
          </w:p>
          <w:p w14:paraId="0F072C11" w14:textId="77777777" w:rsidR="00597CCA" w:rsidRDefault="00597CCA">
            <w:pPr>
              <w:shd w:val="clear" w:color="auto" w:fill="FFFFFF"/>
              <w:spacing w:line="264" w:lineRule="atLeast"/>
              <w:textAlignment w:val="baseline"/>
              <w:rPr>
                <w:rFonts w:ascii="Consolas" w:hAnsi="Consolas"/>
              </w:rPr>
            </w:pPr>
            <w:r>
              <w:rPr>
                <w:rStyle w:val="HTMLCode"/>
                <w:rFonts w:ascii="Consolas" w:eastAsiaTheme="minorHAnsi" w:hAnsi="Consolas"/>
                <w:bdr w:val="none" w:sz="0" w:space="0" w:color="auto" w:frame="1"/>
              </w:rPr>
              <w:t>      </w:t>
            </w:r>
            <w:r>
              <w:rPr>
                <w:rStyle w:val="HTMLCode"/>
                <w:rFonts w:ascii="Consolas" w:eastAsiaTheme="minorHAnsi" w:hAnsi="Consolas"/>
                <w:color w:val="000000"/>
                <w:bdr w:val="none" w:sz="0" w:space="0" w:color="auto" w:frame="1"/>
              </w:rPr>
              <w:t>intList.add(</w:t>
            </w:r>
            <w:r>
              <w:rPr>
                <w:rStyle w:val="HTMLCode"/>
                <w:rFonts w:ascii="Consolas" w:eastAsiaTheme="minorHAnsi" w:hAnsi="Consolas"/>
                <w:color w:val="009900"/>
                <w:bdr w:val="none" w:sz="0" w:space="0" w:color="auto" w:frame="1"/>
              </w:rPr>
              <w:t>1</w:t>
            </w:r>
            <w:r>
              <w:rPr>
                <w:rStyle w:val="HTMLCode"/>
                <w:rFonts w:ascii="Consolas" w:eastAsiaTheme="minorHAnsi" w:hAnsi="Consolas"/>
                <w:color w:val="000000"/>
                <w:bdr w:val="none" w:sz="0" w:space="0" w:color="auto" w:frame="1"/>
              </w:rPr>
              <w:t>);</w:t>
            </w:r>
          </w:p>
          <w:p w14:paraId="21324638" w14:textId="77777777" w:rsidR="00597CCA" w:rsidRDefault="00597CCA">
            <w:pPr>
              <w:shd w:val="clear" w:color="auto" w:fill="FFFFFF"/>
              <w:spacing w:line="264" w:lineRule="atLeast"/>
              <w:textAlignment w:val="baseline"/>
              <w:rPr>
                <w:rFonts w:ascii="Consolas" w:hAnsi="Consolas"/>
              </w:rPr>
            </w:pPr>
            <w:r>
              <w:rPr>
                <w:rStyle w:val="HTMLCode"/>
                <w:rFonts w:ascii="Consolas" w:eastAsiaTheme="minorHAnsi" w:hAnsi="Consolas"/>
                <w:bdr w:val="none" w:sz="0" w:space="0" w:color="auto" w:frame="1"/>
              </w:rPr>
              <w:t>      </w:t>
            </w:r>
            <w:r>
              <w:rPr>
                <w:rFonts w:ascii="Consolas" w:hAnsi="Consolas"/>
              </w:rPr>
              <w:t> </w:t>
            </w:r>
          </w:p>
          <w:p w14:paraId="20BC951B" w14:textId="77777777" w:rsidR="00597CCA" w:rsidRDefault="00597CCA">
            <w:pPr>
              <w:shd w:val="clear" w:color="auto" w:fill="FFFFFF"/>
              <w:spacing w:line="264" w:lineRule="atLeast"/>
              <w:textAlignment w:val="baseline"/>
              <w:rPr>
                <w:rFonts w:ascii="Consolas" w:hAnsi="Consolas"/>
              </w:rPr>
            </w:pPr>
            <w:r>
              <w:rPr>
                <w:rStyle w:val="HTMLCode"/>
                <w:rFonts w:ascii="Consolas" w:eastAsiaTheme="minorHAnsi" w:hAnsi="Consolas"/>
                <w:bdr w:val="none" w:sz="0" w:space="0" w:color="auto" w:frame="1"/>
              </w:rPr>
              <w:t>      </w:t>
            </w:r>
            <w:r>
              <w:rPr>
                <w:rStyle w:val="HTMLCode"/>
                <w:rFonts w:ascii="Consolas" w:eastAsiaTheme="minorHAnsi" w:hAnsi="Consolas"/>
                <w:color w:val="008200"/>
                <w:bdr w:val="none" w:sz="0" w:space="0" w:color="auto" w:frame="1"/>
              </w:rPr>
              <w:t>//print the ArrayList</w:t>
            </w:r>
          </w:p>
          <w:p w14:paraId="7DB10093" w14:textId="77777777" w:rsidR="00597CCA" w:rsidRDefault="00597CCA">
            <w:pPr>
              <w:shd w:val="clear" w:color="auto" w:fill="FFFFFF"/>
              <w:spacing w:line="264" w:lineRule="atLeast"/>
              <w:textAlignment w:val="baseline"/>
              <w:rPr>
                <w:rFonts w:ascii="Consolas" w:hAnsi="Consolas"/>
              </w:rPr>
            </w:pPr>
            <w:r>
              <w:rPr>
                <w:rStyle w:val="HTMLCode"/>
                <w:rFonts w:ascii="Consolas" w:eastAsiaTheme="minorHAnsi" w:hAnsi="Consolas"/>
                <w:bdr w:val="none" w:sz="0" w:space="0" w:color="auto" w:frame="1"/>
              </w:rPr>
              <w:t>      </w:t>
            </w:r>
            <w:r>
              <w:rPr>
                <w:rStyle w:val="HTMLCode"/>
                <w:rFonts w:ascii="Consolas" w:eastAsiaTheme="minorHAnsi" w:hAnsi="Consolas"/>
                <w:color w:val="000000"/>
                <w:bdr w:val="none" w:sz="0" w:space="0" w:color="auto" w:frame="1"/>
              </w:rPr>
              <w:t>System.out.println(</w:t>
            </w:r>
            <w:r>
              <w:rPr>
                <w:rStyle w:val="HTMLCode"/>
                <w:rFonts w:ascii="Consolas" w:eastAsiaTheme="minorHAnsi" w:hAnsi="Consolas"/>
                <w:color w:val="0000FF"/>
                <w:bdr w:val="none" w:sz="0" w:space="0" w:color="auto" w:frame="1"/>
              </w:rPr>
              <w:t>"The ArrayList: "</w:t>
            </w:r>
            <w:r>
              <w:rPr>
                <w:rFonts w:ascii="Consolas" w:hAnsi="Consolas"/>
              </w:rPr>
              <w:t xml:space="preserve"> </w:t>
            </w:r>
            <w:r>
              <w:rPr>
                <w:rStyle w:val="HTMLCode"/>
                <w:rFonts w:ascii="Consolas" w:eastAsiaTheme="minorHAnsi" w:hAnsi="Consolas"/>
                <w:color w:val="000000"/>
                <w:bdr w:val="none" w:sz="0" w:space="0" w:color="auto" w:frame="1"/>
              </w:rPr>
              <w:t>+ intList);</w:t>
            </w:r>
          </w:p>
          <w:p w14:paraId="0A700A75" w14:textId="77777777" w:rsidR="00597CCA" w:rsidRDefault="00597CCA">
            <w:pPr>
              <w:shd w:val="clear" w:color="auto" w:fill="FFFFFF"/>
              <w:spacing w:line="264" w:lineRule="atLeast"/>
              <w:textAlignment w:val="baseline"/>
              <w:rPr>
                <w:rFonts w:ascii="Consolas" w:hAnsi="Consolas"/>
              </w:rPr>
            </w:pPr>
            <w:r>
              <w:rPr>
                <w:rStyle w:val="HTMLCode"/>
                <w:rFonts w:ascii="Consolas" w:eastAsiaTheme="minorHAnsi" w:hAnsi="Consolas"/>
                <w:bdr w:val="none" w:sz="0" w:space="0" w:color="auto" w:frame="1"/>
              </w:rPr>
              <w:t>      </w:t>
            </w:r>
            <w:r>
              <w:rPr>
                <w:rStyle w:val="HTMLCode"/>
                <w:rFonts w:ascii="Consolas" w:eastAsiaTheme="minorHAnsi" w:hAnsi="Consolas"/>
                <w:color w:val="008200"/>
                <w:bdr w:val="none" w:sz="0" w:space="0" w:color="auto" w:frame="1"/>
              </w:rPr>
              <w:t>//call indexOf() and lastIndexOf() methods to check the indices of specified elements</w:t>
            </w:r>
          </w:p>
          <w:p w14:paraId="074DD225" w14:textId="77777777" w:rsidR="00597CCA" w:rsidRDefault="00597CCA">
            <w:pPr>
              <w:shd w:val="clear" w:color="auto" w:fill="FFFFFF"/>
              <w:spacing w:line="264" w:lineRule="atLeast"/>
              <w:textAlignment w:val="baseline"/>
              <w:rPr>
                <w:rFonts w:ascii="Consolas" w:hAnsi="Consolas"/>
              </w:rPr>
            </w:pPr>
            <w:r>
              <w:rPr>
                <w:rStyle w:val="HTMLCode"/>
                <w:rFonts w:ascii="Consolas" w:eastAsiaTheme="minorHAnsi" w:hAnsi="Consolas"/>
                <w:bdr w:val="none" w:sz="0" w:space="0" w:color="auto" w:frame="1"/>
              </w:rPr>
              <w:t>      </w:t>
            </w:r>
            <w:r>
              <w:rPr>
                <w:rStyle w:val="HTMLCode"/>
                <w:rFonts w:ascii="Consolas" w:eastAsiaTheme="minorHAnsi" w:hAnsi="Consolas"/>
                <w:color w:val="000000"/>
                <w:bdr w:val="none" w:sz="0" w:space="0" w:color="auto" w:frame="1"/>
              </w:rPr>
              <w:t>System.out.println(</w:t>
            </w:r>
            <w:r>
              <w:rPr>
                <w:rStyle w:val="HTMLCode"/>
                <w:rFonts w:ascii="Consolas" w:eastAsiaTheme="minorHAnsi" w:hAnsi="Consolas"/>
                <w:color w:val="0000FF"/>
                <w:bdr w:val="none" w:sz="0" w:space="0" w:color="auto" w:frame="1"/>
              </w:rPr>
              <w:t>"indexOf(1) : "</w:t>
            </w:r>
            <w:r>
              <w:rPr>
                <w:rFonts w:ascii="Consolas" w:hAnsi="Consolas"/>
              </w:rPr>
              <w:t xml:space="preserve"> </w:t>
            </w:r>
            <w:r>
              <w:rPr>
                <w:rStyle w:val="HTMLCode"/>
                <w:rFonts w:ascii="Consolas" w:eastAsiaTheme="minorHAnsi" w:hAnsi="Consolas"/>
                <w:color w:val="000000"/>
                <w:bdr w:val="none" w:sz="0" w:space="0" w:color="auto" w:frame="1"/>
              </w:rPr>
              <w:t>+ intList.indexOf(</w:t>
            </w:r>
            <w:r>
              <w:rPr>
                <w:rStyle w:val="HTMLCode"/>
                <w:rFonts w:ascii="Consolas" w:eastAsiaTheme="minorHAnsi" w:hAnsi="Consolas"/>
                <w:color w:val="009900"/>
                <w:bdr w:val="none" w:sz="0" w:space="0" w:color="auto" w:frame="1"/>
              </w:rPr>
              <w:t>1</w:t>
            </w:r>
            <w:r>
              <w:rPr>
                <w:rStyle w:val="HTMLCode"/>
                <w:rFonts w:ascii="Consolas" w:eastAsiaTheme="minorHAnsi" w:hAnsi="Consolas"/>
                <w:color w:val="000000"/>
                <w:bdr w:val="none" w:sz="0" w:space="0" w:color="auto" w:frame="1"/>
              </w:rPr>
              <w:t>));</w:t>
            </w:r>
          </w:p>
          <w:p w14:paraId="4F838C4A" w14:textId="77777777" w:rsidR="00597CCA" w:rsidRDefault="00597CCA">
            <w:pPr>
              <w:shd w:val="clear" w:color="auto" w:fill="FFFFFF"/>
              <w:spacing w:line="264" w:lineRule="atLeast"/>
              <w:textAlignment w:val="baseline"/>
              <w:rPr>
                <w:rFonts w:ascii="Consolas" w:hAnsi="Consolas"/>
              </w:rPr>
            </w:pPr>
            <w:r>
              <w:rPr>
                <w:rStyle w:val="HTMLCode"/>
                <w:rFonts w:ascii="Consolas" w:eastAsiaTheme="minorHAnsi" w:hAnsi="Consolas"/>
                <w:bdr w:val="none" w:sz="0" w:space="0" w:color="auto" w:frame="1"/>
              </w:rPr>
              <w:t>      </w:t>
            </w:r>
            <w:r>
              <w:rPr>
                <w:rStyle w:val="HTMLCode"/>
                <w:rFonts w:ascii="Consolas" w:eastAsiaTheme="minorHAnsi" w:hAnsi="Consolas"/>
                <w:color w:val="000000"/>
                <w:bdr w:val="none" w:sz="0" w:space="0" w:color="auto" w:frame="1"/>
              </w:rPr>
              <w:t>System.out.println(</w:t>
            </w:r>
            <w:r>
              <w:rPr>
                <w:rStyle w:val="HTMLCode"/>
                <w:rFonts w:ascii="Consolas" w:eastAsiaTheme="minorHAnsi" w:hAnsi="Consolas"/>
                <w:color w:val="0000FF"/>
                <w:bdr w:val="none" w:sz="0" w:space="0" w:color="auto" w:frame="1"/>
              </w:rPr>
              <w:t>"lastIndexOf(1) : "</w:t>
            </w:r>
            <w:r>
              <w:rPr>
                <w:rFonts w:ascii="Consolas" w:hAnsi="Consolas"/>
              </w:rPr>
              <w:t xml:space="preserve"> </w:t>
            </w:r>
            <w:r>
              <w:rPr>
                <w:rStyle w:val="HTMLCode"/>
                <w:rFonts w:ascii="Consolas" w:eastAsiaTheme="minorHAnsi" w:hAnsi="Consolas"/>
                <w:color w:val="000000"/>
                <w:bdr w:val="none" w:sz="0" w:space="0" w:color="auto" w:frame="1"/>
              </w:rPr>
              <w:t>+ intList.lastIndexOf(</w:t>
            </w:r>
            <w:r>
              <w:rPr>
                <w:rStyle w:val="HTMLCode"/>
                <w:rFonts w:ascii="Consolas" w:eastAsiaTheme="minorHAnsi" w:hAnsi="Consolas"/>
                <w:color w:val="009900"/>
                <w:bdr w:val="none" w:sz="0" w:space="0" w:color="auto" w:frame="1"/>
              </w:rPr>
              <w:t>1</w:t>
            </w:r>
            <w:r>
              <w:rPr>
                <w:rStyle w:val="HTMLCode"/>
                <w:rFonts w:ascii="Consolas" w:eastAsiaTheme="minorHAnsi" w:hAnsi="Consolas"/>
                <w:color w:val="000000"/>
                <w:bdr w:val="none" w:sz="0" w:space="0" w:color="auto" w:frame="1"/>
              </w:rPr>
              <w:t>));</w:t>
            </w:r>
          </w:p>
          <w:p w14:paraId="04A9CB3A" w14:textId="77777777" w:rsidR="00597CCA" w:rsidRDefault="00597CCA">
            <w:pPr>
              <w:shd w:val="clear" w:color="auto" w:fill="FFFFFF"/>
              <w:spacing w:line="264" w:lineRule="atLeast"/>
              <w:textAlignment w:val="baseline"/>
              <w:rPr>
                <w:rFonts w:ascii="Consolas" w:hAnsi="Consolas"/>
              </w:rPr>
            </w:pPr>
            <w:r>
              <w:rPr>
                <w:rStyle w:val="HTMLCode"/>
                <w:rFonts w:ascii="Consolas" w:eastAsiaTheme="minorHAnsi" w:hAnsi="Consolas"/>
                <w:bdr w:val="none" w:sz="0" w:space="0" w:color="auto" w:frame="1"/>
              </w:rPr>
              <w:lastRenderedPageBreak/>
              <w:t>      </w:t>
            </w:r>
            <w:r>
              <w:rPr>
                <w:rStyle w:val="HTMLCode"/>
                <w:rFonts w:ascii="Consolas" w:eastAsiaTheme="minorHAnsi" w:hAnsi="Consolas"/>
                <w:color w:val="000000"/>
                <w:bdr w:val="none" w:sz="0" w:space="0" w:color="auto" w:frame="1"/>
              </w:rPr>
              <w:t>System.out.println(</w:t>
            </w:r>
            <w:r>
              <w:rPr>
                <w:rStyle w:val="HTMLCode"/>
                <w:rFonts w:ascii="Consolas" w:eastAsiaTheme="minorHAnsi" w:hAnsi="Consolas"/>
                <w:color w:val="0000FF"/>
                <w:bdr w:val="none" w:sz="0" w:space="0" w:color="auto" w:frame="1"/>
              </w:rPr>
              <w:t>"indexOf(2) : "</w:t>
            </w:r>
            <w:r>
              <w:rPr>
                <w:rFonts w:ascii="Consolas" w:hAnsi="Consolas"/>
              </w:rPr>
              <w:t xml:space="preserve"> </w:t>
            </w:r>
            <w:r>
              <w:rPr>
                <w:rStyle w:val="HTMLCode"/>
                <w:rFonts w:ascii="Consolas" w:eastAsiaTheme="minorHAnsi" w:hAnsi="Consolas"/>
                <w:color w:val="000000"/>
                <w:bdr w:val="none" w:sz="0" w:space="0" w:color="auto" w:frame="1"/>
              </w:rPr>
              <w:t>+ intList.indexOf(</w:t>
            </w:r>
            <w:r>
              <w:rPr>
                <w:rStyle w:val="HTMLCode"/>
                <w:rFonts w:ascii="Consolas" w:eastAsiaTheme="minorHAnsi" w:hAnsi="Consolas"/>
                <w:color w:val="009900"/>
                <w:bdr w:val="none" w:sz="0" w:space="0" w:color="auto" w:frame="1"/>
              </w:rPr>
              <w:t>2</w:t>
            </w:r>
            <w:r>
              <w:rPr>
                <w:rStyle w:val="HTMLCode"/>
                <w:rFonts w:ascii="Consolas" w:eastAsiaTheme="minorHAnsi" w:hAnsi="Consolas"/>
                <w:color w:val="000000"/>
                <w:bdr w:val="none" w:sz="0" w:space="0" w:color="auto" w:frame="1"/>
              </w:rPr>
              <w:t>));</w:t>
            </w:r>
          </w:p>
          <w:p w14:paraId="00E62978" w14:textId="77777777" w:rsidR="00597CCA" w:rsidRDefault="00597CCA">
            <w:pPr>
              <w:shd w:val="clear" w:color="auto" w:fill="FFFFFF"/>
              <w:spacing w:line="264" w:lineRule="atLeast"/>
              <w:textAlignment w:val="baseline"/>
              <w:rPr>
                <w:rFonts w:ascii="Consolas" w:hAnsi="Consolas"/>
              </w:rPr>
            </w:pPr>
            <w:r>
              <w:rPr>
                <w:rStyle w:val="HTMLCode"/>
                <w:rFonts w:ascii="Consolas" w:eastAsiaTheme="minorHAnsi" w:hAnsi="Consolas"/>
                <w:bdr w:val="none" w:sz="0" w:space="0" w:color="auto" w:frame="1"/>
              </w:rPr>
              <w:t>      </w:t>
            </w:r>
            <w:r>
              <w:rPr>
                <w:rStyle w:val="HTMLCode"/>
                <w:rFonts w:ascii="Consolas" w:eastAsiaTheme="minorHAnsi" w:hAnsi="Consolas"/>
                <w:color w:val="000000"/>
                <w:bdr w:val="none" w:sz="0" w:space="0" w:color="auto" w:frame="1"/>
              </w:rPr>
              <w:t>System.out.println(</w:t>
            </w:r>
            <w:r>
              <w:rPr>
                <w:rStyle w:val="HTMLCode"/>
                <w:rFonts w:ascii="Consolas" w:eastAsiaTheme="minorHAnsi" w:hAnsi="Consolas"/>
                <w:color w:val="0000FF"/>
                <w:bdr w:val="none" w:sz="0" w:space="0" w:color="auto" w:frame="1"/>
              </w:rPr>
              <w:t>"lastIndexOf(2) : "</w:t>
            </w:r>
            <w:r>
              <w:rPr>
                <w:rFonts w:ascii="Consolas" w:hAnsi="Consolas"/>
              </w:rPr>
              <w:t xml:space="preserve"> </w:t>
            </w:r>
            <w:r>
              <w:rPr>
                <w:rStyle w:val="HTMLCode"/>
                <w:rFonts w:ascii="Consolas" w:eastAsiaTheme="minorHAnsi" w:hAnsi="Consolas"/>
                <w:color w:val="000000"/>
                <w:bdr w:val="none" w:sz="0" w:space="0" w:color="auto" w:frame="1"/>
              </w:rPr>
              <w:t>+ intList.lastIndexOf(</w:t>
            </w:r>
            <w:r>
              <w:rPr>
                <w:rStyle w:val="HTMLCode"/>
                <w:rFonts w:ascii="Consolas" w:eastAsiaTheme="minorHAnsi" w:hAnsi="Consolas"/>
                <w:color w:val="009900"/>
                <w:bdr w:val="none" w:sz="0" w:space="0" w:color="auto" w:frame="1"/>
              </w:rPr>
              <w:t>2</w:t>
            </w:r>
            <w:r>
              <w:rPr>
                <w:rStyle w:val="HTMLCode"/>
                <w:rFonts w:ascii="Consolas" w:eastAsiaTheme="minorHAnsi" w:hAnsi="Consolas"/>
                <w:color w:val="000000"/>
                <w:bdr w:val="none" w:sz="0" w:space="0" w:color="auto" w:frame="1"/>
              </w:rPr>
              <w:t>));</w:t>
            </w:r>
          </w:p>
          <w:p w14:paraId="18D19951" w14:textId="77777777" w:rsidR="00597CCA" w:rsidRDefault="00597CCA">
            <w:pPr>
              <w:shd w:val="clear" w:color="auto" w:fill="FFFFFF"/>
              <w:spacing w:line="264" w:lineRule="atLeast"/>
              <w:textAlignment w:val="baseline"/>
              <w:rPr>
                <w:rFonts w:ascii="Consolas" w:hAnsi="Consolas"/>
              </w:rPr>
            </w:pPr>
            <w:r>
              <w:rPr>
                <w:rStyle w:val="HTMLCode"/>
                <w:rFonts w:ascii="Consolas" w:eastAsiaTheme="minorHAnsi" w:hAnsi="Consolas"/>
                <w:bdr w:val="none" w:sz="0" w:space="0" w:color="auto" w:frame="1"/>
              </w:rPr>
              <w:t>       </w:t>
            </w:r>
            <w:r>
              <w:rPr>
                <w:rStyle w:val="HTMLCode"/>
                <w:rFonts w:ascii="Consolas" w:eastAsiaTheme="minorHAnsi" w:hAnsi="Consolas"/>
                <w:color w:val="000000"/>
                <w:bdr w:val="none" w:sz="0" w:space="0" w:color="auto" w:frame="1"/>
              </w:rPr>
              <w:t>System.out.println(</w:t>
            </w:r>
            <w:r>
              <w:rPr>
                <w:rStyle w:val="HTMLCode"/>
                <w:rFonts w:ascii="Consolas" w:eastAsiaTheme="minorHAnsi" w:hAnsi="Consolas"/>
                <w:color w:val="0000FF"/>
                <w:bdr w:val="none" w:sz="0" w:space="0" w:color="auto" w:frame="1"/>
              </w:rPr>
              <w:t>"indexOf(3) : "</w:t>
            </w:r>
            <w:r>
              <w:rPr>
                <w:rFonts w:ascii="Consolas" w:hAnsi="Consolas"/>
              </w:rPr>
              <w:t xml:space="preserve"> </w:t>
            </w:r>
            <w:r>
              <w:rPr>
                <w:rStyle w:val="HTMLCode"/>
                <w:rFonts w:ascii="Consolas" w:eastAsiaTheme="minorHAnsi" w:hAnsi="Consolas"/>
                <w:color w:val="000000"/>
                <w:bdr w:val="none" w:sz="0" w:space="0" w:color="auto" w:frame="1"/>
              </w:rPr>
              <w:t>+ intList.indexOf(</w:t>
            </w:r>
            <w:r>
              <w:rPr>
                <w:rStyle w:val="HTMLCode"/>
                <w:rFonts w:ascii="Consolas" w:eastAsiaTheme="minorHAnsi" w:hAnsi="Consolas"/>
                <w:color w:val="009900"/>
                <w:bdr w:val="none" w:sz="0" w:space="0" w:color="auto" w:frame="1"/>
              </w:rPr>
              <w:t>3</w:t>
            </w:r>
            <w:r>
              <w:rPr>
                <w:rStyle w:val="HTMLCode"/>
                <w:rFonts w:ascii="Consolas" w:eastAsiaTheme="minorHAnsi" w:hAnsi="Consolas"/>
                <w:color w:val="000000"/>
                <w:bdr w:val="none" w:sz="0" w:space="0" w:color="auto" w:frame="1"/>
              </w:rPr>
              <w:t>));</w:t>
            </w:r>
          </w:p>
          <w:p w14:paraId="3BF37F29" w14:textId="77777777" w:rsidR="00597CCA" w:rsidRDefault="00597CCA">
            <w:pPr>
              <w:shd w:val="clear" w:color="auto" w:fill="FFFFFF"/>
              <w:spacing w:line="264" w:lineRule="atLeast"/>
              <w:textAlignment w:val="baseline"/>
              <w:rPr>
                <w:rFonts w:ascii="Consolas" w:hAnsi="Consolas"/>
              </w:rPr>
            </w:pPr>
            <w:r>
              <w:rPr>
                <w:rStyle w:val="HTMLCode"/>
                <w:rFonts w:ascii="Consolas" w:eastAsiaTheme="minorHAnsi" w:hAnsi="Consolas"/>
                <w:bdr w:val="none" w:sz="0" w:space="0" w:color="auto" w:frame="1"/>
              </w:rPr>
              <w:t>      </w:t>
            </w:r>
            <w:r>
              <w:rPr>
                <w:rStyle w:val="HTMLCode"/>
                <w:rFonts w:ascii="Consolas" w:eastAsiaTheme="minorHAnsi" w:hAnsi="Consolas"/>
                <w:color w:val="000000"/>
                <w:bdr w:val="none" w:sz="0" w:space="0" w:color="auto" w:frame="1"/>
              </w:rPr>
              <w:t>System.out.println(</w:t>
            </w:r>
            <w:r>
              <w:rPr>
                <w:rStyle w:val="HTMLCode"/>
                <w:rFonts w:ascii="Consolas" w:eastAsiaTheme="minorHAnsi" w:hAnsi="Consolas"/>
                <w:color w:val="0000FF"/>
                <w:bdr w:val="none" w:sz="0" w:space="0" w:color="auto" w:frame="1"/>
              </w:rPr>
              <w:t>"lastIndexOf(3) : "</w:t>
            </w:r>
            <w:r>
              <w:rPr>
                <w:rFonts w:ascii="Consolas" w:hAnsi="Consolas"/>
              </w:rPr>
              <w:t xml:space="preserve"> </w:t>
            </w:r>
            <w:r>
              <w:rPr>
                <w:rStyle w:val="HTMLCode"/>
                <w:rFonts w:ascii="Consolas" w:eastAsiaTheme="minorHAnsi" w:hAnsi="Consolas"/>
                <w:color w:val="000000"/>
                <w:bdr w:val="none" w:sz="0" w:space="0" w:color="auto" w:frame="1"/>
              </w:rPr>
              <w:t>+ intList.lastIndexOf(</w:t>
            </w:r>
            <w:r>
              <w:rPr>
                <w:rStyle w:val="HTMLCode"/>
                <w:rFonts w:ascii="Consolas" w:eastAsiaTheme="minorHAnsi" w:hAnsi="Consolas"/>
                <w:color w:val="009900"/>
                <w:bdr w:val="none" w:sz="0" w:space="0" w:color="auto" w:frame="1"/>
              </w:rPr>
              <w:t>3</w:t>
            </w:r>
            <w:r>
              <w:rPr>
                <w:rStyle w:val="HTMLCode"/>
                <w:rFonts w:ascii="Consolas" w:eastAsiaTheme="minorHAnsi" w:hAnsi="Consolas"/>
                <w:color w:val="000000"/>
                <w:bdr w:val="none" w:sz="0" w:space="0" w:color="auto" w:frame="1"/>
              </w:rPr>
              <w:t>));</w:t>
            </w:r>
          </w:p>
          <w:p w14:paraId="076218DC" w14:textId="77777777" w:rsidR="00597CCA" w:rsidRDefault="00597CCA">
            <w:pPr>
              <w:shd w:val="clear" w:color="auto" w:fill="FFFFFF"/>
              <w:spacing w:line="264" w:lineRule="atLeast"/>
              <w:textAlignment w:val="baseline"/>
              <w:rPr>
                <w:rFonts w:ascii="Consolas" w:hAnsi="Consolas"/>
              </w:rPr>
            </w:pPr>
            <w:r>
              <w:rPr>
                <w:rStyle w:val="HTMLCode"/>
                <w:rFonts w:ascii="Consolas" w:eastAsiaTheme="minorHAnsi" w:hAnsi="Consolas"/>
                <w:bdr w:val="none" w:sz="0" w:space="0" w:color="auto" w:frame="1"/>
              </w:rPr>
              <w:t>       </w:t>
            </w:r>
            <w:r>
              <w:rPr>
                <w:rStyle w:val="HTMLCode"/>
                <w:rFonts w:ascii="Consolas" w:eastAsiaTheme="minorHAnsi" w:hAnsi="Consolas"/>
                <w:color w:val="000000"/>
                <w:bdr w:val="none" w:sz="0" w:space="0" w:color="auto" w:frame="1"/>
              </w:rPr>
              <w:t>System.out.println(</w:t>
            </w:r>
            <w:r>
              <w:rPr>
                <w:rStyle w:val="HTMLCode"/>
                <w:rFonts w:ascii="Consolas" w:eastAsiaTheme="minorHAnsi" w:hAnsi="Consolas"/>
                <w:color w:val="0000FF"/>
                <w:bdr w:val="none" w:sz="0" w:space="0" w:color="auto" w:frame="1"/>
              </w:rPr>
              <w:t>"indexOf(5) : "</w:t>
            </w:r>
            <w:r>
              <w:rPr>
                <w:rFonts w:ascii="Consolas" w:hAnsi="Consolas"/>
              </w:rPr>
              <w:t xml:space="preserve"> </w:t>
            </w:r>
            <w:r>
              <w:rPr>
                <w:rStyle w:val="HTMLCode"/>
                <w:rFonts w:ascii="Consolas" w:eastAsiaTheme="minorHAnsi" w:hAnsi="Consolas"/>
                <w:color w:val="000000"/>
                <w:bdr w:val="none" w:sz="0" w:space="0" w:color="auto" w:frame="1"/>
              </w:rPr>
              <w:t>+ intList.indexOf(</w:t>
            </w:r>
            <w:r>
              <w:rPr>
                <w:rStyle w:val="HTMLCode"/>
                <w:rFonts w:ascii="Consolas" w:eastAsiaTheme="minorHAnsi" w:hAnsi="Consolas"/>
                <w:color w:val="009900"/>
                <w:bdr w:val="none" w:sz="0" w:space="0" w:color="auto" w:frame="1"/>
              </w:rPr>
              <w:t>5</w:t>
            </w:r>
            <w:r>
              <w:rPr>
                <w:rStyle w:val="HTMLCode"/>
                <w:rFonts w:ascii="Consolas" w:eastAsiaTheme="minorHAnsi" w:hAnsi="Consolas"/>
                <w:color w:val="000000"/>
                <w:bdr w:val="none" w:sz="0" w:space="0" w:color="auto" w:frame="1"/>
              </w:rPr>
              <w:t>));</w:t>
            </w:r>
          </w:p>
          <w:p w14:paraId="59605A54" w14:textId="77777777" w:rsidR="00597CCA" w:rsidRDefault="00597CCA">
            <w:pPr>
              <w:shd w:val="clear" w:color="auto" w:fill="FFFFFF"/>
              <w:spacing w:line="264" w:lineRule="atLeast"/>
              <w:textAlignment w:val="baseline"/>
              <w:rPr>
                <w:rFonts w:ascii="Consolas" w:hAnsi="Consolas"/>
              </w:rPr>
            </w:pPr>
            <w:r>
              <w:rPr>
                <w:rStyle w:val="HTMLCode"/>
                <w:rFonts w:ascii="Consolas" w:eastAsiaTheme="minorHAnsi" w:hAnsi="Consolas"/>
                <w:bdr w:val="none" w:sz="0" w:space="0" w:color="auto" w:frame="1"/>
              </w:rPr>
              <w:t>      </w:t>
            </w:r>
            <w:r>
              <w:rPr>
                <w:rStyle w:val="HTMLCode"/>
                <w:rFonts w:ascii="Consolas" w:eastAsiaTheme="minorHAnsi" w:hAnsi="Consolas"/>
                <w:color w:val="000000"/>
                <w:bdr w:val="none" w:sz="0" w:space="0" w:color="auto" w:frame="1"/>
              </w:rPr>
              <w:t>System.out.println(</w:t>
            </w:r>
            <w:r>
              <w:rPr>
                <w:rStyle w:val="HTMLCode"/>
                <w:rFonts w:ascii="Consolas" w:eastAsiaTheme="minorHAnsi" w:hAnsi="Consolas"/>
                <w:color w:val="0000FF"/>
                <w:bdr w:val="none" w:sz="0" w:space="0" w:color="auto" w:frame="1"/>
              </w:rPr>
              <w:t>"lastIndexOf(5) : "</w:t>
            </w:r>
            <w:r>
              <w:rPr>
                <w:rFonts w:ascii="Consolas" w:hAnsi="Consolas"/>
              </w:rPr>
              <w:t xml:space="preserve"> </w:t>
            </w:r>
            <w:r>
              <w:rPr>
                <w:rStyle w:val="HTMLCode"/>
                <w:rFonts w:ascii="Consolas" w:eastAsiaTheme="minorHAnsi" w:hAnsi="Consolas"/>
                <w:color w:val="000000"/>
                <w:bdr w:val="none" w:sz="0" w:space="0" w:color="auto" w:frame="1"/>
              </w:rPr>
              <w:t>+ intList.lastIndexOf(</w:t>
            </w:r>
            <w:r>
              <w:rPr>
                <w:rStyle w:val="HTMLCode"/>
                <w:rFonts w:ascii="Consolas" w:eastAsiaTheme="minorHAnsi" w:hAnsi="Consolas"/>
                <w:color w:val="009900"/>
                <w:bdr w:val="none" w:sz="0" w:space="0" w:color="auto" w:frame="1"/>
              </w:rPr>
              <w:t>5</w:t>
            </w:r>
            <w:r>
              <w:rPr>
                <w:rStyle w:val="HTMLCode"/>
                <w:rFonts w:ascii="Consolas" w:eastAsiaTheme="minorHAnsi" w:hAnsi="Consolas"/>
                <w:color w:val="000000"/>
                <w:bdr w:val="none" w:sz="0" w:space="0" w:color="auto" w:frame="1"/>
              </w:rPr>
              <w:t>));</w:t>
            </w:r>
          </w:p>
          <w:p w14:paraId="60764160" w14:textId="77777777" w:rsidR="00597CCA" w:rsidRDefault="00597CCA">
            <w:pPr>
              <w:shd w:val="clear" w:color="auto" w:fill="FFFFFF"/>
              <w:spacing w:line="264" w:lineRule="atLeast"/>
              <w:textAlignment w:val="baseline"/>
              <w:rPr>
                <w:rFonts w:ascii="Consolas" w:hAnsi="Consolas"/>
              </w:rPr>
            </w:pPr>
            <w:r>
              <w:rPr>
                <w:rStyle w:val="HTMLCode"/>
                <w:rFonts w:ascii="Consolas" w:eastAsiaTheme="minorHAnsi" w:hAnsi="Consolas"/>
                <w:bdr w:val="none" w:sz="0" w:space="0" w:color="auto" w:frame="1"/>
              </w:rPr>
              <w:t>   </w:t>
            </w:r>
            <w:r>
              <w:rPr>
                <w:rStyle w:val="HTMLCode"/>
                <w:rFonts w:ascii="Consolas" w:eastAsiaTheme="minorHAnsi" w:hAnsi="Consolas"/>
                <w:color w:val="000000"/>
                <w:bdr w:val="none" w:sz="0" w:space="0" w:color="auto" w:frame="1"/>
              </w:rPr>
              <w:t>}</w:t>
            </w:r>
          </w:p>
          <w:p w14:paraId="33B6D931" w14:textId="77777777" w:rsidR="00597CCA" w:rsidRDefault="00597CCA">
            <w:pPr>
              <w:shd w:val="clear" w:color="auto" w:fill="FFFFFF"/>
              <w:spacing w:line="264" w:lineRule="atLeast"/>
              <w:textAlignment w:val="baseline"/>
              <w:rPr>
                <w:rFonts w:ascii="Consolas" w:hAnsi="Consolas"/>
              </w:rPr>
            </w:pPr>
            <w:r>
              <w:rPr>
                <w:rStyle w:val="HTMLCode"/>
                <w:rFonts w:ascii="Consolas" w:eastAsiaTheme="minorHAnsi" w:hAnsi="Consolas"/>
                <w:color w:val="000000"/>
                <w:bdr w:val="none" w:sz="0" w:space="0" w:color="auto" w:frame="1"/>
              </w:rPr>
              <w:t>}</w:t>
            </w:r>
          </w:p>
        </w:tc>
      </w:tr>
    </w:tbl>
    <w:p w14:paraId="6DBDB352" w14:textId="77777777" w:rsidR="00597CCA" w:rsidRDefault="00597CCA" w:rsidP="00597CCA">
      <w:pPr>
        <w:pStyle w:val="NormalWeb"/>
        <w:shd w:val="clear" w:color="auto" w:fill="FFFFFF"/>
        <w:spacing w:before="0" w:beforeAutospacing="0" w:after="0" w:afterAutospacing="0"/>
        <w:rPr>
          <w:rFonts w:ascii="Work Sans" w:hAnsi="Work Sans"/>
          <w:color w:val="3A3A3A"/>
        </w:rPr>
      </w:pPr>
      <w:r>
        <w:rPr>
          <w:rStyle w:val="Strong"/>
          <w:rFonts w:ascii="Work Sans" w:hAnsi="Work Sans"/>
          <w:color w:val="3A3A3A"/>
          <w:bdr w:val="none" w:sz="0" w:space="0" w:color="auto" w:frame="1"/>
        </w:rPr>
        <w:lastRenderedPageBreak/>
        <w:t>Output:</w:t>
      </w:r>
    </w:p>
    <w:p w14:paraId="219542C2" w14:textId="77777777" w:rsidR="00597CCA" w:rsidRDefault="00597CCA" w:rsidP="00597CCA">
      <w:pPr>
        <w:pStyle w:val="NormalWeb"/>
        <w:shd w:val="clear" w:color="auto" w:fill="FFFFFF"/>
        <w:spacing w:before="0" w:beforeAutospacing="0" w:after="336" w:afterAutospacing="0"/>
        <w:rPr>
          <w:rFonts w:ascii="Work Sans" w:hAnsi="Work Sans"/>
          <w:color w:val="3A3A3A"/>
        </w:rPr>
      </w:pPr>
      <w:r>
        <w:rPr>
          <w:rFonts w:ascii="Work Sans" w:hAnsi="Work Sans"/>
          <w:color w:val="3A3A3A"/>
        </w:rPr>
        <w:t>The ArrayList: [1, 1, 2, 3, 5, 3, 2, 1, 1]</w:t>
      </w:r>
      <w:r>
        <w:rPr>
          <w:rFonts w:ascii="Work Sans" w:hAnsi="Work Sans"/>
          <w:color w:val="3A3A3A"/>
        </w:rPr>
        <w:br/>
        <w:t>indexOf(1) : 0</w:t>
      </w:r>
      <w:r>
        <w:rPr>
          <w:rFonts w:ascii="Work Sans" w:hAnsi="Work Sans"/>
          <w:color w:val="3A3A3A"/>
        </w:rPr>
        <w:br/>
        <w:t>lastIndexOf(1) : 8</w:t>
      </w:r>
      <w:r>
        <w:rPr>
          <w:rFonts w:ascii="Work Sans" w:hAnsi="Work Sans"/>
          <w:color w:val="3A3A3A"/>
        </w:rPr>
        <w:br/>
        <w:t>indexOf(2) : 2</w:t>
      </w:r>
      <w:r>
        <w:rPr>
          <w:rFonts w:ascii="Work Sans" w:hAnsi="Work Sans"/>
          <w:color w:val="3A3A3A"/>
        </w:rPr>
        <w:br/>
        <w:t>lastIndexOf(2) : 6</w:t>
      </w:r>
      <w:r>
        <w:rPr>
          <w:rFonts w:ascii="Work Sans" w:hAnsi="Work Sans"/>
          <w:color w:val="3A3A3A"/>
        </w:rPr>
        <w:br/>
        <w:t>indexOf(3) : 3</w:t>
      </w:r>
      <w:r>
        <w:rPr>
          <w:rFonts w:ascii="Work Sans" w:hAnsi="Work Sans"/>
          <w:color w:val="3A3A3A"/>
        </w:rPr>
        <w:br/>
        <w:t>lastIndexOf(3) : 5</w:t>
      </w:r>
      <w:r>
        <w:rPr>
          <w:rFonts w:ascii="Work Sans" w:hAnsi="Work Sans"/>
          <w:color w:val="3A3A3A"/>
        </w:rPr>
        <w:br/>
        <w:t>indexOf(5) : 4</w:t>
      </w:r>
      <w:r>
        <w:rPr>
          <w:rFonts w:ascii="Work Sans" w:hAnsi="Work Sans"/>
          <w:color w:val="3A3A3A"/>
        </w:rPr>
        <w:br/>
        <w:t>lastIndexOf(5) : 4</w:t>
      </w:r>
    </w:p>
    <w:p w14:paraId="762ECA97" w14:textId="77777777" w:rsidR="00597CCA" w:rsidRDefault="00597CCA" w:rsidP="00597CCA">
      <w:pPr>
        <w:pStyle w:val="NormalWeb"/>
        <w:shd w:val="clear" w:color="auto" w:fill="FFFFFF"/>
        <w:spacing w:before="0" w:beforeAutospacing="0" w:after="0" w:afterAutospacing="0"/>
        <w:rPr>
          <w:rFonts w:ascii="Work Sans" w:hAnsi="Work Sans"/>
          <w:color w:val="3A3A3A"/>
        </w:rPr>
      </w:pPr>
      <w:r>
        <w:rPr>
          <w:rFonts w:ascii="Work Sans" w:hAnsi="Work Sans"/>
          <w:noProof/>
          <w:color w:val="ED0000"/>
          <w:bdr w:val="none" w:sz="0" w:space="0" w:color="auto" w:frame="1"/>
        </w:rPr>
        <w:drawing>
          <wp:inline distT="0" distB="0" distL="0" distR="0" wp14:anchorId="4511C366" wp14:editId="55820103">
            <wp:extent cx="3492500" cy="2628900"/>
            <wp:effectExtent l="0" t="0" r="0" b="0"/>
            <wp:docPr id="2023503119" name="Picture 24" descr="Output">
              <a:hlinkClick xmlns:a="http://schemas.openxmlformats.org/drawingml/2006/main" r:id="rId22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descr="Output">
                      <a:hlinkClick r:id="rId227"/>
                    </pic:cNvPr>
                    <pic:cNvPicPr>
                      <a:picLocks noChangeAspect="1" noChangeArrowheads="1"/>
                    </pic:cNvPicPr>
                  </pic:nvPicPr>
                  <pic:blipFill>
                    <a:blip r:embed="rId228">
                      <a:extLst>
                        <a:ext uri="{28A0092B-C50C-407E-A947-70E740481C1C}">
                          <a14:useLocalDpi xmlns:a14="http://schemas.microsoft.com/office/drawing/2010/main" val="0"/>
                        </a:ext>
                      </a:extLst>
                    </a:blip>
                    <a:srcRect/>
                    <a:stretch>
                      <a:fillRect/>
                    </a:stretch>
                  </pic:blipFill>
                  <pic:spPr bwMode="auto">
                    <a:xfrm>
                      <a:off x="0" y="0"/>
                      <a:ext cx="3492500" cy="2628900"/>
                    </a:xfrm>
                    <a:prstGeom prst="rect">
                      <a:avLst/>
                    </a:prstGeom>
                    <a:noFill/>
                    <a:ln>
                      <a:noFill/>
                    </a:ln>
                  </pic:spPr>
                </pic:pic>
              </a:graphicData>
            </a:graphic>
          </wp:inline>
        </w:drawing>
      </w:r>
    </w:p>
    <w:p w14:paraId="7C1EF2F2" w14:textId="77777777" w:rsidR="00597CCA" w:rsidRDefault="00597CCA" w:rsidP="00597CCA">
      <w:pPr>
        <w:pStyle w:val="Heading3"/>
        <w:shd w:val="clear" w:color="auto" w:fill="FFFFFF"/>
        <w:spacing w:before="0" w:line="312" w:lineRule="atLeast"/>
        <w:rPr>
          <w:rFonts w:ascii="Work Sans" w:hAnsi="Work Sans"/>
          <w:color w:val="3A3A3A"/>
          <w:sz w:val="36"/>
          <w:szCs w:val="36"/>
        </w:rPr>
      </w:pPr>
      <w:r>
        <w:rPr>
          <w:rFonts w:ascii="Work Sans" w:hAnsi="Work Sans"/>
          <w:color w:val="3A3A3A"/>
          <w:sz w:val="36"/>
          <w:szCs w:val="36"/>
          <w:bdr w:val="none" w:sz="0" w:space="0" w:color="auto" w:frame="1"/>
        </w:rPr>
        <w:t>ArrayList toArray</w:t>
      </w:r>
    </w:p>
    <w:p w14:paraId="4A5B23ED" w14:textId="77777777" w:rsidR="00597CCA" w:rsidRDefault="00597CCA" w:rsidP="00597CCA">
      <w:pPr>
        <w:pStyle w:val="NormalWeb"/>
        <w:shd w:val="clear" w:color="auto" w:fill="FFFFFF"/>
        <w:spacing w:before="0" w:beforeAutospacing="0" w:after="0" w:afterAutospacing="0"/>
        <w:rPr>
          <w:rFonts w:ascii="Work Sans" w:hAnsi="Work Sans"/>
          <w:color w:val="3A3A3A"/>
        </w:rPr>
      </w:pPr>
      <w:r>
        <w:rPr>
          <w:rStyle w:val="Strong"/>
          <w:rFonts w:ascii="Work Sans" w:hAnsi="Work Sans"/>
          <w:color w:val="3A3A3A"/>
          <w:bdr w:val="none" w:sz="0" w:space="0" w:color="auto" w:frame="1"/>
        </w:rPr>
        <w:t>Prototype:</w:t>
      </w:r>
      <w:r>
        <w:rPr>
          <w:rFonts w:ascii="Work Sans" w:hAnsi="Work Sans"/>
          <w:color w:val="3A3A3A"/>
        </w:rPr>
        <w:t> Object [] toArray ()</w:t>
      </w:r>
      <w:r>
        <w:rPr>
          <w:rFonts w:ascii="Work Sans" w:hAnsi="Work Sans"/>
          <w:color w:val="3A3A3A"/>
        </w:rPr>
        <w:br/>
      </w:r>
      <w:r>
        <w:rPr>
          <w:rStyle w:val="Strong"/>
          <w:rFonts w:ascii="Work Sans" w:hAnsi="Work Sans"/>
          <w:color w:val="3A3A3A"/>
          <w:bdr w:val="none" w:sz="0" w:space="0" w:color="auto" w:frame="1"/>
        </w:rPr>
        <w:t>Parameters:</w:t>
      </w:r>
      <w:r>
        <w:rPr>
          <w:rFonts w:ascii="Work Sans" w:hAnsi="Work Sans"/>
          <w:color w:val="3A3A3A"/>
        </w:rPr>
        <w:t> NIL</w:t>
      </w:r>
      <w:r>
        <w:rPr>
          <w:rFonts w:ascii="Work Sans" w:hAnsi="Work Sans"/>
          <w:color w:val="3A3A3A"/>
        </w:rPr>
        <w:br/>
      </w:r>
      <w:r>
        <w:rPr>
          <w:rStyle w:val="Strong"/>
          <w:rFonts w:ascii="Work Sans" w:hAnsi="Work Sans"/>
          <w:color w:val="3A3A3A"/>
          <w:bdr w:val="none" w:sz="0" w:space="0" w:color="auto" w:frame="1"/>
        </w:rPr>
        <w:t>Return Value:</w:t>
      </w:r>
      <w:r>
        <w:rPr>
          <w:rFonts w:ascii="Work Sans" w:hAnsi="Work Sans"/>
          <w:color w:val="3A3A3A"/>
        </w:rPr>
        <w:t> Object [] =&gt;an array. This returned array contains all the elements of the list in a proper sequence.</w:t>
      </w:r>
      <w:r>
        <w:rPr>
          <w:rFonts w:ascii="Work Sans" w:hAnsi="Work Sans"/>
          <w:color w:val="3A3A3A"/>
        </w:rPr>
        <w:br/>
      </w:r>
      <w:r>
        <w:rPr>
          <w:rStyle w:val="Strong"/>
          <w:rFonts w:ascii="Work Sans" w:hAnsi="Work Sans"/>
          <w:color w:val="3A3A3A"/>
          <w:bdr w:val="none" w:sz="0" w:space="0" w:color="auto" w:frame="1"/>
        </w:rPr>
        <w:t>Description:</w:t>
      </w:r>
      <w:r>
        <w:rPr>
          <w:rFonts w:ascii="Work Sans" w:hAnsi="Work Sans"/>
          <w:color w:val="3A3A3A"/>
        </w:rPr>
        <w:t> Converts the given list into an array.</w:t>
      </w:r>
    </w:p>
    <w:p w14:paraId="257E183C" w14:textId="77777777" w:rsidR="00597CCA" w:rsidRDefault="00597CCA" w:rsidP="00597CCA">
      <w:pPr>
        <w:pStyle w:val="NormalWeb"/>
        <w:shd w:val="clear" w:color="auto" w:fill="FFFFFF"/>
        <w:spacing w:before="0" w:beforeAutospacing="0" w:after="0" w:afterAutospacing="0"/>
        <w:rPr>
          <w:rFonts w:ascii="Work Sans" w:hAnsi="Work Sans"/>
          <w:color w:val="3A3A3A"/>
        </w:rPr>
      </w:pPr>
      <w:r>
        <w:rPr>
          <w:rStyle w:val="Strong"/>
          <w:rFonts w:ascii="Work Sans" w:hAnsi="Work Sans"/>
          <w:color w:val="3A3A3A"/>
          <w:bdr w:val="none" w:sz="0" w:space="0" w:color="auto" w:frame="1"/>
        </w:rPr>
        <w:t>Prototype:</w:t>
      </w:r>
      <w:r>
        <w:rPr>
          <w:rFonts w:ascii="Work Sans" w:hAnsi="Work Sans"/>
          <w:color w:val="3A3A3A"/>
        </w:rPr>
        <w:t> &lt;T&gt; T[] toArray (T[] a)</w:t>
      </w:r>
    </w:p>
    <w:p w14:paraId="7174872B" w14:textId="77777777" w:rsidR="00597CCA" w:rsidRDefault="00597CCA" w:rsidP="00597CCA">
      <w:pPr>
        <w:pStyle w:val="NormalWeb"/>
        <w:shd w:val="clear" w:color="auto" w:fill="FFFFFF"/>
        <w:spacing w:before="0" w:beforeAutospacing="0" w:after="0" w:afterAutospacing="0"/>
        <w:rPr>
          <w:rFonts w:ascii="Work Sans" w:hAnsi="Work Sans"/>
          <w:color w:val="3A3A3A"/>
        </w:rPr>
      </w:pPr>
      <w:r>
        <w:rPr>
          <w:rStyle w:val="Strong"/>
          <w:rFonts w:ascii="Work Sans" w:hAnsi="Work Sans"/>
          <w:color w:val="3A3A3A"/>
          <w:bdr w:val="none" w:sz="0" w:space="0" w:color="auto" w:frame="1"/>
        </w:rPr>
        <w:t>Parameters:</w:t>
      </w:r>
      <w:r>
        <w:rPr>
          <w:rFonts w:ascii="Work Sans" w:hAnsi="Work Sans"/>
          <w:color w:val="3A3A3A"/>
        </w:rPr>
        <w:t> a=&gt; Array to store elements of the list. If the size of the array is not enough for list elements, another array with the same type as a is created for storing elements.</w:t>
      </w:r>
    </w:p>
    <w:p w14:paraId="1E726081" w14:textId="77777777" w:rsidR="00597CCA" w:rsidRDefault="00597CCA" w:rsidP="00597CCA">
      <w:pPr>
        <w:pStyle w:val="NormalWeb"/>
        <w:shd w:val="clear" w:color="auto" w:fill="FFFFFF"/>
        <w:spacing w:before="0" w:beforeAutospacing="0" w:after="0" w:afterAutospacing="0"/>
        <w:rPr>
          <w:rFonts w:ascii="Work Sans" w:hAnsi="Work Sans"/>
          <w:color w:val="3A3A3A"/>
        </w:rPr>
      </w:pPr>
      <w:r>
        <w:rPr>
          <w:rStyle w:val="Strong"/>
          <w:rFonts w:ascii="Work Sans" w:hAnsi="Work Sans"/>
          <w:color w:val="3A3A3A"/>
          <w:bdr w:val="none" w:sz="0" w:space="0" w:color="auto" w:frame="1"/>
        </w:rPr>
        <w:lastRenderedPageBreak/>
        <w:t>Return Value:</w:t>
      </w:r>
      <w:r>
        <w:rPr>
          <w:rFonts w:ascii="Work Sans" w:hAnsi="Work Sans"/>
          <w:color w:val="3A3A3A"/>
        </w:rPr>
        <w:t> T[] =&gt; Array that contains all the list elements.</w:t>
      </w:r>
      <w:r>
        <w:rPr>
          <w:rFonts w:ascii="Work Sans" w:hAnsi="Work Sans"/>
          <w:color w:val="3A3A3A"/>
        </w:rPr>
        <w:br/>
      </w:r>
      <w:r>
        <w:rPr>
          <w:rStyle w:val="Strong"/>
          <w:rFonts w:ascii="Work Sans" w:hAnsi="Work Sans"/>
          <w:color w:val="3A3A3A"/>
          <w:bdr w:val="none" w:sz="0" w:space="0" w:color="auto" w:frame="1"/>
        </w:rPr>
        <w:t>Description:</w:t>
      </w:r>
      <w:r>
        <w:rPr>
          <w:rFonts w:ascii="Work Sans" w:hAnsi="Work Sans"/>
          <w:color w:val="3A3A3A"/>
        </w:rPr>
        <w:t> Converts the given list into an array of the type given by a.</w:t>
      </w:r>
    </w:p>
    <w:p w14:paraId="24ECED49" w14:textId="77777777" w:rsidR="00597CCA" w:rsidRDefault="00597CCA" w:rsidP="00597CCA">
      <w:pPr>
        <w:pStyle w:val="NormalWeb"/>
        <w:shd w:val="clear" w:color="auto" w:fill="FFFFFF"/>
        <w:spacing w:before="0" w:beforeAutospacing="0" w:after="0" w:afterAutospacing="0"/>
        <w:rPr>
          <w:rFonts w:ascii="Work Sans" w:hAnsi="Work Sans"/>
          <w:color w:val="3A3A3A"/>
        </w:rPr>
      </w:pPr>
      <w:r>
        <w:rPr>
          <w:rStyle w:val="Strong"/>
          <w:rFonts w:ascii="Work Sans" w:hAnsi="Work Sans"/>
          <w:color w:val="3A3A3A"/>
          <w:bdr w:val="none" w:sz="0" w:space="0" w:color="auto" w:frame="1"/>
        </w:rPr>
        <w:t>Exceptions:</w:t>
      </w:r>
      <w:r>
        <w:rPr>
          <w:rFonts w:ascii="Work Sans" w:hAnsi="Work Sans"/>
          <w:color w:val="3A3A3A"/>
        </w:rPr>
        <w:t> ArrayStoreException =&gt; If there is a mismatch in runtime type of the array and runtime type or supertype of its elements.</w:t>
      </w:r>
      <w:r>
        <w:rPr>
          <w:rFonts w:ascii="Work Sans" w:hAnsi="Work Sans"/>
          <w:color w:val="3A3A3A"/>
        </w:rPr>
        <w:br/>
        <w:t>NullPointerException =&gt; The given array is null</w:t>
      </w:r>
    </w:p>
    <w:p w14:paraId="3057DABE" w14:textId="77777777" w:rsidR="00597CCA" w:rsidRDefault="00597CCA" w:rsidP="00597CCA">
      <w:pPr>
        <w:pStyle w:val="NormalWeb"/>
        <w:shd w:val="clear" w:color="auto" w:fill="FFFFFF"/>
        <w:spacing w:before="0" w:beforeAutospacing="0" w:after="0" w:afterAutospacing="0"/>
        <w:rPr>
          <w:rFonts w:ascii="Work Sans" w:hAnsi="Work Sans"/>
          <w:color w:val="3A3A3A"/>
        </w:rPr>
      </w:pPr>
      <w:r>
        <w:rPr>
          <w:rStyle w:val="Strong"/>
          <w:rFonts w:ascii="Work Sans" w:hAnsi="Work Sans"/>
          <w:color w:val="3A3A3A"/>
          <w:bdr w:val="none" w:sz="0" w:space="0" w:color="auto" w:frame="1"/>
        </w:rPr>
        <w:t>The Java program below demonstrates the toArray method of ArrayList.</w:t>
      </w:r>
    </w:p>
    <w:tbl>
      <w:tblPr>
        <w:tblW w:w="12408" w:type="dxa"/>
        <w:tblCellSpacing w:w="0" w:type="dxa"/>
        <w:tblCellMar>
          <w:left w:w="0" w:type="dxa"/>
          <w:right w:w="0" w:type="dxa"/>
        </w:tblCellMar>
        <w:tblLook w:val="04A0" w:firstRow="1" w:lastRow="0" w:firstColumn="1" w:lastColumn="0" w:noHBand="0" w:noVBand="1"/>
      </w:tblPr>
      <w:tblGrid>
        <w:gridCol w:w="12408"/>
      </w:tblGrid>
      <w:tr w:rsidR="00597CCA" w14:paraId="4D6C1D89" w14:textId="77777777" w:rsidTr="00597CCA">
        <w:trPr>
          <w:tblCellSpacing w:w="0" w:type="dxa"/>
        </w:trPr>
        <w:tc>
          <w:tcPr>
            <w:tcW w:w="12408" w:type="dxa"/>
            <w:tcBorders>
              <w:top w:val="nil"/>
              <w:left w:val="nil"/>
              <w:bottom w:val="nil"/>
              <w:right w:val="nil"/>
            </w:tcBorders>
            <w:vAlign w:val="bottom"/>
            <w:hideMark/>
          </w:tcPr>
          <w:p w14:paraId="356F80F8" w14:textId="77777777" w:rsidR="00597CCA" w:rsidRDefault="00597CCA">
            <w:pPr>
              <w:shd w:val="clear" w:color="auto" w:fill="FFFFFF"/>
              <w:spacing w:line="264" w:lineRule="atLeast"/>
              <w:textAlignment w:val="baseline"/>
              <w:rPr>
                <w:rFonts w:ascii="Consolas" w:hAnsi="Consolas"/>
              </w:rPr>
            </w:pPr>
            <w:r>
              <w:rPr>
                <w:rStyle w:val="HTMLCode"/>
                <w:rFonts w:ascii="Consolas" w:eastAsiaTheme="minorHAnsi" w:hAnsi="Consolas"/>
                <w:b/>
                <w:bCs/>
                <w:color w:val="006699"/>
                <w:bdr w:val="none" w:sz="0" w:space="0" w:color="auto" w:frame="1"/>
              </w:rPr>
              <w:t>import</w:t>
            </w:r>
            <w:r>
              <w:rPr>
                <w:rFonts w:ascii="Consolas" w:hAnsi="Consolas"/>
              </w:rPr>
              <w:t xml:space="preserve"> </w:t>
            </w:r>
            <w:r>
              <w:rPr>
                <w:rStyle w:val="HTMLCode"/>
                <w:rFonts w:ascii="Consolas" w:eastAsiaTheme="minorHAnsi" w:hAnsi="Consolas"/>
                <w:color w:val="000000"/>
                <w:bdr w:val="none" w:sz="0" w:space="0" w:color="auto" w:frame="1"/>
              </w:rPr>
              <w:t xml:space="preserve">java.util.*; </w:t>
            </w:r>
          </w:p>
          <w:p w14:paraId="11B36AAF" w14:textId="77777777" w:rsidR="00597CCA" w:rsidRDefault="00597CCA">
            <w:pPr>
              <w:shd w:val="clear" w:color="auto" w:fill="FFFFFF"/>
              <w:spacing w:line="264" w:lineRule="atLeast"/>
              <w:textAlignment w:val="baseline"/>
              <w:rPr>
                <w:rFonts w:ascii="Consolas" w:hAnsi="Consolas"/>
              </w:rPr>
            </w:pPr>
            <w:r>
              <w:rPr>
                <w:rStyle w:val="HTMLCode"/>
                <w:rFonts w:ascii="Consolas" w:eastAsiaTheme="minorHAnsi" w:hAnsi="Consolas"/>
                <w:b/>
                <w:bCs/>
                <w:color w:val="006699"/>
                <w:bdr w:val="none" w:sz="0" w:space="0" w:color="auto" w:frame="1"/>
              </w:rPr>
              <w:t>public</w:t>
            </w:r>
            <w:r>
              <w:rPr>
                <w:rFonts w:ascii="Consolas" w:hAnsi="Consolas"/>
              </w:rPr>
              <w:t xml:space="preserve"> </w:t>
            </w:r>
            <w:r>
              <w:rPr>
                <w:rStyle w:val="HTMLCode"/>
                <w:rFonts w:ascii="Consolas" w:eastAsiaTheme="minorHAnsi" w:hAnsi="Consolas"/>
                <w:b/>
                <w:bCs/>
                <w:color w:val="006699"/>
                <w:bdr w:val="none" w:sz="0" w:space="0" w:color="auto" w:frame="1"/>
              </w:rPr>
              <w:t>class</w:t>
            </w:r>
            <w:r>
              <w:rPr>
                <w:rFonts w:ascii="Consolas" w:hAnsi="Consolas"/>
              </w:rPr>
              <w:t xml:space="preserve"> </w:t>
            </w:r>
            <w:r>
              <w:rPr>
                <w:rStyle w:val="HTMLCode"/>
                <w:rFonts w:ascii="Consolas" w:eastAsiaTheme="minorHAnsi" w:hAnsi="Consolas"/>
                <w:color w:val="000000"/>
                <w:bdr w:val="none" w:sz="0" w:space="0" w:color="auto" w:frame="1"/>
              </w:rPr>
              <w:t xml:space="preserve">Main { </w:t>
            </w:r>
          </w:p>
          <w:p w14:paraId="2B108515" w14:textId="77777777" w:rsidR="00597CCA" w:rsidRDefault="00597CCA">
            <w:pPr>
              <w:shd w:val="clear" w:color="auto" w:fill="FFFFFF"/>
              <w:spacing w:line="264" w:lineRule="atLeast"/>
              <w:textAlignment w:val="baseline"/>
              <w:rPr>
                <w:rFonts w:ascii="Consolas" w:hAnsi="Consolas"/>
              </w:rPr>
            </w:pPr>
            <w:r>
              <w:rPr>
                <w:rStyle w:val="HTMLCode"/>
                <w:rFonts w:ascii="Consolas" w:eastAsiaTheme="minorHAnsi" w:hAnsi="Consolas"/>
                <w:bdr w:val="none" w:sz="0" w:space="0" w:color="auto" w:frame="1"/>
              </w:rPr>
              <w:t>    </w:t>
            </w:r>
            <w:r>
              <w:rPr>
                <w:rStyle w:val="HTMLCode"/>
                <w:rFonts w:ascii="Consolas" w:eastAsiaTheme="minorHAnsi" w:hAnsi="Consolas"/>
                <w:b/>
                <w:bCs/>
                <w:color w:val="006699"/>
                <w:bdr w:val="none" w:sz="0" w:space="0" w:color="auto" w:frame="1"/>
              </w:rPr>
              <w:t>public</w:t>
            </w:r>
            <w:r>
              <w:rPr>
                <w:rFonts w:ascii="Consolas" w:hAnsi="Consolas"/>
              </w:rPr>
              <w:t xml:space="preserve"> </w:t>
            </w:r>
            <w:r>
              <w:rPr>
                <w:rStyle w:val="HTMLCode"/>
                <w:rFonts w:ascii="Consolas" w:eastAsiaTheme="minorHAnsi" w:hAnsi="Consolas"/>
                <w:b/>
                <w:bCs/>
                <w:color w:val="006699"/>
                <w:bdr w:val="none" w:sz="0" w:space="0" w:color="auto" w:frame="1"/>
              </w:rPr>
              <w:t>static</w:t>
            </w:r>
            <w:r>
              <w:rPr>
                <w:rFonts w:ascii="Consolas" w:hAnsi="Consolas"/>
              </w:rPr>
              <w:t xml:space="preserve"> </w:t>
            </w:r>
            <w:r>
              <w:rPr>
                <w:rStyle w:val="HTMLCode"/>
                <w:rFonts w:ascii="Consolas" w:eastAsiaTheme="minorHAnsi" w:hAnsi="Consolas"/>
                <w:b/>
                <w:bCs/>
                <w:color w:val="006699"/>
                <w:bdr w:val="none" w:sz="0" w:space="0" w:color="auto" w:frame="1"/>
              </w:rPr>
              <w:t>void</w:t>
            </w:r>
            <w:r>
              <w:rPr>
                <w:rFonts w:ascii="Consolas" w:hAnsi="Consolas"/>
              </w:rPr>
              <w:t xml:space="preserve"> </w:t>
            </w:r>
            <w:r>
              <w:rPr>
                <w:rStyle w:val="HTMLCode"/>
                <w:rFonts w:ascii="Consolas" w:eastAsiaTheme="minorHAnsi" w:hAnsi="Consolas"/>
                <w:color w:val="000000"/>
                <w:bdr w:val="none" w:sz="0" w:space="0" w:color="auto" w:frame="1"/>
              </w:rPr>
              <w:t xml:space="preserve">main(String[] args) {   </w:t>
            </w:r>
          </w:p>
          <w:p w14:paraId="33CE3160" w14:textId="77777777" w:rsidR="00597CCA" w:rsidRDefault="00597CCA">
            <w:pPr>
              <w:shd w:val="clear" w:color="auto" w:fill="FFFFFF"/>
              <w:spacing w:line="264" w:lineRule="atLeast"/>
              <w:textAlignment w:val="baseline"/>
              <w:rPr>
                <w:rFonts w:ascii="Consolas" w:hAnsi="Consolas"/>
              </w:rPr>
            </w:pPr>
            <w:r>
              <w:rPr>
                <w:rStyle w:val="HTMLCode"/>
                <w:rFonts w:ascii="Consolas" w:eastAsiaTheme="minorHAnsi" w:hAnsi="Consolas"/>
                <w:bdr w:val="none" w:sz="0" w:space="0" w:color="auto" w:frame="1"/>
              </w:rPr>
              <w:t>        </w:t>
            </w:r>
            <w:r>
              <w:rPr>
                <w:rStyle w:val="HTMLCode"/>
                <w:rFonts w:ascii="Consolas" w:eastAsiaTheme="minorHAnsi" w:hAnsi="Consolas"/>
                <w:color w:val="008200"/>
                <w:bdr w:val="none" w:sz="0" w:space="0" w:color="auto" w:frame="1"/>
              </w:rPr>
              <w:t>// define and initialize ArrayList</w:t>
            </w:r>
          </w:p>
          <w:p w14:paraId="0848F2F1" w14:textId="77777777" w:rsidR="00597CCA" w:rsidRDefault="00597CCA">
            <w:pPr>
              <w:shd w:val="clear" w:color="auto" w:fill="FFFFFF"/>
              <w:spacing w:line="264" w:lineRule="atLeast"/>
              <w:textAlignment w:val="baseline"/>
              <w:rPr>
                <w:rFonts w:ascii="Consolas" w:hAnsi="Consolas"/>
              </w:rPr>
            </w:pPr>
            <w:r>
              <w:rPr>
                <w:rStyle w:val="HTMLCode"/>
                <w:rFonts w:ascii="Consolas" w:eastAsiaTheme="minorHAnsi" w:hAnsi="Consolas"/>
                <w:bdr w:val="none" w:sz="0" w:space="0" w:color="auto" w:frame="1"/>
              </w:rPr>
              <w:t>        </w:t>
            </w:r>
            <w:r>
              <w:rPr>
                <w:rStyle w:val="HTMLCode"/>
                <w:rFonts w:ascii="Consolas" w:eastAsiaTheme="minorHAnsi" w:hAnsi="Consolas"/>
                <w:color w:val="000000"/>
                <w:bdr w:val="none" w:sz="0" w:space="0" w:color="auto" w:frame="1"/>
              </w:rPr>
              <w:t xml:space="preserve">ArrayList&lt;Integer&gt; intList = </w:t>
            </w:r>
            <w:r>
              <w:rPr>
                <w:rStyle w:val="HTMLCode"/>
                <w:rFonts w:ascii="Consolas" w:eastAsiaTheme="minorHAnsi" w:hAnsi="Consolas"/>
                <w:b/>
                <w:bCs/>
                <w:color w:val="006699"/>
                <w:bdr w:val="none" w:sz="0" w:space="0" w:color="auto" w:frame="1"/>
              </w:rPr>
              <w:t>new</w:t>
            </w:r>
            <w:r>
              <w:rPr>
                <w:rFonts w:ascii="Consolas" w:hAnsi="Consolas"/>
              </w:rPr>
              <w:t xml:space="preserve"> </w:t>
            </w:r>
            <w:r>
              <w:rPr>
                <w:rStyle w:val="HTMLCode"/>
                <w:rFonts w:ascii="Consolas" w:eastAsiaTheme="minorHAnsi" w:hAnsi="Consolas"/>
                <w:color w:val="000000"/>
                <w:bdr w:val="none" w:sz="0" w:space="0" w:color="auto" w:frame="1"/>
              </w:rPr>
              <w:t xml:space="preserve">ArrayList&lt;Integer&gt;(); </w:t>
            </w:r>
          </w:p>
          <w:p w14:paraId="719CAA77" w14:textId="77777777" w:rsidR="00597CCA" w:rsidRDefault="00597CCA">
            <w:pPr>
              <w:shd w:val="clear" w:color="auto" w:fill="FFFFFF"/>
              <w:spacing w:line="264" w:lineRule="atLeast"/>
              <w:textAlignment w:val="baseline"/>
              <w:rPr>
                <w:rFonts w:ascii="Consolas" w:hAnsi="Consolas"/>
              </w:rPr>
            </w:pPr>
            <w:r>
              <w:rPr>
                <w:rStyle w:val="HTMLCode"/>
                <w:rFonts w:ascii="Consolas" w:eastAsiaTheme="minorHAnsi" w:hAnsi="Consolas"/>
                <w:bdr w:val="none" w:sz="0" w:space="0" w:color="auto" w:frame="1"/>
              </w:rPr>
              <w:t>        </w:t>
            </w:r>
            <w:r>
              <w:rPr>
                <w:rStyle w:val="HTMLCode"/>
                <w:rFonts w:ascii="Consolas" w:eastAsiaTheme="minorHAnsi" w:hAnsi="Consolas"/>
                <w:color w:val="000000"/>
                <w:bdr w:val="none" w:sz="0" w:space="0" w:color="auto" w:frame="1"/>
              </w:rPr>
              <w:t>intList.add(</w:t>
            </w:r>
            <w:r>
              <w:rPr>
                <w:rStyle w:val="HTMLCode"/>
                <w:rFonts w:ascii="Consolas" w:eastAsiaTheme="minorHAnsi" w:hAnsi="Consolas"/>
                <w:color w:val="009900"/>
                <w:bdr w:val="none" w:sz="0" w:space="0" w:color="auto" w:frame="1"/>
              </w:rPr>
              <w:t>10</w:t>
            </w:r>
            <w:r>
              <w:rPr>
                <w:rStyle w:val="HTMLCode"/>
                <w:rFonts w:ascii="Consolas" w:eastAsiaTheme="minorHAnsi" w:hAnsi="Consolas"/>
                <w:color w:val="000000"/>
                <w:bdr w:val="none" w:sz="0" w:space="0" w:color="auto" w:frame="1"/>
              </w:rPr>
              <w:t xml:space="preserve">); </w:t>
            </w:r>
          </w:p>
          <w:p w14:paraId="224489CC" w14:textId="77777777" w:rsidR="00597CCA" w:rsidRDefault="00597CCA">
            <w:pPr>
              <w:shd w:val="clear" w:color="auto" w:fill="FFFFFF"/>
              <w:spacing w:line="264" w:lineRule="atLeast"/>
              <w:textAlignment w:val="baseline"/>
              <w:rPr>
                <w:rFonts w:ascii="Consolas" w:hAnsi="Consolas"/>
              </w:rPr>
            </w:pPr>
            <w:r>
              <w:rPr>
                <w:rStyle w:val="HTMLCode"/>
                <w:rFonts w:ascii="Consolas" w:eastAsiaTheme="minorHAnsi" w:hAnsi="Consolas"/>
                <w:bdr w:val="none" w:sz="0" w:space="0" w:color="auto" w:frame="1"/>
              </w:rPr>
              <w:t>        </w:t>
            </w:r>
            <w:r>
              <w:rPr>
                <w:rStyle w:val="HTMLCode"/>
                <w:rFonts w:ascii="Consolas" w:eastAsiaTheme="minorHAnsi" w:hAnsi="Consolas"/>
                <w:color w:val="000000"/>
                <w:bdr w:val="none" w:sz="0" w:space="0" w:color="auto" w:frame="1"/>
              </w:rPr>
              <w:t>intList.add(</w:t>
            </w:r>
            <w:r>
              <w:rPr>
                <w:rStyle w:val="HTMLCode"/>
                <w:rFonts w:ascii="Consolas" w:eastAsiaTheme="minorHAnsi" w:hAnsi="Consolas"/>
                <w:color w:val="009900"/>
                <w:bdr w:val="none" w:sz="0" w:space="0" w:color="auto" w:frame="1"/>
              </w:rPr>
              <w:t>20</w:t>
            </w:r>
            <w:r>
              <w:rPr>
                <w:rStyle w:val="HTMLCode"/>
                <w:rFonts w:ascii="Consolas" w:eastAsiaTheme="minorHAnsi" w:hAnsi="Consolas"/>
                <w:color w:val="000000"/>
                <w:bdr w:val="none" w:sz="0" w:space="0" w:color="auto" w:frame="1"/>
              </w:rPr>
              <w:t xml:space="preserve">); </w:t>
            </w:r>
          </w:p>
          <w:p w14:paraId="3A67269C" w14:textId="77777777" w:rsidR="00597CCA" w:rsidRDefault="00597CCA">
            <w:pPr>
              <w:shd w:val="clear" w:color="auto" w:fill="FFFFFF"/>
              <w:spacing w:line="264" w:lineRule="atLeast"/>
              <w:textAlignment w:val="baseline"/>
              <w:rPr>
                <w:rFonts w:ascii="Consolas" w:hAnsi="Consolas"/>
              </w:rPr>
            </w:pPr>
            <w:r>
              <w:rPr>
                <w:rStyle w:val="HTMLCode"/>
                <w:rFonts w:ascii="Consolas" w:eastAsiaTheme="minorHAnsi" w:hAnsi="Consolas"/>
                <w:bdr w:val="none" w:sz="0" w:space="0" w:color="auto" w:frame="1"/>
              </w:rPr>
              <w:t>        </w:t>
            </w:r>
            <w:r>
              <w:rPr>
                <w:rStyle w:val="HTMLCode"/>
                <w:rFonts w:ascii="Consolas" w:eastAsiaTheme="minorHAnsi" w:hAnsi="Consolas"/>
                <w:color w:val="000000"/>
                <w:bdr w:val="none" w:sz="0" w:space="0" w:color="auto" w:frame="1"/>
              </w:rPr>
              <w:t>intList.add(</w:t>
            </w:r>
            <w:r>
              <w:rPr>
                <w:rStyle w:val="HTMLCode"/>
                <w:rFonts w:ascii="Consolas" w:eastAsiaTheme="minorHAnsi" w:hAnsi="Consolas"/>
                <w:color w:val="009900"/>
                <w:bdr w:val="none" w:sz="0" w:space="0" w:color="auto" w:frame="1"/>
              </w:rPr>
              <w:t>30</w:t>
            </w:r>
            <w:r>
              <w:rPr>
                <w:rStyle w:val="HTMLCode"/>
                <w:rFonts w:ascii="Consolas" w:eastAsiaTheme="minorHAnsi" w:hAnsi="Consolas"/>
                <w:color w:val="000000"/>
                <w:bdr w:val="none" w:sz="0" w:space="0" w:color="auto" w:frame="1"/>
              </w:rPr>
              <w:t xml:space="preserve">); </w:t>
            </w:r>
          </w:p>
          <w:p w14:paraId="2240FDCC" w14:textId="77777777" w:rsidR="00597CCA" w:rsidRDefault="00597CCA">
            <w:pPr>
              <w:shd w:val="clear" w:color="auto" w:fill="FFFFFF"/>
              <w:spacing w:line="264" w:lineRule="atLeast"/>
              <w:textAlignment w:val="baseline"/>
              <w:rPr>
                <w:rFonts w:ascii="Consolas" w:hAnsi="Consolas"/>
              </w:rPr>
            </w:pPr>
            <w:r>
              <w:rPr>
                <w:rStyle w:val="HTMLCode"/>
                <w:rFonts w:ascii="Consolas" w:eastAsiaTheme="minorHAnsi" w:hAnsi="Consolas"/>
                <w:bdr w:val="none" w:sz="0" w:space="0" w:color="auto" w:frame="1"/>
              </w:rPr>
              <w:t>        </w:t>
            </w:r>
            <w:r>
              <w:rPr>
                <w:rStyle w:val="HTMLCode"/>
                <w:rFonts w:ascii="Consolas" w:eastAsiaTheme="minorHAnsi" w:hAnsi="Consolas"/>
                <w:color w:val="000000"/>
                <w:bdr w:val="none" w:sz="0" w:space="0" w:color="auto" w:frame="1"/>
              </w:rPr>
              <w:t>intList.add(</w:t>
            </w:r>
            <w:r>
              <w:rPr>
                <w:rStyle w:val="HTMLCode"/>
                <w:rFonts w:ascii="Consolas" w:eastAsiaTheme="minorHAnsi" w:hAnsi="Consolas"/>
                <w:color w:val="009900"/>
                <w:bdr w:val="none" w:sz="0" w:space="0" w:color="auto" w:frame="1"/>
              </w:rPr>
              <w:t>40</w:t>
            </w:r>
            <w:r>
              <w:rPr>
                <w:rStyle w:val="HTMLCode"/>
                <w:rFonts w:ascii="Consolas" w:eastAsiaTheme="minorHAnsi" w:hAnsi="Consolas"/>
                <w:color w:val="000000"/>
                <w:bdr w:val="none" w:sz="0" w:space="0" w:color="auto" w:frame="1"/>
              </w:rPr>
              <w:t>);</w:t>
            </w:r>
          </w:p>
          <w:p w14:paraId="32554DC2" w14:textId="77777777" w:rsidR="00597CCA" w:rsidRDefault="00597CCA">
            <w:pPr>
              <w:shd w:val="clear" w:color="auto" w:fill="FFFFFF"/>
              <w:spacing w:line="264" w:lineRule="atLeast"/>
              <w:textAlignment w:val="baseline"/>
              <w:rPr>
                <w:rFonts w:ascii="Consolas" w:hAnsi="Consolas"/>
              </w:rPr>
            </w:pPr>
            <w:r>
              <w:rPr>
                <w:rStyle w:val="HTMLCode"/>
                <w:rFonts w:ascii="Consolas" w:eastAsiaTheme="minorHAnsi" w:hAnsi="Consolas"/>
                <w:bdr w:val="none" w:sz="0" w:space="0" w:color="auto" w:frame="1"/>
              </w:rPr>
              <w:t>        </w:t>
            </w:r>
            <w:r>
              <w:rPr>
                <w:rStyle w:val="HTMLCode"/>
                <w:rFonts w:ascii="Consolas" w:eastAsiaTheme="minorHAnsi" w:hAnsi="Consolas"/>
                <w:color w:val="000000"/>
                <w:bdr w:val="none" w:sz="0" w:space="0" w:color="auto" w:frame="1"/>
              </w:rPr>
              <w:t>intList.add(</w:t>
            </w:r>
            <w:r>
              <w:rPr>
                <w:rStyle w:val="HTMLCode"/>
                <w:rFonts w:ascii="Consolas" w:eastAsiaTheme="minorHAnsi" w:hAnsi="Consolas"/>
                <w:color w:val="009900"/>
                <w:bdr w:val="none" w:sz="0" w:space="0" w:color="auto" w:frame="1"/>
              </w:rPr>
              <w:t>50</w:t>
            </w:r>
            <w:r>
              <w:rPr>
                <w:rStyle w:val="HTMLCode"/>
                <w:rFonts w:ascii="Consolas" w:eastAsiaTheme="minorHAnsi" w:hAnsi="Consolas"/>
                <w:color w:val="000000"/>
                <w:bdr w:val="none" w:sz="0" w:space="0" w:color="auto" w:frame="1"/>
              </w:rPr>
              <w:t>);</w:t>
            </w:r>
          </w:p>
          <w:p w14:paraId="0D94CC5E" w14:textId="77777777" w:rsidR="00597CCA" w:rsidRDefault="00597CCA">
            <w:pPr>
              <w:shd w:val="clear" w:color="auto" w:fill="FFFFFF"/>
              <w:spacing w:line="264" w:lineRule="atLeast"/>
              <w:textAlignment w:val="baseline"/>
              <w:rPr>
                <w:rFonts w:ascii="Consolas" w:hAnsi="Consolas"/>
              </w:rPr>
            </w:pPr>
            <w:r>
              <w:rPr>
                <w:rStyle w:val="HTMLCode"/>
                <w:rFonts w:ascii="Consolas" w:eastAsiaTheme="minorHAnsi" w:hAnsi="Consolas"/>
                <w:bdr w:val="none" w:sz="0" w:space="0" w:color="auto" w:frame="1"/>
              </w:rPr>
              <w:t>  </w:t>
            </w:r>
            <w:r>
              <w:rPr>
                <w:rFonts w:ascii="Consolas" w:hAnsi="Consolas"/>
              </w:rPr>
              <w:t> </w:t>
            </w:r>
          </w:p>
          <w:p w14:paraId="2070F12A" w14:textId="77777777" w:rsidR="00597CCA" w:rsidRDefault="00597CCA">
            <w:pPr>
              <w:shd w:val="clear" w:color="auto" w:fill="FFFFFF"/>
              <w:spacing w:line="264" w:lineRule="atLeast"/>
              <w:textAlignment w:val="baseline"/>
              <w:rPr>
                <w:rFonts w:ascii="Consolas" w:hAnsi="Consolas"/>
              </w:rPr>
            </w:pPr>
            <w:r>
              <w:rPr>
                <w:rStyle w:val="HTMLCode"/>
                <w:rFonts w:ascii="Consolas" w:eastAsiaTheme="minorHAnsi" w:hAnsi="Consolas"/>
                <w:bdr w:val="none" w:sz="0" w:space="0" w:color="auto" w:frame="1"/>
              </w:rPr>
              <w:t>        </w:t>
            </w:r>
            <w:r>
              <w:rPr>
                <w:rStyle w:val="HTMLCode"/>
                <w:rFonts w:ascii="Consolas" w:eastAsiaTheme="minorHAnsi" w:hAnsi="Consolas"/>
                <w:color w:val="008200"/>
                <w:bdr w:val="none" w:sz="0" w:space="0" w:color="auto" w:frame="1"/>
              </w:rPr>
              <w:t xml:space="preserve">// print ArrayList </w:t>
            </w:r>
          </w:p>
          <w:p w14:paraId="27E0A8E2" w14:textId="77777777" w:rsidR="00597CCA" w:rsidRDefault="00597CCA">
            <w:pPr>
              <w:shd w:val="clear" w:color="auto" w:fill="FFFFFF"/>
              <w:spacing w:line="264" w:lineRule="atLeast"/>
              <w:textAlignment w:val="baseline"/>
              <w:rPr>
                <w:rFonts w:ascii="Consolas" w:hAnsi="Consolas"/>
              </w:rPr>
            </w:pPr>
            <w:r>
              <w:rPr>
                <w:rStyle w:val="HTMLCode"/>
                <w:rFonts w:ascii="Consolas" w:eastAsiaTheme="minorHAnsi" w:hAnsi="Consolas"/>
                <w:bdr w:val="none" w:sz="0" w:space="0" w:color="auto" w:frame="1"/>
              </w:rPr>
              <w:t>        </w:t>
            </w:r>
            <w:r>
              <w:rPr>
                <w:rStyle w:val="HTMLCode"/>
                <w:rFonts w:ascii="Consolas" w:eastAsiaTheme="minorHAnsi" w:hAnsi="Consolas"/>
                <w:color w:val="000000"/>
                <w:bdr w:val="none" w:sz="0" w:space="0" w:color="auto" w:frame="1"/>
              </w:rPr>
              <w:t>System.out.println(</w:t>
            </w:r>
            <w:r>
              <w:rPr>
                <w:rStyle w:val="HTMLCode"/>
                <w:rFonts w:ascii="Consolas" w:eastAsiaTheme="minorHAnsi" w:hAnsi="Consolas"/>
                <w:color w:val="0000FF"/>
                <w:bdr w:val="none" w:sz="0" w:space="0" w:color="auto" w:frame="1"/>
              </w:rPr>
              <w:t>"ArrayList: "</w:t>
            </w:r>
            <w:r>
              <w:rPr>
                <w:rFonts w:ascii="Consolas" w:hAnsi="Consolas"/>
              </w:rPr>
              <w:t xml:space="preserve">  </w:t>
            </w:r>
            <w:r>
              <w:rPr>
                <w:rStyle w:val="HTMLCode"/>
                <w:rFonts w:ascii="Consolas" w:eastAsiaTheme="minorHAnsi" w:hAnsi="Consolas"/>
                <w:color w:val="000000"/>
                <w:bdr w:val="none" w:sz="0" w:space="0" w:color="auto" w:frame="1"/>
              </w:rPr>
              <w:t xml:space="preserve">+ intList); </w:t>
            </w:r>
          </w:p>
          <w:p w14:paraId="70BBAAA9" w14:textId="77777777" w:rsidR="00597CCA" w:rsidRDefault="00597CCA">
            <w:pPr>
              <w:shd w:val="clear" w:color="auto" w:fill="FFFFFF"/>
              <w:spacing w:line="264" w:lineRule="atLeast"/>
              <w:textAlignment w:val="baseline"/>
              <w:rPr>
                <w:rFonts w:ascii="Consolas" w:hAnsi="Consolas"/>
              </w:rPr>
            </w:pPr>
            <w:r>
              <w:rPr>
                <w:rStyle w:val="HTMLCode"/>
                <w:rFonts w:ascii="Consolas" w:eastAsiaTheme="minorHAnsi" w:hAnsi="Consolas"/>
                <w:bdr w:val="none" w:sz="0" w:space="0" w:color="auto" w:frame="1"/>
              </w:rPr>
              <w:t>  </w:t>
            </w:r>
            <w:r>
              <w:rPr>
                <w:rFonts w:ascii="Consolas" w:hAnsi="Consolas"/>
              </w:rPr>
              <w:t> </w:t>
            </w:r>
          </w:p>
          <w:p w14:paraId="6A8EF6F3" w14:textId="77777777" w:rsidR="00597CCA" w:rsidRDefault="00597CCA">
            <w:pPr>
              <w:shd w:val="clear" w:color="auto" w:fill="FFFFFF"/>
              <w:spacing w:line="264" w:lineRule="atLeast"/>
              <w:textAlignment w:val="baseline"/>
              <w:rPr>
                <w:rFonts w:ascii="Consolas" w:hAnsi="Consolas"/>
              </w:rPr>
            </w:pPr>
            <w:r>
              <w:rPr>
                <w:rStyle w:val="HTMLCode"/>
                <w:rFonts w:ascii="Consolas" w:eastAsiaTheme="minorHAnsi" w:hAnsi="Consolas"/>
                <w:bdr w:val="none" w:sz="0" w:space="0" w:color="auto" w:frame="1"/>
              </w:rPr>
              <w:t>        </w:t>
            </w:r>
            <w:r>
              <w:rPr>
                <w:rStyle w:val="HTMLCode"/>
                <w:rFonts w:ascii="Consolas" w:eastAsiaTheme="minorHAnsi" w:hAnsi="Consolas"/>
                <w:color w:val="008200"/>
                <w:bdr w:val="none" w:sz="0" w:space="0" w:color="auto" w:frame="1"/>
              </w:rPr>
              <w:t>//declare array</w:t>
            </w:r>
          </w:p>
          <w:p w14:paraId="09A4B54D" w14:textId="77777777" w:rsidR="00597CCA" w:rsidRDefault="00597CCA">
            <w:pPr>
              <w:shd w:val="clear" w:color="auto" w:fill="FFFFFF"/>
              <w:spacing w:line="264" w:lineRule="atLeast"/>
              <w:textAlignment w:val="baseline"/>
              <w:rPr>
                <w:rFonts w:ascii="Consolas" w:hAnsi="Consolas"/>
              </w:rPr>
            </w:pPr>
            <w:r>
              <w:rPr>
                <w:rStyle w:val="HTMLCode"/>
                <w:rFonts w:ascii="Consolas" w:eastAsiaTheme="minorHAnsi" w:hAnsi="Consolas"/>
                <w:bdr w:val="none" w:sz="0" w:space="0" w:color="auto" w:frame="1"/>
              </w:rPr>
              <w:t>        </w:t>
            </w:r>
            <w:r>
              <w:rPr>
                <w:rStyle w:val="HTMLCode"/>
                <w:rFonts w:ascii="Consolas" w:eastAsiaTheme="minorHAnsi" w:hAnsi="Consolas"/>
                <w:color w:val="000000"/>
                <w:bdr w:val="none" w:sz="0" w:space="0" w:color="auto" w:frame="1"/>
              </w:rPr>
              <w:t xml:space="preserve">Integer myArray[] = </w:t>
            </w:r>
            <w:r>
              <w:rPr>
                <w:rStyle w:val="HTMLCode"/>
                <w:rFonts w:ascii="Consolas" w:eastAsiaTheme="minorHAnsi" w:hAnsi="Consolas"/>
                <w:b/>
                <w:bCs/>
                <w:color w:val="006699"/>
                <w:bdr w:val="none" w:sz="0" w:space="0" w:color="auto" w:frame="1"/>
              </w:rPr>
              <w:t>new</w:t>
            </w:r>
            <w:r>
              <w:rPr>
                <w:rFonts w:ascii="Consolas" w:hAnsi="Consolas"/>
              </w:rPr>
              <w:t xml:space="preserve"> </w:t>
            </w:r>
            <w:r>
              <w:rPr>
                <w:rStyle w:val="HTMLCode"/>
                <w:rFonts w:ascii="Consolas" w:eastAsiaTheme="minorHAnsi" w:hAnsi="Consolas"/>
                <w:color w:val="000000"/>
                <w:bdr w:val="none" w:sz="0" w:space="0" w:color="auto" w:frame="1"/>
              </w:rPr>
              <w:t xml:space="preserve">Integer[intList.size()]; </w:t>
            </w:r>
          </w:p>
          <w:p w14:paraId="0ECC0977" w14:textId="77777777" w:rsidR="00597CCA" w:rsidRDefault="00597CCA">
            <w:pPr>
              <w:shd w:val="clear" w:color="auto" w:fill="FFFFFF"/>
              <w:spacing w:line="264" w:lineRule="atLeast"/>
              <w:textAlignment w:val="baseline"/>
              <w:rPr>
                <w:rFonts w:ascii="Consolas" w:hAnsi="Consolas"/>
              </w:rPr>
            </w:pPr>
            <w:r>
              <w:rPr>
                <w:rStyle w:val="HTMLCode"/>
                <w:rFonts w:ascii="Consolas" w:eastAsiaTheme="minorHAnsi" w:hAnsi="Consolas"/>
                <w:bdr w:val="none" w:sz="0" w:space="0" w:color="auto" w:frame="1"/>
              </w:rPr>
              <w:t>        </w:t>
            </w:r>
            <w:r>
              <w:rPr>
                <w:rStyle w:val="HTMLCode"/>
                <w:rFonts w:ascii="Consolas" w:eastAsiaTheme="minorHAnsi" w:hAnsi="Consolas"/>
                <w:color w:val="008200"/>
                <w:bdr w:val="none" w:sz="0" w:space="0" w:color="auto" w:frame="1"/>
              </w:rPr>
              <w:t>//use toArray method to convert ArrayList to Array</w:t>
            </w:r>
          </w:p>
          <w:p w14:paraId="4493E070" w14:textId="77777777" w:rsidR="00597CCA" w:rsidRDefault="00597CCA">
            <w:pPr>
              <w:shd w:val="clear" w:color="auto" w:fill="FFFFFF"/>
              <w:spacing w:line="264" w:lineRule="atLeast"/>
              <w:textAlignment w:val="baseline"/>
              <w:rPr>
                <w:rFonts w:ascii="Consolas" w:hAnsi="Consolas"/>
              </w:rPr>
            </w:pPr>
            <w:r>
              <w:rPr>
                <w:rStyle w:val="HTMLCode"/>
                <w:rFonts w:ascii="Consolas" w:eastAsiaTheme="minorHAnsi" w:hAnsi="Consolas"/>
                <w:bdr w:val="none" w:sz="0" w:space="0" w:color="auto" w:frame="1"/>
              </w:rPr>
              <w:t>        </w:t>
            </w:r>
            <w:r>
              <w:rPr>
                <w:rStyle w:val="HTMLCode"/>
                <w:rFonts w:ascii="Consolas" w:eastAsiaTheme="minorHAnsi" w:hAnsi="Consolas"/>
                <w:color w:val="000000"/>
                <w:bdr w:val="none" w:sz="0" w:space="0" w:color="auto" w:frame="1"/>
              </w:rPr>
              <w:t xml:space="preserve">myArray = intList.toArray(myArray); </w:t>
            </w:r>
          </w:p>
          <w:p w14:paraId="78160A17" w14:textId="77777777" w:rsidR="00597CCA" w:rsidRDefault="00597CCA">
            <w:pPr>
              <w:shd w:val="clear" w:color="auto" w:fill="FFFFFF"/>
              <w:spacing w:line="264" w:lineRule="atLeast"/>
              <w:textAlignment w:val="baseline"/>
              <w:rPr>
                <w:rFonts w:ascii="Consolas" w:hAnsi="Consolas"/>
              </w:rPr>
            </w:pPr>
            <w:r>
              <w:rPr>
                <w:rStyle w:val="HTMLCode"/>
                <w:rFonts w:ascii="Consolas" w:eastAsiaTheme="minorHAnsi" w:hAnsi="Consolas"/>
                <w:bdr w:val="none" w:sz="0" w:space="0" w:color="auto" w:frame="1"/>
              </w:rPr>
              <w:t>        </w:t>
            </w:r>
            <w:r>
              <w:rPr>
                <w:rStyle w:val="HTMLCode"/>
                <w:rFonts w:ascii="Consolas" w:eastAsiaTheme="minorHAnsi" w:hAnsi="Consolas"/>
                <w:color w:val="008200"/>
                <w:bdr w:val="none" w:sz="0" w:space="0" w:color="auto" w:frame="1"/>
              </w:rPr>
              <w:t>//print the Array</w:t>
            </w:r>
          </w:p>
          <w:p w14:paraId="008E19A8" w14:textId="77777777" w:rsidR="00597CCA" w:rsidRDefault="00597CCA">
            <w:pPr>
              <w:shd w:val="clear" w:color="auto" w:fill="FFFFFF"/>
              <w:spacing w:line="264" w:lineRule="atLeast"/>
              <w:textAlignment w:val="baseline"/>
              <w:rPr>
                <w:rFonts w:ascii="Consolas" w:hAnsi="Consolas"/>
              </w:rPr>
            </w:pPr>
            <w:r>
              <w:rPr>
                <w:rStyle w:val="HTMLCode"/>
                <w:rFonts w:ascii="Consolas" w:eastAsiaTheme="minorHAnsi" w:hAnsi="Consolas"/>
                <w:bdr w:val="none" w:sz="0" w:space="0" w:color="auto" w:frame="1"/>
              </w:rPr>
              <w:t>        </w:t>
            </w:r>
            <w:r>
              <w:rPr>
                <w:rStyle w:val="HTMLCode"/>
                <w:rFonts w:ascii="Consolas" w:eastAsiaTheme="minorHAnsi" w:hAnsi="Consolas"/>
                <w:color w:val="000000"/>
                <w:bdr w:val="none" w:sz="0" w:space="0" w:color="auto" w:frame="1"/>
              </w:rPr>
              <w:t>System.out.println(</w:t>
            </w:r>
            <w:r>
              <w:rPr>
                <w:rStyle w:val="HTMLCode"/>
                <w:rFonts w:ascii="Consolas" w:eastAsiaTheme="minorHAnsi" w:hAnsi="Consolas"/>
                <w:color w:val="0000FF"/>
                <w:bdr w:val="none" w:sz="0" w:space="0" w:color="auto" w:frame="1"/>
              </w:rPr>
              <w:t>"Array from ArrayList:"</w:t>
            </w:r>
            <w:r>
              <w:rPr>
                <w:rFonts w:ascii="Consolas" w:hAnsi="Consolas"/>
              </w:rPr>
              <w:t xml:space="preserve"> </w:t>
            </w:r>
            <w:r>
              <w:rPr>
                <w:rStyle w:val="HTMLCode"/>
                <w:rFonts w:ascii="Consolas" w:eastAsiaTheme="minorHAnsi" w:hAnsi="Consolas"/>
                <w:color w:val="000000"/>
                <w:bdr w:val="none" w:sz="0" w:space="0" w:color="auto" w:frame="1"/>
              </w:rPr>
              <w:t xml:space="preserve">+ Arrays.toString(myArray)); </w:t>
            </w:r>
          </w:p>
          <w:p w14:paraId="667AFAE6" w14:textId="77777777" w:rsidR="00597CCA" w:rsidRDefault="00597CCA">
            <w:pPr>
              <w:shd w:val="clear" w:color="auto" w:fill="FFFFFF"/>
              <w:spacing w:line="264" w:lineRule="atLeast"/>
              <w:textAlignment w:val="baseline"/>
              <w:rPr>
                <w:rFonts w:ascii="Consolas" w:hAnsi="Consolas"/>
              </w:rPr>
            </w:pPr>
            <w:r>
              <w:rPr>
                <w:rStyle w:val="HTMLCode"/>
                <w:rFonts w:ascii="Consolas" w:eastAsiaTheme="minorHAnsi" w:hAnsi="Consolas"/>
                <w:bdr w:val="none" w:sz="0" w:space="0" w:color="auto" w:frame="1"/>
              </w:rPr>
              <w:t>    </w:t>
            </w:r>
            <w:r>
              <w:rPr>
                <w:rStyle w:val="HTMLCode"/>
                <w:rFonts w:ascii="Consolas" w:eastAsiaTheme="minorHAnsi" w:hAnsi="Consolas"/>
                <w:color w:val="000000"/>
                <w:bdr w:val="none" w:sz="0" w:space="0" w:color="auto" w:frame="1"/>
              </w:rPr>
              <w:t xml:space="preserve">} </w:t>
            </w:r>
          </w:p>
          <w:p w14:paraId="16F84497" w14:textId="77777777" w:rsidR="00597CCA" w:rsidRDefault="00597CCA">
            <w:pPr>
              <w:shd w:val="clear" w:color="auto" w:fill="FFFFFF"/>
              <w:spacing w:line="264" w:lineRule="atLeast"/>
              <w:textAlignment w:val="baseline"/>
              <w:rPr>
                <w:rFonts w:ascii="Consolas" w:hAnsi="Consolas"/>
              </w:rPr>
            </w:pPr>
            <w:r>
              <w:rPr>
                <w:rStyle w:val="HTMLCode"/>
                <w:rFonts w:ascii="Consolas" w:eastAsiaTheme="minorHAnsi" w:hAnsi="Consolas"/>
                <w:color w:val="000000"/>
                <w:bdr w:val="none" w:sz="0" w:space="0" w:color="auto" w:frame="1"/>
              </w:rPr>
              <w:t>}</w:t>
            </w:r>
          </w:p>
        </w:tc>
      </w:tr>
    </w:tbl>
    <w:p w14:paraId="47B5F1F4" w14:textId="77777777" w:rsidR="00597CCA" w:rsidRDefault="00597CCA" w:rsidP="00597CCA">
      <w:pPr>
        <w:pStyle w:val="NormalWeb"/>
        <w:shd w:val="clear" w:color="auto" w:fill="FFFFFF"/>
        <w:spacing w:before="0" w:beforeAutospacing="0" w:after="0" w:afterAutospacing="0"/>
        <w:rPr>
          <w:rFonts w:ascii="Work Sans" w:hAnsi="Work Sans"/>
          <w:color w:val="3A3A3A"/>
        </w:rPr>
      </w:pPr>
      <w:r>
        <w:rPr>
          <w:rStyle w:val="Strong"/>
          <w:rFonts w:ascii="Work Sans" w:hAnsi="Work Sans"/>
          <w:color w:val="3A3A3A"/>
          <w:bdr w:val="none" w:sz="0" w:space="0" w:color="auto" w:frame="1"/>
        </w:rPr>
        <w:t>Output:</w:t>
      </w:r>
    </w:p>
    <w:p w14:paraId="2A0FE7AC" w14:textId="77777777" w:rsidR="00597CCA" w:rsidRDefault="00597CCA" w:rsidP="00597CCA">
      <w:pPr>
        <w:pStyle w:val="NormalWeb"/>
        <w:shd w:val="clear" w:color="auto" w:fill="FFFFFF"/>
        <w:spacing w:before="0" w:beforeAutospacing="0" w:after="336" w:afterAutospacing="0"/>
        <w:rPr>
          <w:rFonts w:ascii="Work Sans" w:hAnsi="Work Sans"/>
          <w:color w:val="3A3A3A"/>
        </w:rPr>
      </w:pPr>
      <w:r>
        <w:rPr>
          <w:rFonts w:ascii="Work Sans" w:hAnsi="Work Sans"/>
          <w:color w:val="3A3A3A"/>
        </w:rPr>
        <w:t>ArrayList: [10, 20, 30, 40, 50]</w:t>
      </w:r>
      <w:r>
        <w:rPr>
          <w:rFonts w:ascii="Work Sans" w:hAnsi="Work Sans"/>
          <w:color w:val="3A3A3A"/>
        </w:rPr>
        <w:br/>
        <w:t>Array from ArrayList:[10, 20, 30, 40, 50]</w:t>
      </w:r>
    </w:p>
    <w:p w14:paraId="3F3776A5" w14:textId="77777777" w:rsidR="00597CCA" w:rsidRDefault="00597CCA" w:rsidP="00597CCA">
      <w:pPr>
        <w:pStyle w:val="NormalWeb"/>
        <w:shd w:val="clear" w:color="auto" w:fill="FFFFFF"/>
        <w:spacing w:before="0" w:beforeAutospacing="0" w:after="0" w:afterAutospacing="0"/>
        <w:rPr>
          <w:rFonts w:ascii="Work Sans" w:hAnsi="Work Sans"/>
          <w:color w:val="3A3A3A"/>
        </w:rPr>
      </w:pPr>
      <w:r>
        <w:rPr>
          <w:rFonts w:ascii="Work Sans" w:hAnsi="Work Sans"/>
          <w:noProof/>
          <w:color w:val="ED0000"/>
          <w:bdr w:val="none" w:sz="0" w:space="0" w:color="auto" w:frame="1"/>
        </w:rPr>
        <mc:AlternateContent>
          <mc:Choice Requires="wps">
            <w:drawing>
              <wp:inline distT="0" distB="0" distL="0" distR="0" wp14:anchorId="776DAB93" wp14:editId="455C1E4A">
                <wp:extent cx="3492500" cy="527050"/>
                <wp:effectExtent l="0" t="0" r="0" b="0"/>
                <wp:docPr id="2050696044" name="Rectangle 23" descr="Output - toArray ArrayList">
                  <a:hlinkClick xmlns:a="http://schemas.openxmlformats.org/drawingml/2006/main" r:id="rId229"/>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492500" cy="5270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77FFF07" id="Rectangle 23" o:spid="_x0000_s1026" alt="Output - toArray ArrayList" href="https://www.softwaretestinghelp.com/wp-content/qa/uploads/2020/03/9-2.png" style="width:275pt;height: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" o:button="t" filled="f" stroked="f">
                <v:fill o:detectmouseclick="t"/>
                <o:lock v:ext="edit" aspectratio="t"/>
                <w10:anchorlock/>
              </v:rect>
            </w:pict>
          </mc:Fallback>
        </mc:AlternateContent>
      </w:r>
    </w:p>
    <w:p w14:paraId="4DCF6485" w14:textId="77777777" w:rsidR="00597CCA" w:rsidRDefault="00597CCA" w:rsidP="00597CCA">
      <w:pPr>
        <w:pStyle w:val="Heading3"/>
        <w:shd w:val="clear" w:color="auto" w:fill="FFFFFF"/>
        <w:spacing w:before="0" w:line="312" w:lineRule="atLeast"/>
        <w:rPr>
          <w:rFonts w:ascii="Work Sans" w:hAnsi="Work Sans"/>
          <w:color w:val="3A3A3A"/>
          <w:sz w:val="36"/>
          <w:szCs w:val="36"/>
        </w:rPr>
      </w:pPr>
      <w:r>
        <w:rPr>
          <w:rFonts w:ascii="Work Sans" w:hAnsi="Work Sans"/>
          <w:color w:val="3A3A3A"/>
          <w:sz w:val="36"/>
          <w:szCs w:val="36"/>
          <w:bdr w:val="none" w:sz="0" w:space="0" w:color="auto" w:frame="1"/>
        </w:rPr>
        <w:lastRenderedPageBreak/>
        <w:t>ArrayList clone</w:t>
      </w:r>
    </w:p>
    <w:p w14:paraId="28500E38" w14:textId="77777777" w:rsidR="00597CCA" w:rsidRDefault="00597CCA" w:rsidP="00597CCA">
      <w:pPr>
        <w:pStyle w:val="NormalWeb"/>
        <w:shd w:val="clear" w:color="auto" w:fill="FFFFFF"/>
        <w:spacing w:before="0" w:beforeAutospacing="0" w:after="0" w:afterAutospacing="0"/>
        <w:rPr>
          <w:rFonts w:ascii="Work Sans" w:hAnsi="Work Sans"/>
          <w:color w:val="3A3A3A"/>
        </w:rPr>
      </w:pPr>
      <w:r>
        <w:rPr>
          <w:rStyle w:val="Strong"/>
          <w:rFonts w:ascii="Work Sans" w:hAnsi="Work Sans"/>
          <w:color w:val="3A3A3A"/>
          <w:bdr w:val="none" w:sz="0" w:space="0" w:color="auto" w:frame="1"/>
        </w:rPr>
        <w:t>Prototype:</w:t>
      </w:r>
      <w:r>
        <w:rPr>
          <w:rFonts w:ascii="Work Sans" w:hAnsi="Work Sans"/>
          <w:color w:val="3A3A3A"/>
        </w:rPr>
        <w:t> Object clone ()</w:t>
      </w:r>
      <w:r>
        <w:rPr>
          <w:rFonts w:ascii="Work Sans" w:hAnsi="Work Sans"/>
          <w:color w:val="3A3A3A"/>
        </w:rPr>
        <w:br/>
      </w:r>
      <w:r>
        <w:rPr>
          <w:rStyle w:val="Strong"/>
          <w:rFonts w:ascii="Work Sans" w:hAnsi="Work Sans"/>
          <w:color w:val="3A3A3A"/>
          <w:bdr w:val="none" w:sz="0" w:space="0" w:color="auto" w:frame="1"/>
        </w:rPr>
        <w:t>Parameters:</w:t>
      </w:r>
      <w:r>
        <w:rPr>
          <w:rFonts w:ascii="Work Sans" w:hAnsi="Work Sans"/>
          <w:color w:val="3A3A3A"/>
        </w:rPr>
        <w:t> NIL</w:t>
      </w:r>
      <w:r>
        <w:rPr>
          <w:rFonts w:ascii="Work Sans" w:hAnsi="Work Sans"/>
          <w:color w:val="3A3A3A"/>
        </w:rPr>
        <w:br/>
      </w:r>
      <w:r>
        <w:rPr>
          <w:rStyle w:val="Strong"/>
          <w:rFonts w:ascii="Work Sans" w:hAnsi="Work Sans"/>
          <w:color w:val="3A3A3A"/>
          <w:bdr w:val="none" w:sz="0" w:space="0" w:color="auto" w:frame="1"/>
        </w:rPr>
        <w:t>Return Value:</w:t>
      </w:r>
      <w:r>
        <w:rPr>
          <w:rFonts w:ascii="Work Sans" w:hAnsi="Work Sans"/>
          <w:color w:val="3A3A3A"/>
        </w:rPr>
        <w:t> Object=&gt; Clone of the ArrayList instance.</w:t>
      </w:r>
      <w:r>
        <w:rPr>
          <w:rFonts w:ascii="Work Sans" w:hAnsi="Work Sans"/>
          <w:color w:val="3A3A3A"/>
        </w:rPr>
        <w:br/>
      </w:r>
      <w:r>
        <w:rPr>
          <w:rStyle w:val="Strong"/>
          <w:rFonts w:ascii="Work Sans" w:hAnsi="Work Sans"/>
          <w:color w:val="3A3A3A"/>
          <w:bdr w:val="none" w:sz="0" w:space="0" w:color="auto" w:frame="1"/>
        </w:rPr>
        <w:t>Description:</w:t>
      </w:r>
      <w:r>
        <w:rPr>
          <w:rFonts w:ascii="Work Sans" w:hAnsi="Work Sans"/>
          <w:color w:val="3A3A3A"/>
        </w:rPr>
        <w:t> Makes a shallow copy of the given ArrayList.</w:t>
      </w:r>
    </w:p>
    <w:tbl>
      <w:tblPr>
        <w:tblW w:w="12408" w:type="dxa"/>
        <w:tblCellSpacing w:w="0" w:type="dxa"/>
        <w:tblCellMar>
          <w:left w:w="0" w:type="dxa"/>
          <w:right w:w="0" w:type="dxa"/>
        </w:tblCellMar>
        <w:tblLook w:val="04A0" w:firstRow="1" w:lastRow="0" w:firstColumn="1" w:lastColumn="0" w:noHBand="0" w:noVBand="1"/>
      </w:tblPr>
      <w:tblGrid>
        <w:gridCol w:w="12408"/>
      </w:tblGrid>
      <w:tr w:rsidR="00597CCA" w14:paraId="53C9EE0F" w14:textId="77777777" w:rsidTr="00597CCA">
        <w:trPr>
          <w:tblCellSpacing w:w="0" w:type="dxa"/>
        </w:trPr>
        <w:tc>
          <w:tcPr>
            <w:tcW w:w="12408" w:type="dxa"/>
            <w:tcBorders>
              <w:top w:val="nil"/>
              <w:left w:val="nil"/>
              <w:bottom w:val="nil"/>
              <w:right w:val="nil"/>
            </w:tcBorders>
            <w:vAlign w:val="bottom"/>
            <w:hideMark/>
          </w:tcPr>
          <w:p w14:paraId="223E5443" w14:textId="77777777" w:rsidR="00597CCA" w:rsidRDefault="00597CCA">
            <w:pPr>
              <w:shd w:val="clear" w:color="auto" w:fill="FFFFFF"/>
              <w:spacing w:line="264" w:lineRule="atLeast"/>
              <w:textAlignment w:val="baseline"/>
              <w:rPr>
                <w:rFonts w:ascii="Consolas" w:hAnsi="Consolas"/>
              </w:rPr>
            </w:pPr>
            <w:r>
              <w:rPr>
                <w:rStyle w:val="HTMLCode"/>
                <w:rFonts w:ascii="Consolas" w:eastAsiaTheme="minorHAnsi" w:hAnsi="Consolas"/>
                <w:b/>
                <w:bCs/>
                <w:color w:val="006699"/>
                <w:bdr w:val="none" w:sz="0" w:space="0" w:color="auto" w:frame="1"/>
              </w:rPr>
              <w:t>import</w:t>
            </w:r>
            <w:r>
              <w:rPr>
                <w:rFonts w:ascii="Consolas" w:hAnsi="Consolas"/>
              </w:rPr>
              <w:t xml:space="preserve"> </w:t>
            </w:r>
            <w:r>
              <w:rPr>
                <w:rStyle w:val="HTMLCode"/>
                <w:rFonts w:ascii="Consolas" w:eastAsiaTheme="minorHAnsi" w:hAnsi="Consolas"/>
                <w:color w:val="000000"/>
                <w:bdr w:val="none" w:sz="0" w:space="0" w:color="auto" w:frame="1"/>
              </w:rPr>
              <w:t>java.util.ArrayList;</w:t>
            </w:r>
          </w:p>
          <w:p w14:paraId="4C33409E" w14:textId="77777777" w:rsidR="00597CCA" w:rsidRDefault="00597CCA">
            <w:pPr>
              <w:shd w:val="clear" w:color="auto" w:fill="FFFFFF"/>
              <w:spacing w:line="264" w:lineRule="atLeast"/>
              <w:textAlignment w:val="baseline"/>
              <w:rPr>
                <w:rFonts w:ascii="Consolas" w:hAnsi="Consolas"/>
              </w:rPr>
            </w:pPr>
            <w:r>
              <w:rPr>
                <w:rStyle w:val="HTMLCode"/>
                <w:rFonts w:ascii="Consolas" w:eastAsiaTheme="minorHAnsi" w:hAnsi="Consolas"/>
                <w:b/>
                <w:bCs/>
                <w:color w:val="006699"/>
                <w:bdr w:val="none" w:sz="0" w:space="0" w:color="auto" w:frame="1"/>
              </w:rPr>
              <w:t>public</w:t>
            </w:r>
            <w:r>
              <w:rPr>
                <w:rFonts w:ascii="Consolas" w:hAnsi="Consolas"/>
              </w:rPr>
              <w:t xml:space="preserve"> </w:t>
            </w:r>
            <w:r>
              <w:rPr>
                <w:rStyle w:val="HTMLCode"/>
                <w:rFonts w:ascii="Consolas" w:eastAsiaTheme="minorHAnsi" w:hAnsi="Consolas"/>
                <w:b/>
                <w:bCs/>
                <w:color w:val="006699"/>
                <w:bdr w:val="none" w:sz="0" w:space="0" w:color="auto" w:frame="1"/>
              </w:rPr>
              <w:t>class</w:t>
            </w:r>
            <w:r>
              <w:rPr>
                <w:rFonts w:ascii="Consolas" w:hAnsi="Consolas"/>
              </w:rPr>
              <w:t xml:space="preserve"> </w:t>
            </w:r>
            <w:r>
              <w:rPr>
                <w:rStyle w:val="HTMLCode"/>
                <w:rFonts w:ascii="Consolas" w:eastAsiaTheme="minorHAnsi" w:hAnsi="Consolas"/>
                <w:color w:val="000000"/>
                <w:bdr w:val="none" w:sz="0" w:space="0" w:color="auto" w:frame="1"/>
              </w:rPr>
              <w:t>Main {</w:t>
            </w:r>
          </w:p>
          <w:p w14:paraId="6542C2AA" w14:textId="77777777" w:rsidR="00597CCA" w:rsidRDefault="00597CCA">
            <w:pPr>
              <w:shd w:val="clear" w:color="auto" w:fill="FFFFFF"/>
              <w:spacing w:line="264" w:lineRule="atLeast"/>
              <w:textAlignment w:val="baseline"/>
              <w:rPr>
                <w:rFonts w:ascii="Consolas" w:hAnsi="Consolas"/>
              </w:rPr>
            </w:pPr>
            <w:r>
              <w:rPr>
                <w:rStyle w:val="HTMLCode"/>
                <w:rFonts w:ascii="Consolas" w:eastAsiaTheme="minorHAnsi" w:hAnsi="Consolas"/>
                <w:bdr w:val="none" w:sz="0" w:space="0" w:color="auto" w:frame="1"/>
              </w:rPr>
              <w:t>   </w:t>
            </w:r>
            <w:r>
              <w:rPr>
                <w:rStyle w:val="HTMLCode"/>
                <w:rFonts w:ascii="Consolas" w:eastAsiaTheme="minorHAnsi" w:hAnsi="Consolas"/>
                <w:b/>
                <w:bCs/>
                <w:color w:val="006699"/>
                <w:bdr w:val="none" w:sz="0" w:space="0" w:color="auto" w:frame="1"/>
              </w:rPr>
              <w:t>public</w:t>
            </w:r>
            <w:r>
              <w:rPr>
                <w:rFonts w:ascii="Consolas" w:hAnsi="Consolas"/>
              </w:rPr>
              <w:t xml:space="preserve"> </w:t>
            </w:r>
            <w:r>
              <w:rPr>
                <w:rStyle w:val="HTMLCode"/>
                <w:rFonts w:ascii="Consolas" w:eastAsiaTheme="minorHAnsi" w:hAnsi="Consolas"/>
                <w:b/>
                <w:bCs/>
                <w:color w:val="006699"/>
                <w:bdr w:val="none" w:sz="0" w:space="0" w:color="auto" w:frame="1"/>
              </w:rPr>
              <w:t>static</w:t>
            </w:r>
            <w:r>
              <w:rPr>
                <w:rFonts w:ascii="Consolas" w:hAnsi="Consolas"/>
              </w:rPr>
              <w:t xml:space="preserve"> </w:t>
            </w:r>
            <w:r>
              <w:rPr>
                <w:rStyle w:val="HTMLCode"/>
                <w:rFonts w:ascii="Consolas" w:eastAsiaTheme="minorHAnsi" w:hAnsi="Consolas"/>
                <w:b/>
                <w:bCs/>
                <w:color w:val="006699"/>
                <w:bdr w:val="none" w:sz="0" w:space="0" w:color="auto" w:frame="1"/>
              </w:rPr>
              <w:t>void</w:t>
            </w:r>
            <w:r>
              <w:rPr>
                <w:rFonts w:ascii="Consolas" w:hAnsi="Consolas"/>
              </w:rPr>
              <w:t xml:space="preserve"> </w:t>
            </w:r>
            <w:r>
              <w:rPr>
                <w:rStyle w:val="HTMLCode"/>
                <w:rFonts w:ascii="Consolas" w:eastAsiaTheme="minorHAnsi" w:hAnsi="Consolas"/>
                <w:color w:val="000000"/>
                <w:bdr w:val="none" w:sz="0" w:space="0" w:color="auto" w:frame="1"/>
              </w:rPr>
              <w:t>main(String a[]){</w:t>
            </w:r>
          </w:p>
          <w:p w14:paraId="4D32E8B8" w14:textId="77777777" w:rsidR="00597CCA" w:rsidRDefault="00597CCA">
            <w:pPr>
              <w:shd w:val="clear" w:color="auto" w:fill="FFFFFF"/>
              <w:spacing w:line="264" w:lineRule="atLeast"/>
              <w:textAlignment w:val="baseline"/>
              <w:rPr>
                <w:rFonts w:ascii="Consolas" w:hAnsi="Consolas"/>
              </w:rPr>
            </w:pPr>
            <w:r>
              <w:rPr>
                <w:rStyle w:val="HTMLCode"/>
                <w:rFonts w:ascii="Consolas" w:eastAsiaTheme="minorHAnsi" w:hAnsi="Consolas"/>
                <w:bdr w:val="none" w:sz="0" w:space="0" w:color="auto" w:frame="1"/>
              </w:rPr>
              <w:t>     </w:t>
            </w:r>
            <w:r>
              <w:rPr>
                <w:rStyle w:val="HTMLCode"/>
                <w:rFonts w:ascii="Consolas" w:eastAsiaTheme="minorHAnsi" w:hAnsi="Consolas"/>
                <w:color w:val="000000"/>
                <w:bdr w:val="none" w:sz="0" w:space="0" w:color="auto" w:frame="1"/>
              </w:rPr>
              <w:t xml:space="preserve">ArrayList&lt;String&gt; fruitsList = </w:t>
            </w:r>
            <w:r>
              <w:rPr>
                <w:rStyle w:val="HTMLCode"/>
                <w:rFonts w:ascii="Consolas" w:eastAsiaTheme="minorHAnsi" w:hAnsi="Consolas"/>
                <w:b/>
                <w:bCs/>
                <w:color w:val="006699"/>
                <w:bdr w:val="none" w:sz="0" w:space="0" w:color="auto" w:frame="1"/>
              </w:rPr>
              <w:t>new</w:t>
            </w:r>
            <w:r>
              <w:rPr>
                <w:rFonts w:ascii="Consolas" w:hAnsi="Consolas"/>
              </w:rPr>
              <w:t xml:space="preserve"> </w:t>
            </w:r>
            <w:r>
              <w:rPr>
                <w:rStyle w:val="HTMLCode"/>
                <w:rFonts w:ascii="Consolas" w:eastAsiaTheme="minorHAnsi" w:hAnsi="Consolas"/>
                <w:color w:val="000000"/>
                <w:bdr w:val="none" w:sz="0" w:space="0" w:color="auto" w:frame="1"/>
              </w:rPr>
              <w:t>ArrayList&lt;String&gt;();</w:t>
            </w:r>
          </w:p>
          <w:p w14:paraId="3516C970" w14:textId="77777777" w:rsidR="00597CCA" w:rsidRDefault="00597CCA">
            <w:pPr>
              <w:shd w:val="clear" w:color="auto" w:fill="FFFFFF"/>
              <w:spacing w:line="264" w:lineRule="atLeast"/>
              <w:textAlignment w:val="baseline"/>
              <w:rPr>
                <w:rFonts w:ascii="Consolas" w:hAnsi="Consolas"/>
              </w:rPr>
            </w:pPr>
            <w:r>
              <w:rPr>
                <w:rFonts w:ascii="Consolas" w:hAnsi="Consolas"/>
              </w:rPr>
              <w:t> </w:t>
            </w:r>
          </w:p>
          <w:p w14:paraId="463AAB6C" w14:textId="77777777" w:rsidR="00597CCA" w:rsidRDefault="00597CCA">
            <w:pPr>
              <w:shd w:val="clear" w:color="auto" w:fill="FFFFFF"/>
              <w:spacing w:line="264" w:lineRule="atLeast"/>
              <w:textAlignment w:val="baseline"/>
              <w:rPr>
                <w:rFonts w:ascii="Consolas" w:hAnsi="Consolas"/>
              </w:rPr>
            </w:pPr>
            <w:r>
              <w:rPr>
                <w:rStyle w:val="HTMLCode"/>
                <w:rFonts w:ascii="Consolas" w:eastAsiaTheme="minorHAnsi" w:hAnsi="Consolas"/>
                <w:bdr w:val="none" w:sz="0" w:space="0" w:color="auto" w:frame="1"/>
              </w:rPr>
              <w:t>     </w:t>
            </w:r>
            <w:r>
              <w:rPr>
                <w:rStyle w:val="HTMLCode"/>
                <w:rFonts w:ascii="Consolas" w:eastAsiaTheme="minorHAnsi" w:hAnsi="Consolas"/>
                <w:color w:val="008200"/>
                <w:bdr w:val="none" w:sz="0" w:space="0" w:color="auto" w:frame="1"/>
              </w:rPr>
              <w:t>//Adding elements to the ArrayList</w:t>
            </w:r>
          </w:p>
          <w:p w14:paraId="53CF30FD" w14:textId="77777777" w:rsidR="00597CCA" w:rsidRDefault="00597CCA">
            <w:pPr>
              <w:shd w:val="clear" w:color="auto" w:fill="FFFFFF"/>
              <w:spacing w:line="264" w:lineRule="atLeast"/>
              <w:textAlignment w:val="baseline"/>
              <w:rPr>
                <w:rFonts w:ascii="Consolas" w:hAnsi="Consolas"/>
              </w:rPr>
            </w:pPr>
            <w:r>
              <w:rPr>
                <w:rStyle w:val="HTMLCode"/>
                <w:rFonts w:ascii="Consolas" w:eastAsiaTheme="minorHAnsi" w:hAnsi="Consolas"/>
                <w:bdr w:val="none" w:sz="0" w:space="0" w:color="auto" w:frame="1"/>
              </w:rPr>
              <w:t>     </w:t>
            </w:r>
            <w:r>
              <w:rPr>
                <w:rStyle w:val="HTMLCode"/>
                <w:rFonts w:ascii="Consolas" w:eastAsiaTheme="minorHAnsi" w:hAnsi="Consolas"/>
                <w:color w:val="000000"/>
                <w:bdr w:val="none" w:sz="0" w:space="0" w:color="auto" w:frame="1"/>
              </w:rPr>
              <w:t>fruitsList.add(</w:t>
            </w:r>
            <w:r>
              <w:rPr>
                <w:rStyle w:val="HTMLCode"/>
                <w:rFonts w:ascii="Consolas" w:eastAsiaTheme="minorHAnsi" w:hAnsi="Consolas"/>
                <w:color w:val="0000FF"/>
                <w:bdr w:val="none" w:sz="0" w:space="0" w:color="auto" w:frame="1"/>
              </w:rPr>
              <w:t>"Apple"</w:t>
            </w:r>
            <w:r>
              <w:rPr>
                <w:rStyle w:val="HTMLCode"/>
                <w:rFonts w:ascii="Consolas" w:eastAsiaTheme="minorHAnsi" w:hAnsi="Consolas"/>
                <w:color w:val="000000"/>
                <w:bdr w:val="none" w:sz="0" w:space="0" w:color="auto" w:frame="1"/>
              </w:rPr>
              <w:t>);</w:t>
            </w:r>
          </w:p>
          <w:p w14:paraId="4E97432F" w14:textId="77777777" w:rsidR="00597CCA" w:rsidRDefault="00597CCA">
            <w:pPr>
              <w:shd w:val="clear" w:color="auto" w:fill="FFFFFF"/>
              <w:spacing w:line="264" w:lineRule="atLeast"/>
              <w:textAlignment w:val="baseline"/>
              <w:rPr>
                <w:rFonts w:ascii="Consolas" w:hAnsi="Consolas"/>
              </w:rPr>
            </w:pPr>
            <w:r>
              <w:rPr>
                <w:rStyle w:val="HTMLCode"/>
                <w:rFonts w:ascii="Consolas" w:eastAsiaTheme="minorHAnsi" w:hAnsi="Consolas"/>
                <w:bdr w:val="none" w:sz="0" w:space="0" w:color="auto" w:frame="1"/>
              </w:rPr>
              <w:t>     </w:t>
            </w:r>
            <w:r>
              <w:rPr>
                <w:rStyle w:val="HTMLCode"/>
                <w:rFonts w:ascii="Consolas" w:eastAsiaTheme="minorHAnsi" w:hAnsi="Consolas"/>
                <w:color w:val="000000"/>
                <w:bdr w:val="none" w:sz="0" w:space="0" w:color="auto" w:frame="1"/>
              </w:rPr>
              <w:t>fruitsList.add(</w:t>
            </w:r>
            <w:r>
              <w:rPr>
                <w:rStyle w:val="HTMLCode"/>
                <w:rFonts w:ascii="Consolas" w:eastAsiaTheme="minorHAnsi" w:hAnsi="Consolas"/>
                <w:color w:val="0000FF"/>
                <w:bdr w:val="none" w:sz="0" w:space="0" w:color="auto" w:frame="1"/>
              </w:rPr>
              <w:t>"Orange"</w:t>
            </w:r>
            <w:r>
              <w:rPr>
                <w:rStyle w:val="HTMLCode"/>
                <w:rFonts w:ascii="Consolas" w:eastAsiaTheme="minorHAnsi" w:hAnsi="Consolas"/>
                <w:color w:val="000000"/>
                <w:bdr w:val="none" w:sz="0" w:space="0" w:color="auto" w:frame="1"/>
              </w:rPr>
              <w:t>);</w:t>
            </w:r>
          </w:p>
          <w:p w14:paraId="1BF943C9" w14:textId="77777777" w:rsidR="00597CCA" w:rsidRDefault="00597CCA">
            <w:pPr>
              <w:shd w:val="clear" w:color="auto" w:fill="FFFFFF"/>
              <w:spacing w:line="264" w:lineRule="atLeast"/>
              <w:textAlignment w:val="baseline"/>
              <w:rPr>
                <w:rFonts w:ascii="Consolas" w:hAnsi="Consolas"/>
              </w:rPr>
            </w:pPr>
            <w:r>
              <w:rPr>
                <w:rStyle w:val="HTMLCode"/>
                <w:rFonts w:ascii="Consolas" w:eastAsiaTheme="minorHAnsi" w:hAnsi="Consolas"/>
                <w:bdr w:val="none" w:sz="0" w:space="0" w:color="auto" w:frame="1"/>
              </w:rPr>
              <w:t>     </w:t>
            </w:r>
            <w:r>
              <w:rPr>
                <w:rStyle w:val="HTMLCode"/>
                <w:rFonts w:ascii="Consolas" w:eastAsiaTheme="minorHAnsi" w:hAnsi="Consolas"/>
                <w:color w:val="000000"/>
                <w:bdr w:val="none" w:sz="0" w:space="0" w:color="auto" w:frame="1"/>
              </w:rPr>
              <w:t>fruitsList.add(</w:t>
            </w:r>
            <w:r>
              <w:rPr>
                <w:rStyle w:val="HTMLCode"/>
                <w:rFonts w:ascii="Consolas" w:eastAsiaTheme="minorHAnsi" w:hAnsi="Consolas"/>
                <w:color w:val="0000FF"/>
                <w:bdr w:val="none" w:sz="0" w:space="0" w:color="auto" w:frame="1"/>
              </w:rPr>
              <w:t>"Melon"</w:t>
            </w:r>
            <w:r>
              <w:rPr>
                <w:rStyle w:val="HTMLCode"/>
                <w:rFonts w:ascii="Consolas" w:eastAsiaTheme="minorHAnsi" w:hAnsi="Consolas"/>
                <w:color w:val="000000"/>
                <w:bdr w:val="none" w:sz="0" w:space="0" w:color="auto" w:frame="1"/>
              </w:rPr>
              <w:t>);</w:t>
            </w:r>
          </w:p>
          <w:p w14:paraId="44AA241A" w14:textId="77777777" w:rsidR="00597CCA" w:rsidRDefault="00597CCA">
            <w:pPr>
              <w:shd w:val="clear" w:color="auto" w:fill="FFFFFF"/>
              <w:spacing w:line="264" w:lineRule="atLeast"/>
              <w:textAlignment w:val="baseline"/>
              <w:rPr>
                <w:rFonts w:ascii="Consolas" w:hAnsi="Consolas"/>
              </w:rPr>
            </w:pPr>
            <w:r>
              <w:rPr>
                <w:rStyle w:val="HTMLCode"/>
                <w:rFonts w:ascii="Consolas" w:eastAsiaTheme="minorHAnsi" w:hAnsi="Consolas"/>
                <w:bdr w:val="none" w:sz="0" w:space="0" w:color="auto" w:frame="1"/>
              </w:rPr>
              <w:t>     </w:t>
            </w:r>
            <w:r>
              <w:rPr>
                <w:rStyle w:val="HTMLCode"/>
                <w:rFonts w:ascii="Consolas" w:eastAsiaTheme="minorHAnsi" w:hAnsi="Consolas"/>
                <w:color w:val="000000"/>
                <w:bdr w:val="none" w:sz="0" w:space="0" w:color="auto" w:frame="1"/>
              </w:rPr>
              <w:t>fruitsList.add(</w:t>
            </w:r>
            <w:r>
              <w:rPr>
                <w:rStyle w:val="HTMLCode"/>
                <w:rFonts w:ascii="Consolas" w:eastAsiaTheme="minorHAnsi" w:hAnsi="Consolas"/>
                <w:color w:val="0000FF"/>
                <w:bdr w:val="none" w:sz="0" w:space="0" w:color="auto" w:frame="1"/>
              </w:rPr>
              <w:t>"Grapes"</w:t>
            </w:r>
            <w:r>
              <w:rPr>
                <w:rStyle w:val="HTMLCode"/>
                <w:rFonts w:ascii="Consolas" w:eastAsiaTheme="minorHAnsi" w:hAnsi="Consolas"/>
                <w:color w:val="000000"/>
                <w:bdr w:val="none" w:sz="0" w:space="0" w:color="auto" w:frame="1"/>
              </w:rPr>
              <w:t>);</w:t>
            </w:r>
          </w:p>
          <w:p w14:paraId="4E37C81F" w14:textId="77777777" w:rsidR="00597CCA" w:rsidRDefault="00597CCA">
            <w:pPr>
              <w:shd w:val="clear" w:color="auto" w:fill="FFFFFF"/>
              <w:spacing w:line="264" w:lineRule="atLeast"/>
              <w:textAlignment w:val="baseline"/>
              <w:rPr>
                <w:rFonts w:ascii="Consolas" w:hAnsi="Consolas"/>
              </w:rPr>
            </w:pPr>
            <w:r>
              <w:rPr>
                <w:rStyle w:val="HTMLCode"/>
                <w:rFonts w:ascii="Consolas" w:eastAsiaTheme="minorHAnsi" w:hAnsi="Consolas"/>
                <w:bdr w:val="none" w:sz="0" w:space="0" w:color="auto" w:frame="1"/>
              </w:rPr>
              <w:t>     </w:t>
            </w:r>
            <w:r>
              <w:rPr>
                <w:rStyle w:val="HTMLCode"/>
                <w:rFonts w:ascii="Consolas" w:eastAsiaTheme="minorHAnsi" w:hAnsi="Consolas"/>
                <w:color w:val="000000"/>
                <w:bdr w:val="none" w:sz="0" w:space="0" w:color="auto" w:frame="1"/>
              </w:rPr>
              <w:t>System.out.println(</w:t>
            </w:r>
            <w:r>
              <w:rPr>
                <w:rStyle w:val="HTMLCode"/>
                <w:rFonts w:ascii="Consolas" w:eastAsiaTheme="minorHAnsi" w:hAnsi="Consolas"/>
                <w:color w:val="0000FF"/>
                <w:bdr w:val="none" w:sz="0" w:space="0" w:color="auto" w:frame="1"/>
              </w:rPr>
              <w:t>"Original ArrayList: "</w:t>
            </w:r>
            <w:r>
              <w:rPr>
                <w:rStyle w:val="HTMLCode"/>
                <w:rFonts w:ascii="Consolas" w:eastAsiaTheme="minorHAnsi" w:hAnsi="Consolas"/>
                <w:color w:val="000000"/>
                <w:bdr w:val="none" w:sz="0" w:space="0" w:color="auto" w:frame="1"/>
              </w:rPr>
              <w:t>+fruitsList);</w:t>
            </w:r>
          </w:p>
          <w:p w14:paraId="4D051C76" w14:textId="77777777" w:rsidR="00597CCA" w:rsidRDefault="00597CCA">
            <w:pPr>
              <w:shd w:val="clear" w:color="auto" w:fill="FFFFFF"/>
              <w:spacing w:line="264" w:lineRule="atLeast"/>
              <w:textAlignment w:val="baseline"/>
              <w:rPr>
                <w:rFonts w:ascii="Consolas" w:hAnsi="Consolas"/>
              </w:rPr>
            </w:pPr>
            <w:r>
              <w:rPr>
                <w:rFonts w:ascii="Consolas" w:hAnsi="Consolas"/>
              </w:rPr>
              <w:t> </w:t>
            </w:r>
          </w:p>
          <w:p w14:paraId="5821B47B" w14:textId="77777777" w:rsidR="00597CCA" w:rsidRDefault="00597CCA">
            <w:pPr>
              <w:shd w:val="clear" w:color="auto" w:fill="FFFFFF"/>
              <w:spacing w:line="264" w:lineRule="atLeast"/>
              <w:textAlignment w:val="baseline"/>
              <w:rPr>
                <w:rFonts w:ascii="Consolas" w:hAnsi="Consolas"/>
              </w:rPr>
            </w:pPr>
            <w:r>
              <w:rPr>
                <w:rStyle w:val="HTMLCode"/>
                <w:rFonts w:ascii="Consolas" w:eastAsiaTheme="minorHAnsi" w:hAnsi="Consolas"/>
                <w:bdr w:val="none" w:sz="0" w:space="0" w:color="auto" w:frame="1"/>
              </w:rPr>
              <w:t>     </w:t>
            </w:r>
            <w:r>
              <w:rPr>
                <w:rStyle w:val="HTMLCode"/>
                <w:rFonts w:ascii="Consolas" w:eastAsiaTheme="minorHAnsi" w:hAnsi="Consolas"/>
                <w:color w:val="000000"/>
                <w:bdr w:val="none" w:sz="0" w:space="0" w:color="auto" w:frame="1"/>
              </w:rPr>
              <w:t>ArrayList&lt;String&gt; clone_list = (ArrayList&lt;String&gt;)fruitsList.clone();</w:t>
            </w:r>
          </w:p>
          <w:p w14:paraId="2015B5D1" w14:textId="77777777" w:rsidR="00597CCA" w:rsidRDefault="00597CCA">
            <w:pPr>
              <w:shd w:val="clear" w:color="auto" w:fill="FFFFFF"/>
              <w:spacing w:line="264" w:lineRule="atLeast"/>
              <w:textAlignment w:val="baseline"/>
              <w:rPr>
                <w:rFonts w:ascii="Consolas" w:hAnsi="Consolas"/>
              </w:rPr>
            </w:pPr>
            <w:r>
              <w:rPr>
                <w:rStyle w:val="HTMLCode"/>
                <w:rFonts w:ascii="Consolas" w:eastAsiaTheme="minorHAnsi" w:hAnsi="Consolas"/>
                <w:bdr w:val="none" w:sz="0" w:space="0" w:color="auto" w:frame="1"/>
              </w:rPr>
              <w:t>     </w:t>
            </w:r>
            <w:r>
              <w:rPr>
                <w:rStyle w:val="HTMLCode"/>
                <w:rFonts w:ascii="Consolas" w:eastAsiaTheme="minorHAnsi" w:hAnsi="Consolas"/>
                <w:color w:val="000000"/>
                <w:bdr w:val="none" w:sz="0" w:space="0" w:color="auto" w:frame="1"/>
              </w:rPr>
              <w:t>System.out.println(</w:t>
            </w:r>
            <w:r>
              <w:rPr>
                <w:rStyle w:val="HTMLCode"/>
                <w:rFonts w:ascii="Consolas" w:eastAsiaTheme="minorHAnsi" w:hAnsi="Consolas"/>
                <w:color w:val="0000FF"/>
                <w:bdr w:val="none" w:sz="0" w:space="0" w:color="auto" w:frame="1"/>
              </w:rPr>
              <w:t>"Cloned ArrayList: "</w:t>
            </w:r>
            <w:r>
              <w:rPr>
                <w:rStyle w:val="HTMLCode"/>
                <w:rFonts w:ascii="Consolas" w:eastAsiaTheme="minorHAnsi" w:hAnsi="Consolas"/>
                <w:color w:val="000000"/>
                <w:bdr w:val="none" w:sz="0" w:space="0" w:color="auto" w:frame="1"/>
              </w:rPr>
              <w:t>+ clone_list);</w:t>
            </w:r>
          </w:p>
          <w:p w14:paraId="7BECD250" w14:textId="77777777" w:rsidR="00597CCA" w:rsidRDefault="00597CCA">
            <w:pPr>
              <w:shd w:val="clear" w:color="auto" w:fill="FFFFFF"/>
              <w:spacing w:line="264" w:lineRule="atLeast"/>
              <w:textAlignment w:val="baseline"/>
              <w:rPr>
                <w:rFonts w:ascii="Consolas" w:hAnsi="Consolas"/>
              </w:rPr>
            </w:pPr>
            <w:r>
              <w:rPr>
                <w:rFonts w:ascii="Consolas" w:hAnsi="Consolas"/>
              </w:rPr>
              <w:t> </w:t>
            </w:r>
          </w:p>
          <w:p w14:paraId="474D3A87" w14:textId="77777777" w:rsidR="00597CCA" w:rsidRDefault="00597CCA">
            <w:pPr>
              <w:shd w:val="clear" w:color="auto" w:fill="FFFFFF"/>
              <w:spacing w:line="264" w:lineRule="atLeast"/>
              <w:textAlignment w:val="baseline"/>
              <w:rPr>
                <w:rFonts w:ascii="Consolas" w:hAnsi="Consolas"/>
              </w:rPr>
            </w:pPr>
            <w:r>
              <w:rPr>
                <w:rStyle w:val="HTMLCode"/>
                <w:rFonts w:ascii="Consolas" w:eastAsiaTheme="minorHAnsi" w:hAnsi="Consolas"/>
                <w:bdr w:val="none" w:sz="0" w:space="0" w:color="auto" w:frame="1"/>
              </w:rPr>
              <w:t>     </w:t>
            </w:r>
            <w:r>
              <w:rPr>
                <w:rStyle w:val="HTMLCode"/>
                <w:rFonts w:ascii="Consolas" w:eastAsiaTheme="minorHAnsi" w:hAnsi="Consolas"/>
                <w:color w:val="008200"/>
                <w:bdr w:val="none" w:sz="0" w:space="0" w:color="auto" w:frame="1"/>
              </w:rPr>
              <w:t>//add one elmeent &amp; remove one element from original arraylist</w:t>
            </w:r>
          </w:p>
          <w:p w14:paraId="78CB236F" w14:textId="77777777" w:rsidR="00597CCA" w:rsidRDefault="00597CCA">
            <w:pPr>
              <w:shd w:val="clear" w:color="auto" w:fill="FFFFFF"/>
              <w:spacing w:line="264" w:lineRule="atLeast"/>
              <w:textAlignment w:val="baseline"/>
              <w:rPr>
                <w:rFonts w:ascii="Consolas" w:hAnsi="Consolas"/>
              </w:rPr>
            </w:pPr>
            <w:r>
              <w:rPr>
                <w:rStyle w:val="HTMLCode"/>
                <w:rFonts w:ascii="Consolas" w:eastAsiaTheme="minorHAnsi" w:hAnsi="Consolas"/>
                <w:bdr w:val="none" w:sz="0" w:space="0" w:color="auto" w:frame="1"/>
              </w:rPr>
              <w:t>     </w:t>
            </w:r>
            <w:r>
              <w:rPr>
                <w:rStyle w:val="HTMLCode"/>
                <w:rFonts w:ascii="Consolas" w:eastAsiaTheme="minorHAnsi" w:hAnsi="Consolas"/>
                <w:color w:val="000000"/>
                <w:bdr w:val="none" w:sz="0" w:space="0" w:color="auto" w:frame="1"/>
              </w:rPr>
              <w:t>fruitsList.add(</w:t>
            </w:r>
            <w:r>
              <w:rPr>
                <w:rStyle w:val="HTMLCode"/>
                <w:rFonts w:ascii="Consolas" w:eastAsiaTheme="minorHAnsi" w:hAnsi="Consolas"/>
                <w:color w:val="0000FF"/>
                <w:bdr w:val="none" w:sz="0" w:space="0" w:color="auto" w:frame="1"/>
              </w:rPr>
              <w:t>"Mango"</w:t>
            </w:r>
            <w:r>
              <w:rPr>
                <w:rStyle w:val="HTMLCode"/>
                <w:rFonts w:ascii="Consolas" w:eastAsiaTheme="minorHAnsi" w:hAnsi="Consolas"/>
                <w:color w:val="000000"/>
                <w:bdr w:val="none" w:sz="0" w:space="0" w:color="auto" w:frame="1"/>
              </w:rPr>
              <w:t>);</w:t>
            </w:r>
          </w:p>
          <w:p w14:paraId="241B43B9" w14:textId="77777777" w:rsidR="00597CCA" w:rsidRDefault="00597CCA">
            <w:pPr>
              <w:shd w:val="clear" w:color="auto" w:fill="FFFFFF"/>
              <w:spacing w:line="264" w:lineRule="atLeast"/>
              <w:textAlignment w:val="baseline"/>
              <w:rPr>
                <w:rFonts w:ascii="Consolas" w:hAnsi="Consolas"/>
              </w:rPr>
            </w:pPr>
            <w:r>
              <w:rPr>
                <w:rStyle w:val="HTMLCode"/>
                <w:rFonts w:ascii="Consolas" w:eastAsiaTheme="minorHAnsi" w:hAnsi="Consolas"/>
                <w:bdr w:val="none" w:sz="0" w:space="0" w:color="auto" w:frame="1"/>
              </w:rPr>
              <w:t>     </w:t>
            </w:r>
            <w:r>
              <w:rPr>
                <w:rStyle w:val="HTMLCode"/>
                <w:rFonts w:ascii="Consolas" w:eastAsiaTheme="minorHAnsi" w:hAnsi="Consolas"/>
                <w:color w:val="000000"/>
                <w:bdr w:val="none" w:sz="0" w:space="0" w:color="auto" w:frame="1"/>
              </w:rPr>
              <w:t>fruitsList.remove(</w:t>
            </w:r>
            <w:r>
              <w:rPr>
                <w:rStyle w:val="HTMLCode"/>
                <w:rFonts w:ascii="Consolas" w:eastAsiaTheme="minorHAnsi" w:hAnsi="Consolas"/>
                <w:color w:val="0000FF"/>
                <w:bdr w:val="none" w:sz="0" w:space="0" w:color="auto" w:frame="1"/>
              </w:rPr>
              <w:t>"Orange"</w:t>
            </w:r>
            <w:r>
              <w:rPr>
                <w:rStyle w:val="HTMLCode"/>
                <w:rFonts w:ascii="Consolas" w:eastAsiaTheme="minorHAnsi" w:hAnsi="Consolas"/>
                <w:color w:val="000000"/>
                <w:bdr w:val="none" w:sz="0" w:space="0" w:color="auto" w:frame="1"/>
              </w:rPr>
              <w:t>);</w:t>
            </w:r>
          </w:p>
          <w:p w14:paraId="4501E759" w14:textId="77777777" w:rsidR="00597CCA" w:rsidRDefault="00597CCA">
            <w:pPr>
              <w:shd w:val="clear" w:color="auto" w:fill="FFFFFF"/>
              <w:spacing w:line="264" w:lineRule="atLeast"/>
              <w:textAlignment w:val="baseline"/>
              <w:rPr>
                <w:rFonts w:ascii="Consolas" w:hAnsi="Consolas"/>
              </w:rPr>
            </w:pPr>
            <w:r>
              <w:rPr>
                <w:rFonts w:ascii="Consolas" w:hAnsi="Consolas"/>
              </w:rPr>
              <w:t> </w:t>
            </w:r>
          </w:p>
          <w:p w14:paraId="751524AF" w14:textId="77777777" w:rsidR="00597CCA" w:rsidRDefault="00597CCA">
            <w:pPr>
              <w:shd w:val="clear" w:color="auto" w:fill="FFFFFF"/>
              <w:spacing w:line="264" w:lineRule="atLeast"/>
              <w:textAlignment w:val="baseline"/>
              <w:rPr>
                <w:rFonts w:ascii="Consolas" w:hAnsi="Consolas"/>
              </w:rPr>
            </w:pPr>
            <w:r>
              <w:rPr>
                <w:rStyle w:val="HTMLCode"/>
                <w:rFonts w:ascii="Consolas" w:eastAsiaTheme="minorHAnsi" w:hAnsi="Consolas"/>
                <w:bdr w:val="none" w:sz="0" w:space="0" w:color="auto" w:frame="1"/>
              </w:rPr>
              <w:t>     </w:t>
            </w:r>
            <w:r>
              <w:rPr>
                <w:rStyle w:val="HTMLCode"/>
                <w:rFonts w:ascii="Consolas" w:eastAsiaTheme="minorHAnsi" w:hAnsi="Consolas"/>
                <w:color w:val="008200"/>
                <w:bdr w:val="none" w:sz="0" w:space="0" w:color="auto" w:frame="1"/>
              </w:rPr>
              <w:t>//print original and cloned ArrayList again</w:t>
            </w:r>
          </w:p>
          <w:p w14:paraId="472D483B" w14:textId="77777777" w:rsidR="00597CCA" w:rsidRDefault="00597CCA">
            <w:pPr>
              <w:shd w:val="clear" w:color="auto" w:fill="FFFFFF"/>
              <w:spacing w:line="264" w:lineRule="atLeast"/>
              <w:textAlignment w:val="baseline"/>
              <w:rPr>
                <w:rFonts w:ascii="Consolas" w:hAnsi="Consolas"/>
              </w:rPr>
            </w:pPr>
            <w:r>
              <w:rPr>
                <w:rStyle w:val="HTMLCode"/>
                <w:rFonts w:ascii="Consolas" w:eastAsiaTheme="minorHAnsi" w:hAnsi="Consolas"/>
                <w:bdr w:val="none" w:sz="0" w:space="0" w:color="auto" w:frame="1"/>
              </w:rPr>
              <w:t>     </w:t>
            </w:r>
            <w:r>
              <w:rPr>
                <w:rStyle w:val="HTMLCode"/>
                <w:rFonts w:ascii="Consolas" w:eastAsiaTheme="minorHAnsi" w:hAnsi="Consolas"/>
                <w:color w:val="000000"/>
                <w:bdr w:val="none" w:sz="0" w:space="0" w:color="auto" w:frame="1"/>
              </w:rPr>
              <w:t>System.out.println(</w:t>
            </w:r>
            <w:r>
              <w:rPr>
                <w:rStyle w:val="HTMLCode"/>
                <w:rFonts w:ascii="Consolas" w:eastAsiaTheme="minorHAnsi" w:hAnsi="Consolas"/>
                <w:color w:val="0000FF"/>
                <w:bdr w:val="none" w:sz="0" w:space="0" w:color="auto" w:frame="1"/>
              </w:rPr>
              <w:t>"\nOriginal ArrayList after add &amp; remove:"</w:t>
            </w:r>
            <w:r>
              <w:rPr>
                <w:rStyle w:val="HTMLCode"/>
                <w:rFonts w:ascii="Consolas" w:eastAsiaTheme="minorHAnsi" w:hAnsi="Consolas"/>
                <w:color w:val="000000"/>
                <w:bdr w:val="none" w:sz="0" w:space="0" w:color="auto" w:frame="1"/>
              </w:rPr>
              <w:t>+fruitsList);</w:t>
            </w:r>
          </w:p>
          <w:p w14:paraId="2F38E69C" w14:textId="77777777" w:rsidR="00597CCA" w:rsidRDefault="00597CCA">
            <w:pPr>
              <w:shd w:val="clear" w:color="auto" w:fill="FFFFFF"/>
              <w:spacing w:line="264" w:lineRule="atLeast"/>
              <w:textAlignment w:val="baseline"/>
              <w:rPr>
                <w:rFonts w:ascii="Consolas" w:hAnsi="Consolas"/>
              </w:rPr>
            </w:pPr>
            <w:r>
              <w:rPr>
                <w:rStyle w:val="HTMLCode"/>
                <w:rFonts w:ascii="Consolas" w:eastAsiaTheme="minorHAnsi" w:hAnsi="Consolas"/>
                <w:bdr w:val="none" w:sz="0" w:space="0" w:color="auto" w:frame="1"/>
              </w:rPr>
              <w:t>     </w:t>
            </w:r>
            <w:r>
              <w:rPr>
                <w:rStyle w:val="HTMLCode"/>
                <w:rFonts w:ascii="Consolas" w:eastAsiaTheme="minorHAnsi" w:hAnsi="Consolas"/>
                <w:color w:val="000000"/>
                <w:bdr w:val="none" w:sz="0" w:space="0" w:color="auto" w:frame="1"/>
              </w:rPr>
              <w:t>System.out.println(</w:t>
            </w:r>
            <w:r>
              <w:rPr>
                <w:rStyle w:val="HTMLCode"/>
                <w:rFonts w:ascii="Consolas" w:eastAsiaTheme="minorHAnsi" w:hAnsi="Consolas"/>
                <w:color w:val="0000FF"/>
                <w:bdr w:val="none" w:sz="0" w:space="0" w:color="auto" w:frame="1"/>
              </w:rPr>
              <w:t>"Cloned ArrayList after original changed:"</w:t>
            </w:r>
            <w:r>
              <w:rPr>
                <w:rStyle w:val="HTMLCode"/>
                <w:rFonts w:ascii="Consolas" w:eastAsiaTheme="minorHAnsi" w:hAnsi="Consolas"/>
                <w:color w:val="000000"/>
                <w:bdr w:val="none" w:sz="0" w:space="0" w:color="auto" w:frame="1"/>
              </w:rPr>
              <w:t>+clone_list);</w:t>
            </w:r>
          </w:p>
          <w:p w14:paraId="34F3CD15" w14:textId="77777777" w:rsidR="00597CCA" w:rsidRDefault="00597CCA">
            <w:pPr>
              <w:shd w:val="clear" w:color="auto" w:fill="FFFFFF"/>
              <w:spacing w:line="264" w:lineRule="atLeast"/>
              <w:textAlignment w:val="baseline"/>
              <w:rPr>
                <w:rFonts w:ascii="Consolas" w:hAnsi="Consolas"/>
              </w:rPr>
            </w:pPr>
            <w:r>
              <w:rPr>
                <w:rStyle w:val="HTMLCode"/>
                <w:rFonts w:ascii="Consolas" w:eastAsiaTheme="minorHAnsi" w:hAnsi="Consolas"/>
                <w:bdr w:val="none" w:sz="0" w:space="0" w:color="auto" w:frame="1"/>
              </w:rPr>
              <w:t>   </w:t>
            </w:r>
            <w:r>
              <w:rPr>
                <w:rStyle w:val="HTMLCode"/>
                <w:rFonts w:ascii="Consolas" w:eastAsiaTheme="minorHAnsi" w:hAnsi="Consolas"/>
                <w:color w:val="000000"/>
                <w:bdr w:val="none" w:sz="0" w:space="0" w:color="auto" w:frame="1"/>
              </w:rPr>
              <w:t>}</w:t>
            </w:r>
          </w:p>
          <w:p w14:paraId="080F7360" w14:textId="77777777" w:rsidR="00597CCA" w:rsidRDefault="00597CCA">
            <w:pPr>
              <w:shd w:val="clear" w:color="auto" w:fill="FFFFFF"/>
              <w:spacing w:line="264" w:lineRule="atLeast"/>
              <w:textAlignment w:val="baseline"/>
              <w:rPr>
                <w:rFonts w:ascii="Consolas" w:hAnsi="Consolas"/>
              </w:rPr>
            </w:pPr>
            <w:r>
              <w:rPr>
                <w:rStyle w:val="HTMLCode"/>
                <w:rFonts w:ascii="Consolas" w:eastAsiaTheme="minorHAnsi" w:hAnsi="Consolas"/>
                <w:color w:val="000000"/>
                <w:bdr w:val="none" w:sz="0" w:space="0" w:color="auto" w:frame="1"/>
              </w:rPr>
              <w:t>}</w:t>
            </w:r>
          </w:p>
        </w:tc>
      </w:tr>
    </w:tbl>
    <w:p w14:paraId="04BE9A88" w14:textId="77777777" w:rsidR="00597CCA" w:rsidRDefault="00597CCA" w:rsidP="00597CCA">
      <w:pPr>
        <w:pStyle w:val="NormalWeb"/>
        <w:shd w:val="clear" w:color="auto" w:fill="FFFFFF"/>
        <w:spacing w:before="0" w:beforeAutospacing="0" w:after="0" w:afterAutospacing="0"/>
        <w:rPr>
          <w:rFonts w:ascii="Work Sans" w:hAnsi="Work Sans"/>
          <w:color w:val="3A3A3A"/>
        </w:rPr>
      </w:pPr>
      <w:r>
        <w:rPr>
          <w:rStyle w:val="Strong"/>
          <w:rFonts w:ascii="Work Sans" w:hAnsi="Work Sans"/>
          <w:color w:val="3A3A3A"/>
          <w:bdr w:val="none" w:sz="0" w:space="0" w:color="auto" w:frame="1"/>
        </w:rPr>
        <w:t>Output:</w:t>
      </w:r>
    </w:p>
    <w:p w14:paraId="1F3B0828" w14:textId="77777777" w:rsidR="00597CCA" w:rsidRDefault="00597CCA" w:rsidP="00597CCA">
      <w:pPr>
        <w:pStyle w:val="NormalWeb"/>
        <w:shd w:val="clear" w:color="auto" w:fill="FFFFFF"/>
        <w:spacing w:before="0" w:beforeAutospacing="0" w:after="336" w:afterAutospacing="0"/>
        <w:rPr>
          <w:rFonts w:ascii="Work Sans" w:hAnsi="Work Sans"/>
          <w:color w:val="3A3A3A"/>
        </w:rPr>
      </w:pPr>
      <w:r>
        <w:rPr>
          <w:rFonts w:ascii="Work Sans" w:hAnsi="Work Sans"/>
          <w:color w:val="3A3A3A"/>
        </w:rPr>
        <w:t>Original ArrayList: [Apple, Orange, Melon, Grapes]</w:t>
      </w:r>
      <w:r>
        <w:rPr>
          <w:rFonts w:ascii="Work Sans" w:hAnsi="Work Sans"/>
          <w:color w:val="3A3A3A"/>
        </w:rPr>
        <w:br/>
        <w:t>Cloned ArrayList: [Apple, Orange, Melon, Grapes]</w:t>
      </w:r>
      <w:r>
        <w:rPr>
          <w:rFonts w:ascii="Work Sans" w:hAnsi="Work Sans"/>
          <w:color w:val="3A3A3A"/>
        </w:rPr>
        <w:br/>
        <w:t>Original ArrayList after add &amp; remove:[Apple, Melon, Grapes, Mango]</w:t>
      </w:r>
      <w:r>
        <w:rPr>
          <w:rFonts w:ascii="Work Sans" w:hAnsi="Work Sans"/>
          <w:color w:val="3A3A3A"/>
        </w:rPr>
        <w:br/>
        <w:t>Cloned ArrayList after original changed:[Apple, Orange, Melon, Grapes]</w:t>
      </w:r>
    </w:p>
    <w:p w14:paraId="36B4BB93" w14:textId="77777777" w:rsidR="00597CCA" w:rsidRDefault="00597CCA" w:rsidP="00597CCA">
      <w:pPr>
        <w:pStyle w:val="NormalWeb"/>
        <w:shd w:val="clear" w:color="auto" w:fill="FFFFFF"/>
        <w:spacing w:before="0" w:beforeAutospacing="0" w:after="0" w:afterAutospacing="0"/>
        <w:rPr>
          <w:rFonts w:ascii="Work Sans" w:hAnsi="Work Sans"/>
          <w:color w:val="3A3A3A"/>
        </w:rPr>
      </w:pPr>
      <w:r>
        <w:rPr>
          <w:rFonts w:ascii="Work Sans" w:hAnsi="Work Sans"/>
          <w:noProof/>
          <w:color w:val="ED0000"/>
          <w:bdr w:val="none" w:sz="0" w:space="0" w:color="auto" w:frame="1"/>
        </w:rPr>
        <w:lastRenderedPageBreak/>
        <mc:AlternateContent>
          <mc:Choice Requires="wps">
            <w:drawing>
              <wp:inline distT="0" distB="0" distL="0" distR="0" wp14:anchorId="7A02C855" wp14:editId="57CC61B5">
                <wp:extent cx="5715000" cy="1308100"/>
                <wp:effectExtent l="0" t="0" r="0" b="0"/>
                <wp:docPr id="1803807983" name="Rectangle 22" descr="output - arraylist clone">
                  <a:hlinkClick xmlns:a="http://schemas.openxmlformats.org/drawingml/2006/main" r:id="rId230"/>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715000" cy="1308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8799D57" id="Rectangle 22" o:spid="_x0000_s1026" alt="output - arraylist clone" href="https://www.softwaretestinghelp.com/wp-content/qa/uploads/2020/03/10-1.png" style="width:450pt;height:10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" o:button="t" filled="f" stroked="f">
                <v:fill o:detectmouseclick="t"/>
                <o:lock v:ext="edit" aspectratio="t"/>
                <w10:anchorlock/>
              </v:rect>
            </w:pict>
          </mc:Fallback>
        </mc:AlternateContent>
      </w:r>
    </w:p>
    <w:p w14:paraId="4E8CD676" w14:textId="77777777" w:rsidR="00597CCA" w:rsidRDefault="00597CCA" w:rsidP="00597CCA">
      <w:pPr>
        <w:pStyle w:val="NormalWeb"/>
        <w:shd w:val="clear" w:color="auto" w:fill="FFFFFF"/>
        <w:spacing w:before="0" w:beforeAutospacing="0" w:after="336" w:afterAutospacing="0"/>
        <w:rPr>
          <w:rFonts w:ascii="Work Sans" w:hAnsi="Work Sans"/>
          <w:color w:val="3A3A3A"/>
        </w:rPr>
      </w:pPr>
      <w:r>
        <w:rPr>
          <w:rFonts w:ascii="Work Sans" w:hAnsi="Work Sans"/>
          <w:color w:val="3A3A3A"/>
        </w:rPr>
        <w:t>From the above program output, you can see that the cloned ArrayList is a shallow copy of the original ArrayList. This means that when the original ArrayList is changed, these changes do not reflect in the cloned ArrayList as they do not share the memory locations of each element.</w:t>
      </w:r>
    </w:p>
    <w:p w14:paraId="0C0C4177" w14:textId="77777777" w:rsidR="00597CCA" w:rsidRDefault="00597CCA" w:rsidP="00597CCA">
      <w:pPr>
        <w:pStyle w:val="NormalWeb"/>
        <w:shd w:val="clear" w:color="auto" w:fill="FFFFFF"/>
        <w:spacing w:before="0" w:beforeAutospacing="0" w:after="336" w:afterAutospacing="0"/>
        <w:rPr>
          <w:rFonts w:ascii="Work Sans" w:hAnsi="Work Sans"/>
          <w:color w:val="3A3A3A"/>
        </w:rPr>
      </w:pPr>
      <w:r>
        <w:rPr>
          <w:rFonts w:ascii="Work Sans" w:hAnsi="Work Sans"/>
          <w:color w:val="3A3A3A"/>
        </w:rPr>
        <w:t>For making a deep copy of Array, the original ArrayList needs to be traversed and each of its elements needs to be copied to the destination ArrayList.</w:t>
      </w:r>
    </w:p>
    <w:p w14:paraId="4D38287A" w14:textId="77777777" w:rsidR="00597CCA" w:rsidRDefault="00597CCA" w:rsidP="00597CCA">
      <w:pPr>
        <w:pStyle w:val="Heading3"/>
        <w:shd w:val="clear" w:color="auto" w:fill="FFFFFF"/>
        <w:spacing w:before="0" w:line="312" w:lineRule="atLeast"/>
        <w:rPr>
          <w:rFonts w:ascii="Work Sans" w:hAnsi="Work Sans"/>
          <w:color w:val="3A3A3A"/>
          <w:sz w:val="36"/>
          <w:szCs w:val="36"/>
        </w:rPr>
      </w:pPr>
      <w:r>
        <w:rPr>
          <w:rFonts w:ascii="Work Sans" w:hAnsi="Work Sans"/>
          <w:color w:val="3A3A3A"/>
          <w:sz w:val="36"/>
          <w:szCs w:val="36"/>
          <w:bdr w:val="none" w:sz="0" w:space="0" w:color="auto" w:frame="1"/>
        </w:rPr>
        <w:t>ArrayList subList</w:t>
      </w:r>
    </w:p>
    <w:p w14:paraId="7E75BDA3" w14:textId="77777777" w:rsidR="00597CCA" w:rsidRDefault="00597CCA" w:rsidP="00597CCA">
      <w:pPr>
        <w:pStyle w:val="NormalWeb"/>
        <w:shd w:val="clear" w:color="auto" w:fill="FFFFFF"/>
        <w:spacing w:before="0" w:beforeAutospacing="0" w:after="0" w:afterAutospacing="0"/>
        <w:rPr>
          <w:rFonts w:ascii="Work Sans" w:hAnsi="Work Sans"/>
          <w:color w:val="3A3A3A"/>
        </w:rPr>
      </w:pPr>
      <w:r>
        <w:rPr>
          <w:rStyle w:val="Strong"/>
          <w:rFonts w:ascii="Work Sans" w:hAnsi="Work Sans"/>
          <w:color w:val="3A3A3A"/>
          <w:bdr w:val="none" w:sz="0" w:space="0" w:color="auto" w:frame="1"/>
        </w:rPr>
        <w:t>Prototype:</w:t>
      </w:r>
      <w:r>
        <w:rPr>
          <w:rFonts w:ascii="Work Sans" w:hAnsi="Work Sans"/>
          <w:color w:val="3A3A3A"/>
        </w:rPr>
        <w:t> List&lt;E&gt; subList (int fromIndex, int toIndex)</w:t>
      </w:r>
      <w:r>
        <w:rPr>
          <w:rFonts w:ascii="Work Sans" w:hAnsi="Work Sans"/>
          <w:color w:val="3A3A3A"/>
        </w:rPr>
        <w:br/>
      </w:r>
      <w:r>
        <w:rPr>
          <w:rStyle w:val="Strong"/>
          <w:rFonts w:ascii="Work Sans" w:hAnsi="Work Sans"/>
          <w:color w:val="3A3A3A"/>
          <w:bdr w:val="none" w:sz="0" w:space="0" w:color="auto" w:frame="1"/>
        </w:rPr>
        <w:t>Parameters:</w:t>
      </w:r>
      <w:r>
        <w:rPr>
          <w:rFonts w:ascii="Work Sans" w:hAnsi="Work Sans"/>
          <w:color w:val="3A3A3A"/>
        </w:rPr>
        <w:t> fromIndex=&gt; Starting index of the range (inclusive)</w:t>
      </w:r>
      <w:r>
        <w:rPr>
          <w:rFonts w:ascii="Work Sans" w:hAnsi="Work Sans"/>
          <w:color w:val="3A3A3A"/>
        </w:rPr>
        <w:br/>
        <w:t>toIndex=&gt; End index of the range (exclusive)</w:t>
      </w:r>
      <w:r>
        <w:rPr>
          <w:rFonts w:ascii="Work Sans" w:hAnsi="Work Sans"/>
          <w:color w:val="3A3A3A"/>
        </w:rPr>
        <w:br/>
      </w:r>
      <w:r>
        <w:rPr>
          <w:rStyle w:val="Strong"/>
          <w:rFonts w:ascii="Work Sans" w:hAnsi="Work Sans"/>
          <w:color w:val="3A3A3A"/>
          <w:bdr w:val="none" w:sz="0" w:space="0" w:color="auto" w:frame="1"/>
        </w:rPr>
        <w:t>Return Value:</w:t>
      </w:r>
      <w:r>
        <w:rPr>
          <w:rFonts w:ascii="Work Sans" w:hAnsi="Work Sans"/>
          <w:color w:val="3A3A3A"/>
        </w:rPr>
        <w:t> List&lt;E&gt; =&gt; Sublist of the list in the given range.</w:t>
      </w:r>
    </w:p>
    <w:p w14:paraId="05F916F2" w14:textId="77777777" w:rsidR="00597CCA" w:rsidRDefault="00597CCA" w:rsidP="00597CCA">
      <w:pPr>
        <w:pStyle w:val="NormalWeb"/>
        <w:shd w:val="clear" w:color="auto" w:fill="FFFFFF"/>
        <w:spacing w:before="0" w:beforeAutospacing="0" w:after="0" w:afterAutospacing="0"/>
        <w:rPr>
          <w:rFonts w:ascii="Work Sans" w:hAnsi="Work Sans"/>
          <w:color w:val="3A3A3A"/>
        </w:rPr>
      </w:pPr>
      <w:r>
        <w:rPr>
          <w:rStyle w:val="Strong"/>
          <w:rFonts w:ascii="Work Sans" w:hAnsi="Work Sans"/>
          <w:color w:val="3A3A3A"/>
          <w:bdr w:val="none" w:sz="0" w:space="0" w:color="auto" w:frame="1"/>
        </w:rPr>
        <w:t>Description:</w:t>
      </w:r>
      <w:r>
        <w:rPr>
          <w:rFonts w:ascii="Work Sans" w:hAnsi="Work Sans"/>
          <w:color w:val="3A3A3A"/>
        </w:rPr>
        <w:t> Returns a subList between a given range, fromIndex to index for the given list. Note that this sublist or the view of the list in the given range supports all the operations supported by the list. No view is returned if fromIndex = toIndex.</w:t>
      </w:r>
    </w:p>
    <w:p w14:paraId="3FF1F7CA" w14:textId="77777777" w:rsidR="00597CCA" w:rsidRDefault="00597CCA" w:rsidP="00597CCA">
      <w:pPr>
        <w:pStyle w:val="NormalWeb"/>
        <w:shd w:val="clear" w:color="auto" w:fill="FFFFFF"/>
        <w:spacing w:before="0" w:beforeAutospacing="0" w:after="0" w:afterAutospacing="0"/>
        <w:rPr>
          <w:rFonts w:ascii="Work Sans" w:hAnsi="Work Sans"/>
          <w:color w:val="3A3A3A"/>
        </w:rPr>
      </w:pPr>
      <w:r>
        <w:rPr>
          <w:rStyle w:val="Strong"/>
          <w:rFonts w:ascii="Work Sans" w:hAnsi="Work Sans"/>
          <w:color w:val="3A3A3A"/>
          <w:bdr w:val="none" w:sz="0" w:space="0" w:color="auto" w:frame="1"/>
        </w:rPr>
        <w:t>Exceptions:</w:t>
      </w:r>
      <w:r>
        <w:rPr>
          <w:rFonts w:ascii="Work Sans" w:hAnsi="Work Sans"/>
          <w:color w:val="3A3A3A"/>
        </w:rPr>
        <w:t> IndexOutOfBoundsException =&gt; Thrown when toIndex is out of range.</w:t>
      </w:r>
      <w:r>
        <w:rPr>
          <w:rFonts w:ascii="Work Sans" w:hAnsi="Work Sans"/>
          <w:color w:val="3A3A3A"/>
        </w:rPr>
        <w:br/>
        <w:t>IllegalArgumentException=&gt; If fromIndex &gt; toIndex i.e. indices are out of order.</w:t>
      </w:r>
    </w:p>
    <w:p w14:paraId="40BBCADD" w14:textId="77777777" w:rsidR="00597CCA" w:rsidRDefault="00597CCA" w:rsidP="00597CCA">
      <w:pPr>
        <w:pStyle w:val="NormalWeb"/>
        <w:shd w:val="clear" w:color="auto" w:fill="FFFFFF"/>
        <w:spacing w:before="0" w:beforeAutospacing="0" w:after="0" w:afterAutospacing="0"/>
        <w:rPr>
          <w:rFonts w:ascii="Work Sans" w:hAnsi="Work Sans"/>
          <w:color w:val="3A3A3A"/>
        </w:rPr>
      </w:pPr>
      <w:r>
        <w:rPr>
          <w:rStyle w:val="Strong"/>
          <w:rFonts w:ascii="Work Sans" w:hAnsi="Work Sans"/>
          <w:color w:val="3A3A3A"/>
          <w:u w:val="single"/>
          <w:bdr w:val="none" w:sz="0" w:space="0" w:color="auto" w:frame="1"/>
        </w:rPr>
        <w:t>Let us see an example of the subList method.</w:t>
      </w:r>
    </w:p>
    <w:tbl>
      <w:tblPr>
        <w:tblW w:w="12408" w:type="dxa"/>
        <w:tblCellSpacing w:w="0" w:type="dxa"/>
        <w:tblCellMar>
          <w:left w:w="0" w:type="dxa"/>
          <w:right w:w="0" w:type="dxa"/>
        </w:tblCellMar>
        <w:tblLook w:val="04A0" w:firstRow="1" w:lastRow="0" w:firstColumn="1" w:lastColumn="0" w:noHBand="0" w:noVBand="1"/>
      </w:tblPr>
      <w:tblGrid>
        <w:gridCol w:w="12408"/>
      </w:tblGrid>
      <w:tr w:rsidR="00597CCA" w14:paraId="2E44D4D6" w14:textId="77777777" w:rsidTr="00597CCA">
        <w:trPr>
          <w:tblCellSpacing w:w="0" w:type="dxa"/>
        </w:trPr>
        <w:tc>
          <w:tcPr>
            <w:tcW w:w="12408" w:type="dxa"/>
            <w:tcBorders>
              <w:top w:val="nil"/>
              <w:left w:val="nil"/>
              <w:bottom w:val="nil"/>
              <w:right w:val="nil"/>
            </w:tcBorders>
            <w:vAlign w:val="bottom"/>
            <w:hideMark/>
          </w:tcPr>
          <w:p w14:paraId="7F6248E3" w14:textId="77777777" w:rsidR="00597CCA" w:rsidRDefault="00597CCA">
            <w:pPr>
              <w:shd w:val="clear" w:color="auto" w:fill="FFFFFF"/>
              <w:spacing w:line="264" w:lineRule="atLeast"/>
              <w:textAlignment w:val="baseline"/>
              <w:rPr>
                <w:rFonts w:ascii="Consolas" w:hAnsi="Consolas"/>
              </w:rPr>
            </w:pPr>
            <w:r>
              <w:rPr>
                <w:rStyle w:val="HTMLCode"/>
                <w:rFonts w:ascii="Consolas" w:eastAsiaTheme="minorHAnsi" w:hAnsi="Consolas"/>
                <w:b/>
                <w:bCs/>
                <w:color w:val="006699"/>
                <w:bdr w:val="none" w:sz="0" w:space="0" w:color="auto" w:frame="1"/>
              </w:rPr>
              <w:t>import</w:t>
            </w:r>
            <w:r>
              <w:rPr>
                <w:rFonts w:ascii="Consolas" w:hAnsi="Consolas"/>
              </w:rPr>
              <w:t xml:space="preserve"> </w:t>
            </w:r>
            <w:r>
              <w:rPr>
                <w:rStyle w:val="HTMLCode"/>
                <w:rFonts w:ascii="Consolas" w:eastAsiaTheme="minorHAnsi" w:hAnsi="Consolas"/>
                <w:color w:val="000000"/>
                <w:bdr w:val="none" w:sz="0" w:space="0" w:color="auto" w:frame="1"/>
              </w:rPr>
              <w:t>java.util.ArrayList;</w:t>
            </w:r>
          </w:p>
          <w:p w14:paraId="78932D0A" w14:textId="77777777" w:rsidR="00597CCA" w:rsidRDefault="00597CCA">
            <w:pPr>
              <w:shd w:val="clear" w:color="auto" w:fill="FFFFFF"/>
              <w:spacing w:line="264" w:lineRule="atLeast"/>
              <w:textAlignment w:val="baseline"/>
              <w:rPr>
                <w:rFonts w:ascii="Consolas" w:hAnsi="Consolas"/>
              </w:rPr>
            </w:pPr>
            <w:r>
              <w:rPr>
                <w:rStyle w:val="HTMLCode"/>
                <w:rFonts w:ascii="Consolas" w:eastAsiaTheme="minorHAnsi" w:hAnsi="Consolas"/>
                <w:b/>
                <w:bCs/>
                <w:color w:val="006699"/>
                <w:bdr w:val="none" w:sz="0" w:space="0" w:color="auto" w:frame="1"/>
              </w:rPr>
              <w:t>import</w:t>
            </w:r>
            <w:r>
              <w:rPr>
                <w:rFonts w:ascii="Consolas" w:hAnsi="Consolas"/>
              </w:rPr>
              <w:t xml:space="preserve"> </w:t>
            </w:r>
            <w:r>
              <w:rPr>
                <w:rStyle w:val="HTMLCode"/>
                <w:rFonts w:ascii="Consolas" w:eastAsiaTheme="minorHAnsi" w:hAnsi="Consolas"/>
                <w:color w:val="000000"/>
                <w:bdr w:val="none" w:sz="0" w:space="0" w:color="auto" w:frame="1"/>
              </w:rPr>
              <w:t>java.util.List;</w:t>
            </w:r>
          </w:p>
          <w:p w14:paraId="4133CD26" w14:textId="77777777" w:rsidR="00597CCA" w:rsidRDefault="00597CCA">
            <w:pPr>
              <w:shd w:val="clear" w:color="auto" w:fill="FFFFFF"/>
              <w:spacing w:line="264" w:lineRule="atLeast"/>
              <w:textAlignment w:val="baseline"/>
              <w:rPr>
                <w:rFonts w:ascii="Consolas" w:hAnsi="Consolas"/>
              </w:rPr>
            </w:pPr>
            <w:r>
              <w:rPr>
                <w:rStyle w:val="HTMLCode"/>
                <w:rFonts w:ascii="Consolas" w:eastAsiaTheme="minorHAnsi" w:hAnsi="Consolas"/>
                <w:b/>
                <w:bCs/>
                <w:color w:val="006699"/>
                <w:bdr w:val="none" w:sz="0" w:space="0" w:color="auto" w:frame="1"/>
              </w:rPr>
              <w:t>class</w:t>
            </w:r>
            <w:r>
              <w:rPr>
                <w:rFonts w:ascii="Consolas" w:hAnsi="Consolas"/>
              </w:rPr>
              <w:t xml:space="preserve"> </w:t>
            </w:r>
            <w:r>
              <w:rPr>
                <w:rStyle w:val="HTMLCode"/>
                <w:rFonts w:ascii="Consolas" w:eastAsiaTheme="minorHAnsi" w:hAnsi="Consolas"/>
                <w:color w:val="000000"/>
                <w:bdr w:val="none" w:sz="0" w:space="0" w:color="auto" w:frame="1"/>
              </w:rPr>
              <w:t>Main{</w:t>
            </w:r>
          </w:p>
          <w:p w14:paraId="7B51EFA9" w14:textId="77777777" w:rsidR="00597CCA" w:rsidRDefault="00597CCA">
            <w:pPr>
              <w:shd w:val="clear" w:color="auto" w:fill="FFFFFF"/>
              <w:spacing w:line="264" w:lineRule="atLeast"/>
              <w:textAlignment w:val="baseline"/>
              <w:rPr>
                <w:rFonts w:ascii="Consolas" w:hAnsi="Consolas"/>
              </w:rPr>
            </w:pPr>
            <w:r>
              <w:rPr>
                <w:rStyle w:val="HTMLCode"/>
                <w:rFonts w:ascii="Consolas" w:eastAsiaTheme="minorHAnsi" w:hAnsi="Consolas"/>
                <w:bdr w:val="none" w:sz="0" w:space="0" w:color="auto" w:frame="1"/>
              </w:rPr>
              <w:t> </w:t>
            </w:r>
            <w:r>
              <w:rPr>
                <w:rStyle w:val="HTMLCode"/>
                <w:rFonts w:ascii="Consolas" w:eastAsiaTheme="minorHAnsi" w:hAnsi="Consolas"/>
                <w:b/>
                <w:bCs/>
                <w:color w:val="006699"/>
                <w:bdr w:val="none" w:sz="0" w:space="0" w:color="auto" w:frame="1"/>
              </w:rPr>
              <w:t>public</w:t>
            </w:r>
            <w:r>
              <w:rPr>
                <w:rFonts w:ascii="Consolas" w:hAnsi="Consolas"/>
              </w:rPr>
              <w:t xml:space="preserve"> </w:t>
            </w:r>
            <w:r>
              <w:rPr>
                <w:rStyle w:val="HTMLCode"/>
                <w:rFonts w:ascii="Consolas" w:eastAsiaTheme="minorHAnsi" w:hAnsi="Consolas"/>
                <w:b/>
                <w:bCs/>
                <w:color w:val="006699"/>
                <w:bdr w:val="none" w:sz="0" w:space="0" w:color="auto" w:frame="1"/>
              </w:rPr>
              <w:t>static</w:t>
            </w:r>
            <w:r>
              <w:rPr>
                <w:rFonts w:ascii="Consolas" w:hAnsi="Consolas"/>
              </w:rPr>
              <w:t xml:space="preserve"> </w:t>
            </w:r>
            <w:r>
              <w:rPr>
                <w:rStyle w:val="HTMLCode"/>
                <w:rFonts w:ascii="Consolas" w:eastAsiaTheme="minorHAnsi" w:hAnsi="Consolas"/>
                <w:b/>
                <w:bCs/>
                <w:color w:val="006699"/>
                <w:bdr w:val="none" w:sz="0" w:space="0" w:color="auto" w:frame="1"/>
              </w:rPr>
              <w:t>void</w:t>
            </w:r>
            <w:r>
              <w:rPr>
                <w:rFonts w:ascii="Consolas" w:hAnsi="Consolas"/>
              </w:rPr>
              <w:t xml:space="preserve"> </w:t>
            </w:r>
            <w:r>
              <w:rPr>
                <w:rStyle w:val="HTMLCode"/>
                <w:rFonts w:ascii="Consolas" w:eastAsiaTheme="minorHAnsi" w:hAnsi="Consolas"/>
                <w:color w:val="000000"/>
                <w:bdr w:val="none" w:sz="0" w:space="0" w:color="auto" w:frame="1"/>
              </w:rPr>
              <w:t>main(String a[]){</w:t>
            </w:r>
          </w:p>
          <w:p w14:paraId="116423D4" w14:textId="77777777" w:rsidR="00597CCA" w:rsidRDefault="00597CCA">
            <w:pPr>
              <w:shd w:val="clear" w:color="auto" w:fill="FFFFFF"/>
              <w:spacing w:line="264" w:lineRule="atLeast"/>
              <w:textAlignment w:val="baseline"/>
              <w:rPr>
                <w:rFonts w:ascii="Consolas" w:hAnsi="Consolas"/>
              </w:rPr>
            </w:pPr>
            <w:r>
              <w:rPr>
                <w:rStyle w:val="HTMLCode"/>
                <w:rFonts w:ascii="Consolas" w:eastAsiaTheme="minorHAnsi" w:hAnsi="Consolas"/>
                <w:bdr w:val="none" w:sz="0" w:space="0" w:color="auto" w:frame="1"/>
              </w:rPr>
              <w:t>     </w:t>
            </w:r>
            <w:r>
              <w:rPr>
                <w:rStyle w:val="HTMLCode"/>
                <w:rFonts w:ascii="Consolas" w:eastAsiaTheme="minorHAnsi" w:hAnsi="Consolas"/>
                <w:color w:val="008200"/>
                <w:bdr w:val="none" w:sz="0" w:space="0" w:color="auto" w:frame="1"/>
              </w:rPr>
              <w:t>//create and initialize the ArrayList</w:t>
            </w:r>
          </w:p>
          <w:p w14:paraId="49BF3230" w14:textId="77777777" w:rsidR="00597CCA" w:rsidRDefault="00597CCA">
            <w:pPr>
              <w:shd w:val="clear" w:color="auto" w:fill="FFFFFF"/>
              <w:spacing w:line="264" w:lineRule="atLeast"/>
              <w:textAlignment w:val="baseline"/>
              <w:rPr>
                <w:rFonts w:ascii="Consolas" w:hAnsi="Consolas"/>
              </w:rPr>
            </w:pPr>
            <w:r>
              <w:rPr>
                <w:rStyle w:val="HTMLCode"/>
                <w:rFonts w:ascii="Consolas" w:eastAsiaTheme="minorHAnsi" w:hAnsi="Consolas"/>
                <w:bdr w:val="none" w:sz="0" w:space="0" w:color="auto" w:frame="1"/>
              </w:rPr>
              <w:t>     </w:t>
            </w:r>
            <w:r>
              <w:rPr>
                <w:rStyle w:val="HTMLCode"/>
                <w:rFonts w:ascii="Consolas" w:eastAsiaTheme="minorHAnsi" w:hAnsi="Consolas"/>
                <w:color w:val="000000"/>
                <w:bdr w:val="none" w:sz="0" w:space="0" w:color="auto" w:frame="1"/>
              </w:rPr>
              <w:t xml:space="preserve">ArrayList&lt;Integer&gt; intList = </w:t>
            </w:r>
            <w:r>
              <w:rPr>
                <w:rStyle w:val="HTMLCode"/>
                <w:rFonts w:ascii="Consolas" w:eastAsiaTheme="minorHAnsi" w:hAnsi="Consolas"/>
                <w:b/>
                <w:bCs/>
                <w:color w:val="006699"/>
                <w:bdr w:val="none" w:sz="0" w:space="0" w:color="auto" w:frame="1"/>
              </w:rPr>
              <w:t>new</w:t>
            </w:r>
            <w:r>
              <w:rPr>
                <w:rFonts w:ascii="Consolas" w:hAnsi="Consolas"/>
              </w:rPr>
              <w:t xml:space="preserve"> </w:t>
            </w:r>
            <w:r>
              <w:rPr>
                <w:rStyle w:val="HTMLCode"/>
                <w:rFonts w:ascii="Consolas" w:eastAsiaTheme="minorHAnsi" w:hAnsi="Consolas"/>
                <w:color w:val="000000"/>
                <w:bdr w:val="none" w:sz="0" w:space="0" w:color="auto" w:frame="1"/>
              </w:rPr>
              <w:t>ArrayList&lt;Integer&gt;();</w:t>
            </w:r>
          </w:p>
          <w:p w14:paraId="46F541CA" w14:textId="77777777" w:rsidR="00597CCA" w:rsidRDefault="00597CCA">
            <w:pPr>
              <w:shd w:val="clear" w:color="auto" w:fill="FFFFFF"/>
              <w:spacing w:line="264" w:lineRule="atLeast"/>
              <w:textAlignment w:val="baseline"/>
              <w:rPr>
                <w:rFonts w:ascii="Consolas" w:hAnsi="Consolas"/>
              </w:rPr>
            </w:pPr>
            <w:r>
              <w:rPr>
                <w:rStyle w:val="HTMLCode"/>
                <w:rFonts w:ascii="Consolas" w:eastAsiaTheme="minorHAnsi" w:hAnsi="Consolas"/>
                <w:bdr w:val="none" w:sz="0" w:space="0" w:color="auto" w:frame="1"/>
              </w:rPr>
              <w:t>     </w:t>
            </w:r>
            <w:r>
              <w:rPr>
                <w:rStyle w:val="HTMLCode"/>
                <w:rFonts w:ascii="Consolas" w:eastAsiaTheme="minorHAnsi" w:hAnsi="Consolas"/>
                <w:color w:val="000000"/>
                <w:bdr w:val="none" w:sz="0" w:space="0" w:color="auto" w:frame="1"/>
              </w:rPr>
              <w:t>intList.add(</w:t>
            </w:r>
            <w:r>
              <w:rPr>
                <w:rStyle w:val="HTMLCode"/>
                <w:rFonts w:ascii="Consolas" w:eastAsiaTheme="minorHAnsi" w:hAnsi="Consolas"/>
                <w:color w:val="009900"/>
                <w:bdr w:val="none" w:sz="0" w:space="0" w:color="auto" w:frame="1"/>
              </w:rPr>
              <w:t>5</w:t>
            </w:r>
            <w:r>
              <w:rPr>
                <w:rStyle w:val="HTMLCode"/>
                <w:rFonts w:ascii="Consolas" w:eastAsiaTheme="minorHAnsi" w:hAnsi="Consolas"/>
                <w:color w:val="000000"/>
                <w:bdr w:val="none" w:sz="0" w:space="0" w:color="auto" w:frame="1"/>
              </w:rPr>
              <w:t>);</w:t>
            </w:r>
          </w:p>
          <w:p w14:paraId="49E9C0DE" w14:textId="77777777" w:rsidR="00597CCA" w:rsidRDefault="00597CCA">
            <w:pPr>
              <w:shd w:val="clear" w:color="auto" w:fill="FFFFFF"/>
              <w:spacing w:line="264" w:lineRule="atLeast"/>
              <w:textAlignment w:val="baseline"/>
              <w:rPr>
                <w:rFonts w:ascii="Consolas" w:hAnsi="Consolas"/>
              </w:rPr>
            </w:pPr>
            <w:r>
              <w:rPr>
                <w:rStyle w:val="HTMLCode"/>
                <w:rFonts w:ascii="Consolas" w:eastAsiaTheme="minorHAnsi" w:hAnsi="Consolas"/>
                <w:bdr w:val="none" w:sz="0" w:space="0" w:color="auto" w:frame="1"/>
              </w:rPr>
              <w:t>     </w:t>
            </w:r>
            <w:r>
              <w:rPr>
                <w:rStyle w:val="HTMLCode"/>
                <w:rFonts w:ascii="Consolas" w:eastAsiaTheme="minorHAnsi" w:hAnsi="Consolas"/>
                <w:color w:val="000000"/>
                <w:bdr w:val="none" w:sz="0" w:space="0" w:color="auto" w:frame="1"/>
              </w:rPr>
              <w:t>intList.add(</w:t>
            </w:r>
            <w:r>
              <w:rPr>
                <w:rStyle w:val="HTMLCode"/>
                <w:rFonts w:ascii="Consolas" w:eastAsiaTheme="minorHAnsi" w:hAnsi="Consolas"/>
                <w:color w:val="009900"/>
                <w:bdr w:val="none" w:sz="0" w:space="0" w:color="auto" w:frame="1"/>
              </w:rPr>
              <w:t>10</w:t>
            </w:r>
            <w:r>
              <w:rPr>
                <w:rStyle w:val="HTMLCode"/>
                <w:rFonts w:ascii="Consolas" w:eastAsiaTheme="minorHAnsi" w:hAnsi="Consolas"/>
                <w:color w:val="000000"/>
                <w:bdr w:val="none" w:sz="0" w:space="0" w:color="auto" w:frame="1"/>
              </w:rPr>
              <w:t>);</w:t>
            </w:r>
          </w:p>
          <w:p w14:paraId="2798E05D" w14:textId="77777777" w:rsidR="00597CCA" w:rsidRDefault="00597CCA">
            <w:pPr>
              <w:shd w:val="clear" w:color="auto" w:fill="FFFFFF"/>
              <w:spacing w:line="264" w:lineRule="atLeast"/>
              <w:textAlignment w:val="baseline"/>
              <w:rPr>
                <w:rFonts w:ascii="Consolas" w:hAnsi="Consolas"/>
              </w:rPr>
            </w:pPr>
            <w:r>
              <w:rPr>
                <w:rStyle w:val="HTMLCode"/>
                <w:rFonts w:ascii="Consolas" w:eastAsiaTheme="minorHAnsi" w:hAnsi="Consolas"/>
                <w:bdr w:val="none" w:sz="0" w:space="0" w:color="auto" w:frame="1"/>
              </w:rPr>
              <w:t>     </w:t>
            </w:r>
            <w:r>
              <w:rPr>
                <w:rStyle w:val="HTMLCode"/>
                <w:rFonts w:ascii="Consolas" w:eastAsiaTheme="minorHAnsi" w:hAnsi="Consolas"/>
                <w:color w:val="000000"/>
                <w:bdr w:val="none" w:sz="0" w:space="0" w:color="auto" w:frame="1"/>
              </w:rPr>
              <w:t>intList.add(</w:t>
            </w:r>
            <w:r>
              <w:rPr>
                <w:rStyle w:val="HTMLCode"/>
                <w:rFonts w:ascii="Consolas" w:eastAsiaTheme="minorHAnsi" w:hAnsi="Consolas"/>
                <w:color w:val="009900"/>
                <w:bdr w:val="none" w:sz="0" w:space="0" w:color="auto" w:frame="1"/>
              </w:rPr>
              <w:t>15</w:t>
            </w:r>
            <w:r>
              <w:rPr>
                <w:rStyle w:val="HTMLCode"/>
                <w:rFonts w:ascii="Consolas" w:eastAsiaTheme="minorHAnsi" w:hAnsi="Consolas"/>
                <w:color w:val="000000"/>
                <w:bdr w:val="none" w:sz="0" w:space="0" w:color="auto" w:frame="1"/>
              </w:rPr>
              <w:t>);</w:t>
            </w:r>
          </w:p>
          <w:p w14:paraId="2EE40FDA" w14:textId="77777777" w:rsidR="00597CCA" w:rsidRDefault="00597CCA">
            <w:pPr>
              <w:shd w:val="clear" w:color="auto" w:fill="FFFFFF"/>
              <w:spacing w:line="264" w:lineRule="atLeast"/>
              <w:textAlignment w:val="baseline"/>
              <w:rPr>
                <w:rFonts w:ascii="Consolas" w:hAnsi="Consolas"/>
              </w:rPr>
            </w:pPr>
            <w:r>
              <w:rPr>
                <w:rStyle w:val="HTMLCode"/>
                <w:rFonts w:ascii="Consolas" w:eastAsiaTheme="minorHAnsi" w:hAnsi="Consolas"/>
                <w:bdr w:val="none" w:sz="0" w:space="0" w:color="auto" w:frame="1"/>
              </w:rPr>
              <w:t>     </w:t>
            </w:r>
            <w:r>
              <w:rPr>
                <w:rStyle w:val="HTMLCode"/>
                <w:rFonts w:ascii="Consolas" w:eastAsiaTheme="minorHAnsi" w:hAnsi="Consolas"/>
                <w:color w:val="000000"/>
                <w:bdr w:val="none" w:sz="0" w:space="0" w:color="auto" w:frame="1"/>
              </w:rPr>
              <w:t>intList.add(</w:t>
            </w:r>
            <w:r>
              <w:rPr>
                <w:rStyle w:val="HTMLCode"/>
                <w:rFonts w:ascii="Consolas" w:eastAsiaTheme="minorHAnsi" w:hAnsi="Consolas"/>
                <w:color w:val="009900"/>
                <w:bdr w:val="none" w:sz="0" w:space="0" w:color="auto" w:frame="1"/>
              </w:rPr>
              <w:t>20</w:t>
            </w:r>
            <w:r>
              <w:rPr>
                <w:rStyle w:val="HTMLCode"/>
                <w:rFonts w:ascii="Consolas" w:eastAsiaTheme="minorHAnsi" w:hAnsi="Consolas"/>
                <w:color w:val="000000"/>
                <w:bdr w:val="none" w:sz="0" w:space="0" w:color="auto" w:frame="1"/>
              </w:rPr>
              <w:t>);</w:t>
            </w:r>
          </w:p>
          <w:p w14:paraId="7E40DD48" w14:textId="77777777" w:rsidR="00597CCA" w:rsidRDefault="00597CCA">
            <w:pPr>
              <w:shd w:val="clear" w:color="auto" w:fill="FFFFFF"/>
              <w:spacing w:line="264" w:lineRule="atLeast"/>
              <w:textAlignment w:val="baseline"/>
              <w:rPr>
                <w:rFonts w:ascii="Consolas" w:hAnsi="Consolas"/>
              </w:rPr>
            </w:pPr>
            <w:r>
              <w:rPr>
                <w:rStyle w:val="HTMLCode"/>
                <w:rFonts w:ascii="Consolas" w:eastAsiaTheme="minorHAnsi" w:hAnsi="Consolas"/>
                <w:bdr w:val="none" w:sz="0" w:space="0" w:color="auto" w:frame="1"/>
              </w:rPr>
              <w:t>     </w:t>
            </w:r>
            <w:r>
              <w:rPr>
                <w:rStyle w:val="HTMLCode"/>
                <w:rFonts w:ascii="Consolas" w:eastAsiaTheme="minorHAnsi" w:hAnsi="Consolas"/>
                <w:color w:val="000000"/>
                <w:bdr w:val="none" w:sz="0" w:space="0" w:color="auto" w:frame="1"/>
              </w:rPr>
              <w:t>intList.add(</w:t>
            </w:r>
            <w:r>
              <w:rPr>
                <w:rStyle w:val="HTMLCode"/>
                <w:rFonts w:ascii="Consolas" w:eastAsiaTheme="minorHAnsi" w:hAnsi="Consolas"/>
                <w:color w:val="009900"/>
                <w:bdr w:val="none" w:sz="0" w:space="0" w:color="auto" w:frame="1"/>
              </w:rPr>
              <w:t>25</w:t>
            </w:r>
            <w:r>
              <w:rPr>
                <w:rStyle w:val="HTMLCode"/>
                <w:rFonts w:ascii="Consolas" w:eastAsiaTheme="minorHAnsi" w:hAnsi="Consolas"/>
                <w:color w:val="000000"/>
                <w:bdr w:val="none" w:sz="0" w:space="0" w:color="auto" w:frame="1"/>
              </w:rPr>
              <w:t>);</w:t>
            </w:r>
          </w:p>
          <w:p w14:paraId="1976111D" w14:textId="77777777" w:rsidR="00597CCA" w:rsidRDefault="00597CCA">
            <w:pPr>
              <w:shd w:val="clear" w:color="auto" w:fill="FFFFFF"/>
              <w:spacing w:line="264" w:lineRule="atLeast"/>
              <w:textAlignment w:val="baseline"/>
              <w:rPr>
                <w:rFonts w:ascii="Consolas" w:hAnsi="Consolas"/>
              </w:rPr>
            </w:pPr>
            <w:r>
              <w:rPr>
                <w:rStyle w:val="HTMLCode"/>
                <w:rFonts w:ascii="Consolas" w:eastAsiaTheme="minorHAnsi" w:hAnsi="Consolas"/>
                <w:bdr w:val="none" w:sz="0" w:space="0" w:color="auto" w:frame="1"/>
              </w:rPr>
              <w:t>     </w:t>
            </w:r>
            <w:r>
              <w:rPr>
                <w:rStyle w:val="HTMLCode"/>
                <w:rFonts w:ascii="Consolas" w:eastAsiaTheme="minorHAnsi" w:hAnsi="Consolas"/>
                <w:color w:val="000000"/>
                <w:bdr w:val="none" w:sz="0" w:space="0" w:color="auto" w:frame="1"/>
              </w:rPr>
              <w:t>intList.add(</w:t>
            </w:r>
            <w:r>
              <w:rPr>
                <w:rStyle w:val="HTMLCode"/>
                <w:rFonts w:ascii="Consolas" w:eastAsiaTheme="minorHAnsi" w:hAnsi="Consolas"/>
                <w:color w:val="009900"/>
                <w:bdr w:val="none" w:sz="0" w:space="0" w:color="auto" w:frame="1"/>
              </w:rPr>
              <w:t>30</w:t>
            </w:r>
            <w:r>
              <w:rPr>
                <w:rStyle w:val="HTMLCode"/>
                <w:rFonts w:ascii="Consolas" w:eastAsiaTheme="minorHAnsi" w:hAnsi="Consolas"/>
                <w:color w:val="000000"/>
                <w:bdr w:val="none" w:sz="0" w:space="0" w:color="auto" w:frame="1"/>
              </w:rPr>
              <w:t>);</w:t>
            </w:r>
          </w:p>
          <w:p w14:paraId="617B460C" w14:textId="77777777" w:rsidR="00597CCA" w:rsidRDefault="00597CCA">
            <w:pPr>
              <w:shd w:val="clear" w:color="auto" w:fill="FFFFFF"/>
              <w:spacing w:line="264" w:lineRule="atLeast"/>
              <w:textAlignment w:val="baseline"/>
              <w:rPr>
                <w:rFonts w:ascii="Consolas" w:hAnsi="Consolas"/>
              </w:rPr>
            </w:pPr>
            <w:r>
              <w:rPr>
                <w:rStyle w:val="HTMLCode"/>
                <w:rFonts w:ascii="Consolas" w:eastAsiaTheme="minorHAnsi" w:hAnsi="Consolas"/>
                <w:bdr w:val="none" w:sz="0" w:space="0" w:color="auto" w:frame="1"/>
              </w:rPr>
              <w:lastRenderedPageBreak/>
              <w:t>     </w:t>
            </w:r>
            <w:r>
              <w:rPr>
                <w:rStyle w:val="HTMLCode"/>
                <w:rFonts w:ascii="Consolas" w:eastAsiaTheme="minorHAnsi" w:hAnsi="Consolas"/>
                <w:color w:val="000000"/>
                <w:bdr w:val="none" w:sz="0" w:space="0" w:color="auto" w:frame="1"/>
              </w:rPr>
              <w:t>intList.add(</w:t>
            </w:r>
            <w:r>
              <w:rPr>
                <w:rStyle w:val="HTMLCode"/>
                <w:rFonts w:ascii="Consolas" w:eastAsiaTheme="minorHAnsi" w:hAnsi="Consolas"/>
                <w:color w:val="009900"/>
                <w:bdr w:val="none" w:sz="0" w:space="0" w:color="auto" w:frame="1"/>
              </w:rPr>
              <w:t>35</w:t>
            </w:r>
            <w:r>
              <w:rPr>
                <w:rStyle w:val="HTMLCode"/>
                <w:rFonts w:ascii="Consolas" w:eastAsiaTheme="minorHAnsi" w:hAnsi="Consolas"/>
                <w:color w:val="000000"/>
                <w:bdr w:val="none" w:sz="0" w:space="0" w:color="auto" w:frame="1"/>
              </w:rPr>
              <w:t>);</w:t>
            </w:r>
          </w:p>
          <w:p w14:paraId="513B2342" w14:textId="77777777" w:rsidR="00597CCA" w:rsidRDefault="00597CCA">
            <w:pPr>
              <w:shd w:val="clear" w:color="auto" w:fill="FFFFFF"/>
              <w:spacing w:line="264" w:lineRule="atLeast"/>
              <w:textAlignment w:val="baseline"/>
              <w:rPr>
                <w:rFonts w:ascii="Consolas" w:hAnsi="Consolas"/>
              </w:rPr>
            </w:pPr>
            <w:r>
              <w:rPr>
                <w:rStyle w:val="HTMLCode"/>
                <w:rFonts w:ascii="Consolas" w:eastAsiaTheme="minorHAnsi" w:hAnsi="Consolas"/>
                <w:bdr w:val="none" w:sz="0" w:space="0" w:color="auto" w:frame="1"/>
              </w:rPr>
              <w:t>     </w:t>
            </w:r>
            <w:r>
              <w:rPr>
                <w:rStyle w:val="HTMLCode"/>
                <w:rFonts w:ascii="Consolas" w:eastAsiaTheme="minorHAnsi" w:hAnsi="Consolas"/>
                <w:color w:val="000000"/>
                <w:bdr w:val="none" w:sz="0" w:space="0" w:color="auto" w:frame="1"/>
              </w:rPr>
              <w:t>intList.add(</w:t>
            </w:r>
            <w:r>
              <w:rPr>
                <w:rStyle w:val="HTMLCode"/>
                <w:rFonts w:ascii="Consolas" w:eastAsiaTheme="minorHAnsi" w:hAnsi="Consolas"/>
                <w:color w:val="009900"/>
                <w:bdr w:val="none" w:sz="0" w:space="0" w:color="auto" w:frame="1"/>
              </w:rPr>
              <w:t>40</w:t>
            </w:r>
            <w:r>
              <w:rPr>
                <w:rStyle w:val="HTMLCode"/>
                <w:rFonts w:ascii="Consolas" w:eastAsiaTheme="minorHAnsi" w:hAnsi="Consolas"/>
                <w:color w:val="000000"/>
                <w:bdr w:val="none" w:sz="0" w:space="0" w:color="auto" w:frame="1"/>
              </w:rPr>
              <w:t>);</w:t>
            </w:r>
          </w:p>
          <w:p w14:paraId="64C48034" w14:textId="77777777" w:rsidR="00597CCA" w:rsidRDefault="00597CCA">
            <w:pPr>
              <w:shd w:val="clear" w:color="auto" w:fill="FFFFFF"/>
              <w:spacing w:line="264" w:lineRule="atLeast"/>
              <w:textAlignment w:val="baseline"/>
              <w:rPr>
                <w:rFonts w:ascii="Consolas" w:hAnsi="Consolas"/>
              </w:rPr>
            </w:pPr>
            <w:r>
              <w:rPr>
                <w:rStyle w:val="HTMLCode"/>
                <w:rFonts w:ascii="Consolas" w:eastAsiaTheme="minorHAnsi" w:hAnsi="Consolas"/>
                <w:bdr w:val="none" w:sz="0" w:space="0" w:color="auto" w:frame="1"/>
              </w:rPr>
              <w:t>     </w:t>
            </w:r>
            <w:r>
              <w:rPr>
                <w:rStyle w:val="HTMLCode"/>
                <w:rFonts w:ascii="Consolas" w:eastAsiaTheme="minorHAnsi" w:hAnsi="Consolas"/>
                <w:color w:val="000000"/>
                <w:bdr w:val="none" w:sz="0" w:space="0" w:color="auto" w:frame="1"/>
              </w:rPr>
              <w:t>intList.add(</w:t>
            </w:r>
            <w:r>
              <w:rPr>
                <w:rStyle w:val="HTMLCode"/>
                <w:rFonts w:ascii="Consolas" w:eastAsiaTheme="minorHAnsi" w:hAnsi="Consolas"/>
                <w:color w:val="009900"/>
                <w:bdr w:val="none" w:sz="0" w:space="0" w:color="auto" w:frame="1"/>
              </w:rPr>
              <w:t>45</w:t>
            </w:r>
            <w:r>
              <w:rPr>
                <w:rStyle w:val="HTMLCode"/>
                <w:rFonts w:ascii="Consolas" w:eastAsiaTheme="minorHAnsi" w:hAnsi="Consolas"/>
                <w:color w:val="000000"/>
                <w:bdr w:val="none" w:sz="0" w:space="0" w:color="auto" w:frame="1"/>
              </w:rPr>
              <w:t>);</w:t>
            </w:r>
          </w:p>
          <w:p w14:paraId="617733F0" w14:textId="77777777" w:rsidR="00597CCA" w:rsidRDefault="00597CCA">
            <w:pPr>
              <w:shd w:val="clear" w:color="auto" w:fill="FFFFFF"/>
              <w:spacing w:line="264" w:lineRule="atLeast"/>
              <w:textAlignment w:val="baseline"/>
              <w:rPr>
                <w:rFonts w:ascii="Consolas" w:hAnsi="Consolas"/>
              </w:rPr>
            </w:pPr>
            <w:r>
              <w:rPr>
                <w:rStyle w:val="HTMLCode"/>
                <w:rFonts w:ascii="Consolas" w:eastAsiaTheme="minorHAnsi" w:hAnsi="Consolas"/>
                <w:bdr w:val="none" w:sz="0" w:space="0" w:color="auto" w:frame="1"/>
              </w:rPr>
              <w:t>     </w:t>
            </w:r>
            <w:r>
              <w:rPr>
                <w:rStyle w:val="HTMLCode"/>
                <w:rFonts w:ascii="Consolas" w:eastAsiaTheme="minorHAnsi" w:hAnsi="Consolas"/>
                <w:color w:val="000000"/>
                <w:bdr w:val="none" w:sz="0" w:space="0" w:color="auto" w:frame="1"/>
              </w:rPr>
              <w:t>intList.add(</w:t>
            </w:r>
            <w:r>
              <w:rPr>
                <w:rStyle w:val="HTMLCode"/>
                <w:rFonts w:ascii="Consolas" w:eastAsiaTheme="minorHAnsi" w:hAnsi="Consolas"/>
                <w:color w:val="009900"/>
                <w:bdr w:val="none" w:sz="0" w:space="0" w:color="auto" w:frame="1"/>
              </w:rPr>
              <w:t>50</w:t>
            </w:r>
            <w:r>
              <w:rPr>
                <w:rStyle w:val="HTMLCode"/>
                <w:rFonts w:ascii="Consolas" w:eastAsiaTheme="minorHAnsi" w:hAnsi="Consolas"/>
                <w:color w:val="000000"/>
                <w:bdr w:val="none" w:sz="0" w:space="0" w:color="auto" w:frame="1"/>
              </w:rPr>
              <w:t>);</w:t>
            </w:r>
          </w:p>
          <w:p w14:paraId="3510715A" w14:textId="77777777" w:rsidR="00597CCA" w:rsidRDefault="00597CCA">
            <w:pPr>
              <w:shd w:val="clear" w:color="auto" w:fill="FFFFFF"/>
              <w:spacing w:line="264" w:lineRule="atLeast"/>
              <w:textAlignment w:val="baseline"/>
              <w:rPr>
                <w:rFonts w:ascii="Consolas" w:hAnsi="Consolas"/>
              </w:rPr>
            </w:pPr>
            <w:r>
              <w:rPr>
                <w:rStyle w:val="HTMLCode"/>
                <w:rFonts w:ascii="Consolas" w:eastAsiaTheme="minorHAnsi" w:hAnsi="Consolas"/>
                <w:bdr w:val="none" w:sz="0" w:space="0" w:color="auto" w:frame="1"/>
              </w:rPr>
              <w:t>     </w:t>
            </w:r>
            <w:r>
              <w:rPr>
                <w:rFonts w:ascii="Consolas" w:hAnsi="Consolas"/>
              </w:rPr>
              <w:t> </w:t>
            </w:r>
          </w:p>
          <w:p w14:paraId="52D96A80" w14:textId="77777777" w:rsidR="00597CCA" w:rsidRDefault="00597CCA">
            <w:pPr>
              <w:shd w:val="clear" w:color="auto" w:fill="FFFFFF"/>
              <w:spacing w:line="264" w:lineRule="atLeast"/>
              <w:textAlignment w:val="baseline"/>
              <w:rPr>
                <w:rFonts w:ascii="Consolas" w:hAnsi="Consolas"/>
              </w:rPr>
            </w:pPr>
            <w:r>
              <w:rPr>
                <w:rStyle w:val="HTMLCode"/>
                <w:rFonts w:ascii="Consolas" w:eastAsiaTheme="minorHAnsi" w:hAnsi="Consolas"/>
                <w:bdr w:val="none" w:sz="0" w:space="0" w:color="auto" w:frame="1"/>
              </w:rPr>
              <w:t>     </w:t>
            </w:r>
            <w:r>
              <w:rPr>
                <w:rStyle w:val="HTMLCode"/>
                <w:rFonts w:ascii="Consolas" w:eastAsiaTheme="minorHAnsi" w:hAnsi="Consolas"/>
                <w:color w:val="008200"/>
                <w:bdr w:val="none" w:sz="0" w:space="0" w:color="auto" w:frame="1"/>
              </w:rPr>
              <w:t>//print the ArrayList</w:t>
            </w:r>
          </w:p>
          <w:p w14:paraId="79D7A469" w14:textId="77777777" w:rsidR="00597CCA" w:rsidRDefault="00597CCA">
            <w:pPr>
              <w:shd w:val="clear" w:color="auto" w:fill="FFFFFF"/>
              <w:spacing w:line="264" w:lineRule="atLeast"/>
              <w:textAlignment w:val="baseline"/>
              <w:rPr>
                <w:rFonts w:ascii="Consolas" w:hAnsi="Consolas"/>
              </w:rPr>
            </w:pPr>
            <w:r>
              <w:rPr>
                <w:rStyle w:val="HTMLCode"/>
                <w:rFonts w:ascii="Consolas" w:eastAsiaTheme="minorHAnsi" w:hAnsi="Consolas"/>
                <w:bdr w:val="none" w:sz="0" w:space="0" w:color="auto" w:frame="1"/>
              </w:rPr>
              <w:t>     </w:t>
            </w:r>
            <w:r>
              <w:rPr>
                <w:rStyle w:val="HTMLCode"/>
                <w:rFonts w:ascii="Consolas" w:eastAsiaTheme="minorHAnsi" w:hAnsi="Consolas"/>
                <w:color w:val="000000"/>
                <w:bdr w:val="none" w:sz="0" w:space="0" w:color="auto" w:frame="1"/>
              </w:rPr>
              <w:t>System.out.println(</w:t>
            </w:r>
            <w:r>
              <w:rPr>
                <w:rStyle w:val="HTMLCode"/>
                <w:rFonts w:ascii="Consolas" w:eastAsiaTheme="minorHAnsi" w:hAnsi="Consolas"/>
                <w:color w:val="0000FF"/>
                <w:bdr w:val="none" w:sz="0" w:space="0" w:color="auto" w:frame="1"/>
              </w:rPr>
              <w:t>"Original ArrayList: "</w:t>
            </w:r>
            <w:r>
              <w:rPr>
                <w:rStyle w:val="HTMLCode"/>
                <w:rFonts w:ascii="Consolas" w:eastAsiaTheme="minorHAnsi" w:hAnsi="Consolas"/>
                <w:color w:val="000000"/>
                <w:bdr w:val="none" w:sz="0" w:space="0" w:color="auto" w:frame="1"/>
              </w:rPr>
              <w:t>+intList);</w:t>
            </w:r>
          </w:p>
          <w:p w14:paraId="60CB5045" w14:textId="77777777" w:rsidR="00597CCA" w:rsidRDefault="00597CCA">
            <w:pPr>
              <w:shd w:val="clear" w:color="auto" w:fill="FFFFFF"/>
              <w:spacing w:line="264" w:lineRule="atLeast"/>
              <w:textAlignment w:val="baseline"/>
              <w:rPr>
                <w:rFonts w:ascii="Consolas" w:hAnsi="Consolas"/>
              </w:rPr>
            </w:pPr>
            <w:r>
              <w:rPr>
                <w:rFonts w:ascii="Consolas" w:hAnsi="Consolas"/>
              </w:rPr>
              <w:t> </w:t>
            </w:r>
          </w:p>
          <w:p w14:paraId="72D35848" w14:textId="77777777" w:rsidR="00597CCA" w:rsidRDefault="00597CCA">
            <w:pPr>
              <w:shd w:val="clear" w:color="auto" w:fill="FFFFFF"/>
              <w:spacing w:line="264" w:lineRule="atLeast"/>
              <w:textAlignment w:val="baseline"/>
              <w:rPr>
                <w:rFonts w:ascii="Consolas" w:hAnsi="Consolas"/>
              </w:rPr>
            </w:pPr>
            <w:r>
              <w:rPr>
                <w:rStyle w:val="HTMLCode"/>
                <w:rFonts w:ascii="Consolas" w:eastAsiaTheme="minorHAnsi" w:hAnsi="Consolas"/>
                <w:bdr w:val="none" w:sz="0" w:space="0" w:color="auto" w:frame="1"/>
              </w:rPr>
              <w:t>     </w:t>
            </w:r>
            <w:r>
              <w:rPr>
                <w:rStyle w:val="HTMLCode"/>
                <w:rFonts w:ascii="Consolas" w:eastAsiaTheme="minorHAnsi" w:hAnsi="Consolas"/>
                <w:color w:val="008200"/>
                <w:bdr w:val="none" w:sz="0" w:space="0" w:color="auto" w:frame="1"/>
              </w:rPr>
              <w:t>//create a sublist for the given ArrayList</w:t>
            </w:r>
          </w:p>
          <w:p w14:paraId="30EEAD9B" w14:textId="77777777" w:rsidR="00597CCA" w:rsidRDefault="00597CCA">
            <w:pPr>
              <w:shd w:val="clear" w:color="auto" w:fill="FFFFFF"/>
              <w:spacing w:line="264" w:lineRule="atLeast"/>
              <w:textAlignment w:val="baseline"/>
              <w:rPr>
                <w:rFonts w:ascii="Consolas" w:hAnsi="Consolas"/>
              </w:rPr>
            </w:pPr>
            <w:r>
              <w:rPr>
                <w:rStyle w:val="HTMLCode"/>
                <w:rFonts w:ascii="Consolas" w:eastAsiaTheme="minorHAnsi" w:hAnsi="Consolas"/>
                <w:bdr w:val="none" w:sz="0" w:space="0" w:color="auto" w:frame="1"/>
              </w:rPr>
              <w:t>     </w:t>
            </w:r>
            <w:r>
              <w:rPr>
                <w:rStyle w:val="HTMLCode"/>
                <w:rFonts w:ascii="Consolas" w:eastAsiaTheme="minorHAnsi" w:hAnsi="Consolas"/>
                <w:color w:val="000000"/>
                <w:bdr w:val="none" w:sz="0" w:space="0" w:color="auto" w:frame="1"/>
              </w:rPr>
              <w:t xml:space="preserve">ArrayList&lt;Integer&gt; sub_ArrayList = </w:t>
            </w:r>
            <w:r>
              <w:rPr>
                <w:rStyle w:val="HTMLCode"/>
                <w:rFonts w:ascii="Consolas" w:eastAsiaTheme="minorHAnsi" w:hAnsi="Consolas"/>
                <w:b/>
                <w:bCs/>
                <w:color w:val="006699"/>
                <w:bdr w:val="none" w:sz="0" w:space="0" w:color="auto" w:frame="1"/>
              </w:rPr>
              <w:t>new</w:t>
            </w:r>
            <w:r>
              <w:rPr>
                <w:rFonts w:ascii="Consolas" w:hAnsi="Consolas"/>
              </w:rPr>
              <w:t xml:space="preserve"> </w:t>
            </w:r>
            <w:r>
              <w:rPr>
                <w:rStyle w:val="HTMLCode"/>
                <w:rFonts w:ascii="Consolas" w:eastAsiaTheme="minorHAnsi" w:hAnsi="Consolas"/>
                <w:color w:val="000000"/>
                <w:bdr w:val="none" w:sz="0" w:space="0" w:color="auto" w:frame="1"/>
              </w:rPr>
              <w:t>ArrayList&lt;Integer&gt;(intList.subList(</w:t>
            </w:r>
            <w:r>
              <w:rPr>
                <w:rStyle w:val="HTMLCode"/>
                <w:rFonts w:ascii="Consolas" w:eastAsiaTheme="minorHAnsi" w:hAnsi="Consolas"/>
                <w:color w:val="009900"/>
                <w:bdr w:val="none" w:sz="0" w:space="0" w:color="auto" w:frame="1"/>
              </w:rPr>
              <w:t>2</w:t>
            </w:r>
            <w:r>
              <w:rPr>
                <w:rStyle w:val="HTMLCode"/>
                <w:rFonts w:ascii="Consolas" w:eastAsiaTheme="minorHAnsi" w:hAnsi="Consolas"/>
                <w:color w:val="000000"/>
                <w:bdr w:val="none" w:sz="0" w:space="0" w:color="auto" w:frame="1"/>
              </w:rPr>
              <w:t xml:space="preserve">, </w:t>
            </w:r>
            <w:r>
              <w:rPr>
                <w:rStyle w:val="HTMLCode"/>
                <w:rFonts w:ascii="Consolas" w:eastAsiaTheme="minorHAnsi" w:hAnsi="Consolas"/>
                <w:color w:val="009900"/>
                <w:bdr w:val="none" w:sz="0" w:space="0" w:color="auto" w:frame="1"/>
              </w:rPr>
              <w:t>6</w:t>
            </w:r>
            <w:r>
              <w:rPr>
                <w:rStyle w:val="HTMLCode"/>
                <w:rFonts w:ascii="Consolas" w:eastAsiaTheme="minorHAnsi" w:hAnsi="Consolas"/>
                <w:color w:val="000000"/>
                <w:bdr w:val="none" w:sz="0" w:space="0" w:color="auto" w:frame="1"/>
              </w:rPr>
              <w:t>));</w:t>
            </w:r>
          </w:p>
          <w:p w14:paraId="4F86D911" w14:textId="77777777" w:rsidR="00597CCA" w:rsidRDefault="00597CCA">
            <w:pPr>
              <w:shd w:val="clear" w:color="auto" w:fill="FFFFFF"/>
              <w:spacing w:line="264" w:lineRule="atLeast"/>
              <w:textAlignment w:val="baseline"/>
              <w:rPr>
                <w:rFonts w:ascii="Consolas" w:hAnsi="Consolas"/>
              </w:rPr>
            </w:pPr>
            <w:r>
              <w:rPr>
                <w:rStyle w:val="HTMLCode"/>
                <w:rFonts w:ascii="Consolas" w:eastAsiaTheme="minorHAnsi" w:hAnsi="Consolas"/>
                <w:bdr w:val="none" w:sz="0" w:space="0" w:color="auto" w:frame="1"/>
              </w:rPr>
              <w:t>     </w:t>
            </w:r>
            <w:r>
              <w:rPr>
                <w:rStyle w:val="HTMLCode"/>
                <w:rFonts w:ascii="Consolas" w:eastAsiaTheme="minorHAnsi" w:hAnsi="Consolas"/>
                <w:color w:val="008200"/>
                <w:bdr w:val="none" w:sz="0" w:space="0" w:color="auto" w:frame="1"/>
              </w:rPr>
              <w:t>//print the sublist</w:t>
            </w:r>
          </w:p>
          <w:p w14:paraId="03423F24" w14:textId="77777777" w:rsidR="00597CCA" w:rsidRDefault="00597CCA">
            <w:pPr>
              <w:shd w:val="clear" w:color="auto" w:fill="FFFFFF"/>
              <w:spacing w:line="264" w:lineRule="atLeast"/>
              <w:textAlignment w:val="baseline"/>
              <w:rPr>
                <w:rFonts w:ascii="Consolas" w:hAnsi="Consolas"/>
              </w:rPr>
            </w:pPr>
            <w:r>
              <w:rPr>
                <w:rStyle w:val="HTMLCode"/>
                <w:rFonts w:ascii="Consolas" w:eastAsiaTheme="minorHAnsi" w:hAnsi="Consolas"/>
                <w:bdr w:val="none" w:sz="0" w:space="0" w:color="auto" w:frame="1"/>
              </w:rPr>
              <w:t>     </w:t>
            </w:r>
            <w:r>
              <w:rPr>
                <w:rStyle w:val="HTMLCode"/>
                <w:rFonts w:ascii="Consolas" w:eastAsiaTheme="minorHAnsi" w:hAnsi="Consolas"/>
                <w:color w:val="000000"/>
                <w:bdr w:val="none" w:sz="0" w:space="0" w:color="auto" w:frame="1"/>
              </w:rPr>
              <w:t>System.out.println(</w:t>
            </w:r>
            <w:r>
              <w:rPr>
                <w:rStyle w:val="HTMLCode"/>
                <w:rFonts w:ascii="Consolas" w:eastAsiaTheme="minorHAnsi" w:hAnsi="Consolas"/>
                <w:color w:val="0000FF"/>
                <w:bdr w:val="none" w:sz="0" w:space="0" w:color="auto" w:frame="1"/>
              </w:rPr>
              <w:t>"Sublist of given ArrayList: "</w:t>
            </w:r>
            <w:r>
              <w:rPr>
                <w:rStyle w:val="HTMLCode"/>
                <w:rFonts w:ascii="Consolas" w:eastAsiaTheme="minorHAnsi" w:hAnsi="Consolas"/>
                <w:color w:val="000000"/>
                <w:bdr w:val="none" w:sz="0" w:space="0" w:color="auto" w:frame="1"/>
              </w:rPr>
              <w:t>+sub_ArrayList);</w:t>
            </w:r>
          </w:p>
          <w:p w14:paraId="1F7CF304" w14:textId="77777777" w:rsidR="00597CCA" w:rsidRDefault="00597CCA">
            <w:pPr>
              <w:shd w:val="clear" w:color="auto" w:fill="FFFFFF"/>
              <w:spacing w:line="264" w:lineRule="atLeast"/>
              <w:textAlignment w:val="baseline"/>
              <w:rPr>
                <w:rFonts w:ascii="Consolas" w:hAnsi="Consolas"/>
              </w:rPr>
            </w:pPr>
            <w:r>
              <w:rPr>
                <w:rStyle w:val="HTMLCode"/>
                <w:rFonts w:ascii="Consolas" w:eastAsiaTheme="minorHAnsi" w:hAnsi="Consolas"/>
                <w:bdr w:val="none" w:sz="0" w:space="0" w:color="auto" w:frame="1"/>
              </w:rPr>
              <w:t>  </w:t>
            </w:r>
            <w:r>
              <w:rPr>
                <w:rStyle w:val="HTMLCode"/>
                <w:rFonts w:ascii="Consolas" w:eastAsiaTheme="minorHAnsi" w:hAnsi="Consolas"/>
                <w:color w:val="000000"/>
                <w:bdr w:val="none" w:sz="0" w:space="0" w:color="auto" w:frame="1"/>
              </w:rPr>
              <w:t>}</w:t>
            </w:r>
          </w:p>
          <w:p w14:paraId="17839702" w14:textId="77777777" w:rsidR="00597CCA" w:rsidRDefault="00597CCA">
            <w:pPr>
              <w:shd w:val="clear" w:color="auto" w:fill="FFFFFF"/>
              <w:spacing w:line="264" w:lineRule="atLeast"/>
              <w:textAlignment w:val="baseline"/>
              <w:rPr>
                <w:rFonts w:ascii="Consolas" w:hAnsi="Consolas"/>
              </w:rPr>
            </w:pPr>
            <w:r>
              <w:rPr>
                <w:rStyle w:val="HTMLCode"/>
                <w:rFonts w:ascii="Consolas" w:eastAsiaTheme="minorHAnsi" w:hAnsi="Consolas"/>
                <w:color w:val="000000"/>
                <w:bdr w:val="none" w:sz="0" w:space="0" w:color="auto" w:frame="1"/>
              </w:rPr>
              <w:t>}</w:t>
            </w:r>
          </w:p>
        </w:tc>
      </w:tr>
    </w:tbl>
    <w:p w14:paraId="21A5D68F" w14:textId="77777777" w:rsidR="00597CCA" w:rsidRDefault="00597CCA" w:rsidP="00597CCA">
      <w:pPr>
        <w:pStyle w:val="NormalWeb"/>
        <w:shd w:val="clear" w:color="auto" w:fill="FFFFFF"/>
        <w:spacing w:before="0" w:beforeAutospacing="0" w:after="0" w:afterAutospacing="0"/>
        <w:rPr>
          <w:rFonts w:ascii="Work Sans" w:hAnsi="Work Sans"/>
          <w:color w:val="3A3A3A"/>
        </w:rPr>
      </w:pPr>
      <w:r>
        <w:rPr>
          <w:rStyle w:val="Strong"/>
          <w:rFonts w:ascii="Work Sans" w:hAnsi="Work Sans"/>
          <w:color w:val="3A3A3A"/>
          <w:bdr w:val="none" w:sz="0" w:space="0" w:color="auto" w:frame="1"/>
        </w:rPr>
        <w:lastRenderedPageBreak/>
        <w:t>Output:</w:t>
      </w:r>
    </w:p>
    <w:p w14:paraId="7224E3FE" w14:textId="77777777" w:rsidR="00597CCA" w:rsidRDefault="00597CCA" w:rsidP="00597CCA">
      <w:pPr>
        <w:pStyle w:val="NormalWeb"/>
        <w:shd w:val="clear" w:color="auto" w:fill="FFFFFF"/>
        <w:spacing w:before="0" w:beforeAutospacing="0" w:after="336" w:afterAutospacing="0"/>
        <w:rPr>
          <w:rFonts w:ascii="Work Sans" w:hAnsi="Work Sans"/>
          <w:color w:val="3A3A3A"/>
        </w:rPr>
      </w:pPr>
      <w:r>
        <w:rPr>
          <w:rFonts w:ascii="Work Sans" w:hAnsi="Work Sans"/>
          <w:color w:val="3A3A3A"/>
        </w:rPr>
        <w:t>Original ArrayList: [5, 10, 15, 20, 25, 30, 35, 40, 45, 50]</w:t>
      </w:r>
      <w:r>
        <w:rPr>
          <w:rFonts w:ascii="Work Sans" w:hAnsi="Work Sans"/>
          <w:color w:val="3A3A3A"/>
        </w:rPr>
        <w:br/>
        <w:t>Sublist of given ArrayList: [15, 20, 25, 30]</w:t>
      </w:r>
    </w:p>
    <w:p w14:paraId="0C4B8262" w14:textId="77777777" w:rsidR="00597CCA" w:rsidRDefault="00597CCA" w:rsidP="00597CCA">
      <w:pPr>
        <w:pStyle w:val="NormalWeb"/>
        <w:shd w:val="clear" w:color="auto" w:fill="FFFFFF"/>
        <w:spacing w:before="0" w:beforeAutospacing="0" w:after="0" w:afterAutospacing="0"/>
        <w:rPr>
          <w:rFonts w:ascii="Work Sans" w:hAnsi="Work Sans"/>
          <w:color w:val="3A3A3A"/>
        </w:rPr>
      </w:pPr>
      <w:r>
        <w:rPr>
          <w:rFonts w:ascii="Work Sans" w:hAnsi="Work Sans"/>
          <w:noProof/>
          <w:color w:val="ED0000"/>
          <w:bdr w:val="none" w:sz="0" w:space="0" w:color="auto" w:frame="1"/>
        </w:rPr>
        <w:drawing>
          <wp:inline distT="0" distB="0" distL="0" distR="0" wp14:anchorId="56CD4E45" wp14:editId="1D408E07">
            <wp:extent cx="4972050" cy="514350"/>
            <wp:effectExtent l="0" t="0" r="0" b="0"/>
            <wp:docPr id="1098951415" name="Picture 21" descr="Output">
              <a:hlinkClick xmlns:a="http://schemas.openxmlformats.org/drawingml/2006/main" r:id="rId23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descr="Output">
                      <a:hlinkClick r:id="rId231"/>
                    </pic:cNvPr>
                    <pic:cNvPicPr>
                      <a:picLocks noChangeAspect="1" noChangeArrowheads="1"/>
                    </pic:cNvPicPr>
                  </pic:nvPicPr>
                  <pic:blipFill>
                    <a:blip r:embed="rId232">
                      <a:extLst>
                        <a:ext uri="{28A0092B-C50C-407E-A947-70E740481C1C}">
                          <a14:useLocalDpi xmlns:a14="http://schemas.microsoft.com/office/drawing/2010/main" val="0"/>
                        </a:ext>
                      </a:extLst>
                    </a:blip>
                    <a:srcRect/>
                    <a:stretch>
                      <a:fillRect/>
                    </a:stretch>
                  </pic:blipFill>
                  <pic:spPr bwMode="auto">
                    <a:xfrm>
                      <a:off x="0" y="0"/>
                      <a:ext cx="4972050" cy="514350"/>
                    </a:xfrm>
                    <a:prstGeom prst="rect">
                      <a:avLst/>
                    </a:prstGeom>
                    <a:noFill/>
                    <a:ln>
                      <a:noFill/>
                    </a:ln>
                  </pic:spPr>
                </pic:pic>
              </a:graphicData>
            </a:graphic>
          </wp:inline>
        </w:drawing>
      </w:r>
    </w:p>
    <w:p w14:paraId="47D5ADDC" w14:textId="77777777" w:rsidR="00597CCA" w:rsidRDefault="00597CCA" w:rsidP="00597CCA">
      <w:pPr>
        <w:pStyle w:val="Heading3"/>
        <w:shd w:val="clear" w:color="auto" w:fill="FFFFFF"/>
        <w:spacing w:before="0" w:line="312" w:lineRule="atLeast"/>
        <w:rPr>
          <w:rFonts w:ascii="Work Sans" w:hAnsi="Work Sans"/>
          <w:color w:val="3A3A3A"/>
          <w:sz w:val="36"/>
          <w:szCs w:val="36"/>
        </w:rPr>
      </w:pPr>
      <w:r>
        <w:rPr>
          <w:rFonts w:ascii="Work Sans" w:hAnsi="Work Sans"/>
          <w:color w:val="3A3A3A"/>
          <w:sz w:val="36"/>
          <w:szCs w:val="36"/>
          <w:bdr w:val="none" w:sz="0" w:space="0" w:color="auto" w:frame="1"/>
        </w:rPr>
        <w:t>ArrayList retainAll</w:t>
      </w:r>
    </w:p>
    <w:p w14:paraId="6B7BBCF7" w14:textId="77777777" w:rsidR="00597CCA" w:rsidRDefault="00597CCA" w:rsidP="00597CCA">
      <w:pPr>
        <w:pStyle w:val="NormalWeb"/>
        <w:shd w:val="clear" w:color="auto" w:fill="FFFFFF"/>
        <w:spacing w:before="0" w:beforeAutospacing="0" w:after="0" w:afterAutospacing="0"/>
        <w:rPr>
          <w:rFonts w:ascii="Work Sans" w:hAnsi="Work Sans"/>
          <w:color w:val="3A3A3A"/>
        </w:rPr>
      </w:pPr>
      <w:r>
        <w:rPr>
          <w:rStyle w:val="Strong"/>
          <w:rFonts w:ascii="Work Sans" w:hAnsi="Work Sans"/>
          <w:color w:val="3A3A3A"/>
          <w:bdr w:val="none" w:sz="0" w:space="0" w:color="auto" w:frame="1"/>
        </w:rPr>
        <w:t>Prototype:</w:t>
      </w:r>
      <w:r>
        <w:rPr>
          <w:rFonts w:ascii="Work Sans" w:hAnsi="Work Sans"/>
          <w:color w:val="3A3A3A"/>
        </w:rPr>
        <w:t> boolean retainAll (Collection&lt;?&gt; c)</w:t>
      </w:r>
      <w:r>
        <w:rPr>
          <w:rFonts w:ascii="Work Sans" w:hAnsi="Work Sans"/>
          <w:color w:val="3A3A3A"/>
        </w:rPr>
        <w:br/>
      </w:r>
      <w:r>
        <w:rPr>
          <w:rStyle w:val="Strong"/>
          <w:rFonts w:ascii="Work Sans" w:hAnsi="Work Sans"/>
          <w:color w:val="3A3A3A"/>
          <w:bdr w:val="none" w:sz="0" w:space="0" w:color="auto" w:frame="1"/>
        </w:rPr>
        <w:t>Parameters:</w:t>
      </w:r>
      <w:r>
        <w:rPr>
          <w:rFonts w:ascii="Work Sans" w:hAnsi="Work Sans"/>
          <w:color w:val="3A3A3A"/>
        </w:rPr>
        <w:t> c=&gt; Collection with elements that are to be retained in the list.</w:t>
      </w:r>
      <w:r>
        <w:rPr>
          <w:rFonts w:ascii="Work Sans" w:hAnsi="Work Sans"/>
          <w:color w:val="3A3A3A"/>
        </w:rPr>
        <w:br/>
      </w:r>
      <w:r>
        <w:rPr>
          <w:rStyle w:val="Strong"/>
          <w:rFonts w:ascii="Work Sans" w:hAnsi="Work Sans"/>
          <w:color w:val="3A3A3A"/>
          <w:bdr w:val="none" w:sz="0" w:space="0" w:color="auto" w:frame="1"/>
        </w:rPr>
        <w:t>Return Value:</w:t>
      </w:r>
      <w:r>
        <w:rPr>
          <w:rFonts w:ascii="Work Sans" w:hAnsi="Work Sans"/>
          <w:color w:val="3A3A3A"/>
        </w:rPr>
        <w:t> true=&gt; If the ArrayList changed as a result of the operation.</w:t>
      </w:r>
      <w:r>
        <w:rPr>
          <w:rFonts w:ascii="Work Sans" w:hAnsi="Work Sans"/>
          <w:color w:val="3A3A3A"/>
        </w:rPr>
        <w:br/>
      </w:r>
      <w:r>
        <w:rPr>
          <w:rStyle w:val="Strong"/>
          <w:rFonts w:ascii="Work Sans" w:hAnsi="Work Sans"/>
          <w:color w:val="3A3A3A"/>
          <w:bdr w:val="none" w:sz="0" w:space="0" w:color="auto" w:frame="1"/>
        </w:rPr>
        <w:t>Description:</w:t>
      </w:r>
      <w:r>
        <w:rPr>
          <w:rFonts w:ascii="Work Sans" w:hAnsi="Work Sans"/>
          <w:color w:val="3A3A3A"/>
        </w:rPr>
        <w:t> Retains those elements in the list that match the elements in the given collection c.</w:t>
      </w:r>
    </w:p>
    <w:p w14:paraId="050D4D17" w14:textId="77777777" w:rsidR="00597CCA" w:rsidRDefault="00597CCA" w:rsidP="00597CCA">
      <w:pPr>
        <w:pStyle w:val="NormalWeb"/>
        <w:shd w:val="clear" w:color="auto" w:fill="FFFFFF"/>
        <w:spacing w:before="0" w:beforeAutospacing="0" w:after="0" w:afterAutospacing="0"/>
        <w:rPr>
          <w:rFonts w:ascii="Work Sans" w:hAnsi="Work Sans"/>
          <w:color w:val="3A3A3A"/>
        </w:rPr>
      </w:pPr>
      <w:r>
        <w:rPr>
          <w:rStyle w:val="Strong"/>
          <w:rFonts w:ascii="Work Sans" w:hAnsi="Work Sans"/>
          <w:color w:val="3A3A3A"/>
          <w:bdr w:val="none" w:sz="0" w:space="0" w:color="auto" w:frame="1"/>
        </w:rPr>
        <w:t>Exceptions:</w:t>
      </w:r>
      <w:r>
        <w:rPr>
          <w:rFonts w:ascii="Work Sans" w:hAnsi="Work Sans"/>
          <w:color w:val="3A3A3A"/>
        </w:rPr>
        <w:t> ClassCastException =&gt; The collection type and list type do not match</w:t>
      </w:r>
      <w:r>
        <w:rPr>
          <w:rFonts w:ascii="Work Sans" w:hAnsi="Work Sans"/>
          <w:color w:val="3A3A3A"/>
        </w:rPr>
        <w:br/>
        <w:t>NullPointerException =&gt; Given collection is null or the list contains null element and collection does not permit nulls.</w:t>
      </w:r>
    </w:p>
    <w:p w14:paraId="6A531A7C" w14:textId="77777777" w:rsidR="00597CCA" w:rsidRDefault="00597CCA" w:rsidP="00597CCA">
      <w:pPr>
        <w:pStyle w:val="NormalWeb"/>
        <w:shd w:val="clear" w:color="auto" w:fill="FFFFFF"/>
        <w:spacing w:before="0" w:beforeAutospacing="0" w:after="0" w:afterAutospacing="0"/>
        <w:rPr>
          <w:rFonts w:ascii="Work Sans" w:hAnsi="Work Sans"/>
          <w:color w:val="3A3A3A"/>
        </w:rPr>
      </w:pPr>
      <w:r>
        <w:rPr>
          <w:rStyle w:val="Strong"/>
          <w:rFonts w:ascii="Work Sans" w:hAnsi="Work Sans"/>
          <w:color w:val="3A3A3A"/>
          <w:bdr w:val="none" w:sz="0" w:space="0" w:color="auto" w:frame="1"/>
        </w:rPr>
        <w:t>The following program demonstrates the retainAll method.</w:t>
      </w:r>
    </w:p>
    <w:tbl>
      <w:tblPr>
        <w:tblW w:w="12408" w:type="dxa"/>
        <w:tblCellSpacing w:w="0" w:type="dxa"/>
        <w:tblCellMar>
          <w:left w:w="0" w:type="dxa"/>
          <w:right w:w="0" w:type="dxa"/>
        </w:tblCellMar>
        <w:tblLook w:val="04A0" w:firstRow="1" w:lastRow="0" w:firstColumn="1" w:lastColumn="0" w:noHBand="0" w:noVBand="1"/>
      </w:tblPr>
      <w:tblGrid>
        <w:gridCol w:w="12408"/>
      </w:tblGrid>
      <w:tr w:rsidR="00597CCA" w14:paraId="248F99D6" w14:textId="77777777" w:rsidTr="00597CCA">
        <w:trPr>
          <w:tblCellSpacing w:w="0" w:type="dxa"/>
        </w:trPr>
        <w:tc>
          <w:tcPr>
            <w:tcW w:w="12408" w:type="dxa"/>
            <w:tcBorders>
              <w:top w:val="nil"/>
              <w:left w:val="nil"/>
              <w:bottom w:val="nil"/>
              <w:right w:val="nil"/>
            </w:tcBorders>
            <w:vAlign w:val="bottom"/>
            <w:hideMark/>
          </w:tcPr>
          <w:p w14:paraId="112BEA8E" w14:textId="77777777" w:rsidR="00597CCA" w:rsidRDefault="00597CCA">
            <w:pPr>
              <w:shd w:val="clear" w:color="auto" w:fill="FFFFFF"/>
              <w:spacing w:line="264" w:lineRule="atLeast"/>
              <w:textAlignment w:val="baseline"/>
              <w:rPr>
                <w:rFonts w:ascii="Consolas" w:hAnsi="Consolas"/>
              </w:rPr>
            </w:pPr>
            <w:r>
              <w:rPr>
                <w:rStyle w:val="HTMLCode"/>
                <w:rFonts w:ascii="Consolas" w:eastAsiaTheme="minorHAnsi" w:hAnsi="Consolas"/>
                <w:b/>
                <w:bCs/>
                <w:color w:val="006699"/>
                <w:bdr w:val="none" w:sz="0" w:space="0" w:color="auto" w:frame="1"/>
              </w:rPr>
              <w:t>import</w:t>
            </w:r>
            <w:r>
              <w:rPr>
                <w:rFonts w:ascii="Consolas" w:hAnsi="Consolas"/>
              </w:rPr>
              <w:t xml:space="preserve"> </w:t>
            </w:r>
            <w:r>
              <w:rPr>
                <w:rStyle w:val="HTMLCode"/>
                <w:rFonts w:ascii="Consolas" w:eastAsiaTheme="minorHAnsi" w:hAnsi="Consolas"/>
                <w:color w:val="000000"/>
                <w:bdr w:val="none" w:sz="0" w:space="0" w:color="auto" w:frame="1"/>
              </w:rPr>
              <w:t xml:space="preserve">java.util.*;  </w:t>
            </w:r>
          </w:p>
          <w:p w14:paraId="5CD20574" w14:textId="77777777" w:rsidR="00597CCA" w:rsidRDefault="00597CCA">
            <w:pPr>
              <w:shd w:val="clear" w:color="auto" w:fill="FFFFFF"/>
              <w:spacing w:line="264" w:lineRule="atLeast"/>
              <w:textAlignment w:val="baseline"/>
              <w:rPr>
                <w:rFonts w:ascii="Consolas" w:hAnsi="Consolas"/>
              </w:rPr>
            </w:pPr>
            <w:r>
              <w:rPr>
                <w:rStyle w:val="HTMLCode"/>
                <w:rFonts w:ascii="Consolas" w:eastAsiaTheme="minorHAnsi" w:hAnsi="Consolas"/>
                <w:b/>
                <w:bCs/>
                <w:color w:val="006699"/>
                <w:bdr w:val="none" w:sz="0" w:space="0" w:color="auto" w:frame="1"/>
              </w:rPr>
              <w:t>class</w:t>
            </w:r>
            <w:r>
              <w:rPr>
                <w:rFonts w:ascii="Consolas" w:hAnsi="Consolas"/>
              </w:rPr>
              <w:t xml:space="preserve"> </w:t>
            </w:r>
            <w:r>
              <w:rPr>
                <w:rStyle w:val="HTMLCode"/>
                <w:rFonts w:ascii="Consolas" w:eastAsiaTheme="minorHAnsi" w:hAnsi="Consolas"/>
                <w:color w:val="000000"/>
                <w:bdr w:val="none" w:sz="0" w:space="0" w:color="auto" w:frame="1"/>
              </w:rPr>
              <w:t xml:space="preserve">Main{  </w:t>
            </w:r>
          </w:p>
          <w:p w14:paraId="00281201" w14:textId="77777777" w:rsidR="00597CCA" w:rsidRDefault="00597CCA">
            <w:pPr>
              <w:shd w:val="clear" w:color="auto" w:fill="FFFFFF"/>
              <w:spacing w:line="264" w:lineRule="atLeast"/>
              <w:textAlignment w:val="baseline"/>
              <w:rPr>
                <w:rFonts w:ascii="Consolas" w:hAnsi="Consolas"/>
              </w:rPr>
            </w:pPr>
            <w:r>
              <w:rPr>
                <w:rStyle w:val="HTMLCode"/>
                <w:rFonts w:ascii="Consolas" w:eastAsiaTheme="minorHAnsi" w:hAnsi="Consolas"/>
                <w:bdr w:val="none" w:sz="0" w:space="0" w:color="auto" w:frame="1"/>
              </w:rPr>
              <w:t> </w:t>
            </w:r>
            <w:r>
              <w:rPr>
                <w:rStyle w:val="HTMLCode"/>
                <w:rFonts w:ascii="Consolas" w:eastAsiaTheme="minorHAnsi" w:hAnsi="Consolas"/>
                <w:b/>
                <w:bCs/>
                <w:color w:val="006699"/>
                <w:bdr w:val="none" w:sz="0" w:space="0" w:color="auto" w:frame="1"/>
              </w:rPr>
              <w:t>public</w:t>
            </w:r>
            <w:r>
              <w:rPr>
                <w:rFonts w:ascii="Consolas" w:hAnsi="Consolas"/>
              </w:rPr>
              <w:t xml:space="preserve"> </w:t>
            </w:r>
            <w:r>
              <w:rPr>
                <w:rStyle w:val="HTMLCode"/>
                <w:rFonts w:ascii="Consolas" w:eastAsiaTheme="minorHAnsi" w:hAnsi="Consolas"/>
                <w:b/>
                <w:bCs/>
                <w:color w:val="006699"/>
                <w:bdr w:val="none" w:sz="0" w:space="0" w:color="auto" w:frame="1"/>
              </w:rPr>
              <w:t>static</w:t>
            </w:r>
            <w:r>
              <w:rPr>
                <w:rFonts w:ascii="Consolas" w:hAnsi="Consolas"/>
              </w:rPr>
              <w:t xml:space="preserve"> </w:t>
            </w:r>
            <w:r>
              <w:rPr>
                <w:rStyle w:val="HTMLCode"/>
                <w:rFonts w:ascii="Consolas" w:eastAsiaTheme="minorHAnsi" w:hAnsi="Consolas"/>
                <w:b/>
                <w:bCs/>
                <w:color w:val="006699"/>
                <w:bdr w:val="none" w:sz="0" w:space="0" w:color="auto" w:frame="1"/>
              </w:rPr>
              <w:t>void</w:t>
            </w:r>
            <w:r>
              <w:rPr>
                <w:rFonts w:ascii="Consolas" w:hAnsi="Consolas"/>
              </w:rPr>
              <w:t xml:space="preserve"> </w:t>
            </w:r>
            <w:r>
              <w:rPr>
                <w:rStyle w:val="HTMLCode"/>
                <w:rFonts w:ascii="Consolas" w:eastAsiaTheme="minorHAnsi" w:hAnsi="Consolas"/>
                <w:color w:val="000000"/>
                <w:bdr w:val="none" w:sz="0" w:space="0" w:color="auto" w:frame="1"/>
              </w:rPr>
              <w:t xml:space="preserve">main(String args[]){  </w:t>
            </w:r>
          </w:p>
          <w:p w14:paraId="1C476231" w14:textId="77777777" w:rsidR="00597CCA" w:rsidRDefault="00597CCA">
            <w:pPr>
              <w:shd w:val="clear" w:color="auto" w:fill="FFFFFF"/>
              <w:spacing w:line="264" w:lineRule="atLeast"/>
              <w:textAlignment w:val="baseline"/>
              <w:rPr>
                <w:rFonts w:ascii="Consolas" w:hAnsi="Consolas"/>
              </w:rPr>
            </w:pPr>
            <w:r>
              <w:rPr>
                <w:rStyle w:val="HTMLCode"/>
                <w:rFonts w:ascii="Consolas" w:eastAsiaTheme="minorHAnsi" w:hAnsi="Consolas"/>
                <w:bdr w:val="none" w:sz="0" w:space="0" w:color="auto" w:frame="1"/>
              </w:rPr>
              <w:t>  </w:t>
            </w:r>
            <w:r>
              <w:rPr>
                <w:rStyle w:val="HTMLCode"/>
                <w:rFonts w:ascii="Consolas" w:eastAsiaTheme="minorHAnsi" w:hAnsi="Consolas"/>
                <w:color w:val="008200"/>
                <w:bdr w:val="none" w:sz="0" w:space="0" w:color="auto" w:frame="1"/>
              </w:rPr>
              <w:t>//create and initialize ArrayList</w:t>
            </w:r>
          </w:p>
          <w:p w14:paraId="798EC39F" w14:textId="77777777" w:rsidR="00597CCA" w:rsidRDefault="00597CCA">
            <w:pPr>
              <w:shd w:val="clear" w:color="auto" w:fill="FFFFFF"/>
              <w:spacing w:line="264" w:lineRule="atLeast"/>
              <w:textAlignment w:val="baseline"/>
              <w:rPr>
                <w:rFonts w:ascii="Consolas" w:hAnsi="Consolas"/>
              </w:rPr>
            </w:pPr>
            <w:r>
              <w:rPr>
                <w:rStyle w:val="HTMLCode"/>
                <w:rFonts w:ascii="Consolas" w:eastAsiaTheme="minorHAnsi" w:hAnsi="Consolas"/>
                <w:bdr w:val="none" w:sz="0" w:space="0" w:color="auto" w:frame="1"/>
              </w:rPr>
              <w:t>  </w:t>
            </w:r>
            <w:r>
              <w:rPr>
                <w:rStyle w:val="HTMLCode"/>
                <w:rFonts w:ascii="Consolas" w:eastAsiaTheme="minorHAnsi" w:hAnsi="Consolas"/>
                <w:color w:val="000000"/>
                <w:bdr w:val="none" w:sz="0" w:space="0" w:color="auto" w:frame="1"/>
              </w:rPr>
              <w:t>ArrayList&lt;String&gt; colorsList=</w:t>
            </w:r>
            <w:r>
              <w:rPr>
                <w:rStyle w:val="HTMLCode"/>
                <w:rFonts w:ascii="Consolas" w:eastAsiaTheme="minorHAnsi" w:hAnsi="Consolas"/>
                <w:b/>
                <w:bCs/>
                <w:color w:val="006699"/>
                <w:bdr w:val="none" w:sz="0" w:space="0" w:color="auto" w:frame="1"/>
              </w:rPr>
              <w:t>new</w:t>
            </w:r>
            <w:r>
              <w:rPr>
                <w:rFonts w:ascii="Consolas" w:hAnsi="Consolas"/>
              </w:rPr>
              <w:t xml:space="preserve"> </w:t>
            </w:r>
            <w:r>
              <w:rPr>
                <w:rStyle w:val="HTMLCode"/>
                <w:rFonts w:ascii="Consolas" w:eastAsiaTheme="minorHAnsi" w:hAnsi="Consolas"/>
                <w:color w:val="000000"/>
                <w:bdr w:val="none" w:sz="0" w:space="0" w:color="auto" w:frame="1"/>
              </w:rPr>
              <w:t xml:space="preserve">ArrayList&lt;String&gt;();  </w:t>
            </w:r>
          </w:p>
          <w:p w14:paraId="74F3A079" w14:textId="77777777" w:rsidR="00597CCA" w:rsidRDefault="00597CCA">
            <w:pPr>
              <w:shd w:val="clear" w:color="auto" w:fill="FFFFFF"/>
              <w:spacing w:line="264" w:lineRule="atLeast"/>
              <w:textAlignment w:val="baseline"/>
              <w:rPr>
                <w:rFonts w:ascii="Consolas" w:hAnsi="Consolas"/>
              </w:rPr>
            </w:pPr>
            <w:r>
              <w:rPr>
                <w:rStyle w:val="HTMLCode"/>
                <w:rFonts w:ascii="Consolas" w:eastAsiaTheme="minorHAnsi" w:hAnsi="Consolas"/>
                <w:bdr w:val="none" w:sz="0" w:space="0" w:color="auto" w:frame="1"/>
              </w:rPr>
              <w:lastRenderedPageBreak/>
              <w:t>  </w:t>
            </w:r>
            <w:r>
              <w:rPr>
                <w:rStyle w:val="HTMLCode"/>
                <w:rFonts w:ascii="Consolas" w:eastAsiaTheme="minorHAnsi" w:hAnsi="Consolas"/>
                <w:color w:val="000000"/>
                <w:bdr w:val="none" w:sz="0" w:space="0" w:color="auto" w:frame="1"/>
              </w:rPr>
              <w:t>colorsList.add(</w:t>
            </w:r>
            <w:r>
              <w:rPr>
                <w:rStyle w:val="HTMLCode"/>
                <w:rFonts w:ascii="Consolas" w:eastAsiaTheme="minorHAnsi" w:hAnsi="Consolas"/>
                <w:color w:val="0000FF"/>
                <w:bdr w:val="none" w:sz="0" w:space="0" w:color="auto" w:frame="1"/>
              </w:rPr>
              <w:t>"Red"</w:t>
            </w:r>
            <w:r>
              <w:rPr>
                <w:rStyle w:val="HTMLCode"/>
                <w:rFonts w:ascii="Consolas" w:eastAsiaTheme="minorHAnsi" w:hAnsi="Consolas"/>
                <w:color w:val="000000"/>
                <w:bdr w:val="none" w:sz="0" w:space="0" w:color="auto" w:frame="1"/>
              </w:rPr>
              <w:t xml:space="preserve">);  </w:t>
            </w:r>
          </w:p>
          <w:p w14:paraId="41602995" w14:textId="77777777" w:rsidR="00597CCA" w:rsidRDefault="00597CCA">
            <w:pPr>
              <w:shd w:val="clear" w:color="auto" w:fill="FFFFFF"/>
              <w:spacing w:line="264" w:lineRule="atLeast"/>
              <w:textAlignment w:val="baseline"/>
              <w:rPr>
                <w:rFonts w:ascii="Consolas" w:hAnsi="Consolas"/>
              </w:rPr>
            </w:pPr>
            <w:r>
              <w:rPr>
                <w:rStyle w:val="HTMLCode"/>
                <w:rFonts w:ascii="Consolas" w:eastAsiaTheme="minorHAnsi" w:hAnsi="Consolas"/>
                <w:bdr w:val="none" w:sz="0" w:space="0" w:color="auto" w:frame="1"/>
              </w:rPr>
              <w:t>  </w:t>
            </w:r>
            <w:r>
              <w:rPr>
                <w:rStyle w:val="HTMLCode"/>
                <w:rFonts w:ascii="Consolas" w:eastAsiaTheme="minorHAnsi" w:hAnsi="Consolas"/>
                <w:color w:val="000000"/>
                <w:bdr w:val="none" w:sz="0" w:space="0" w:color="auto" w:frame="1"/>
              </w:rPr>
              <w:t>colorsList.add(</w:t>
            </w:r>
            <w:r>
              <w:rPr>
                <w:rStyle w:val="HTMLCode"/>
                <w:rFonts w:ascii="Consolas" w:eastAsiaTheme="minorHAnsi" w:hAnsi="Consolas"/>
                <w:color w:val="0000FF"/>
                <w:bdr w:val="none" w:sz="0" w:space="0" w:color="auto" w:frame="1"/>
              </w:rPr>
              <w:t>"Green"</w:t>
            </w:r>
            <w:r>
              <w:rPr>
                <w:rStyle w:val="HTMLCode"/>
                <w:rFonts w:ascii="Consolas" w:eastAsiaTheme="minorHAnsi" w:hAnsi="Consolas"/>
                <w:color w:val="000000"/>
                <w:bdr w:val="none" w:sz="0" w:space="0" w:color="auto" w:frame="1"/>
              </w:rPr>
              <w:t xml:space="preserve">);  </w:t>
            </w:r>
          </w:p>
          <w:p w14:paraId="21281B10" w14:textId="77777777" w:rsidR="00597CCA" w:rsidRDefault="00597CCA">
            <w:pPr>
              <w:shd w:val="clear" w:color="auto" w:fill="FFFFFF"/>
              <w:spacing w:line="264" w:lineRule="atLeast"/>
              <w:textAlignment w:val="baseline"/>
              <w:rPr>
                <w:rFonts w:ascii="Consolas" w:hAnsi="Consolas"/>
              </w:rPr>
            </w:pPr>
            <w:r>
              <w:rPr>
                <w:rStyle w:val="HTMLCode"/>
                <w:rFonts w:ascii="Consolas" w:eastAsiaTheme="minorHAnsi" w:hAnsi="Consolas"/>
                <w:bdr w:val="none" w:sz="0" w:space="0" w:color="auto" w:frame="1"/>
              </w:rPr>
              <w:t>  </w:t>
            </w:r>
            <w:r>
              <w:rPr>
                <w:rStyle w:val="HTMLCode"/>
                <w:rFonts w:ascii="Consolas" w:eastAsiaTheme="minorHAnsi" w:hAnsi="Consolas"/>
                <w:color w:val="000000"/>
                <w:bdr w:val="none" w:sz="0" w:space="0" w:color="auto" w:frame="1"/>
              </w:rPr>
              <w:t>colorsList.add(</w:t>
            </w:r>
            <w:r>
              <w:rPr>
                <w:rStyle w:val="HTMLCode"/>
                <w:rFonts w:ascii="Consolas" w:eastAsiaTheme="minorHAnsi" w:hAnsi="Consolas"/>
                <w:color w:val="0000FF"/>
                <w:bdr w:val="none" w:sz="0" w:space="0" w:color="auto" w:frame="1"/>
              </w:rPr>
              <w:t>"Blue"</w:t>
            </w:r>
            <w:r>
              <w:rPr>
                <w:rStyle w:val="HTMLCode"/>
                <w:rFonts w:ascii="Consolas" w:eastAsiaTheme="minorHAnsi" w:hAnsi="Consolas"/>
                <w:color w:val="000000"/>
                <w:bdr w:val="none" w:sz="0" w:space="0" w:color="auto" w:frame="1"/>
              </w:rPr>
              <w:t>);</w:t>
            </w:r>
          </w:p>
          <w:p w14:paraId="1AA2F7CD" w14:textId="77777777" w:rsidR="00597CCA" w:rsidRDefault="00597CCA">
            <w:pPr>
              <w:shd w:val="clear" w:color="auto" w:fill="FFFFFF"/>
              <w:spacing w:line="264" w:lineRule="atLeast"/>
              <w:textAlignment w:val="baseline"/>
              <w:rPr>
                <w:rFonts w:ascii="Consolas" w:hAnsi="Consolas"/>
              </w:rPr>
            </w:pPr>
            <w:r>
              <w:rPr>
                <w:rStyle w:val="HTMLCode"/>
                <w:rFonts w:ascii="Consolas" w:eastAsiaTheme="minorHAnsi" w:hAnsi="Consolas"/>
                <w:bdr w:val="none" w:sz="0" w:space="0" w:color="auto" w:frame="1"/>
              </w:rPr>
              <w:t>  </w:t>
            </w:r>
            <w:r>
              <w:rPr>
                <w:rStyle w:val="HTMLCode"/>
                <w:rFonts w:ascii="Consolas" w:eastAsiaTheme="minorHAnsi" w:hAnsi="Consolas"/>
                <w:color w:val="000000"/>
                <w:bdr w:val="none" w:sz="0" w:space="0" w:color="auto" w:frame="1"/>
              </w:rPr>
              <w:t>colorsList.add(</w:t>
            </w:r>
            <w:r>
              <w:rPr>
                <w:rStyle w:val="HTMLCode"/>
                <w:rFonts w:ascii="Consolas" w:eastAsiaTheme="minorHAnsi" w:hAnsi="Consolas"/>
                <w:color w:val="0000FF"/>
                <w:bdr w:val="none" w:sz="0" w:space="0" w:color="auto" w:frame="1"/>
              </w:rPr>
              <w:t>"Yellow"</w:t>
            </w:r>
            <w:r>
              <w:rPr>
                <w:rStyle w:val="HTMLCode"/>
                <w:rFonts w:ascii="Consolas" w:eastAsiaTheme="minorHAnsi" w:hAnsi="Consolas"/>
                <w:color w:val="000000"/>
                <w:bdr w:val="none" w:sz="0" w:space="0" w:color="auto" w:frame="1"/>
              </w:rPr>
              <w:t>);</w:t>
            </w:r>
          </w:p>
          <w:p w14:paraId="790935C8" w14:textId="77777777" w:rsidR="00597CCA" w:rsidRDefault="00597CCA">
            <w:pPr>
              <w:shd w:val="clear" w:color="auto" w:fill="FFFFFF"/>
              <w:spacing w:line="264" w:lineRule="atLeast"/>
              <w:textAlignment w:val="baseline"/>
              <w:rPr>
                <w:rFonts w:ascii="Consolas" w:hAnsi="Consolas"/>
              </w:rPr>
            </w:pPr>
            <w:r>
              <w:rPr>
                <w:rStyle w:val="HTMLCode"/>
                <w:rFonts w:ascii="Consolas" w:eastAsiaTheme="minorHAnsi" w:hAnsi="Consolas"/>
                <w:bdr w:val="none" w:sz="0" w:space="0" w:color="auto" w:frame="1"/>
              </w:rPr>
              <w:t>  </w:t>
            </w:r>
            <w:r>
              <w:rPr>
                <w:rStyle w:val="HTMLCode"/>
                <w:rFonts w:ascii="Consolas" w:eastAsiaTheme="minorHAnsi" w:hAnsi="Consolas"/>
                <w:color w:val="008200"/>
                <w:bdr w:val="none" w:sz="0" w:space="0" w:color="auto" w:frame="1"/>
              </w:rPr>
              <w:t>//print the ArrayList</w:t>
            </w:r>
          </w:p>
          <w:p w14:paraId="71613057" w14:textId="77777777" w:rsidR="00597CCA" w:rsidRDefault="00597CCA">
            <w:pPr>
              <w:shd w:val="clear" w:color="auto" w:fill="FFFFFF"/>
              <w:spacing w:line="264" w:lineRule="atLeast"/>
              <w:textAlignment w:val="baseline"/>
              <w:rPr>
                <w:rFonts w:ascii="Consolas" w:hAnsi="Consolas"/>
              </w:rPr>
            </w:pPr>
            <w:r>
              <w:rPr>
                <w:rStyle w:val="HTMLCode"/>
                <w:rFonts w:ascii="Consolas" w:eastAsiaTheme="minorHAnsi" w:hAnsi="Consolas"/>
                <w:bdr w:val="none" w:sz="0" w:space="0" w:color="auto" w:frame="1"/>
              </w:rPr>
              <w:t>  </w:t>
            </w:r>
            <w:r>
              <w:rPr>
                <w:rStyle w:val="HTMLCode"/>
                <w:rFonts w:ascii="Consolas" w:eastAsiaTheme="minorHAnsi" w:hAnsi="Consolas"/>
                <w:color w:val="000000"/>
                <w:bdr w:val="none" w:sz="0" w:space="0" w:color="auto" w:frame="1"/>
              </w:rPr>
              <w:t>System.out.println(</w:t>
            </w:r>
            <w:r>
              <w:rPr>
                <w:rStyle w:val="HTMLCode"/>
                <w:rFonts w:ascii="Consolas" w:eastAsiaTheme="minorHAnsi" w:hAnsi="Consolas"/>
                <w:color w:val="0000FF"/>
                <w:bdr w:val="none" w:sz="0" w:space="0" w:color="auto" w:frame="1"/>
              </w:rPr>
              <w:t>"Original ArrayList:"</w:t>
            </w:r>
            <w:r>
              <w:rPr>
                <w:rFonts w:ascii="Consolas" w:hAnsi="Consolas"/>
              </w:rPr>
              <w:t xml:space="preserve"> </w:t>
            </w:r>
            <w:r>
              <w:rPr>
                <w:rStyle w:val="HTMLCode"/>
                <w:rFonts w:ascii="Consolas" w:eastAsiaTheme="minorHAnsi" w:hAnsi="Consolas"/>
                <w:color w:val="000000"/>
                <w:bdr w:val="none" w:sz="0" w:space="0" w:color="auto" w:frame="1"/>
              </w:rPr>
              <w:t>+ colorsList);</w:t>
            </w:r>
          </w:p>
          <w:p w14:paraId="38886F05" w14:textId="77777777" w:rsidR="00597CCA" w:rsidRDefault="00597CCA">
            <w:pPr>
              <w:shd w:val="clear" w:color="auto" w:fill="FFFFFF"/>
              <w:spacing w:line="264" w:lineRule="atLeast"/>
              <w:textAlignment w:val="baseline"/>
              <w:rPr>
                <w:rFonts w:ascii="Consolas" w:hAnsi="Consolas"/>
              </w:rPr>
            </w:pPr>
            <w:r>
              <w:rPr>
                <w:rStyle w:val="HTMLCode"/>
                <w:rFonts w:ascii="Consolas" w:eastAsiaTheme="minorHAnsi" w:hAnsi="Consolas"/>
                <w:bdr w:val="none" w:sz="0" w:space="0" w:color="auto" w:frame="1"/>
              </w:rPr>
              <w:t> </w:t>
            </w:r>
            <w:r>
              <w:rPr>
                <w:rFonts w:ascii="Consolas" w:hAnsi="Consolas"/>
              </w:rPr>
              <w:t> </w:t>
            </w:r>
          </w:p>
          <w:p w14:paraId="6517DE91" w14:textId="77777777" w:rsidR="00597CCA" w:rsidRDefault="00597CCA">
            <w:pPr>
              <w:shd w:val="clear" w:color="auto" w:fill="FFFFFF"/>
              <w:spacing w:line="264" w:lineRule="atLeast"/>
              <w:textAlignment w:val="baseline"/>
              <w:rPr>
                <w:rFonts w:ascii="Consolas" w:hAnsi="Consolas"/>
              </w:rPr>
            </w:pPr>
            <w:r>
              <w:rPr>
                <w:rStyle w:val="HTMLCode"/>
                <w:rFonts w:ascii="Consolas" w:eastAsiaTheme="minorHAnsi" w:hAnsi="Consolas"/>
                <w:bdr w:val="none" w:sz="0" w:space="0" w:color="auto" w:frame="1"/>
              </w:rPr>
              <w:t>  </w:t>
            </w:r>
            <w:r>
              <w:rPr>
                <w:rStyle w:val="HTMLCode"/>
                <w:rFonts w:ascii="Consolas" w:eastAsiaTheme="minorHAnsi" w:hAnsi="Consolas"/>
                <w:color w:val="008200"/>
                <w:bdr w:val="none" w:sz="0" w:space="0" w:color="auto" w:frame="1"/>
              </w:rPr>
              <w:t>//define another collection</w:t>
            </w:r>
          </w:p>
          <w:p w14:paraId="5FC25304" w14:textId="77777777" w:rsidR="00597CCA" w:rsidRDefault="00597CCA">
            <w:pPr>
              <w:shd w:val="clear" w:color="auto" w:fill="FFFFFF"/>
              <w:spacing w:line="264" w:lineRule="atLeast"/>
              <w:textAlignment w:val="baseline"/>
              <w:rPr>
                <w:rFonts w:ascii="Consolas" w:hAnsi="Consolas"/>
              </w:rPr>
            </w:pPr>
            <w:r>
              <w:rPr>
                <w:rStyle w:val="HTMLCode"/>
                <w:rFonts w:ascii="Consolas" w:eastAsiaTheme="minorHAnsi" w:hAnsi="Consolas"/>
                <w:bdr w:val="none" w:sz="0" w:space="0" w:color="auto" w:frame="1"/>
              </w:rPr>
              <w:t>  </w:t>
            </w:r>
            <w:r>
              <w:rPr>
                <w:rStyle w:val="HTMLCode"/>
                <w:rFonts w:ascii="Consolas" w:eastAsiaTheme="minorHAnsi" w:hAnsi="Consolas"/>
                <w:color w:val="000000"/>
                <w:bdr w:val="none" w:sz="0" w:space="0" w:color="auto" w:frame="1"/>
              </w:rPr>
              <w:t>ArrayList&lt;String&gt; color_collection=</w:t>
            </w:r>
            <w:r>
              <w:rPr>
                <w:rStyle w:val="HTMLCode"/>
                <w:rFonts w:ascii="Consolas" w:eastAsiaTheme="minorHAnsi" w:hAnsi="Consolas"/>
                <w:b/>
                <w:bCs/>
                <w:color w:val="006699"/>
                <w:bdr w:val="none" w:sz="0" w:space="0" w:color="auto" w:frame="1"/>
              </w:rPr>
              <w:t>new</w:t>
            </w:r>
            <w:r>
              <w:rPr>
                <w:rFonts w:ascii="Consolas" w:hAnsi="Consolas"/>
              </w:rPr>
              <w:t xml:space="preserve"> </w:t>
            </w:r>
            <w:r>
              <w:rPr>
                <w:rStyle w:val="HTMLCode"/>
                <w:rFonts w:ascii="Consolas" w:eastAsiaTheme="minorHAnsi" w:hAnsi="Consolas"/>
                <w:color w:val="000000"/>
                <w:bdr w:val="none" w:sz="0" w:space="0" w:color="auto" w:frame="1"/>
              </w:rPr>
              <w:t xml:space="preserve">ArrayList&lt;String&gt;();  </w:t>
            </w:r>
          </w:p>
          <w:p w14:paraId="3CF7A156" w14:textId="77777777" w:rsidR="00597CCA" w:rsidRDefault="00597CCA">
            <w:pPr>
              <w:shd w:val="clear" w:color="auto" w:fill="FFFFFF"/>
              <w:spacing w:line="264" w:lineRule="atLeast"/>
              <w:textAlignment w:val="baseline"/>
              <w:rPr>
                <w:rFonts w:ascii="Consolas" w:hAnsi="Consolas"/>
              </w:rPr>
            </w:pPr>
            <w:r>
              <w:rPr>
                <w:rStyle w:val="HTMLCode"/>
                <w:rFonts w:ascii="Consolas" w:eastAsiaTheme="minorHAnsi" w:hAnsi="Consolas"/>
                <w:bdr w:val="none" w:sz="0" w:space="0" w:color="auto" w:frame="1"/>
              </w:rPr>
              <w:t>  </w:t>
            </w:r>
            <w:r>
              <w:rPr>
                <w:rStyle w:val="HTMLCode"/>
                <w:rFonts w:ascii="Consolas" w:eastAsiaTheme="minorHAnsi" w:hAnsi="Consolas"/>
                <w:color w:val="000000"/>
                <w:bdr w:val="none" w:sz="0" w:space="0" w:color="auto" w:frame="1"/>
              </w:rPr>
              <w:t>color_collection.add(</w:t>
            </w:r>
            <w:r>
              <w:rPr>
                <w:rStyle w:val="HTMLCode"/>
                <w:rFonts w:ascii="Consolas" w:eastAsiaTheme="minorHAnsi" w:hAnsi="Consolas"/>
                <w:color w:val="0000FF"/>
                <w:bdr w:val="none" w:sz="0" w:space="0" w:color="auto" w:frame="1"/>
              </w:rPr>
              <w:t>"Red"</w:t>
            </w:r>
            <w:r>
              <w:rPr>
                <w:rStyle w:val="HTMLCode"/>
                <w:rFonts w:ascii="Consolas" w:eastAsiaTheme="minorHAnsi" w:hAnsi="Consolas"/>
                <w:color w:val="000000"/>
                <w:bdr w:val="none" w:sz="0" w:space="0" w:color="auto" w:frame="1"/>
              </w:rPr>
              <w:t xml:space="preserve">);  </w:t>
            </w:r>
          </w:p>
          <w:p w14:paraId="02F534C4" w14:textId="77777777" w:rsidR="00597CCA" w:rsidRDefault="00597CCA">
            <w:pPr>
              <w:shd w:val="clear" w:color="auto" w:fill="FFFFFF"/>
              <w:spacing w:line="264" w:lineRule="atLeast"/>
              <w:textAlignment w:val="baseline"/>
              <w:rPr>
                <w:rFonts w:ascii="Consolas" w:hAnsi="Consolas"/>
              </w:rPr>
            </w:pPr>
            <w:r>
              <w:rPr>
                <w:rStyle w:val="HTMLCode"/>
                <w:rFonts w:ascii="Consolas" w:eastAsiaTheme="minorHAnsi" w:hAnsi="Consolas"/>
                <w:bdr w:val="none" w:sz="0" w:space="0" w:color="auto" w:frame="1"/>
              </w:rPr>
              <w:t>  </w:t>
            </w:r>
            <w:r>
              <w:rPr>
                <w:rStyle w:val="HTMLCode"/>
                <w:rFonts w:ascii="Consolas" w:eastAsiaTheme="minorHAnsi" w:hAnsi="Consolas"/>
                <w:color w:val="000000"/>
                <w:bdr w:val="none" w:sz="0" w:space="0" w:color="auto" w:frame="1"/>
              </w:rPr>
              <w:t>color_collection.add(</w:t>
            </w:r>
            <w:r>
              <w:rPr>
                <w:rStyle w:val="HTMLCode"/>
                <w:rFonts w:ascii="Consolas" w:eastAsiaTheme="minorHAnsi" w:hAnsi="Consolas"/>
                <w:color w:val="0000FF"/>
                <w:bdr w:val="none" w:sz="0" w:space="0" w:color="auto" w:frame="1"/>
              </w:rPr>
              <w:t>"Blue"</w:t>
            </w:r>
            <w:r>
              <w:rPr>
                <w:rStyle w:val="HTMLCode"/>
                <w:rFonts w:ascii="Consolas" w:eastAsiaTheme="minorHAnsi" w:hAnsi="Consolas"/>
                <w:color w:val="000000"/>
                <w:bdr w:val="none" w:sz="0" w:space="0" w:color="auto" w:frame="1"/>
              </w:rPr>
              <w:t>);</w:t>
            </w:r>
          </w:p>
          <w:p w14:paraId="13F5F27C" w14:textId="77777777" w:rsidR="00597CCA" w:rsidRDefault="00597CCA">
            <w:pPr>
              <w:shd w:val="clear" w:color="auto" w:fill="FFFFFF"/>
              <w:spacing w:line="264" w:lineRule="atLeast"/>
              <w:textAlignment w:val="baseline"/>
              <w:rPr>
                <w:rFonts w:ascii="Consolas" w:hAnsi="Consolas"/>
              </w:rPr>
            </w:pPr>
            <w:r>
              <w:rPr>
                <w:rStyle w:val="HTMLCode"/>
                <w:rFonts w:ascii="Consolas" w:eastAsiaTheme="minorHAnsi" w:hAnsi="Consolas"/>
                <w:bdr w:val="none" w:sz="0" w:space="0" w:color="auto" w:frame="1"/>
              </w:rPr>
              <w:t>  </w:t>
            </w:r>
            <w:r>
              <w:rPr>
                <w:rStyle w:val="HTMLCode"/>
                <w:rFonts w:ascii="Consolas" w:eastAsiaTheme="minorHAnsi" w:hAnsi="Consolas"/>
                <w:color w:val="000000"/>
                <w:bdr w:val="none" w:sz="0" w:space="0" w:color="auto" w:frame="1"/>
              </w:rPr>
              <w:t>System.out.println(</w:t>
            </w:r>
            <w:r>
              <w:rPr>
                <w:rStyle w:val="HTMLCode"/>
                <w:rFonts w:ascii="Consolas" w:eastAsiaTheme="minorHAnsi" w:hAnsi="Consolas"/>
                <w:color w:val="0000FF"/>
                <w:bdr w:val="none" w:sz="0" w:space="0" w:color="auto" w:frame="1"/>
              </w:rPr>
              <w:t>"Collection elements to be retained in the list:"</w:t>
            </w:r>
            <w:r>
              <w:rPr>
                <w:rFonts w:ascii="Consolas" w:hAnsi="Consolas"/>
              </w:rPr>
              <w:t xml:space="preserve"> </w:t>
            </w:r>
            <w:r>
              <w:rPr>
                <w:rStyle w:val="HTMLCode"/>
                <w:rFonts w:ascii="Consolas" w:eastAsiaTheme="minorHAnsi" w:hAnsi="Consolas"/>
                <w:color w:val="000000"/>
                <w:bdr w:val="none" w:sz="0" w:space="0" w:color="auto" w:frame="1"/>
              </w:rPr>
              <w:t>+ color_collection);</w:t>
            </w:r>
          </w:p>
          <w:p w14:paraId="5D644A20" w14:textId="77777777" w:rsidR="00597CCA" w:rsidRDefault="00597CCA">
            <w:pPr>
              <w:shd w:val="clear" w:color="auto" w:fill="FFFFFF"/>
              <w:spacing w:line="264" w:lineRule="atLeast"/>
              <w:textAlignment w:val="baseline"/>
              <w:rPr>
                <w:rFonts w:ascii="Consolas" w:hAnsi="Consolas"/>
              </w:rPr>
            </w:pPr>
            <w:r>
              <w:rPr>
                <w:rFonts w:ascii="Consolas" w:hAnsi="Consolas"/>
              </w:rPr>
              <w:t> </w:t>
            </w:r>
          </w:p>
          <w:p w14:paraId="6B7C9E9D" w14:textId="77777777" w:rsidR="00597CCA" w:rsidRDefault="00597CCA">
            <w:pPr>
              <w:shd w:val="clear" w:color="auto" w:fill="FFFFFF"/>
              <w:spacing w:line="264" w:lineRule="atLeast"/>
              <w:textAlignment w:val="baseline"/>
              <w:rPr>
                <w:rFonts w:ascii="Consolas" w:hAnsi="Consolas"/>
              </w:rPr>
            </w:pPr>
            <w:r>
              <w:rPr>
                <w:rStyle w:val="HTMLCode"/>
                <w:rFonts w:ascii="Consolas" w:eastAsiaTheme="minorHAnsi" w:hAnsi="Consolas"/>
                <w:bdr w:val="none" w:sz="0" w:space="0" w:color="auto" w:frame="1"/>
              </w:rPr>
              <w:t>  </w:t>
            </w:r>
            <w:r>
              <w:rPr>
                <w:rStyle w:val="HTMLCode"/>
                <w:rFonts w:ascii="Consolas" w:eastAsiaTheme="minorHAnsi" w:hAnsi="Consolas"/>
                <w:color w:val="008200"/>
                <w:bdr w:val="none" w:sz="0" w:space="0" w:color="auto" w:frame="1"/>
              </w:rPr>
              <w:t xml:space="preserve">//call retainAll method with above collection as an argument </w:t>
            </w:r>
          </w:p>
          <w:p w14:paraId="26DDE9F1" w14:textId="77777777" w:rsidR="00597CCA" w:rsidRDefault="00597CCA">
            <w:pPr>
              <w:shd w:val="clear" w:color="auto" w:fill="FFFFFF"/>
              <w:spacing w:line="264" w:lineRule="atLeast"/>
              <w:textAlignment w:val="baseline"/>
              <w:rPr>
                <w:rFonts w:ascii="Consolas" w:hAnsi="Consolas"/>
              </w:rPr>
            </w:pPr>
            <w:r>
              <w:rPr>
                <w:rStyle w:val="HTMLCode"/>
                <w:rFonts w:ascii="Consolas" w:eastAsiaTheme="minorHAnsi" w:hAnsi="Consolas"/>
                <w:bdr w:val="none" w:sz="0" w:space="0" w:color="auto" w:frame="1"/>
              </w:rPr>
              <w:t>  </w:t>
            </w:r>
            <w:r>
              <w:rPr>
                <w:rStyle w:val="HTMLCode"/>
                <w:rFonts w:ascii="Consolas" w:eastAsiaTheme="minorHAnsi" w:hAnsi="Consolas"/>
                <w:color w:val="000000"/>
                <w:bdr w:val="none" w:sz="0" w:space="0" w:color="auto" w:frame="1"/>
              </w:rPr>
              <w:t xml:space="preserve">colorsList.retainAll(color_collection);  </w:t>
            </w:r>
          </w:p>
          <w:p w14:paraId="2A649499" w14:textId="77777777" w:rsidR="00597CCA" w:rsidRDefault="00597CCA">
            <w:pPr>
              <w:shd w:val="clear" w:color="auto" w:fill="FFFFFF"/>
              <w:spacing w:line="264" w:lineRule="atLeast"/>
              <w:textAlignment w:val="baseline"/>
              <w:rPr>
                <w:rFonts w:ascii="Consolas" w:hAnsi="Consolas"/>
              </w:rPr>
            </w:pPr>
            <w:r>
              <w:rPr>
                <w:rStyle w:val="HTMLCode"/>
                <w:rFonts w:ascii="Consolas" w:eastAsiaTheme="minorHAnsi" w:hAnsi="Consolas"/>
                <w:bdr w:val="none" w:sz="0" w:space="0" w:color="auto" w:frame="1"/>
              </w:rPr>
              <w:t>  </w:t>
            </w:r>
            <w:r>
              <w:rPr>
                <w:rStyle w:val="HTMLCode"/>
                <w:rFonts w:ascii="Consolas" w:eastAsiaTheme="minorHAnsi" w:hAnsi="Consolas"/>
                <w:color w:val="008200"/>
                <w:bdr w:val="none" w:sz="0" w:space="0" w:color="auto" w:frame="1"/>
              </w:rPr>
              <w:t>//print the ArrayList after retainAll call.</w:t>
            </w:r>
          </w:p>
          <w:p w14:paraId="6FA58773" w14:textId="77777777" w:rsidR="00597CCA" w:rsidRDefault="00597CCA">
            <w:pPr>
              <w:shd w:val="clear" w:color="auto" w:fill="FFFFFF"/>
              <w:spacing w:line="264" w:lineRule="atLeast"/>
              <w:textAlignment w:val="baseline"/>
              <w:rPr>
                <w:rFonts w:ascii="Consolas" w:hAnsi="Consolas"/>
              </w:rPr>
            </w:pPr>
            <w:r>
              <w:rPr>
                <w:rStyle w:val="HTMLCode"/>
                <w:rFonts w:ascii="Consolas" w:eastAsiaTheme="minorHAnsi" w:hAnsi="Consolas"/>
                <w:bdr w:val="none" w:sz="0" w:space="0" w:color="auto" w:frame="1"/>
              </w:rPr>
              <w:t>  </w:t>
            </w:r>
            <w:r>
              <w:rPr>
                <w:rStyle w:val="HTMLCode"/>
                <w:rFonts w:ascii="Consolas" w:eastAsiaTheme="minorHAnsi" w:hAnsi="Consolas"/>
                <w:color w:val="000000"/>
                <w:bdr w:val="none" w:sz="0" w:space="0" w:color="auto" w:frame="1"/>
              </w:rPr>
              <w:t>System.out.println(</w:t>
            </w:r>
            <w:r>
              <w:rPr>
                <w:rStyle w:val="HTMLCode"/>
                <w:rFonts w:ascii="Consolas" w:eastAsiaTheme="minorHAnsi" w:hAnsi="Consolas"/>
                <w:color w:val="0000FF"/>
                <w:bdr w:val="none" w:sz="0" w:space="0" w:color="auto" w:frame="1"/>
              </w:rPr>
              <w:t>"ArrayList after retainAll call:"</w:t>
            </w:r>
            <w:r>
              <w:rPr>
                <w:rFonts w:ascii="Consolas" w:hAnsi="Consolas"/>
              </w:rPr>
              <w:t xml:space="preserve"> </w:t>
            </w:r>
            <w:r>
              <w:rPr>
                <w:rStyle w:val="HTMLCode"/>
                <w:rFonts w:ascii="Consolas" w:eastAsiaTheme="minorHAnsi" w:hAnsi="Consolas"/>
                <w:color w:val="000000"/>
                <w:bdr w:val="none" w:sz="0" w:space="0" w:color="auto" w:frame="1"/>
              </w:rPr>
              <w:t>+ colorsList);</w:t>
            </w:r>
          </w:p>
          <w:p w14:paraId="3C4A26C3" w14:textId="77777777" w:rsidR="00597CCA" w:rsidRDefault="00597CCA">
            <w:pPr>
              <w:shd w:val="clear" w:color="auto" w:fill="FFFFFF"/>
              <w:spacing w:line="264" w:lineRule="atLeast"/>
              <w:textAlignment w:val="baseline"/>
              <w:rPr>
                <w:rFonts w:ascii="Consolas" w:hAnsi="Consolas"/>
              </w:rPr>
            </w:pPr>
            <w:r>
              <w:rPr>
                <w:rStyle w:val="HTMLCode"/>
                <w:rFonts w:ascii="Consolas" w:eastAsiaTheme="minorHAnsi" w:hAnsi="Consolas"/>
                <w:bdr w:val="none" w:sz="0" w:space="0" w:color="auto" w:frame="1"/>
              </w:rPr>
              <w:t> </w:t>
            </w:r>
            <w:r>
              <w:rPr>
                <w:rStyle w:val="HTMLCode"/>
                <w:rFonts w:ascii="Consolas" w:eastAsiaTheme="minorHAnsi" w:hAnsi="Consolas"/>
                <w:color w:val="000000"/>
                <w:bdr w:val="none" w:sz="0" w:space="0" w:color="auto" w:frame="1"/>
              </w:rPr>
              <w:t xml:space="preserve">}  </w:t>
            </w:r>
          </w:p>
          <w:p w14:paraId="03BDD48B" w14:textId="77777777" w:rsidR="00597CCA" w:rsidRDefault="00597CCA">
            <w:pPr>
              <w:shd w:val="clear" w:color="auto" w:fill="FFFFFF"/>
              <w:spacing w:line="264" w:lineRule="atLeast"/>
              <w:textAlignment w:val="baseline"/>
              <w:rPr>
                <w:rFonts w:ascii="Consolas" w:hAnsi="Consolas"/>
              </w:rPr>
            </w:pPr>
            <w:r>
              <w:rPr>
                <w:rStyle w:val="HTMLCode"/>
                <w:rFonts w:ascii="Consolas" w:eastAsiaTheme="minorHAnsi" w:hAnsi="Consolas"/>
                <w:color w:val="000000"/>
                <w:bdr w:val="none" w:sz="0" w:space="0" w:color="auto" w:frame="1"/>
              </w:rPr>
              <w:t>}</w:t>
            </w:r>
          </w:p>
        </w:tc>
      </w:tr>
    </w:tbl>
    <w:p w14:paraId="340D6934" w14:textId="77777777" w:rsidR="00597CCA" w:rsidRDefault="00597CCA" w:rsidP="00597CCA">
      <w:pPr>
        <w:pStyle w:val="NormalWeb"/>
        <w:shd w:val="clear" w:color="auto" w:fill="FFFFFF"/>
        <w:spacing w:before="0" w:beforeAutospacing="0" w:after="0" w:afterAutospacing="0"/>
        <w:rPr>
          <w:rFonts w:ascii="Work Sans" w:hAnsi="Work Sans"/>
          <w:color w:val="3A3A3A"/>
        </w:rPr>
      </w:pPr>
      <w:r>
        <w:rPr>
          <w:rStyle w:val="Strong"/>
          <w:rFonts w:ascii="Work Sans" w:hAnsi="Work Sans"/>
          <w:color w:val="3A3A3A"/>
          <w:bdr w:val="none" w:sz="0" w:space="0" w:color="auto" w:frame="1"/>
        </w:rPr>
        <w:lastRenderedPageBreak/>
        <w:t>Output:</w:t>
      </w:r>
    </w:p>
    <w:p w14:paraId="0189CE28" w14:textId="77777777" w:rsidR="00597CCA" w:rsidRDefault="00597CCA" w:rsidP="00597CCA">
      <w:pPr>
        <w:pStyle w:val="NormalWeb"/>
        <w:shd w:val="clear" w:color="auto" w:fill="FFFFFF"/>
        <w:spacing w:before="0" w:beforeAutospacing="0" w:after="336" w:afterAutospacing="0"/>
        <w:rPr>
          <w:rFonts w:ascii="Work Sans" w:hAnsi="Work Sans"/>
          <w:color w:val="3A3A3A"/>
        </w:rPr>
      </w:pPr>
      <w:r>
        <w:rPr>
          <w:rFonts w:ascii="Work Sans" w:hAnsi="Work Sans"/>
          <w:color w:val="3A3A3A"/>
        </w:rPr>
        <w:t>Original ArrayList:[Red, Green, Blue, Yellow]</w:t>
      </w:r>
      <w:r>
        <w:rPr>
          <w:rFonts w:ascii="Work Sans" w:hAnsi="Work Sans"/>
          <w:color w:val="3A3A3A"/>
        </w:rPr>
        <w:br/>
        <w:t>Collection elements to be retained in the list:[Red, Blue]</w:t>
      </w:r>
      <w:r>
        <w:rPr>
          <w:rFonts w:ascii="Work Sans" w:hAnsi="Work Sans"/>
          <w:color w:val="3A3A3A"/>
        </w:rPr>
        <w:br/>
        <w:t>ArrayList after retainAll call:[Red, Blue]</w:t>
      </w:r>
    </w:p>
    <w:p w14:paraId="1EB674FA" w14:textId="77777777" w:rsidR="00597CCA" w:rsidRDefault="00597CCA" w:rsidP="00597CCA">
      <w:pPr>
        <w:pStyle w:val="NormalWeb"/>
        <w:shd w:val="clear" w:color="auto" w:fill="FFFFFF"/>
        <w:spacing w:before="0" w:beforeAutospacing="0" w:after="0" w:afterAutospacing="0"/>
        <w:rPr>
          <w:rFonts w:ascii="Work Sans" w:hAnsi="Work Sans"/>
          <w:color w:val="3A3A3A"/>
        </w:rPr>
      </w:pPr>
      <w:r>
        <w:rPr>
          <w:rFonts w:ascii="Work Sans" w:hAnsi="Work Sans"/>
          <w:noProof/>
          <w:color w:val="ED0000"/>
          <w:bdr w:val="none" w:sz="0" w:space="0" w:color="auto" w:frame="1"/>
        </w:rPr>
        <w:drawing>
          <wp:inline distT="0" distB="0" distL="0" distR="0" wp14:anchorId="509557AB" wp14:editId="0C510CA6">
            <wp:extent cx="4756150" cy="844550"/>
            <wp:effectExtent l="0" t="0" r="6350" b="0"/>
            <wp:docPr id="1245089170" name="Picture 20" descr="Output - retailAll method">
              <a:hlinkClick xmlns:a="http://schemas.openxmlformats.org/drawingml/2006/main" r:id="rId23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descr="Output - retailAll method">
                      <a:hlinkClick r:id="rId233"/>
                    </pic:cNvPr>
                    <pic:cNvPicPr>
                      <a:picLocks noChangeAspect="1" noChangeArrowheads="1"/>
                    </pic:cNvPicPr>
                  </pic:nvPicPr>
                  <pic:blipFill>
                    <a:blip r:embed="rId234">
                      <a:extLst>
                        <a:ext uri="{28A0092B-C50C-407E-A947-70E740481C1C}">
                          <a14:useLocalDpi xmlns:a14="http://schemas.microsoft.com/office/drawing/2010/main" val="0"/>
                        </a:ext>
                      </a:extLst>
                    </a:blip>
                    <a:srcRect/>
                    <a:stretch>
                      <a:fillRect/>
                    </a:stretch>
                  </pic:blipFill>
                  <pic:spPr bwMode="auto">
                    <a:xfrm>
                      <a:off x="0" y="0"/>
                      <a:ext cx="4756150" cy="844550"/>
                    </a:xfrm>
                    <a:prstGeom prst="rect">
                      <a:avLst/>
                    </a:prstGeom>
                    <a:noFill/>
                    <a:ln>
                      <a:noFill/>
                    </a:ln>
                  </pic:spPr>
                </pic:pic>
              </a:graphicData>
            </a:graphic>
          </wp:inline>
        </w:drawing>
      </w:r>
    </w:p>
    <w:p w14:paraId="58B2673F" w14:textId="77777777" w:rsidR="00597CCA" w:rsidRDefault="00597CCA" w:rsidP="00597CCA">
      <w:pPr>
        <w:pStyle w:val="Heading3"/>
        <w:shd w:val="clear" w:color="auto" w:fill="FFFFFF"/>
        <w:spacing w:before="0" w:line="312" w:lineRule="atLeast"/>
        <w:rPr>
          <w:rFonts w:ascii="Work Sans" w:hAnsi="Work Sans"/>
          <w:color w:val="3A3A3A"/>
          <w:sz w:val="36"/>
          <w:szCs w:val="36"/>
        </w:rPr>
      </w:pPr>
      <w:r>
        <w:rPr>
          <w:rFonts w:ascii="Work Sans" w:hAnsi="Work Sans"/>
          <w:color w:val="3A3A3A"/>
          <w:sz w:val="36"/>
          <w:szCs w:val="36"/>
          <w:bdr w:val="none" w:sz="0" w:space="0" w:color="auto" w:frame="1"/>
        </w:rPr>
        <w:t>ArrayList Iterator</w:t>
      </w:r>
    </w:p>
    <w:p w14:paraId="4F2FCBB7" w14:textId="77777777" w:rsidR="00597CCA" w:rsidRDefault="00597CCA" w:rsidP="00597CCA">
      <w:pPr>
        <w:pStyle w:val="NormalWeb"/>
        <w:shd w:val="clear" w:color="auto" w:fill="FFFFFF"/>
        <w:spacing w:before="0" w:beforeAutospacing="0" w:after="0" w:afterAutospacing="0"/>
        <w:rPr>
          <w:rFonts w:ascii="Work Sans" w:hAnsi="Work Sans"/>
          <w:color w:val="3A3A3A"/>
        </w:rPr>
      </w:pPr>
      <w:r>
        <w:rPr>
          <w:rStyle w:val="Strong"/>
          <w:rFonts w:ascii="Work Sans" w:hAnsi="Work Sans"/>
          <w:color w:val="3A3A3A"/>
          <w:bdr w:val="none" w:sz="0" w:space="0" w:color="auto" w:frame="1"/>
        </w:rPr>
        <w:t>Prototype:</w:t>
      </w:r>
      <w:r>
        <w:rPr>
          <w:rFonts w:ascii="Work Sans" w:hAnsi="Work Sans"/>
          <w:color w:val="3A3A3A"/>
        </w:rPr>
        <w:t> Iterator&lt;E&gt; iterator ()</w:t>
      </w:r>
      <w:r>
        <w:rPr>
          <w:rFonts w:ascii="Work Sans" w:hAnsi="Work Sans"/>
          <w:color w:val="3A3A3A"/>
        </w:rPr>
        <w:br/>
      </w:r>
      <w:r>
        <w:rPr>
          <w:rStyle w:val="Strong"/>
          <w:rFonts w:ascii="Work Sans" w:hAnsi="Work Sans"/>
          <w:color w:val="3A3A3A"/>
          <w:bdr w:val="none" w:sz="0" w:space="0" w:color="auto" w:frame="1"/>
        </w:rPr>
        <w:t>Parameters:</w:t>
      </w:r>
      <w:r>
        <w:rPr>
          <w:rFonts w:ascii="Work Sans" w:hAnsi="Work Sans"/>
          <w:color w:val="3A3A3A"/>
        </w:rPr>
        <w:t> NIL</w:t>
      </w:r>
      <w:r>
        <w:rPr>
          <w:rFonts w:ascii="Work Sans" w:hAnsi="Work Sans"/>
          <w:color w:val="3A3A3A"/>
        </w:rPr>
        <w:br/>
      </w:r>
      <w:r>
        <w:rPr>
          <w:rStyle w:val="Strong"/>
          <w:rFonts w:ascii="Work Sans" w:hAnsi="Work Sans"/>
          <w:color w:val="3A3A3A"/>
          <w:bdr w:val="none" w:sz="0" w:space="0" w:color="auto" w:frame="1"/>
        </w:rPr>
        <w:t>Return Value:</w:t>
      </w:r>
      <w:r>
        <w:rPr>
          <w:rFonts w:ascii="Work Sans" w:hAnsi="Work Sans"/>
          <w:color w:val="3A3A3A"/>
        </w:rPr>
        <w:t> Iterator &lt;E&gt; =&gt; iterator over the list elements.</w:t>
      </w:r>
      <w:r>
        <w:rPr>
          <w:rFonts w:ascii="Work Sans" w:hAnsi="Work Sans"/>
          <w:color w:val="3A3A3A"/>
        </w:rPr>
        <w:br/>
      </w:r>
      <w:r>
        <w:rPr>
          <w:rStyle w:val="Strong"/>
          <w:rFonts w:ascii="Work Sans" w:hAnsi="Work Sans"/>
          <w:color w:val="3A3A3A"/>
          <w:bdr w:val="none" w:sz="0" w:space="0" w:color="auto" w:frame="1"/>
        </w:rPr>
        <w:t>Description:</w:t>
      </w:r>
      <w:r>
        <w:rPr>
          <w:rFonts w:ascii="Work Sans" w:hAnsi="Work Sans"/>
          <w:color w:val="3A3A3A"/>
        </w:rPr>
        <w:t> Returns an iterator to traverse over the list elements in the proper sequence.</w:t>
      </w:r>
    </w:p>
    <w:p w14:paraId="77A71C52" w14:textId="77777777" w:rsidR="00597CCA" w:rsidRDefault="00597CCA" w:rsidP="00597CCA">
      <w:pPr>
        <w:pStyle w:val="Heading3"/>
        <w:shd w:val="clear" w:color="auto" w:fill="FFFFFF"/>
        <w:spacing w:before="0" w:line="312" w:lineRule="atLeast"/>
        <w:rPr>
          <w:rFonts w:ascii="Work Sans" w:hAnsi="Work Sans"/>
          <w:color w:val="3A3A3A"/>
          <w:sz w:val="36"/>
          <w:szCs w:val="36"/>
        </w:rPr>
      </w:pPr>
      <w:r>
        <w:rPr>
          <w:rFonts w:ascii="Work Sans" w:hAnsi="Work Sans"/>
          <w:color w:val="3A3A3A"/>
          <w:sz w:val="36"/>
          <w:szCs w:val="36"/>
          <w:bdr w:val="none" w:sz="0" w:space="0" w:color="auto" w:frame="1"/>
        </w:rPr>
        <w:t>ArrayList listIterator</w:t>
      </w:r>
    </w:p>
    <w:p w14:paraId="60F664C2" w14:textId="77777777" w:rsidR="00597CCA" w:rsidRDefault="00597CCA" w:rsidP="00597CCA">
      <w:pPr>
        <w:pStyle w:val="NormalWeb"/>
        <w:shd w:val="clear" w:color="auto" w:fill="FFFFFF"/>
        <w:spacing w:before="0" w:beforeAutospacing="0" w:after="0" w:afterAutospacing="0"/>
        <w:rPr>
          <w:rFonts w:ascii="Work Sans" w:hAnsi="Work Sans"/>
          <w:color w:val="3A3A3A"/>
        </w:rPr>
      </w:pPr>
      <w:r>
        <w:rPr>
          <w:rStyle w:val="Strong"/>
          <w:rFonts w:ascii="Work Sans" w:hAnsi="Work Sans"/>
          <w:color w:val="3A3A3A"/>
          <w:bdr w:val="none" w:sz="0" w:space="0" w:color="auto" w:frame="1"/>
        </w:rPr>
        <w:t>I.</w:t>
      </w:r>
    </w:p>
    <w:p w14:paraId="678440C3" w14:textId="77777777" w:rsidR="00597CCA" w:rsidRDefault="00597CCA" w:rsidP="00597CCA">
      <w:pPr>
        <w:pStyle w:val="NormalWeb"/>
        <w:shd w:val="clear" w:color="auto" w:fill="FFFFFF"/>
        <w:spacing w:before="0" w:beforeAutospacing="0" w:after="0" w:afterAutospacing="0"/>
        <w:rPr>
          <w:rFonts w:ascii="Work Sans" w:hAnsi="Work Sans"/>
          <w:color w:val="3A3A3A"/>
        </w:rPr>
      </w:pPr>
      <w:r>
        <w:rPr>
          <w:rStyle w:val="Strong"/>
          <w:rFonts w:ascii="Work Sans" w:hAnsi="Work Sans"/>
          <w:color w:val="3A3A3A"/>
          <w:bdr w:val="none" w:sz="0" w:space="0" w:color="auto" w:frame="1"/>
        </w:rPr>
        <w:t>Prototype:</w:t>
      </w:r>
      <w:r>
        <w:rPr>
          <w:rFonts w:ascii="Work Sans" w:hAnsi="Work Sans"/>
          <w:color w:val="3A3A3A"/>
        </w:rPr>
        <w:t> ListIterator&lt;E&gt; listIterator ()</w:t>
      </w:r>
      <w:r>
        <w:rPr>
          <w:rFonts w:ascii="Work Sans" w:hAnsi="Work Sans"/>
          <w:color w:val="3A3A3A"/>
        </w:rPr>
        <w:br/>
      </w:r>
      <w:r>
        <w:rPr>
          <w:rStyle w:val="Strong"/>
          <w:rFonts w:ascii="Work Sans" w:hAnsi="Work Sans"/>
          <w:color w:val="3A3A3A"/>
          <w:bdr w:val="none" w:sz="0" w:space="0" w:color="auto" w:frame="1"/>
        </w:rPr>
        <w:t>Parameters:</w:t>
      </w:r>
      <w:r>
        <w:rPr>
          <w:rFonts w:ascii="Work Sans" w:hAnsi="Work Sans"/>
          <w:color w:val="3A3A3A"/>
        </w:rPr>
        <w:t> NIL</w:t>
      </w:r>
      <w:r>
        <w:rPr>
          <w:rFonts w:ascii="Work Sans" w:hAnsi="Work Sans"/>
          <w:color w:val="3A3A3A"/>
        </w:rPr>
        <w:br/>
      </w:r>
      <w:r>
        <w:rPr>
          <w:rStyle w:val="Strong"/>
          <w:rFonts w:ascii="Work Sans" w:hAnsi="Work Sans"/>
          <w:color w:val="3A3A3A"/>
          <w:bdr w:val="none" w:sz="0" w:space="0" w:color="auto" w:frame="1"/>
        </w:rPr>
        <w:lastRenderedPageBreak/>
        <w:t>Return Value:</w:t>
      </w:r>
      <w:r>
        <w:rPr>
          <w:rFonts w:ascii="Work Sans" w:hAnsi="Work Sans"/>
          <w:color w:val="3A3A3A"/>
        </w:rPr>
        <w:t> ListIterator &lt;E&gt; =&gt; listIterator over the list elements.</w:t>
      </w:r>
      <w:r>
        <w:rPr>
          <w:rFonts w:ascii="Work Sans" w:hAnsi="Work Sans"/>
          <w:color w:val="3A3A3A"/>
        </w:rPr>
        <w:br/>
      </w:r>
      <w:r>
        <w:rPr>
          <w:rStyle w:val="Strong"/>
          <w:rFonts w:ascii="Work Sans" w:hAnsi="Work Sans"/>
          <w:color w:val="3A3A3A"/>
          <w:bdr w:val="none" w:sz="0" w:space="0" w:color="auto" w:frame="1"/>
        </w:rPr>
        <w:t>Description:</w:t>
      </w:r>
      <w:r>
        <w:rPr>
          <w:rFonts w:ascii="Work Sans" w:hAnsi="Work Sans"/>
          <w:color w:val="3A3A3A"/>
        </w:rPr>
        <w:t> Returns list iterator to traverse over the elements of the given list.</w:t>
      </w:r>
    </w:p>
    <w:p w14:paraId="57B57452" w14:textId="77777777" w:rsidR="00597CCA" w:rsidRDefault="00597CCA" w:rsidP="00597CCA">
      <w:pPr>
        <w:pStyle w:val="NormalWeb"/>
        <w:shd w:val="clear" w:color="auto" w:fill="FFFFFF"/>
        <w:spacing w:before="0" w:beforeAutospacing="0" w:after="0" w:afterAutospacing="0"/>
        <w:rPr>
          <w:rFonts w:ascii="Work Sans" w:hAnsi="Work Sans"/>
          <w:color w:val="3A3A3A"/>
        </w:rPr>
      </w:pPr>
      <w:r>
        <w:rPr>
          <w:rStyle w:val="Strong"/>
          <w:rFonts w:ascii="Work Sans" w:hAnsi="Work Sans"/>
          <w:color w:val="3A3A3A"/>
          <w:bdr w:val="none" w:sz="0" w:space="0" w:color="auto" w:frame="1"/>
        </w:rPr>
        <w:t>II.</w:t>
      </w:r>
    </w:p>
    <w:p w14:paraId="673C54D0" w14:textId="77777777" w:rsidR="00597CCA" w:rsidRDefault="00597CCA" w:rsidP="00597CCA">
      <w:pPr>
        <w:pStyle w:val="NormalWeb"/>
        <w:shd w:val="clear" w:color="auto" w:fill="FFFFFF"/>
        <w:spacing w:before="0" w:beforeAutospacing="0" w:after="0" w:afterAutospacing="0"/>
        <w:rPr>
          <w:rFonts w:ascii="Work Sans" w:hAnsi="Work Sans"/>
          <w:color w:val="3A3A3A"/>
        </w:rPr>
      </w:pPr>
      <w:r>
        <w:rPr>
          <w:rStyle w:val="Strong"/>
          <w:rFonts w:ascii="Work Sans" w:hAnsi="Work Sans"/>
          <w:color w:val="3A3A3A"/>
          <w:bdr w:val="none" w:sz="0" w:space="0" w:color="auto" w:frame="1"/>
        </w:rPr>
        <w:t>Prototype:</w:t>
      </w:r>
      <w:r>
        <w:rPr>
          <w:rFonts w:ascii="Work Sans" w:hAnsi="Work Sans"/>
          <w:color w:val="3A3A3A"/>
        </w:rPr>
        <w:t> ListIterator&lt;E&gt; listIterator (int index)</w:t>
      </w:r>
      <w:r>
        <w:rPr>
          <w:rFonts w:ascii="Work Sans" w:hAnsi="Work Sans"/>
          <w:color w:val="3A3A3A"/>
        </w:rPr>
        <w:br/>
      </w:r>
      <w:r>
        <w:rPr>
          <w:rStyle w:val="Strong"/>
          <w:rFonts w:ascii="Work Sans" w:hAnsi="Work Sans"/>
          <w:color w:val="3A3A3A"/>
          <w:bdr w:val="none" w:sz="0" w:space="0" w:color="auto" w:frame="1"/>
        </w:rPr>
        <w:t>Parameters:</w:t>
      </w:r>
      <w:r>
        <w:rPr>
          <w:rFonts w:ascii="Work Sans" w:hAnsi="Work Sans"/>
          <w:color w:val="3A3A3A"/>
        </w:rPr>
        <w:t> index=&gt; Position of the first element in the listIterator.</w:t>
      </w:r>
      <w:r>
        <w:rPr>
          <w:rFonts w:ascii="Work Sans" w:hAnsi="Work Sans"/>
          <w:color w:val="3A3A3A"/>
        </w:rPr>
        <w:br/>
      </w:r>
      <w:r>
        <w:rPr>
          <w:rStyle w:val="Strong"/>
          <w:rFonts w:ascii="Work Sans" w:hAnsi="Work Sans"/>
          <w:color w:val="3A3A3A"/>
          <w:bdr w:val="none" w:sz="0" w:space="0" w:color="auto" w:frame="1"/>
        </w:rPr>
        <w:t>Return Value:</w:t>
      </w:r>
      <w:r>
        <w:rPr>
          <w:rFonts w:ascii="Work Sans" w:hAnsi="Work Sans"/>
          <w:color w:val="3A3A3A"/>
        </w:rPr>
        <w:t> ListIterator&lt;E&gt; =&gt; ListIterator for the list from specified index.</w:t>
      </w:r>
      <w:r>
        <w:rPr>
          <w:rFonts w:ascii="Work Sans" w:hAnsi="Work Sans"/>
          <w:color w:val="3A3A3A"/>
        </w:rPr>
        <w:br/>
      </w:r>
      <w:r>
        <w:rPr>
          <w:rStyle w:val="Strong"/>
          <w:rFonts w:ascii="Work Sans" w:hAnsi="Work Sans"/>
          <w:color w:val="3A3A3A"/>
          <w:bdr w:val="none" w:sz="0" w:space="0" w:color="auto" w:frame="1"/>
        </w:rPr>
        <w:t>Description:</w:t>
      </w:r>
      <w:r>
        <w:rPr>
          <w:rFonts w:ascii="Work Sans" w:hAnsi="Work Sans"/>
          <w:color w:val="3A3A3A"/>
        </w:rPr>
        <w:t> Returns the list iterator starting from the specified position ‘index’ to traverse over the elements of the given list.</w:t>
      </w:r>
      <w:r>
        <w:rPr>
          <w:rFonts w:ascii="Work Sans" w:hAnsi="Work Sans"/>
          <w:color w:val="3A3A3A"/>
        </w:rPr>
        <w:br/>
      </w:r>
      <w:r>
        <w:rPr>
          <w:rStyle w:val="Strong"/>
          <w:rFonts w:ascii="Work Sans" w:hAnsi="Work Sans"/>
          <w:color w:val="3A3A3A"/>
          <w:bdr w:val="none" w:sz="0" w:space="0" w:color="auto" w:frame="1"/>
        </w:rPr>
        <w:t>Exceptions:</w:t>
      </w:r>
      <w:r>
        <w:rPr>
          <w:rFonts w:ascii="Work Sans" w:hAnsi="Work Sans"/>
          <w:color w:val="3A3A3A"/>
        </w:rPr>
        <w:t> IndexOutOfBoundsException =&gt; Given index is out of range.</w:t>
      </w:r>
    </w:p>
    <w:p w14:paraId="108EA667" w14:textId="77777777" w:rsidR="00597CCA" w:rsidRDefault="00597CCA" w:rsidP="00597CCA">
      <w:pPr>
        <w:pStyle w:val="NormalWeb"/>
        <w:shd w:val="clear" w:color="auto" w:fill="FFFFFF"/>
        <w:spacing w:before="0" w:beforeAutospacing="0" w:after="0" w:afterAutospacing="0"/>
        <w:rPr>
          <w:rFonts w:ascii="Work Sans" w:hAnsi="Work Sans"/>
          <w:color w:val="3A3A3A"/>
        </w:rPr>
      </w:pPr>
      <w:r>
        <w:rPr>
          <w:rStyle w:val="Strong"/>
          <w:rFonts w:ascii="Work Sans" w:hAnsi="Work Sans"/>
          <w:color w:val="3A3A3A"/>
          <w:u w:val="single"/>
          <w:bdr w:val="none" w:sz="0" w:space="0" w:color="auto" w:frame="1"/>
        </w:rPr>
        <w:t>Example of iterator () and listIterator () methods.</w:t>
      </w:r>
    </w:p>
    <w:tbl>
      <w:tblPr>
        <w:tblW w:w="12408" w:type="dxa"/>
        <w:tblCellSpacing w:w="0" w:type="dxa"/>
        <w:tblCellMar>
          <w:left w:w="0" w:type="dxa"/>
          <w:right w:w="0" w:type="dxa"/>
        </w:tblCellMar>
        <w:tblLook w:val="04A0" w:firstRow="1" w:lastRow="0" w:firstColumn="1" w:lastColumn="0" w:noHBand="0" w:noVBand="1"/>
      </w:tblPr>
      <w:tblGrid>
        <w:gridCol w:w="12408"/>
      </w:tblGrid>
      <w:tr w:rsidR="00597CCA" w14:paraId="344E45F3" w14:textId="77777777" w:rsidTr="00597CCA">
        <w:trPr>
          <w:tblCellSpacing w:w="0" w:type="dxa"/>
        </w:trPr>
        <w:tc>
          <w:tcPr>
            <w:tcW w:w="12408" w:type="dxa"/>
            <w:tcBorders>
              <w:top w:val="nil"/>
              <w:left w:val="nil"/>
              <w:bottom w:val="nil"/>
              <w:right w:val="nil"/>
            </w:tcBorders>
            <w:vAlign w:val="bottom"/>
            <w:hideMark/>
          </w:tcPr>
          <w:p w14:paraId="4B92740A" w14:textId="77777777" w:rsidR="00597CCA" w:rsidRDefault="00597CCA">
            <w:pPr>
              <w:shd w:val="clear" w:color="auto" w:fill="FFFFFF"/>
              <w:spacing w:line="264" w:lineRule="atLeast"/>
              <w:textAlignment w:val="baseline"/>
              <w:rPr>
                <w:rFonts w:ascii="Consolas" w:hAnsi="Consolas"/>
              </w:rPr>
            </w:pPr>
            <w:r>
              <w:rPr>
                <w:rStyle w:val="HTMLCode"/>
                <w:rFonts w:ascii="Consolas" w:eastAsiaTheme="minorHAnsi" w:hAnsi="Consolas"/>
                <w:b/>
                <w:bCs/>
                <w:color w:val="006699"/>
                <w:bdr w:val="none" w:sz="0" w:space="0" w:color="auto" w:frame="1"/>
              </w:rPr>
              <w:t>import</w:t>
            </w:r>
            <w:r>
              <w:rPr>
                <w:rFonts w:ascii="Consolas" w:hAnsi="Consolas"/>
              </w:rPr>
              <w:t xml:space="preserve"> </w:t>
            </w:r>
            <w:r>
              <w:rPr>
                <w:rStyle w:val="HTMLCode"/>
                <w:rFonts w:ascii="Consolas" w:eastAsiaTheme="minorHAnsi" w:hAnsi="Consolas"/>
                <w:color w:val="000000"/>
                <w:bdr w:val="none" w:sz="0" w:space="0" w:color="auto" w:frame="1"/>
              </w:rPr>
              <w:t xml:space="preserve">java.util.*;  </w:t>
            </w:r>
          </w:p>
          <w:p w14:paraId="4C7A8D6E" w14:textId="77777777" w:rsidR="00597CCA" w:rsidRDefault="00597CCA">
            <w:pPr>
              <w:shd w:val="clear" w:color="auto" w:fill="FFFFFF"/>
              <w:spacing w:line="264" w:lineRule="atLeast"/>
              <w:textAlignment w:val="baseline"/>
              <w:rPr>
                <w:rFonts w:ascii="Consolas" w:hAnsi="Consolas"/>
              </w:rPr>
            </w:pPr>
            <w:r>
              <w:rPr>
                <w:rStyle w:val="HTMLCode"/>
                <w:rFonts w:ascii="Consolas" w:eastAsiaTheme="minorHAnsi" w:hAnsi="Consolas"/>
                <w:b/>
                <w:bCs/>
                <w:color w:val="006699"/>
                <w:bdr w:val="none" w:sz="0" w:space="0" w:color="auto" w:frame="1"/>
              </w:rPr>
              <w:t>class</w:t>
            </w:r>
            <w:r>
              <w:rPr>
                <w:rFonts w:ascii="Consolas" w:hAnsi="Consolas"/>
              </w:rPr>
              <w:t xml:space="preserve"> </w:t>
            </w:r>
            <w:r>
              <w:rPr>
                <w:rStyle w:val="HTMLCode"/>
                <w:rFonts w:ascii="Consolas" w:eastAsiaTheme="minorHAnsi" w:hAnsi="Consolas"/>
                <w:color w:val="000000"/>
                <w:bdr w:val="none" w:sz="0" w:space="0" w:color="auto" w:frame="1"/>
              </w:rPr>
              <w:t xml:space="preserve">Main{  </w:t>
            </w:r>
          </w:p>
          <w:p w14:paraId="1490A116" w14:textId="77777777" w:rsidR="00597CCA" w:rsidRDefault="00597CCA">
            <w:pPr>
              <w:shd w:val="clear" w:color="auto" w:fill="FFFFFF"/>
              <w:spacing w:line="264" w:lineRule="atLeast"/>
              <w:textAlignment w:val="baseline"/>
              <w:rPr>
                <w:rFonts w:ascii="Consolas" w:hAnsi="Consolas"/>
              </w:rPr>
            </w:pPr>
            <w:r>
              <w:rPr>
                <w:rStyle w:val="HTMLCode"/>
                <w:rFonts w:ascii="Consolas" w:eastAsiaTheme="minorHAnsi" w:hAnsi="Consolas"/>
                <w:bdr w:val="none" w:sz="0" w:space="0" w:color="auto" w:frame="1"/>
              </w:rPr>
              <w:t> </w:t>
            </w:r>
            <w:r>
              <w:rPr>
                <w:rStyle w:val="HTMLCode"/>
                <w:rFonts w:ascii="Consolas" w:eastAsiaTheme="minorHAnsi" w:hAnsi="Consolas"/>
                <w:b/>
                <w:bCs/>
                <w:color w:val="006699"/>
                <w:bdr w:val="none" w:sz="0" w:space="0" w:color="auto" w:frame="1"/>
              </w:rPr>
              <w:t>public</w:t>
            </w:r>
            <w:r>
              <w:rPr>
                <w:rFonts w:ascii="Consolas" w:hAnsi="Consolas"/>
              </w:rPr>
              <w:t xml:space="preserve"> </w:t>
            </w:r>
            <w:r>
              <w:rPr>
                <w:rStyle w:val="HTMLCode"/>
                <w:rFonts w:ascii="Consolas" w:eastAsiaTheme="minorHAnsi" w:hAnsi="Consolas"/>
                <w:b/>
                <w:bCs/>
                <w:color w:val="006699"/>
                <w:bdr w:val="none" w:sz="0" w:space="0" w:color="auto" w:frame="1"/>
              </w:rPr>
              <w:t>static</w:t>
            </w:r>
            <w:r>
              <w:rPr>
                <w:rFonts w:ascii="Consolas" w:hAnsi="Consolas"/>
              </w:rPr>
              <w:t xml:space="preserve"> </w:t>
            </w:r>
            <w:r>
              <w:rPr>
                <w:rStyle w:val="HTMLCode"/>
                <w:rFonts w:ascii="Consolas" w:eastAsiaTheme="minorHAnsi" w:hAnsi="Consolas"/>
                <w:b/>
                <w:bCs/>
                <w:color w:val="006699"/>
                <w:bdr w:val="none" w:sz="0" w:space="0" w:color="auto" w:frame="1"/>
              </w:rPr>
              <w:t>void</w:t>
            </w:r>
            <w:r>
              <w:rPr>
                <w:rFonts w:ascii="Consolas" w:hAnsi="Consolas"/>
              </w:rPr>
              <w:t xml:space="preserve"> </w:t>
            </w:r>
            <w:r>
              <w:rPr>
                <w:rStyle w:val="HTMLCode"/>
                <w:rFonts w:ascii="Consolas" w:eastAsiaTheme="minorHAnsi" w:hAnsi="Consolas"/>
                <w:color w:val="000000"/>
                <w:bdr w:val="none" w:sz="0" w:space="0" w:color="auto" w:frame="1"/>
              </w:rPr>
              <w:t xml:space="preserve">main(String args[]){  </w:t>
            </w:r>
          </w:p>
          <w:p w14:paraId="0B808098" w14:textId="77777777" w:rsidR="00597CCA" w:rsidRDefault="00597CCA">
            <w:pPr>
              <w:shd w:val="clear" w:color="auto" w:fill="FFFFFF"/>
              <w:spacing w:line="264" w:lineRule="atLeast"/>
              <w:textAlignment w:val="baseline"/>
              <w:rPr>
                <w:rFonts w:ascii="Consolas" w:hAnsi="Consolas"/>
              </w:rPr>
            </w:pPr>
            <w:r>
              <w:rPr>
                <w:rStyle w:val="HTMLCode"/>
                <w:rFonts w:ascii="Consolas" w:eastAsiaTheme="minorHAnsi" w:hAnsi="Consolas"/>
                <w:bdr w:val="none" w:sz="0" w:space="0" w:color="auto" w:frame="1"/>
              </w:rPr>
              <w:t>        </w:t>
            </w:r>
            <w:r>
              <w:rPr>
                <w:rStyle w:val="HTMLCode"/>
                <w:rFonts w:ascii="Consolas" w:eastAsiaTheme="minorHAnsi" w:hAnsi="Consolas"/>
                <w:color w:val="008200"/>
                <w:bdr w:val="none" w:sz="0" w:space="0" w:color="auto" w:frame="1"/>
              </w:rPr>
              <w:t>//create ArrayList and initialize it</w:t>
            </w:r>
          </w:p>
          <w:p w14:paraId="5BD1F227" w14:textId="77777777" w:rsidR="00597CCA" w:rsidRDefault="00597CCA">
            <w:pPr>
              <w:shd w:val="clear" w:color="auto" w:fill="FFFFFF"/>
              <w:spacing w:line="264" w:lineRule="atLeast"/>
              <w:textAlignment w:val="baseline"/>
              <w:rPr>
                <w:rFonts w:ascii="Consolas" w:hAnsi="Consolas"/>
              </w:rPr>
            </w:pPr>
            <w:r>
              <w:rPr>
                <w:rStyle w:val="HTMLCode"/>
                <w:rFonts w:ascii="Consolas" w:eastAsiaTheme="minorHAnsi" w:hAnsi="Consolas"/>
                <w:bdr w:val="none" w:sz="0" w:space="0" w:color="auto" w:frame="1"/>
              </w:rPr>
              <w:t>        </w:t>
            </w:r>
            <w:r>
              <w:rPr>
                <w:rStyle w:val="HTMLCode"/>
                <w:rFonts w:ascii="Consolas" w:eastAsiaTheme="minorHAnsi" w:hAnsi="Consolas"/>
                <w:color w:val="000000"/>
                <w:bdr w:val="none" w:sz="0" w:space="0" w:color="auto" w:frame="1"/>
              </w:rPr>
              <w:t>ArrayList&lt;String&gt; cities=</w:t>
            </w:r>
            <w:r>
              <w:rPr>
                <w:rStyle w:val="HTMLCode"/>
                <w:rFonts w:ascii="Consolas" w:eastAsiaTheme="minorHAnsi" w:hAnsi="Consolas"/>
                <w:b/>
                <w:bCs/>
                <w:color w:val="006699"/>
                <w:bdr w:val="none" w:sz="0" w:space="0" w:color="auto" w:frame="1"/>
              </w:rPr>
              <w:t>new</w:t>
            </w:r>
            <w:r>
              <w:rPr>
                <w:rFonts w:ascii="Consolas" w:hAnsi="Consolas"/>
              </w:rPr>
              <w:t xml:space="preserve"> </w:t>
            </w:r>
            <w:r>
              <w:rPr>
                <w:rStyle w:val="HTMLCode"/>
                <w:rFonts w:ascii="Consolas" w:eastAsiaTheme="minorHAnsi" w:hAnsi="Consolas"/>
                <w:color w:val="000000"/>
                <w:bdr w:val="none" w:sz="0" w:space="0" w:color="auto" w:frame="1"/>
              </w:rPr>
              <w:t xml:space="preserve">ArrayList&lt;String&gt;();  </w:t>
            </w:r>
          </w:p>
          <w:p w14:paraId="20439F15" w14:textId="77777777" w:rsidR="00597CCA" w:rsidRDefault="00597CCA">
            <w:pPr>
              <w:shd w:val="clear" w:color="auto" w:fill="FFFFFF"/>
              <w:spacing w:line="264" w:lineRule="atLeast"/>
              <w:textAlignment w:val="baseline"/>
              <w:rPr>
                <w:rFonts w:ascii="Consolas" w:hAnsi="Consolas"/>
              </w:rPr>
            </w:pPr>
            <w:r>
              <w:rPr>
                <w:rStyle w:val="HTMLCode"/>
                <w:rFonts w:ascii="Consolas" w:eastAsiaTheme="minorHAnsi" w:hAnsi="Consolas"/>
                <w:bdr w:val="none" w:sz="0" w:space="0" w:color="auto" w:frame="1"/>
              </w:rPr>
              <w:t>        </w:t>
            </w:r>
            <w:r>
              <w:rPr>
                <w:rStyle w:val="HTMLCode"/>
                <w:rFonts w:ascii="Consolas" w:eastAsiaTheme="minorHAnsi" w:hAnsi="Consolas"/>
                <w:color w:val="000000"/>
                <w:bdr w:val="none" w:sz="0" w:space="0" w:color="auto" w:frame="1"/>
              </w:rPr>
              <w:t>cities.add(</w:t>
            </w:r>
            <w:r>
              <w:rPr>
                <w:rStyle w:val="HTMLCode"/>
                <w:rFonts w:ascii="Consolas" w:eastAsiaTheme="minorHAnsi" w:hAnsi="Consolas"/>
                <w:color w:val="0000FF"/>
                <w:bdr w:val="none" w:sz="0" w:space="0" w:color="auto" w:frame="1"/>
              </w:rPr>
              <w:t>"Mumbai"</w:t>
            </w:r>
            <w:r>
              <w:rPr>
                <w:rStyle w:val="HTMLCode"/>
                <w:rFonts w:ascii="Consolas" w:eastAsiaTheme="minorHAnsi" w:hAnsi="Consolas"/>
                <w:color w:val="000000"/>
                <w:bdr w:val="none" w:sz="0" w:space="0" w:color="auto" w:frame="1"/>
              </w:rPr>
              <w:t xml:space="preserve">);  </w:t>
            </w:r>
          </w:p>
          <w:p w14:paraId="5D3AA518" w14:textId="77777777" w:rsidR="00597CCA" w:rsidRDefault="00597CCA">
            <w:pPr>
              <w:shd w:val="clear" w:color="auto" w:fill="FFFFFF"/>
              <w:spacing w:line="264" w:lineRule="atLeast"/>
              <w:textAlignment w:val="baseline"/>
              <w:rPr>
                <w:rFonts w:ascii="Consolas" w:hAnsi="Consolas"/>
              </w:rPr>
            </w:pPr>
            <w:r>
              <w:rPr>
                <w:rStyle w:val="HTMLCode"/>
                <w:rFonts w:ascii="Consolas" w:eastAsiaTheme="minorHAnsi" w:hAnsi="Consolas"/>
                <w:bdr w:val="none" w:sz="0" w:space="0" w:color="auto" w:frame="1"/>
              </w:rPr>
              <w:t>        </w:t>
            </w:r>
            <w:r>
              <w:rPr>
                <w:rStyle w:val="HTMLCode"/>
                <w:rFonts w:ascii="Consolas" w:eastAsiaTheme="minorHAnsi" w:hAnsi="Consolas"/>
                <w:color w:val="000000"/>
                <w:bdr w:val="none" w:sz="0" w:space="0" w:color="auto" w:frame="1"/>
              </w:rPr>
              <w:t>cities.add(</w:t>
            </w:r>
            <w:r>
              <w:rPr>
                <w:rStyle w:val="HTMLCode"/>
                <w:rFonts w:ascii="Consolas" w:eastAsiaTheme="minorHAnsi" w:hAnsi="Consolas"/>
                <w:color w:val="0000FF"/>
                <w:bdr w:val="none" w:sz="0" w:space="0" w:color="auto" w:frame="1"/>
              </w:rPr>
              <w:t>"Pune"</w:t>
            </w:r>
            <w:r>
              <w:rPr>
                <w:rStyle w:val="HTMLCode"/>
                <w:rFonts w:ascii="Consolas" w:eastAsiaTheme="minorHAnsi" w:hAnsi="Consolas"/>
                <w:color w:val="000000"/>
                <w:bdr w:val="none" w:sz="0" w:space="0" w:color="auto" w:frame="1"/>
              </w:rPr>
              <w:t xml:space="preserve">);  </w:t>
            </w:r>
          </w:p>
          <w:p w14:paraId="2DDC79F6" w14:textId="77777777" w:rsidR="00597CCA" w:rsidRDefault="00597CCA">
            <w:pPr>
              <w:shd w:val="clear" w:color="auto" w:fill="FFFFFF"/>
              <w:spacing w:line="264" w:lineRule="atLeast"/>
              <w:textAlignment w:val="baseline"/>
              <w:rPr>
                <w:rFonts w:ascii="Consolas" w:hAnsi="Consolas"/>
              </w:rPr>
            </w:pPr>
            <w:r>
              <w:rPr>
                <w:rStyle w:val="HTMLCode"/>
                <w:rFonts w:ascii="Consolas" w:eastAsiaTheme="minorHAnsi" w:hAnsi="Consolas"/>
                <w:bdr w:val="none" w:sz="0" w:space="0" w:color="auto" w:frame="1"/>
              </w:rPr>
              <w:t>        </w:t>
            </w:r>
            <w:r>
              <w:rPr>
                <w:rStyle w:val="HTMLCode"/>
                <w:rFonts w:ascii="Consolas" w:eastAsiaTheme="minorHAnsi" w:hAnsi="Consolas"/>
                <w:color w:val="000000"/>
                <w:bdr w:val="none" w:sz="0" w:space="0" w:color="auto" w:frame="1"/>
              </w:rPr>
              <w:t>cities.add(</w:t>
            </w:r>
            <w:r>
              <w:rPr>
                <w:rStyle w:val="HTMLCode"/>
                <w:rFonts w:ascii="Consolas" w:eastAsiaTheme="minorHAnsi" w:hAnsi="Consolas"/>
                <w:color w:val="0000FF"/>
                <w:bdr w:val="none" w:sz="0" w:space="0" w:color="auto" w:frame="1"/>
              </w:rPr>
              <w:t>"Hyderabad"</w:t>
            </w:r>
            <w:r>
              <w:rPr>
                <w:rStyle w:val="HTMLCode"/>
                <w:rFonts w:ascii="Consolas" w:eastAsiaTheme="minorHAnsi" w:hAnsi="Consolas"/>
                <w:color w:val="000000"/>
                <w:bdr w:val="none" w:sz="0" w:space="0" w:color="auto" w:frame="1"/>
              </w:rPr>
              <w:t xml:space="preserve">);  </w:t>
            </w:r>
          </w:p>
          <w:p w14:paraId="7E3FAFF3" w14:textId="77777777" w:rsidR="00597CCA" w:rsidRDefault="00597CCA">
            <w:pPr>
              <w:shd w:val="clear" w:color="auto" w:fill="FFFFFF"/>
              <w:spacing w:line="264" w:lineRule="atLeast"/>
              <w:textAlignment w:val="baseline"/>
              <w:rPr>
                <w:rFonts w:ascii="Consolas" w:hAnsi="Consolas"/>
              </w:rPr>
            </w:pPr>
            <w:r>
              <w:rPr>
                <w:rStyle w:val="HTMLCode"/>
                <w:rFonts w:ascii="Consolas" w:eastAsiaTheme="minorHAnsi" w:hAnsi="Consolas"/>
                <w:bdr w:val="none" w:sz="0" w:space="0" w:color="auto" w:frame="1"/>
              </w:rPr>
              <w:t>        </w:t>
            </w:r>
            <w:r>
              <w:rPr>
                <w:rStyle w:val="HTMLCode"/>
                <w:rFonts w:ascii="Consolas" w:eastAsiaTheme="minorHAnsi" w:hAnsi="Consolas"/>
                <w:color w:val="000000"/>
                <w:bdr w:val="none" w:sz="0" w:space="0" w:color="auto" w:frame="1"/>
              </w:rPr>
              <w:t>cities.add(</w:t>
            </w:r>
            <w:r>
              <w:rPr>
                <w:rStyle w:val="HTMLCode"/>
                <w:rFonts w:ascii="Consolas" w:eastAsiaTheme="minorHAnsi" w:hAnsi="Consolas"/>
                <w:color w:val="0000FF"/>
                <w:bdr w:val="none" w:sz="0" w:space="0" w:color="auto" w:frame="1"/>
              </w:rPr>
              <w:t>"Delhi"</w:t>
            </w:r>
            <w:r>
              <w:rPr>
                <w:rStyle w:val="HTMLCode"/>
                <w:rFonts w:ascii="Consolas" w:eastAsiaTheme="minorHAnsi" w:hAnsi="Consolas"/>
                <w:color w:val="000000"/>
                <w:bdr w:val="none" w:sz="0" w:space="0" w:color="auto" w:frame="1"/>
              </w:rPr>
              <w:t xml:space="preserve">);  </w:t>
            </w:r>
          </w:p>
          <w:p w14:paraId="6C4DF875" w14:textId="77777777" w:rsidR="00597CCA" w:rsidRDefault="00597CCA">
            <w:pPr>
              <w:shd w:val="clear" w:color="auto" w:fill="FFFFFF"/>
              <w:spacing w:line="264" w:lineRule="atLeast"/>
              <w:textAlignment w:val="baseline"/>
              <w:rPr>
                <w:rFonts w:ascii="Consolas" w:hAnsi="Consolas"/>
              </w:rPr>
            </w:pPr>
            <w:r>
              <w:rPr>
                <w:rStyle w:val="HTMLCode"/>
                <w:rFonts w:ascii="Consolas" w:eastAsiaTheme="minorHAnsi" w:hAnsi="Consolas"/>
                <w:bdr w:val="none" w:sz="0" w:space="0" w:color="auto" w:frame="1"/>
              </w:rPr>
              <w:t>        </w:t>
            </w:r>
            <w:r>
              <w:rPr>
                <w:rFonts w:ascii="Consolas" w:hAnsi="Consolas"/>
              </w:rPr>
              <w:t> </w:t>
            </w:r>
          </w:p>
          <w:p w14:paraId="06419206" w14:textId="77777777" w:rsidR="00597CCA" w:rsidRDefault="00597CCA">
            <w:pPr>
              <w:shd w:val="clear" w:color="auto" w:fill="FFFFFF"/>
              <w:spacing w:line="264" w:lineRule="atLeast"/>
              <w:textAlignment w:val="baseline"/>
              <w:rPr>
                <w:rFonts w:ascii="Consolas" w:hAnsi="Consolas"/>
              </w:rPr>
            </w:pPr>
            <w:r>
              <w:rPr>
                <w:rStyle w:val="HTMLCode"/>
                <w:rFonts w:ascii="Consolas" w:eastAsiaTheme="minorHAnsi" w:hAnsi="Consolas"/>
                <w:bdr w:val="none" w:sz="0" w:space="0" w:color="auto" w:frame="1"/>
              </w:rPr>
              <w:t>        </w:t>
            </w:r>
            <w:r>
              <w:rPr>
                <w:rStyle w:val="HTMLCode"/>
                <w:rFonts w:ascii="Consolas" w:eastAsiaTheme="minorHAnsi" w:hAnsi="Consolas"/>
                <w:color w:val="008200"/>
                <w:bdr w:val="none" w:sz="0" w:space="0" w:color="auto" w:frame="1"/>
              </w:rPr>
              <w:t>//use iterator() method to traverse through the list</w:t>
            </w:r>
          </w:p>
          <w:p w14:paraId="1C8BAADA" w14:textId="77777777" w:rsidR="00597CCA" w:rsidRDefault="00597CCA">
            <w:pPr>
              <w:shd w:val="clear" w:color="auto" w:fill="FFFFFF"/>
              <w:spacing w:line="264" w:lineRule="atLeast"/>
              <w:textAlignment w:val="baseline"/>
              <w:rPr>
                <w:rFonts w:ascii="Consolas" w:hAnsi="Consolas"/>
              </w:rPr>
            </w:pPr>
            <w:r>
              <w:rPr>
                <w:rStyle w:val="HTMLCode"/>
                <w:rFonts w:ascii="Consolas" w:eastAsiaTheme="minorHAnsi" w:hAnsi="Consolas"/>
                <w:bdr w:val="none" w:sz="0" w:space="0" w:color="auto" w:frame="1"/>
              </w:rPr>
              <w:t>        </w:t>
            </w:r>
            <w:r>
              <w:rPr>
                <w:rStyle w:val="HTMLCode"/>
                <w:rFonts w:ascii="Consolas" w:eastAsiaTheme="minorHAnsi" w:hAnsi="Consolas"/>
                <w:color w:val="000000"/>
                <w:bdr w:val="none" w:sz="0" w:space="0" w:color="auto" w:frame="1"/>
              </w:rPr>
              <w:t>System.out.println(</w:t>
            </w:r>
            <w:r>
              <w:rPr>
                <w:rStyle w:val="HTMLCode"/>
                <w:rFonts w:ascii="Consolas" w:eastAsiaTheme="minorHAnsi" w:hAnsi="Consolas"/>
                <w:color w:val="0000FF"/>
                <w:bdr w:val="none" w:sz="0" w:space="0" w:color="auto" w:frame="1"/>
              </w:rPr>
              <w:t>"List contents using Iterator () method:"</w:t>
            </w:r>
            <w:r>
              <w:rPr>
                <w:rStyle w:val="HTMLCode"/>
                <w:rFonts w:ascii="Consolas" w:eastAsiaTheme="minorHAnsi" w:hAnsi="Consolas"/>
                <w:color w:val="000000"/>
                <w:bdr w:val="none" w:sz="0" w:space="0" w:color="auto" w:frame="1"/>
              </w:rPr>
              <w:t xml:space="preserve">);     </w:t>
            </w:r>
          </w:p>
          <w:p w14:paraId="3526294A" w14:textId="77777777" w:rsidR="00597CCA" w:rsidRDefault="00597CCA">
            <w:pPr>
              <w:shd w:val="clear" w:color="auto" w:fill="FFFFFF"/>
              <w:spacing w:line="264" w:lineRule="atLeast"/>
              <w:textAlignment w:val="baseline"/>
              <w:rPr>
                <w:rFonts w:ascii="Consolas" w:hAnsi="Consolas"/>
              </w:rPr>
            </w:pPr>
            <w:r>
              <w:rPr>
                <w:rStyle w:val="HTMLCode"/>
                <w:rFonts w:ascii="Consolas" w:eastAsiaTheme="minorHAnsi" w:hAnsi="Consolas"/>
                <w:bdr w:val="none" w:sz="0" w:space="0" w:color="auto" w:frame="1"/>
              </w:rPr>
              <w:t>        </w:t>
            </w:r>
            <w:r>
              <w:rPr>
                <w:rStyle w:val="HTMLCode"/>
                <w:rFonts w:ascii="Consolas" w:eastAsiaTheme="minorHAnsi" w:hAnsi="Consolas"/>
                <w:color w:val="000000"/>
                <w:bdr w:val="none" w:sz="0" w:space="0" w:color="auto" w:frame="1"/>
              </w:rPr>
              <w:t xml:space="preserve">Iterator iter=cities.iterator();  </w:t>
            </w:r>
          </w:p>
          <w:p w14:paraId="140AC949" w14:textId="77777777" w:rsidR="00597CCA" w:rsidRDefault="00597CCA">
            <w:pPr>
              <w:shd w:val="clear" w:color="auto" w:fill="FFFFFF"/>
              <w:spacing w:line="264" w:lineRule="atLeast"/>
              <w:textAlignment w:val="baseline"/>
              <w:rPr>
                <w:rFonts w:ascii="Consolas" w:hAnsi="Consolas"/>
              </w:rPr>
            </w:pPr>
            <w:r>
              <w:rPr>
                <w:rStyle w:val="HTMLCode"/>
                <w:rFonts w:ascii="Consolas" w:eastAsiaTheme="minorHAnsi" w:hAnsi="Consolas"/>
                <w:bdr w:val="none" w:sz="0" w:space="0" w:color="auto" w:frame="1"/>
              </w:rPr>
              <w:t>        </w:t>
            </w:r>
            <w:r>
              <w:rPr>
                <w:rStyle w:val="HTMLCode"/>
                <w:rFonts w:ascii="Consolas" w:eastAsiaTheme="minorHAnsi" w:hAnsi="Consolas"/>
                <w:b/>
                <w:bCs/>
                <w:color w:val="006699"/>
                <w:bdr w:val="none" w:sz="0" w:space="0" w:color="auto" w:frame="1"/>
              </w:rPr>
              <w:t>while</w:t>
            </w:r>
            <w:r>
              <w:rPr>
                <w:rStyle w:val="HTMLCode"/>
                <w:rFonts w:ascii="Consolas" w:eastAsiaTheme="minorHAnsi" w:hAnsi="Consolas"/>
                <w:color w:val="000000"/>
                <w:bdr w:val="none" w:sz="0" w:space="0" w:color="auto" w:frame="1"/>
              </w:rPr>
              <w:t xml:space="preserve">(iter.hasNext()){  </w:t>
            </w:r>
          </w:p>
          <w:p w14:paraId="7CD8C158" w14:textId="77777777" w:rsidR="00597CCA" w:rsidRDefault="00597CCA">
            <w:pPr>
              <w:shd w:val="clear" w:color="auto" w:fill="FFFFFF"/>
              <w:spacing w:line="264" w:lineRule="atLeast"/>
              <w:textAlignment w:val="baseline"/>
              <w:rPr>
                <w:rFonts w:ascii="Consolas" w:hAnsi="Consolas"/>
              </w:rPr>
            </w:pPr>
            <w:r>
              <w:rPr>
                <w:rStyle w:val="HTMLCode"/>
                <w:rFonts w:ascii="Consolas" w:eastAsiaTheme="minorHAnsi" w:hAnsi="Consolas"/>
                <w:bdr w:val="none" w:sz="0" w:space="0" w:color="auto" w:frame="1"/>
              </w:rPr>
              <w:t>            </w:t>
            </w:r>
            <w:r>
              <w:rPr>
                <w:rStyle w:val="HTMLCode"/>
                <w:rFonts w:ascii="Consolas" w:eastAsiaTheme="minorHAnsi" w:hAnsi="Consolas"/>
                <w:color w:val="000000"/>
                <w:bdr w:val="none" w:sz="0" w:space="0" w:color="auto" w:frame="1"/>
              </w:rPr>
              <w:t xml:space="preserve">System.out.print(iter.next() + </w:t>
            </w:r>
            <w:r>
              <w:rPr>
                <w:rStyle w:val="HTMLCode"/>
                <w:rFonts w:ascii="Consolas" w:eastAsiaTheme="minorHAnsi" w:hAnsi="Consolas"/>
                <w:color w:val="0000FF"/>
                <w:bdr w:val="none" w:sz="0" w:space="0" w:color="auto" w:frame="1"/>
              </w:rPr>
              <w:t>" "</w:t>
            </w:r>
            <w:r>
              <w:rPr>
                <w:rStyle w:val="HTMLCode"/>
                <w:rFonts w:ascii="Consolas" w:eastAsiaTheme="minorHAnsi" w:hAnsi="Consolas"/>
                <w:color w:val="000000"/>
                <w:bdr w:val="none" w:sz="0" w:space="0" w:color="auto" w:frame="1"/>
              </w:rPr>
              <w:t xml:space="preserve">);  </w:t>
            </w:r>
          </w:p>
          <w:p w14:paraId="227E4648" w14:textId="77777777" w:rsidR="00597CCA" w:rsidRDefault="00597CCA">
            <w:pPr>
              <w:shd w:val="clear" w:color="auto" w:fill="FFFFFF"/>
              <w:spacing w:line="264" w:lineRule="atLeast"/>
              <w:textAlignment w:val="baseline"/>
              <w:rPr>
                <w:rFonts w:ascii="Consolas" w:hAnsi="Consolas"/>
              </w:rPr>
            </w:pPr>
            <w:r>
              <w:rPr>
                <w:rStyle w:val="HTMLCode"/>
                <w:rFonts w:ascii="Consolas" w:eastAsiaTheme="minorHAnsi" w:hAnsi="Consolas"/>
                <w:bdr w:val="none" w:sz="0" w:space="0" w:color="auto" w:frame="1"/>
              </w:rPr>
              <w:t>        </w:t>
            </w:r>
            <w:r>
              <w:rPr>
                <w:rStyle w:val="HTMLCode"/>
                <w:rFonts w:ascii="Consolas" w:eastAsiaTheme="minorHAnsi" w:hAnsi="Consolas"/>
                <w:color w:val="000000"/>
                <w:bdr w:val="none" w:sz="0" w:space="0" w:color="auto" w:frame="1"/>
              </w:rPr>
              <w:t xml:space="preserve">}  </w:t>
            </w:r>
          </w:p>
          <w:p w14:paraId="615AEEA1" w14:textId="77777777" w:rsidR="00597CCA" w:rsidRDefault="00597CCA">
            <w:pPr>
              <w:shd w:val="clear" w:color="auto" w:fill="FFFFFF"/>
              <w:spacing w:line="264" w:lineRule="atLeast"/>
              <w:textAlignment w:val="baseline"/>
              <w:rPr>
                <w:rFonts w:ascii="Consolas" w:hAnsi="Consolas"/>
              </w:rPr>
            </w:pPr>
            <w:r>
              <w:rPr>
                <w:rStyle w:val="HTMLCode"/>
                <w:rFonts w:ascii="Consolas" w:eastAsiaTheme="minorHAnsi" w:hAnsi="Consolas"/>
                <w:bdr w:val="none" w:sz="0" w:space="0" w:color="auto" w:frame="1"/>
              </w:rPr>
              <w:t>        </w:t>
            </w:r>
            <w:r>
              <w:rPr>
                <w:rFonts w:ascii="Consolas" w:hAnsi="Consolas"/>
              </w:rPr>
              <w:t> </w:t>
            </w:r>
          </w:p>
          <w:p w14:paraId="78817259" w14:textId="77777777" w:rsidR="00597CCA" w:rsidRDefault="00597CCA">
            <w:pPr>
              <w:shd w:val="clear" w:color="auto" w:fill="FFFFFF"/>
              <w:spacing w:line="264" w:lineRule="atLeast"/>
              <w:textAlignment w:val="baseline"/>
              <w:rPr>
                <w:rFonts w:ascii="Consolas" w:hAnsi="Consolas"/>
              </w:rPr>
            </w:pPr>
            <w:r>
              <w:rPr>
                <w:rStyle w:val="HTMLCode"/>
                <w:rFonts w:ascii="Consolas" w:eastAsiaTheme="minorHAnsi" w:hAnsi="Consolas"/>
                <w:bdr w:val="none" w:sz="0" w:space="0" w:color="auto" w:frame="1"/>
              </w:rPr>
              <w:t>        </w:t>
            </w:r>
            <w:r>
              <w:rPr>
                <w:rStyle w:val="HTMLCode"/>
                <w:rFonts w:ascii="Consolas" w:eastAsiaTheme="minorHAnsi" w:hAnsi="Consolas"/>
                <w:color w:val="008200"/>
                <w:bdr w:val="none" w:sz="0" w:space="0" w:color="auto" w:frame="1"/>
              </w:rPr>
              <w:t>//use listIterator() method to traverse through the list</w:t>
            </w:r>
          </w:p>
          <w:p w14:paraId="190CB4B3" w14:textId="77777777" w:rsidR="00597CCA" w:rsidRDefault="00597CCA">
            <w:pPr>
              <w:shd w:val="clear" w:color="auto" w:fill="FFFFFF"/>
              <w:spacing w:line="264" w:lineRule="atLeast"/>
              <w:textAlignment w:val="baseline"/>
              <w:rPr>
                <w:rFonts w:ascii="Consolas" w:hAnsi="Consolas"/>
              </w:rPr>
            </w:pPr>
            <w:r>
              <w:rPr>
                <w:rStyle w:val="HTMLCode"/>
                <w:rFonts w:ascii="Consolas" w:eastAsiaTheme="minorHAnsi" w:hAnsi="Consolas"/>
                <w:bdr w:val="none" w:sz="0" w:space="0" w:color="auto" w:frame="1"/>
              </w:rPr>
              <w:t>        </w:t>
            </w:r>
            <w:r>
              <w:rPr>
                <w:rStyle w:val="HTMLCode"/>
                <w:rFonts w:ascii="Consolas" w:eastAsiaTheme="minorHAnsi" w:hAnsi="Consolas"/>
                <w:color w:val="000000"/>
                <w:bdr w:val="none" w:sz="0" w:space="0" w:color="auto" w:frame="1"/>
              </w:rPr>
              <w:t>System.out.println(</w:t>
            </w:r>
            <w:r>
              <w:rPr>
                <w:rStyle w:val="HTMLCode"/>
                <w:rFonts w:ascii="Consolas" w:eastAsiaTheme="minorHAnsi" w:hAnsi="Consolas"/>
                <w:color w:val="0000FF"/>
                <w:bdr w:val="none" w:sz="0" w:space="0" w:color="auto" w:frame="1"/>
              </w:rPr>
              <w:t>"\n\nList contents using listIterator () method:"</w:t>
            </w:r>
            <w:r>
              <w:rPr>
                <w:rStyle w:val="HTMLCode"/>
                <w:rFonts w:ascii="Consolas" w:eastAsiaTheme="minorHAnsi" w:hAnsi="Consolas"/>
                <w:color w:val="000000"/>
                <w:bdr w:val="none" w:sz="0" w:space="0" w:color="auto" w:frame="1"/>
              </w:rPr>
              <w:t xml:space="preserve">); </w:t>
            </w:r>
          </w:p>
          <w:p w14:paraId="177CEDF4" w14:textId="77777777" w:rsidR="00597CCA" w:rsidRDefault="00597CCA">
            <w:pPr>
              <w:shd w:val="clear" w:color="auto" w:fill="FFFFFF"/>
              <w:spacing w:line="264" w:lineRule="atLeast"/>
              <w:textAlignment w:val="baseline"/>
              <w:rPr>
                <w:rFonts w:ascii="Consolas" w:hAnsi="Consolas"/>
              </w:rPr>
            </w:pPr>
            <w:r>
              <w:rPr>
                <w:rStyle w:val="HTMLCode"/>
                <w:rFonts w:ascii="Consolas" w:eastAsiaTheme="minorHAnsi" w:hAnsi="Consolas"/>
                <w:bdr w:val="none" w:sz="0" w:space="0" w:color="auto" w:frame="1"/>
              </w:rPr>
              <w:t>        </w:t>
            </w:r>
            <w:r>
              <w:rPr>
                <w:rStyle w:val="HTMLCode"/>
                <w:rFonts w:ascii="Consolas" w:eastAsiaTheme="minorHAnsi" w:hAnsi="Consolas"/>
                <w:color w:val="000000"/>
                <w:bdr w:val="none" w:sz="0" w:space="0" w:color="auto" w:frame="1"/>
              </w:rPr>
              <w:t xml:space="preserve">ListIterator&lt;String&gt; list_iter=cities.listIterator();  </w:t>
            </w:r>
          </w:p>
          <w:p w14:paraId="2EC16296" w14:textId="77777777" w:rsidR="00597CCA" w:rsidRDefault="00597CCA">
            <w:pPr>
              <w:shd w:val="clear" w:color="auto" w:fill="FFFFFF"/>
              <w:spacing w:line="264" w:lineRule="atLeast"/>
              <w:textAlignment w:val="baseline"/>
              <w:rPr>
                <w:rFonts w:ascii="Consolas" w:hAnsi="Consolas"/>
              </w:rPr>
            </w:pPr>
            <w:r>
              <w:rPr>
                <w:rStyle w:val="HTMLCode"/>
                <w:rFonts w:ascii="Consolas" w:eastAsiaTheme="minorHAnsi" w:hAnsi="Consolas"/>
                <w:bdr w:val="none" w:sz="0" w:space="0" w:color="auto" w:frame="1"/>
              </w:rPr>
              <w:t>        </w:t>
            </w:r>
            <w:r>
              <w:rPr>
                <w:rStyle w:val="HTMLCode"/>
                <w:rFonts w:ascii="Consolas" w:eastAsiaTheme="minorHAnsi" w:hAnsi="Consolas"/>
                <w:b/>
                <w:bCs/>
                <w:color w:val="006699"/>
                <w:bdr w:val="none" w:sz="0" w:space="0" w:color="auto" w:frame="1"/>
              </w:rPr>
              <w:t>while</w:t>
            </w:r>
            <w:r>
              <w:rPr>
                <w:rStyle w:val="HTMLCode"/>
                <w:rFonts w:ascii="Consolas" w:eastAsiaTheme="minorHAnsi" w:hAnsi="Consolas"/>
                <w:color w:val="000000"/>
                <w:bdr w:val="none" w:sz="0" w:space="0" w:color="auto" w:frame="1"/>
              </w:rPr>
              <w:t xml:space="preserve">(list_iter.hasNext())  {  </w:t>
            </w:r>
          </w:p>
          <w:p w14:paraId="4BEFF021" w14:textId="77777777" w:rsidR="00597CCA" w:rsidRDefault="00597CCA">
            <w:pPr>
              <w:shd w:val="clear" w:color="auto" w:fill="FFFFFF"/>
              <w:spacing w:line="264" w:lineRule="atLeast"/>
              <w:textAlignment w:val="baseline"/>
              <w:rPr>
                <w:rFonts w:ascii="Consolas" w:hAnsi="Consolas"/>
              </w:rPr>
            </w:pPr>
            <w:r>
              <w:rPr>
                <w:rStyle w:val="HTMLCode"/>
                <w:rFonts w:ascii="Consolas" w:eastAsiaTheme="minorHAnsi" w:hAnsi="Consolas"/>
                <w:bdr w:val="none" w:sz="0" w:space="0" w:color="auto" w:frame="1"/>
              </w:rPr>
              <w:t>          </w:t>
            </w:r>
            <w:r>
              <w:rPr>
                <w:rStyle w:val="HTMLCode"/>
                <w:rFonts w:ascii="Consolas" w:eastAsiaTheme="minorHAnsi" w:hAnsi="Consolas"/>
                <w:color w:val="000000"/>
                <w:bdr w:val="none" w:sz="0" w:space="0" w:color="auto" w:frame="1"/>
              </w:rPr>
              <w:t xml:space="preserve">System.out.print(list_iter.next() + </w:t>
            </w:r>
            <w:r>
              <w:rPr>
                <w:rStyle w:val="HTMLCode"/>
                <w:rFonts w:ascii="Consolas" w:eastAsiaTheme="minorHAnsi" w:hAnsi="Consolas"/>
                <w:color w:val="0000FF"/>
                <w:bdr w:val="none" w:sz="0" w:space="0" w:color="auto" w:frame="1"/>
              </w:rPr>
              <w:t>" "</w:t>
            </w:r>
            <w:r>
              <w:rPr>
                <w:rStyle w:val="HTMLCode"/>
                <w:rFonts w:ascii="Consolas" w:eastAsiaTheme="minorHAnsi" w:hAnsi="Consolas"/>
                <w:color w:val="000000"/>
                <w:bdr w:val="none" w:sz="0" w:space="0" w:color="auto" w:frame="1"/>
              </w:rPr>
              <w:t xml:space="preserve">);  </w:t>
            </w:r>
          </w:p>
          <w:p w14:paraId="4EDC0172" w14:textId="77777777" w:rsidR="00597CCA" w:rsidRDefault="00597CCA">
            <w:pPr>
              <w:shd w:val="clear" w:color="auto" w:fill="FFFFFF"/>
              <w:spacing w:line="264" w:lineRule="atLeast"/>
              <w:textAlignment w:val="baseline"/>
              <w:rPr>
                <w:rFonts w:ascii="Consolas" w:hAnsi="Consolas"/>
              </w:rPr>
            </w:pPr>
            <w:r>
              <w:rPr>
                <w:rStyle w:val="HTMLCode"/>
                <w:rFonts w:ascii="Consolas" w:eastAsiaTheme="minorHAnsi" w:hAnsi="Consolas"/>
                <w:bdr w:val="none" w:sz="0" w:space="0" w:color="auto" w:frame="1"/>
              </w:rPr>
              <w:t>        </w:t>
            </w:r>
            <w:r>
              <w:rPr>
                <w:rStyle w:val="HTMLCode"/>
                <w:rFonts w:ascii="Consolas" w:eastAsiaTheme="minorHAnsi" w:hAnsi="Consolas"/>
                <w:color w:val="000000"/>
                <w:bdr w:val="none" w:sz="0" w:space="0" w:color="auto" w:frame="1"/>
              </w:rPr>
              <w:t xml:space="preserve">}  </w:t>
            </w:r>
          </w:p>
          <w:p w14:paraId="69305BFC" w14:textId="77777777" w:rsidR="00597CCA" w:rsidRDefault="00597CCA">
            <w:pPr>
              <w:shd w:val="clear" w:color="auto" w:fill="FFFFFF"/>
              <w:spacing w:line="264" w:lineRule="atLeast"/>
              <w:textAlignment w:val="baseline"/>
              <w:rPr>
                <w:rFonts w:ascii="Consolas" w:hAnsi="Consolas"/>
              </w:rPr>
            </w:pPr>
            <w:r>
              <w:rPr>
                <w:rStyle w:val="HTMLCode"/>
                <w:rFonts w:ascii="Consolas" w:eastAsiaTheme="minorHAnsi" w:hAnsi="Consolas"/>
                <w:bdr w:val="none" w:sz="0" w:space="0" w:color="auto" w:frame="1"/>
              </w:rPr>
              <w:t>  </w:t>
            </w:r>
            <w:r>
              <w:rPr>
                <w:rStyle w:val="HTMLCode"/>
                <w:rFonts w:ascii="Consolas" w:eastAsiaTheme="minorHAnsi" w:hAnsi="Consolas"/>
                <w:color w:val="000000"/>
                <w:bdr w:val="none" w:sz="0" w:space="0" w:color="auto" w:frame="1"/>
              </w:rPr>
              <w:t xml:space="preserve">}  </w:t>
            </w:r>
          </w:p>
          <w:p w14:paraId="7F45D020" w14:textId="77777777" w:rsidR="00597CCA" w:rsidRDefault="00597CCA">
            <w:pPr>
              <w:shd w:val="clear" w:color="auto" w:fill="FFFFFF"/>
              <w:spacing w:line="264" w:lineRule="atLeast"/>
              <w:textAlignment w:val="baseline"/>
              <w:rPr>
                <w:rFonts w:ascii="Consolas" w:hAnsi="Consolas"/>
              </w:rPr>
            </w:pPr>
            <w:r>
              <w:rPr>
                <w:rStyle w:val="HTMLCode"/>
                <w:rFonts w:ascii="Consolas" w:eastAsiaTheme="minorHAnsi" w:hAnsi="Consolas"/>
                <w:color w:val="000000"/>
                <w:bdr w:val="none" w:sz="0" w:space="0" w:color="auto" w:frame="1"/>
              </w:rPr>
              <w:lastRenderedPageBreak/>
              <w:t xml:space="preserve">}  </w:t>
            </w:r>
          </w:p>
        </w:tc>
      </w:tr>
    </w:tbl>
    <w:p w14:paraId="39DE4B87" w14:textId="77777777" w:rsidR="00597CCA" w:rsidRDefault="00597CCA" w:rsidP="00597CCA">
      <w:pPr>
        <w:pStyle w:val="NormalWeb"/>
        <w:shd w:val="clear" w:color="auto" w:fill="FFFFFF"/>
        <w:spacing w:before="0" w:beforeAutospacing="0" w:after="0" w:afterAutospacing="0"/>
        <w:rPr>
          <w:rFonts w:ascii="Work Sans" w:hAnsi="Work Sans"/>
          <w:color w:val="3A3A3A"/>
        </w:rPr>
      </w:pPr>
      <w:r>
        <w:rPr>
          <w:rStyle w:val="Strong"/>
          <w:rFonts w:ascii="Work Sans" w:hAnsi="Work Sans"/>
          <w:color w:val="3A3A3A"/>
          <w:bdr w:val="none" w:sz="0" w:space="0" w:color="auto" w:frame="1"/>
        </w:rPr>
        <w:lastRenderedPageBreak/>
        <w:t>Output:</w:t>
      </w:r>
    </w:p>
    <w:p w14:paraId="20044220" w14:textId="77777777" w:rsidR="00597CCA" w:rsidRDefault="00597CCA" w:rsidP="00597CCA">
      <w:pPr>
        <w:pStyle w:val="NormalWeb"/>
        <w:shd w:val="clear" w:color="auto" w:fill="FFFFFF"/>
        <w:spacing w:before="0" w:beforeAutospacing="0" w:after="336" w:afterAutospacing="0"/>
        <w:rPr>
          <w:rFonts w:ascii="Work Sans" w:hAnsi="Work Sans"/>
          <w:color w:val="3A3A3A"/>
        </w:rPr>
      </w:pPr>
      <w:r>
        <w:rPr>
          <w:rFonts w:ascii="Work Sans" w:hAnsi="Work Sans"/>
          <w:color w:val="3A3A3A"/>
        </w:rPr>
        <w:t>List contents using Iterator () method:</w:t>
      </w:r>
      <w:r>
        <w:rPr>
          <w:rFonts w:ascii="Work Sans" w:hAnsi="Work Sans"/>
          <w:color w:val="3A3A3A"/>
        </w:rPr>
        <w:br/>
        <w:t>Mumbai Pune Hyderabad Delhi</w:t>
      </w:r>
      <w:r>
        <w:rPr>
          <w:rFonts w:ascii="Work Sans" w:hAnsi="Work Sans"/>
          <w:color w:val="3A3A3A"/>
        </w:rPr>
        <w:br/>
        <w:t>List contents using listIterator () method:</w:t>
      </w:r>
      <w:r>
        <w:rPr>
          <w:rFonts w:ascii="Work Sans" w:hAnsi="Work Sans"/>
          <w:color w:val="3A3A3A"/>
        </w:rPr>
        <w:br/>
        <w:t>Mumbai Pune Hyderabad Delhi</w:t>
      </w:r>
    </w:p>
    <w:p w14:paraId="5E69956C" w14:textId="77777777" w:rsidR="00597CCA" w:rsidRDefault="00597CCA" w:rsidP="00597CCA">
      <w:pPr>
        <w:pStyle w:val="NormalWeb"/>
        <w:shd w:val="clear" w:color="auto" w:fill="FFFFFF"/>
        <w:spacing w:before="0" w:beforeAutospacing="0" w:after="0" w:afterAutospacing="0"/>
        <w:rPr>
          <w:rFonts w:ascii="Work Sans" w:hAnsi="Work Sans"/>
          <w:color w:val="3A3A3A"/>
        </w:rPr>
      </w:pPr>
      <w:r>
        <w:rPr>
          <w:rFonts w:ascii="Work Sans" w:hAnsi="Work Sans"/>
          <w:noProof/>
          <w:color w:val="ED0000"/>
          <w:bdr w:val="none" w:sz="0" w:space="0" w:color="auto" w:frame="1"/>
        </w:rPr>
        <w:drawing>
          <wp:inline distT="0" distB="0" distL="0" distR="0" wp14:anchorId="1C5EE166" wp14:editId="7EF9B628">
            <wp:extent cx="3581400" cy="1181100"/>
            <wp:effectExtent l="0" t="0" r="0" b="0"/>
            <wp:docPr id="232552617" name="Picture 19" descr="Output - Iterator and listIterator Methods">
              <a:hlinkClick xmlns:a="http://schemas.openxmlformats.org/drawingml/2006/main" r:id="rId23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descr="Output - Iterator and listIterator Methods">
                      <a:hlinkClick r:id="rId235"/>
                    </pic:cNvPr>
                    <pic:cNvPicPr>
                      <a:picLocks noChangeAspect="1" noChangeArrowheads="1"/>
                    </pic:cNvPicPr>
                  </pic:nvPicPr>
                  <pic:blipFill>
                    <a:blip r:embed="rId236">
                      <a:extLst>
                        <a:ext uri="{28A0092B-C50C-407E-A947-70E740481C1C}">
                          <a14:useLocalDpi xmlns:a14="http://schemas.microsoft.com/office/drawing/2010/main" val="0"/>
                        </a:ext>
                      </a:extLst>
                    </a:blip>
                    <a:srcRect/>
                    <a:stretch>
                      <a:fillRect/>
                    </a:stretch>
                  </pic:blipFill>
                  <pic:spPr bwMode="auto">
                    <a:xfrm>
                      <a:off x="0" y="0"/>
                      <a:ext cx="3581400" cy="1181100"/>
                    </a:xfrm>
                    <a:prstGeom prst="rect">
                      <a:avLst/>
                    </a:prstGeom>
                    <a:noFill/>
                    <a:ln>
                      <a:noFill/>
                    </a:ln>
                  </pic:spPr>
                </pic:pic>
              </a:graphicData>
            </a:graphic>
          </wp:inline>
        </w:drawing>
      </w:r>
    </w:p>
    <w:p w14:paraId="13963B3C" w14:textId="77777777" w:rsidR="00597CCA" w:rsidRDefault="00597CCA" w:rsidP="00597CCA">
      <w:pPr>
        <w:pStyle w:val="Heading3"/>
        <w:shd w:val="clear" w:color="auto" w:fill="FFFFFF"/>
        <w:spacing w:before="0" w:line="312" w:lineRule="atLeast"/>
        <w:rPr>
          <w:rFonts w:ascii="Work Sans" w:hAnsi="Work Sans"/>
          <w:color w:val="3A3A3A"/>
          <w:sz w:val="36"/>
          <w:szCs w:val="36"/>
        </w:rPr>
      </w:pPr>
      <w:r>
        <w:rPr>
          <w:rFonts w:ascii="Work Sans" w:hAnsi="Work Sans"/>
          <w:color w:val="3A3A3A"/>
          <w:sz w:val="36"/>
          <w:szCs w:val="36"/>
          <w:bdr w:val="none" w:sz="0" w:space="0" w:color="auto" w:frame="1"/>
        </w:rPr>
        <w:t>Add Array To ArrayList In Java</w:t>
      </w:r>
    </w:p>
    <w:p w14:paraId="056B2EF6" w14:textId="77777777" w:rsidR="00597CCA" w:rsidRDefault="00597CCA" w:rsidP="00597CCA">
      <w:pPr>
        <w:pStyle w:val="NormalWeb"/>
        <w:shd w:val="clear" w:color="auto" w:fill="FFFFFF"/>
        <w:spacing w:before="0" w:beforeAutospacing="0" w:after="336" w:afterAutospacing="0"/>
        <w:rPr>
          <w:rFonts w:ascii="Work Sans" w:hAnsi="Work Sans"/>
          <w:color w:val="3A3A3A"/>
        </w:rPr>
      </w:pPr>
      <w:r>
        <w:rPr>
          <w:rFonts w:ascii="Work Sans" w:hAnsi="Work Sans"/>
          <w:color w:val="3A3A3A"/>
        </w:rPr>
        <w:t>ArrayList supports the addAll method to add elements of the collection to the ArrayList. In a similar manner, you can also add an Array to the ArrayList. This is done using the ‘Collections.addAll’ method.</w:t>
      </w:r>
    </w:p>
    <w:p w14:paraId="7BF555C0" w14:textId="77777777" w:rsidR="00597CCA" w:rsidRDefault="00597CCA" w:rsidP="00597CCA">
      <w:pPr>
        <w:pStyle w:val="NormalWeb"/>
        <w:shd w:val="clear" w:color="auto" w:fill="FFFFFF"/>
        <w:spacing w:before="0" w:beforeAutospacing="0" w:after="0" w:afterAutospacing="0"/>
        <w:rPr>
          <w:rFonts w:ascii="Work Sans" w:hAnsi="Work Sans"/>
          <w:color w:val="3A3A3A"/>
        </w:rPr>
      </w:pPr>
      <w:r>
        <w:rPr>
          <w:rStyle w:val="Strong"/>
          <w:rFonts w:ascii="Work Sans" w:hAnsi="Work Sans"/>
          <w:color w:val="3A3A3A"/>
          <w:u w:val="single"/>
          <w:bdr w:val="none" w:sz="0" w:space="0" w:color="auto" w:frame="1"/>
        </w:rPr>
        <w:t>Example of adding an Array to the ArrayList.</w:t>
      </w:r>
    </w:p>
    <w:tbl>
      <w:tblPr>
        <w:tblW w:w="12408" w:type="dxa"/>
        <w:tblCellSpacing w:w="0" w:type="dxa"/>
        <w:tblCellMar>
          <w:left w:w="0" w:type="dxa"/>
          <w:right w:w="0" w:type="dxa"/>
        </w:tblCellMar>
        <w:tblLook w:val="04A0" w:firstRow="1" w:lastRow="0" w:firstColumn="1" w:lastColumn="0" w:noHBand="0" w:noVBand="1"/>
      </w:tblPr>
      <w:tblGrid>
        <w:gridCol w:w="12408"/>
      </w:tblGrid>
      <w:tr w:rsidR="00597CCA" w14:paraId="0DBA8426" w14:textId="77777777" w:rsidTr="00597CCA">
        <w:trPr>
          <w:tblCellSpacing w:w="0" w:type="dxa"/>
        </w:trPr>
        <w:tc>
          <w:tcPr>
            <w:tcW w:w="12408" w:type="dxa"/>
            <w:tcBorders>
              <w:top w:val="nil"/>
              <w:left w:val="nil"/>
              <w:bottom w:val="nil"/>
              <w:right w:val="nil"/>
            </w:tcBorders>
            <w:vAlign w:val="bottom"/>
            <w:hideMark/>
          </w:tcPr>
          <w:p w14:paraId="0DE7A468" w14:textId="77777777" w:rsidR="00597CCA" w:rsidRDefault="00597CCA">
            <w:pPr>
              <w:shd w:val="clear" w:color="auto" w:fill="FFFFFF"/>
              <w:spacing w:line="264" w:lineRule="atLeast"/>
              <w:textAlignment w:val="baseline"/>
              <w:rPr>
                <w:rFonts w:ascii="Consolas" w:hAnsi="Consolas"/>
              </w:rPr>
            </w:pPr>
            <w:r>
              <w:rPr>
                <w:rStyle w:val="HTMLCode"/>
                <w:rFonts w:ascii="Consolas" w:eastAsiaTheme="minorHAnsi" w:hAnsi="Consolas"/>
                <w:b/>
                <w:bCs/>
                <w:color w:val="006699"/>
                <w:bdr w:val="none" w:sz="0" w:space="0" w:color="auto" w:frame="1"/>
              </w:rPr>
              <w:t>import</w:t>
            </w:r>
            <w:r>
              <w:rPr>
                <w:rFonts w:ascii="Consolas" w:hAnsi="Consolas"/>
              </w:rPr>
              <w:t xml:space="preserve"> </w:t>
            </w:r>
            <w:r>
              <w:rPr>
                <w:rStyle w:val="HTMLCode"/>
                <w:rFonts w:ascii="Consolas" w:eastAsiaTheme="minorHAnsi" w:hAnsi="Consolas"/>
                <w:color w:val="000000"/>
                <w:bdr w:val="none" w:sz="0" w:space="0" w:color="auto" w:frame="1"/>
              </w:rPr>
              <w:t xml:space="preserve">java.util.*;  </w:t>
            </w:r>
          </w:p>
          <w:p w14:paraId="0A9AF4CA" w14:textId="77777777" w:rsidR="00597CCA" w:rsidRDefault="00597CCA">
            <w:pPr>
              <w:shd w:val="clear" w:color="auto" w:fill="FFFFFF"/>
              <w:spacing w:line="264" w:lineRule="atLeast"/>
              <w:textAlignment w:val="baseline"/>
              <w:rPr>
                <w:rFonts w:ascii="Consolas" w:hAnsi="Consolas"/>
              </w:rPr>
            </w:pPr>
            <w:r>
              <w:rPr>
                <w:rStyle w:val="HTMLCode"/>
                <w:rFonts w:ascii="Consolas" w:eastAsiaTheme="minorHAnsi" w:hAnsi="Consolas"/>
                <w:b/>
                <w:bCs/>
                <w:color w:val="006699"/>
                <w:bdr w:val="none" w:sz="0" w:space="0" w:color="auto" w:frame="1"/>
              </w:rPr>
              <w:t>class</w:t>
            </w:r>
            <w:r>
              <w:rPr>
                <w:rFonts w:ascii="Consolas" w:hAnsi="Consolas"/>
              </w:rPr>
              <w:t xml:space="preserve"> </w:t>
            </w:r>
            <w:r>
              <w:rPr>
                <w:rStyle w:val="HTMLCode"/>
                <w:rFonts w:ascii="Consolas" w:eastAsiaTheme="minorHAnsi" w:hAnsi="Consolas"/>
                <w:color w:val="000000"/>
                <w:bdr w:val="none" w:sz="0" w:space="0" w:color="auto" w:frame="1"/>
              </w:rPr>
              <w:t xml:space="preserve">Main{  </w:t>
            </w:r>
          </w:p>
          <w:p w14:paraId="75AD960A" w14:textId="77777777" w:rsidR="00597CCA" w:rsidRDefault="00597CCA">
            <w:pPr>
              <w:shd w:val="clear" w:color="auto" w:fill="FFFFFF"/>
              <w:spacing w:line="264" w:lineRule="atLeast"/>
              <w:textAlignment w:val="baseline"/>
              <w:rPr>
                <w:rFonts w:ascii="Consolas" w:hAnsi="Consolas"/>
              </w:rPr>
            </w:pPr>
            <w:r>
              <w:rPr>
                <w:rStyle w:val="HTMLCode"/>
                <w:rFonts w:ascii="Consolas" w:eastAsiaTheme="minorHAnsi" w:hAnsi="Consolas"/>
                <w:bdr w:val="none" w:sz="0" w:space="0" w:color="auto" w:frame="1"/>
              </w:rPr>
              <w:t>   </w:t>
            </w:r>
            <w:r>
              <w:rPr>
                <w:rStyle w:val="HTMLCode"/>
                <w:rFonts w:ascii="Consolas" w:eastAsiaTheme="minorHAnsi" w:hAnsi="Consolas"/>
                <w:b/>
                <w:bCs/>
                <w:color w:val="006699"/>
                <w:bdr w:val="none" w:sz="0" w:space="0" w:color="auto" w:frame="1"/>
              </w:rPr>
              <w:t>public</w:t>
            </w:r>
            <w:r>
              <w:rPr>
                <w:rFonts w:ascii="Consolas" w:hAnsi="Consolas"/>
              </w:rPr>
              <w:t xml:space="preserve"> </w:t>
            </w:r>
            <w:r>
              <w:rPr>
                <w:rStyle w:val="HTMLCode"/>
                <w:rFonts w:ascii="Consolas" w:eastAsiaTheme="minorHAnsi" w:hAnsi="Consolas"/>
                <w:b/>
                <w:bCs/>
                <w:color w:val="006699"/>
                <w:bdr w:val="none" w:sz="0" w:space="0" w:color="auto" w:frame="1"/>
              </w:rPr>
              <w:t>static</w:t>
            </w:r>
            <w:r>
              <w:rPr>
                <w:rFonts w:ascii="Consolas" w:hAnsi="Consolas"/>
              </w:rPr>
              <w:t xml:space="preserve"> </w:t>
            </w:r>
            <w:r>
              <w:rPr>
                <w:rStyle w:val="HTMLCode"/>
                <w:rFonts w:ascii="Consolas" w:eastAsiaTheme="minorHAnsi" w:hAnsi="Consolas"/>
                <w:b/>
                <w:bCs/>
                <w:color w:val="006699"/>
                <w:bdr w:val="none" w:sz="0" w:space="0" w:color="auto" w:frame="1"/>
              </w:rPr>
              <w:t>void</w:t>
            </w:r>
            <w:r>
              <w:rPr>
                <w:rFonts w:ascii="Consolas" w:hAnsi="Consolas"/>
              </w:rPr>
              <w:t xml:space="preserve"> </w:t>
            </w:r>
            <w:r>
              <w:rPr>
                <w:rStyle w:val="HTMLCode"/>
                <w:rFonts w:ascii="Consolas" w:eastAsiaTheme="minorHAnsi" w:hAnsi="Consolas"/>
                <w:color w:val="000000"/>
                <w:bdr w:val="none" w:sz="0" w:space="0" w:color="auto" w:frame="1"/>
              </w:rPr>
              <w:t xml:space="preserve">main(String args[]){  </w:t>
            </w:r>
          </w:p>
          <w:p w14:paraId="1F61E15D" w14:textId="77777777" w:rsidR="00597CCA" w:rsidRDefault="00597CCA">
            <w:pPr>
              <w:shd w:val="clear" w:color="auto" w:fill="FFFFFF"/>
              <w:spacing w:line="264" w:lineRule="atLeast"/>
              <w:textAlignment w:val="baseline"/>
              <w:rPr>
                <w:rFonts w:ascii="Consolas" w:hAnsi="Consolas"/>
              </w:rPr>
            </w:pPr>
            <w:r>
              <w:rPr>
                <w:rStyle w:val="HTMLCode"/>
                <w:rFonts w:ascii="Consolas" w:eastAsiaTheme="minorHAnsi" w:hAnsi="Consolas"/>
                <w:bdr w:val="none" w:sz="0" w:space="0" w:color="auto" w:frame="1"/>
              </w:rPr>
              <w:t>      </w:t>
            </w:r>
            <w:r>
              <w:rPr>
                <w:rStyle w:val="HTMLCode"/>
                <w:rFonts w:ascii="Consolas" w:eastAsiaTheme="minorHAnsi" w:hAnsi="Consolas"/>
                <w:color w:val="008200"/>
                <w:bdr w:val="none" w:sz="0" w:space="0" w:color="auto" w:frame="1"/>
              </w:rPr>
              <w:t xml:space="preserve">//create an ArrayList     </w:t>
            </w:r>
          </w:p>
          <w:p w14:paraId="090F7DA3" w14:textId="77777777" w:rsidR="00597CCA" w:rsidRDefault="00597CCA">
            <w:pPr>
              <w:shd w:val="clear" w:color="auto" w:fill="FFFFFF"/>
              <w:spacing w:line="264" w:lineRule="atLeast"/>
              <w:textAlignment w:val="baseline"/>
              <w:rPr>
                <w:rFonts w:ascii="Consolas" w:hAnsi="Consolas"/>
              </w:rPr>
            </w:pPr>
            <w:r>
              <w:rPr>
                <w:rStyle w:val="HTMLCode"/>
                <w:rFonts w:ascii="Consolas" w:eastAsiaTheme="minorHAnsi" w:hAnsi="Consolas"/>
                <w:bdr w:val="none" w:sz="0" w:space="0" w:color="auto" w:frame="1"/>
              </w:rPr>
              <w:t>      </w:t>
            </w:r>
            <w:r>
              <w:rPr>
                <w:rStyle w:val="HTMLCode"/>
                <w:rFonts w:ascii="Consolas" w:eastAsiaTheme="minorHAnsi" w:hAnsi="Consolas"/>
                <w:color w:val="000000"/>
                <w:bdr w:val="none" w:sz="0" w:space="0" w:color="auto" w:frame="1"/>
              </w:rPr>
              <w:t>ArrayList&lt;String&gt; city_List=</w:t>
            </w:r>
            <w:r>
              <w:rPr>
                <w:rStyle w:val="HTMLCode"/>
                <w:rFonts w:ascii="Consolas" w:eastAsiaTheme="minorHAnsi" w:hAnsi="Consolas"/>
                <w:b/>
                <w:bCs/>
                <w:color w:val="006699"/>
                <w:bdr w:val="none" w:sz="0" w:space="0" w:color="auto" w:frame="1"/>
              </w:rPr>
              <w:t>new</w:t>
            </w:r>
            <w:r>
              <w:rPr>
                <w:rFonts w:ascii="Consolas" w:hAnsi="Consolas"/>
              </w:rPr>
              <w:t xml:space="preserve"> </w:t>
            </w:r>
            <w:r>
              <w:rPr>
                <w:rStyle w:val="HTMLCode"/>
                <w:rFonts w:ascii="Consolas" w:eastAsiaTheme="minorHAnsi" w:hAnsi="Consolas"/>
                <w:color w:val="000000"/>
                <w:bdr w:val="none" w:sz="0" w:space="0" w:color="auto" w:frame="1"/>
              </w:rPr>
              <w:t xml:space="preserve">ArrayList&lt;String&gt;();  </w:t>
            </w:r>
          </w:p>
          <w:p w14:paraId="32538951" w14:textId="77777777" w:rsidR="00597CCA" w:rsidRDefault="00597CCA">
            <w:pPr>
              <w:shd w:val="clear" w:color="auto" w:fill="FFFFFF"/>
              <w:spacing w:line="264" w:lineRule="atLeast"/>
              <w:textAlignment w:val="baseline"/>
              <w:rPr>
                <w:rFonts w:ascii="Consolas" w:hAnsi="Consolas"/>
              </w:rPr>
            </w:pPr>
            <w:r>
              <w:rPr>
                <w:rStyle w:val="HTMLCode"/>
                <w:rFonts w:ascii="Consolas" w:eastAsiaTheme="minorHAnsi" w:hAnsi="Consolas"/>
                <w:bdr w:val="none" w:sz="0" w:space="0" w:color="auto" w:frame="1"/>
              </w:rPr>
              <w:t>      </w:t>
            </w:r>
            <w:r>
              <w:rPr>
                <w:rStyle w:val="HTMLCode"/>
                <w:rFonts w:ascii="Consolas" w:eastAsiaTheme="minorHAnsi" w:hAnsi="Consolas"/>
                <w:color w:val="008200"/>
                <w:bdr w:val="none" w:sz="0" w:space="0" w:color="auto" w:frame="1"/>
              </w:rPr>
              <w:t>//add elements to the ArrayList using add method</w:t>
            </w:r>
          </w:p>
          <w:p w14:paraId="49C7BD9E" w14:textId="77777777" w:rsidR="00597CCA" w:rsidRDefault="00597CCA">
            <w:pPr>
              <w:shd w:val="clear" w:color="auto" w:fill="FFFFFF"/>
              <w:spacing w:line="264" w:lineRule="atLeast"/>
              <w:textAlignment w:val="baseline"/>
              <w:rPr>
                <w:rFonts w:ascii="Consolas" w:hAnsi="Consolas"/>
              </w:rPr>
            </w:pPr>
            <w:r>
              <w:rPr>
                <w:rStyle w:val="HTMLCode"/>
                <w:rFonts w:ascii="Consolas" w:eastAsiaTheme="minorHAnsi" w:hAnsi="Consolas"/>
                <w:bdr w:val="none" w:sz="0" w:space="0" w:color="auto" w:frame="1"/>
              </w:rPr>
              <w:t>      </w:t>
            </w:r>
            <w:r>
              <w:rPr>
                <w:rStyle w:val="HTMLCode"/>
                <w:rFonts w:ascii="Consolas" w:eastAsiaTheme="minorHAnsi" w:hAnsi="Consolas"/>
                <w:color w:val="000000"/>
                <w:bdr w:val="none" w:sz="0" w:space="0" w:color="auto" w:frame="1"/>
              </w:rPr>
              <w:t>city_List.add(</w:t>
            </w:r>
            <w:r>
              <w:rPr>
                <w:rStyle w:val="HTMLCode"/>
                <w:rFonts w:ascii="Consolas" w:eastAsiaTheme="minorHAnsi" w:hAnsi="Consolas"/>
                <w:color w:val="0000FF"/>
                <w:bdr w:val="none" w:sz="0" w:space="0" w:color="auto" w:frame="1"/>
              </w:rPr>
              <w:t>"Delhi"</w:t>
            </w:r>
            <w:r>
              <w:rPr>
                <w:rStyle w:val="HTMLCode"/>
                <w:rFonts w:ascii="Consolas" w:eastAsiaTheme="minorHAnsi" w:hAnsi="Consolas"/>
                <w:color w:val="000000"/>
                <w:bdr w:val="none" w:sz="0" w:space="0" w:color="auto" w:frame="1"/>
              </w:rPr>
              <w:t>);</w:t>
            </w:r>
          </w:p>
          <w:p w14:paraId="0EC24466" w14:textId="77777777" w:rsidR="00597CCA" w:rsidRDefault="00597CCA">
            <w:pPr>
              <w:shd w:val="clear" w:color="auto" w:fill="FFFFFF"/>
              <w:spacing w:line="264" w:lineRule="atLeast"/>
              <w:textAlignment w:val="baseline"/>
              <w:rPr>
                <w:rFonts w:ascii="Consolas" w:hAnsi="Consolas"/>
              </w:rPr>
            </w:pPr>
            <w:r>
              <w:rPr>
                <w:rStyle w:val="HTMLCode"/>
                <w:rFonts w:ascii="Consolas" w:eastAsiaTheme="minorHAnsi" w:hAnsi="Consolas"/>
                <w:bdr w:val="none" w:sz="0" w:space="0" w:color="auto" w:frame="1"/>
              </w:rPr>
              <w:t>      </w:t>
            </w:r>
            <w:r>
              <w:rPr>
                <w:rStyle w:val="HTMLCode"/>
                <w:rFonts w:ascii="Consolas" w:eastAsiaTheme="minorHAnsi" w:hAnsi="Consolas"/>
                <w:color w:val="000000"/>
                <w:bdr w:val="none" w:sz="0" w:space="0" w:color="auto" w:frame="1"/>
              </w:rPr>
              <w:t>city_List.add(</w:t>
            </w:r>
            <w:r>
              <w:rPr>
                <w:rStyle w:val="HTMLCode"/>
                <w:rFonts w:ascii="Consolas" w:eastAsiaTheme="minorHAnsi" w:hAnsi="Consolas"/>
                <w:color w:val="0000FF"/>
                <w:bdr w:val="none" w:sz="0" w:space="0" w:color="auto" w:frame="1"/>
              </w:rPr>
              <w:t>"Mumbai"</w:t>
            </w:r>
            <w:r>
              <w:rPr>
                <w:rStyle w:val="HTMLCode"/>
                <w:rFonts w:ascii="Consolas" w:eastAsiaTheme="minorHAnsi" w:hAnsi="Consolas"/>
                <w:color w:val="000000"/>
                <w:bdr w:val="none" w:sz="0" w:space="0" w:color="auto" w:frame="1"/>
              </w:rPr>
              <w:t>);</w:t>
            </w:r>
          </w:p>
          <w:p w14:paraId="4DC6A30B" w14:textId="77777777" w:rsidR="00597CCA" w:rsidRDefault="00597CCA">
            <w:pPr>
              <w:shd w:val="clear" w:color="auto" w:fill="FFFFFF"/>
              <w:spacing w:line="264" w:lineRule="atLeast"/>
              <w:textAlignment w:val="baseline"/>
              <w:rPr>
                <w:rFonts w:ascii="Consolas" w:hAnsi="Consolas"/>
              </w:rPr>
            </w:pPr>
            <w:r>
              <w:rPr>
                <w:rStyle w:val="HTMLCode"/>
                <w:rFonts w:ascii="Consolas" w:eastAsiaTheme="minorHAnsi" w:hAnsi="Consolas"/>
                <w:bdr w:val="none" w:sz="0" w:space="0" w:color="auto" w:frame="1"/>
              </w:rPr>
              <w:t>      </w:t>
            </w:r>
            <w:r>
              <w:rPr>
                <w:rStyle w:val="HTMLCode"/>
                <w:rFonts w:ascii="Consolas" w:eastAsiaTheme="minorHAnsi" w:hAnsi="Consolas"/>
                <w:color w:val="000000"/>
                <w:bdr w:val="none" w:sz="0" w:space="0" w:color="auto" w:frame="1"/>
              </w:rPr>
              <w:t>city_List.add(</w:t>
            </w:r>
            <w:r>
              <w:rPr>
                <w:rStyle w:val="HTMLCode"/>
                <w:rFonts w:ascii="Consolas" w:eastAsiaTheme="minorHAnsi" w:hAnsi="Consolas"/>
                <w:color w:val="0000FF"/>
                <w:bdr w:val="none" w:sz="0" w:space="0" w:color="auto" w:frame="1"/>
              </w:rPr>
              <w:t>"Chennai"</w:t>
            </w:r>
            <w:r>
              <w:rPr>
                <w:rStyle w:val="HTMLCode"/>
                <w:rFonts w:ascii="Consolas" w:eastAsiaTheme="minorHAnsi" w:hAnsi="Consolas"/>
                <w:color w:val="000000"/>
                <w:bdr w:val="none" w:sz="0" w:space="0" w:color="auto" w:frame="1"/>
              </w:rPr>
              <w:t>);</w:t>
            </w:r>
          </w:p>
          <w:p w14:paraId="5869BA5B" w14:textId="77777777" w:rsidR="00597CCA" w:rsidRDefault="00597CCA">
            <w:pPr>
              <w:shd w:val="clear" w:color="auto" w:fill="FFFFFF"/>
              <w:spacing w:line="264" w:lineRule="atLeast"/>
              <w:textAlignment w:val="baseline"/>
              <w:rPr>
                <w:rFonts w:ascii="Consolas" w:hAnsi="Consolas"/>
              </w:rPr>
            </w:pPr>
            <w:r>
              <w:rPr>
                <w:rStyle w:val="HTMLCode"/>
                <w:rFonts w:ascii="Consolas" w:eastAsiaTheme="minorHAnsi" w:hAnsi="Consolas"/>
                <w:bdr w:val="none" w:sz="0" w:space="0" w:color="auto" w:frame="1"/>
              </w:rPr>
              <w:t>      </w:t>
            </w:r>
            <w:r>
              <w:rPr>
                <w:rStyle w:val="HTMLCode"/>
                <w:rFonts w:ascii="Consolas" w:eastAsiaTheme="minorHAnsi" w:hAnsi="Consolas"/>
                <w:color w:val="000000"/>
                <w:bdr w:val="none" w:sz="0" w:space="0" w:color="auto" w:frame="1"/>
              </w:rPr>
              <w:t>city_List.add(</w:t>
            </w:r>
            <w:r>
              <w:rPr>
                <w:rStyle w:val="HTMLCode"/>
                <w:rFonts w:ascii="Consolas" w:eastAsiaTheme="minorHAnsi" w:hAnsi="Consolas"/>
                <w:color w:val="0000FF"/>
                <w:bdr w:val="none" w:sz="0" w:space="0" w:color="auto" w:frame="1"/>
              </w:rPr>
              <w:t>"Kolkata"</w:t>
            </w:r>
            <w:r>
              <w:rPr>
                <w:rStyle w:val="HTMLCode"/>
                <w:rFonts w:ascii="Consolas" w:eastAsiaTheme="minorHAnsi" w:hAnsi="Consolas"/>
                <w:color w:val="000000"/>
                <w:bdr w:val="none" w:sz="0" w:space="0" w:color="auto" w:frame="1"/>
              </w:rPr>
              <w:t>);</w:t>
            </w:r>
          </w:p>
          <w:p w14:paraId="6B1F1B55" w14:textId="77777777" w:rsidR="00597CCA" w:rsidRDefault="00597CCA">
            <w:pPr>
              <w:shd w:val="clear" w:color="auto" w:fill="FFFFFF"/>
              <w:spacing w:line="264" w:lineRule="atLeast"/>
              <w:textAlignment w:val="baseline"/>
              <w:rPr>
                <w:rFonts w:ascii="Consolas" w:hAnsi="Consolas"/>
              </w:rPr>
            </w:pPr>
            <w:r>
              <w:rPr>
                <w:rStyle w:val="HTMLCode"/>
                <w:rFonts w:ascii="Consolas" w:eastAsiaTheme="minorHAnsi" w:hAnsi="Consolas"/>
                <w:bdr w:val="none" w:sz="0" w:space="0" w:color="auto" w:frame="1"/>
              </w:rPr>
              <w:t>      </w:t>
            </w:r>
            <w:r>
              <w:rPr>
                <w:rStyle w:val="HTMLCode"/>
                <w:rFonts w:ascii="Consolas" w:eastAsiaTheme="minorHAnsi" w:hAnsi="Consolas"/>
                <w:color w:val="008200"/>
                <w:bdr w:val="none" w:sz="0" w:space="0" w:color="auto" w:frame="1"/>
              </w:rPr>
              <w:t>//print ArrayList</w:t>
            </w:r>
          </w:p>
          <w:p w14:paraId="236889C3" w14:textId="77777777" w:rsidR="00597CCA" w:rsidRDefault="00597CCA">
            <w:pPr>
              <w:shd w:val="clear" w:color="auto" w:fill="FFFFFF"/>
              <w:spacing w:line="264" w:lineRule="atLeast"/>
              <w:textAlignment w:val="baseline"/>
              <w:rPr>
                <w:rFonts w:ascii="Consolas" w:hAnsi="Consolas"/>
              </w:rPr>
            </w:pPr>
            <w:r>
              <w:rPr>
                <w:rStyle w:val="HTMLCode"/>
                <w:rFonts w:ascii="Consolas" w:eastAsiaTheme="minorHAnsi" w:hAnsi="Consolas"/>
                <w:bdr w:val="none" w:sz="0" w:space="0" w:color="auto" w:frame="1"/>
              </w:rPr>
              <w:t>      </w:t>
            </w:r>
            <w:r>
              <w:rPr>
                <w:rStyle w:val="HTMLCode"/>
                <w:rFonts w:ascii="Consolas" w:eastAsiaTheme="minorHAnsi" w:hAnsi="Consolas"/>
                <w:color w:val="000000"/>
                <w:bdr w:val="none" w:sz="0" w:space="0" w:color="auto" w:frame="1"/>
              </w:rPr>
              <w:t>System.out.println(</w:t>
            </w:r>
            <w:r>
              <w:rPr>
                <w:rStyle w:val="HTMLCode"/>
                <w:rFonts w:ascii="Consolas" w:eastAsiaTheme="minorHAnsi" w:hAnsi="Consolas"/>
                <w:color w:val="0000FF"/>
                <w:bdr w:val="none" w:sz="0" w:space="0" w:color="auto" w:frame="1"/>
              </w:rPr>
              <w:t>"\nInitial ArrayList :"</w:t>
            </w:r>
            <w:r>
              <w:rPr>
                <w:rFonts w:ascii="Consolas" w:hAnsi="Consolas"/>
              </w:rPr>
              <w:t xml:space="preserve"> </w:t>
            </w:r>
            <w:r>
              <w:rPr>
                <w:rStyle w:val="HTMLCode"/>
                <w:rFonts w:ascii="Consolas" w:eastAsiaTheme="minorHAnsi" w:hAnsi="Consolas"/>
                <w:color w:val="000000"/>
                <w:bdr w:val="none" w:sz="0" w:space="0" w:color="auto" w:frame="1"/>
              </w:rPr>
              <w:t>+ city_List);</w:t>
            </w:r>
          </w:p>
          <w:p w14:paraId="7C79B74E" w14:textId="77777777" w:rsidR="00597CCA" w:rsidRDefault="00597CCA">
            <w:pPr>
              <w:shd w:val="clear" w:color="auto" w:fill="FFFFFF"/>
              <w:spacing w:line="264" w:lineRule="atLeast"/>
              <w:textAlignment w:val="baseline"/>
              <w:rPr>
                <w:rFonts w:ascii="Consolas" w:hAnsi="Consolas"/>
              </w:rPr>
            </w:pPr>
            <w:r>
              <w:rPr>
                <w:rStyle w:val="HTMLCode"/>
                <w:rFonts w:ascii="Consolas" w:eastAsiaTheme="minorHAnsi" w:hAnsi="Consolas"/>
                <w:bdr w:val="none" w:sz="0" w:space="0" w:color="auto" w:frame="1"/>
              </w:rPr>
              <w:t>      </w:t>
            </w:r>
            <w:r>
              <w:rPr>
                <w:rFonts w:ascii="Consolas" w:hAnsi="Consolas"/>
              </w:rPr>
              <w:t> </w:t>
            </w:r>
          </w:p>
          <w:p w14:paraId="647A37C0" w14:textId="77777777" w:rsidR="00597CCA" w:rsidRDefault="00597CCA">
            <w:pPr>
              <w:shd w:val="clear" w:color="auto" w:fill="FFFFFF"/>
              <w:spacing w:line="264" w:lineRule="atLeast"/>
              <w:textAlignment w:val="baseline"/>
              <w:rPr>
                <w:rFonts w:ascii="Consolas" w:hAnsi="Consolas"/>
              </w:rPr>
            </w:pPr>
            <w:r>
              <w:rPr>
                <w:rStyle w:val="HTMLCode"/>
                <w:rFonts w:ascii="Consolas" w:eastAsiaTheme="minorHAnsi" w:hAnsi="Consolas"/>
                <w:bdr w:val="none" w:sz="0" w:space="0" w:color="auto" w:frame="1"/>
              </w:rPr>
              <w:t>      </w:t>
            </w:r>
            <w:r>
              <w:rPr>
                <w:rStyle w:val="HTMLCode"/>
                <w:rFonts w:ascii="Consolas" w:eastAsiaTheme="minorHAnsi" w:hAnsi="Consolas"/>
                <w:color w:val="008200"/>
                <w:bdr w:val="none" w:sz="0" w:space="0" w:color="auto" w:frame="1"/>
              </w:rPr>
              <w:t>//define an array.</w:t>
            </w:r>
          </w:p>
          <w:p w14:paraId="3FB9A9E0" w14:textId="77777777" w:rsidR="00597CCA" w:rsidRDefault="00597CCA">
            <w:pPr>
              <w:shd w:val="clear" w:color="auto" w:fill="FFFFFF"/>
              <w:spacing w:line="264" w:lineRule="atLeast"/>
              <w:textAlignment w:val="baseline"/>
              <w:rPr>
                <w:rFonts w:ascii="Consolas" w:hAnsi="Consolas"/>
              </w:rPr>
            </w:pPr>
            <w:r>
              <w:rPr>
                <w:rStyle w:val="HTMLCode"/>
                <w:rFonts w:ascii="Consolas" w:eastAsiaTheme="minorHAnsi" w:hAnsi="Consolas"/>
                <w:bdr w:val="none" w:sz="0" w:space="0" w:color="auto" w:frame="1"/>
              </w:rPr>
              <w:t>      </w:t>
            </w:r>
            <w:r>
              <w:rPr>
                <w:rStyle w:val="HTMLCode"/>
                <w:rFonts w:ascii="Consolas" w:eastAsiaTheme="minorHAnsi" w:hAnsi="Consolas"/>
                <w:color w:val="000000"/>
                <w:bdr w:val="none" w:sz="0" w:space="0" w:color="auto" w:frame="1"/>
              </w:rPr>
              <w:t xml:space="preserve">String[] myArray = </w:t>
            </w:r>
            <w:r>
              <w:rPr>
                <w:rStyle w:val="HTMLCode"/>
                <w:rFonts w:ascii="Consolas" w:eastAsiaTheme="minorHAnsi" w:hAnsi="Consolas"/>
                <w:b/>
                <w:bCs/>
                <w:color w:val="006699"/>
                <w:bdr w:val="none" w:sz="0" w:space="0" w:color="auto" w:frame="1"/>
              </w:rPr>
              <w:t>new</w:t>
            </w:r>
            <w:r>
              <w:rPr>
                <w:rFonts w:ascii="Consolas" w:hAnsi="Consolas"/>
              </w:rPr>
              <w:t xml:space="preserve"> </w:t>
            </w:r>
            <w:r>
              <w:rPr>
                <w:rStyle w:val="HTMLCode"/>
                <w:rFonts w:ascii="Consolas" w:eastAsiaTheme="minorHAnsi" w:hAnsi="Consolas"/>
                <w:color w:val="000000"/>
                <w:bdr w:val="none" w:sz="0" w:space="0" w:color="auto" w:frame="1"/>
              </w:rPr>
              <w:t>String[]{</w:t>
            </w:r>
            <w:r>
              <w:rPr>
                <w:rStyle w:val="HTMLCode"/>
                <w:rFonts w:ascii="Consolas" w:eastAsiaTheme="minorHAnsi" w:hAnsi="Consolas"/>
                <w:color w:val="0000FF"/>
                <w:bdr w:val="none" w:sz="0" w:space="0" w:color="auto" w:frame="1"/>
              </w:rPr>
              <w:t>"Cochin"</w:t>
            </w:r>
            <w:r>
              <w:rPr>
                <w:rStyle w:val="HTMLCode"/>
                <w:rFonts w:ascii="Consolas" w:eastAsiaTheme="minorHAnsi" w:hAnsi="Consolas"/>
                <w:color w:val="000000"/>
                <w:bdr w:val="none" w:sz="0" w:space="0" w:color="auto" w:frame="1"/>
              </w:rPr>
              <w:t xml:space="preserve">, </w:t>
            </w:r>
            <w:r>
              <w:rPr>
                <w:rStyle w:val="HTMLCode"/>
                <w:rFonts w:ascii="Consolas" w:eastAsiaTheme="minorHAnsi" w:hAnsi="Consolas"/>
                <w:color w:val="0000FF"/>
                <w:bdr w:val="none" w:sz="0" w:space="0" w:color="auto" w:frame="1"/>
              </w:rPr>
              <w:t>"Goa"</w:t>
            </w:r>
            <w:r>
              <w:rPr>
                <w:rStyle w:val="HTMLCode"/>
                <w:rFonts w:ascii="Consolas" w:eastAsiaTheme="minorHAnsi" w:hAnsi="Consolas"/>
                <w:color w:val="000000"/>
                <w:bdr w:val="none" w:sz="0" w:space="0" w:color="auto" w:frame="1"/>
              </w:rPr>
              <w:t>};</w:t>
            </w:r>
          </w:p>
          <w:p w14:paraId="50B6CA25" w14:textId="77777777" w:rsidR="00597CCA" w:rsidRDefault="00597CCA">
            <w:pPr>
              <w:shd w:val="clear" w:color="auto" w:fill="FFFFFF"/>
              <w:spacing w:line="264" w:lineRule="atLeast"/>
              <w:textAlignment w:val="baseline"/>
              <w:rPr>
                <w:rFonts w:ascii="Consolas" w:hAnsi="Consolas"/>
              </w:rPr>
            </w:pPr>
            <w:r>
              <w:rPr>
                <w:rStyle w:val="HTMLCode"/>
                <w:rFonts w:ascii="Consolas" w:eastAsiaTheme="minorHAnsi" w:hAnsi="Consolas"/>
                <w:bdr w:val="none" w:sz="0" w:space="0" w:color="auto" w:frame="1"/>
              </w:rPr>
              <w:t>      </w:t>
            </w:r>
            <w:r>
              <w:rPr>
                <w:rStyle w:val="HTMLCode"/>
                <w:rFonts w:ascii="Consolas" w:eastAsiaTheme="minorHAnsi" w:hAnsi="Consolas"/>
                <w:color w:val="008200"/>
                <w:bdr w:val="none" w:sz="0" w:space="0" w:color="auto" w:frame="1"/>
              </w:rPr>
              <w:t>//add the array to the ArrayList</w:t>
            </w:r>
          </w:p>
          <w:p w14:paraId="0F75CA22" w14:textId="77777777" w:rsidR="00597CCA" w:rsidRDefault="00597CCA">
            <w:pPr>
              <w:shd w:val="clear" w:color="auto" w:fill="FFFFFF"/>
              <w:spacing w:line="264" w:lineRule="atLeast"/>
              <w:textAlignment w:val="baseline"/>
              <w:rPr>
                <w:rFonts w:ascii="Consolas" w:hAnsi="Consolas"/>
              </w:rPr>
            </w:pPr>
            <w:r>
              <w:rPr>
                <w:rStyle w:val="HTMLCode"/>
                <w:rFonts w:ascii="Consolas" w:eastAsiaTheme="minorHAnsi" w:hAnsi="Consolas"/>
                <w:bdr w:val="none" w:sz="0" w:space="0" w:color="auto" w:frame="1"/>
              </w:rPr>
              <w:t>      </w:t>
            </w:r>
            <w:r>
              <w:rPr>
                <w:rStyle w:val="HTMLCode"/>
                <w:rFonts w:ascii="Consolas" w:eastAsiaTheme="minorHAnsi" w:hAnsi="Consolas"/>
                <w:color w:val="000000"/>
                <w:bdr w:val="none" w:sz="0" w:space="0" w:color="auto" w:frame="1"/>
              </w:rPr>
              <w:t>Collections.addAll(city_List,myArray);</w:t>
            </w:r>
          </w:p>
          <w:p w14:paraId="34D821EA" w14:textId="77777777" w:rsidR="00597CCA" w:rsidRDefault="00597CCA">
            <w:pPr>
              <w:shd w:val="clear" w:color="auto" w:fill="FFFFFF"/>
              <w:spacing w:line="264" w:lineRule="atLeast"/>
              <w:textAlignment w:val="baseline"/>
              <w:rPr>
                <w:rFonts w:ascii="Consolas" w:hAnsi="Consolas"/>
              </w:rPr>
            </w:pPr>
            <w:r>
              <w:rPr>
                <w:rStyle w:val="HTMLCode"/>
                <w:rFonts w:ascii="Consolas" w:eastAsiaTheme="minorHAnsi" w:hAnsi="Consolas"/>
                <w:bdr w:val="none" w:sz="0" w:space="0" w:color="auto" w:frame="1"/>
              </w:rPr>
              <w:t>      </w:t>
            </w:r>
            <w:r>
              <w:rPr>
                <w:rFonts w:ascii="Consolas" w:hAnsi="Consolas"/>
              </w:rPr>
              <w:t> </w:t>
            </w:r>
          </w:p>
          <w:p w14:paraId="6299E440" w14:textId="77777777" w:rsidR="00597CCA" w:rsidRDefault="00597CCA">
            <w:pPr>
              <w:shd w:val="clear" w:color="auto" w:fill="FFFFFF"/>
              <w:spacing w:line="264" w:lineRule="atLeast"/>
              <w:textAlignment w:val="baseline"/>
              <w:rPr>
                <w:rFonts w:ascii="Consolas" w:hAnsi="Consolas"/>
              </w:rPr>
            </w:pPr>
            <w:r>
              <w:rPr>
                <w:rStyle w:val="HTMLCode"/>
                <w:rFonts w:ascii="Consolas" w:eastAsiaTheme="minorHAnsi" w:hAnsi="Consolas"/>
                <w:bdr w:val="none" w:sz="0" w:space="0" w:color="auto" w:frame="1"/>
              </w:rPr>
              <w:lastRenderedPageBreak/>
              <w:t>      </w:t>
            </w:r>
            <w:r>
              <w:rPr>
                <w:rStyle w:val="HTMLCode"/>
                <w:rFonts w:ascii="Consolas" w:eastAsiaTheme="minorHAnsi" w:hAnsi="Consolas"/>
                <w:color w:val="008200"/>
                <w:bdr w:val="none" w:sz="0" w:space="0" w:color="auto" w:frame="1"/>
              </w:rPr>
              <w:t>//print the ArrayList</w:t>
            </w:r>
          </w:p>
          <w:p w14:paraId="44D647B6" w14:textId="77777777" w:rsidR="00597CCA" w:rsidRDefault="00597CCA">
            <w:pPr>
              <w:shd w:val="clear" w:color="auto" w:fill="FFFFFF"/>
              <w:spacing w:line="264" w:lineRule="atLeast"/>
              <w:textAlignment w:val="baseline"/>
              <w:rPr>
                <w:rFonts w:ascii="Consolas" w:hAnsi="Consolas"/>
              </w:rPr>
            </w:pPr>
            <w:r>
              <w:rPr>
                <w:rStyle w:val="HTMLCode"/>
                <w:rFonts w:ascii="Consolas" w:eastAsiaTheme="minorHAnsi" w:hAnsi="Consolas"/>
                <w:bdr w:val="none" w:sz="0" w:space="0" w:color="auto" w:frame="1"/>
              </w:rPr>
              <w:t>      </w:t>
            </w:r>
            <w:r>
              <w:rPr>
                <w:rStyle w:val="HTMLCode"/>
                <w:rFonts w:ascii="Consolas" w:eastAsiaTheme="minorHAnsi" w:hAnsi="Consolas"/>
                <w:color w:val="000000"/>
                <w:bdr w:val="none" w:sz="0" w:space="0" w:color="auto" w:frame="1"/>
              </w:rPr>
              <w:t>System.out.println(</w:t>
            </w:r>
            <w:r>
              <w:rPr>
                <w:rStyle w:val="HTMLCode"/>
                <w:rFonts w:ascii="Consolas" w:eastAsiaTheme="minorHAnsi" w:hAnsi="Consolas"/>
                <w:color w:val="0000FF"/>
                <w:bdr w:val="none" w:sz="0" w:space="0" w:color="auto" w:frame="1"/>
              </w:rPr>
              <w:t>"\nArrayList after adding array :"</w:t>
            </w:r>
            <w:r>
              <w:rPr>
                <w:rFonts w:ascii="Consolas" w:hAnsi="Consolas"/>
              </w:rPr>
              <w:t xml:space="preserve"> </w:t>
            </w:r>
            <w:r>
              <w:rPr>
                <w:rStyle w:val="HTMLCode"/>
                <w:rFonts w:ascii="Consolas" w:eastAsiaTheme="minorHAnsi" w:hAnsi="Consolas"/>
                <w:color w:val="000000"/>
                <w:bdr w:val="none" w:sz="0" w:space="0" w:color="auto" w:frame="1"/>
              </w:rPr>
              <w:t>+ city_List);</w:t>
            </w:r>
          </w:p>
          <w:p w14:paraId="6B89F080" w14:textId="77777777" w:rsidR="00597CCA" w:rsidRDefault="00597CCA">
            <w:pPr>
              <w:shd w:val="clear" w:color="auto" w:fill="FFFFFF"/>
              <w:spacing w:line="264" w:lineRule="atLeast"/>
              <w:textAlignment w:val="baseline"/>
              <w:rPr>
                <w:rFonts w:ascii="Consolas" w:hAnsi="Consolas"/>
              </w:rPr>
            </w:pPr>
            <w:r>
              <w:rPr>
                <w:rStyle w:val="HTMLCode"/>
                <w:rFonts w:ascii="Consolas" w:eastAsiaTheme="minorHAnsi" w:hAnsi="Consolas"/>
                <w:bdr w:val="none" w:sz="0" w:space="0" w:color="auto" w:frame="1"/>
              </w:rPr>
              <w:t>   </w:t>
            </w:r>
            <w:r>
              <w:rPr>
                <w:rStyle w:val="HTMLCode"/>
                <w:rFonts w:ascii="Consolas" w:eastAsiaTheme="minorHAnsi" w:hAnsi="Consolas"/>
                <w:color w:val="000000"/>
                <w:bdr w:val="none" w:sz="0" w:space="0" w:color="auto" w:frame="1"/>
              </w:rPr>
              <w:t xml:space="preserve">}  </w:t>
            </w:r>
          </w:p>
          <w:p w14:paraId="25DC411C" w14:textId="77777777" w:rsidR="00597CCA" w:rsidRDefault="00597CCA">
            <w:pPr>
              <w:shd w:val="clear" w:color="auto" w:fill="FFFFFF"/>
              <w:spacing w:line="264" w:lineRule="atLeast"/>
              <w:textAlignment w:val="baseline"/>
              <w:rPr>
                <w:rFonts w:ascii="Consolas" w:hAnsi="Consolas"/>
              </w:rPr>
            </w:pPr>
            <w:r>
              <w:rPr>
                <w:rStyle w:val="HTMLCode"/>
                <w:rFonts w:ascii="Consolas" w:eastAsiaTheme="minorHAnsi" w:hAnsi="Consolas"/>
                <w:color w:val="000000"/>
                <w:bdr w:val="none" w:sz="0" w:space="0" w:color="auto" w:frame="1"/>
              </w:rPr>
              <w:t>}</w:t>
            </w:r>
          </w:p>
        </w:tc>
      </w:tr>
    </w:tbl>
    <w:p w14:paraId="476C6964" w14:textId="77777777" w:rsidR="00597CCA" w:rsidRDefault="00597CCA" w:rsidP="00597CCA">
      <w:pPr>
        <w:pStyle w:val="NormalWeb"/>
        <w:shd w:val="clear" w:color="auto" w:fill="FFFFFF"/>
        <w:spacing w:before="0" w:beforeAutospacing="0" w:after="0" w:afterAutospacing="0"/>
        <w:rPr>
          <w:rFonts w:ascii="Work Sans" w:hAnsi="Work Sans"/>
          <w:color w:val="3A3A3A"/>
        </w:rPr>
      </w:pPr>
      <w:r>
        <w:rPr>
          <w:rStyle w:val="Strong"/>
          <w:rFonts w:ascii="Work Sans" w:hAnsi="Work Sans"/>
          <w:color w:val="3A3A3A"/>
          <w:bdr w:val="none" w:sz="0" w:space="0" w:color="auto" w:frame="1"/>
        </w:rPr>
        <w:lastRenderedPageBreak/>
        <w:t>Output:</w:t>
      </w:r>
    </w:p>
    <w:p w14:paraId="2513F506" w14:textId="77777777" w:rsidR="00597CCA" w:rsidRDefault="00597CCA" w:rsidP="00597CCA">
      <w:pPr>
        <w:pStyle w:val="NormalWeb"/>
        <w:shd w:val="clear" w:color="auto" w:fill="FFFFFF"/>
        <w:spacing w:before="0" w:beforeAutospacing="0" w:after="336" w:afterAutospacing="0"/>
        <w:rPr>
          <w:rFonts w:ascii="Work Sans" w:hAnsi="Work Sans"/>
          <w:color w:val="3A3A3A"/>
        </w:rPr>
      </w:pPr>
      <w:r>
        <w:rPr>
          <w:rFonts w:ascii="Work Sans" w:hAnsi="Work Sans"/>
          <w:color w:val="3A3A3A"/>
        </w:rPr>
        <w:t>Initial ArrayList :[Delhi, Mumbai, Chennai, Kolkata]</w:t>
      </w:r>
      <w:r>
        <w:rPr>
          <w:rFonts w:ascii="Work Sans" w:hAnsi="Work Sans"/>
          <w:color w:val="3A3A3A"/>
        </w:rPr>
        <w:br/>
        <w:t>ArrayList after adding array :[Delhi, Mumbai, Chennai, Kolkata, Cochin, Goa]</w:t>
      </w:r>
    </w:p>
    <w:p w14:paraId="09ABBCE7" w14:textId="77777777" w:rsidR="00597CCA" w:rsidRDefault="00597CCA" w:rsidP="00597CCA">
      <w:pPr>
        <w:pStyle w:val="NormalWeb"/>
        <w:shd w:val="clear" w:color="auto" w:fill="FFFFFF"/>
        <w:spacing w:before="0" w:beforeAutospacing="0" w:after="0" w:afterAutospacing="0"/>
        <w:rPr>
          <w:rFonts w:ascii="Work Sans" w:hAnsi="Work Sans"/>
          <w:color w:val="3A3A3A"/>
        </w:rPr>
      </w:pPr>
      <w:r>
        <w:rPr>
          <w:rFonts w:ascii="Work Sans" w:hAnsi="Work Sans"/>
          <w:noProof/>
          <w:color w:val="ED0000"/>
          <w:bdr w:val="none" w:sz="0" w:space="0" w:color="auto" w:frame="1"/>
        </w:rPr>
        <w:drawing>
          <wp:inline distT="0" distB="0" distL="0" distR="0" wp14:anchorId="4CCE0DE6" wp14:editId="17F803A7">
            <wp:extent cx="5708650" cy="641350"/>
            <wp:effectExtent l="0" t="0" r="6350" b="6350"/>
            <wp:docPr id="179800042" name="Picture 18" descr="output - Add Array to Arraylist in Java">
              <a:hlinkClick xmlns:a="http://schemas.openxmlformats.org/drawingml/2006/main" r:id="rId23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descr="output - Add Array to Arraylist in Java">
                      <a:hlinkClick r:id="rId237"/>
                    </pic:cNvPr>
                    <pic:cNvPicPr>
                      <a:picLocks noChangeAspect="1" noChangeArrowheads="1"/>
                    </pic:cNvPicPr>
                  </pic:nvPicPr>
                  <pic:blipFill>
                    <a:blip r:embed="rId238">
                      <a:extLst>
                        <a:ext uri="{28A0092B-C50C-407E-A947-70E740481C1C}">
                          <a14:useLocalDpi xmlns:a14="http://schemas.microsoft.com/office/drawing/2010/main" val="0"/>
                        </a:ext>
                      </a:extLst>
                    </a:blip>
                    <a:srcRect/>
                    <a:stretch>
                      <a:fillRect/>
                    </a:stretch>
                  </pic:blipFill>
                  <pic:spPr bwMode="auto">
                    <a:xfrm>
                      <a:off x="0" y="0"/>
                      <a:ext cx="5708650" cy="641350"/>
                    </a:xfrm>
                    <a:prstGeom prst="rect">
                      <a:avLst/>
                    </a:prstGeom>
                    <a:noFill/>
                    <a:ln>
                      <a:noFill/>
                    </a:ln>
                  </pic:spPr>
                </pic:pic>
              </a:graphicData>
            </a:graphic>
          </wp:inline>
        </w:drawing>
      </w:r>
    </w:p>
    <w:p w14:paraId="1C7A959B" w14:textId="77777777" w:rsidR="00597CCA" w:rsidRDefault="00597CCA" w:rsidP="00597CCA">
      <w:pPr>
        <w:pStyle w:val="Heading3"/>
        <w:shd w:val="clear" w:color="auto" w:fill="FFFFFF"/>
        <w:spacing w:before="0" w:line="312" w:lineRule="atLeast"/>
        <w:rPr>
          <w:rFonts w:ascii="Work Sans" w:hAnsi="Work Sans"/>
          <w:color w:val="3A3A3A"/>
          <w:sz w:val="36"/>
          <w:szCs w:val="36"/>
        </w:rPr>
      </w:pPr>
      <w:r>
        <w:rPr>
          <w:rFonts w:ascii="Work Sans" w:hAnsi="Work Sans"/>
          <w:color w:val="3A3A3A"/>
          <w:sz w:val="36"/>
          <w:szCs w:val="36"/>
          <w:bdr w:val="none" w:sz="0" w:space="0" w:color="auto" w:frame="1"/>
        </w:rPr>
        <w:t>Sort ArrayList In Java</w:t>
      </w:r>
    </w:p>
    <w:p w14:paraId="25CA0AD1" w14:textId="77777777" w:rsidR="00597CCA" w:rsidRDefault="00597CCA" w:rsidP="00597CCA">
      <w:pPr>
        <w:pStyle w:val="NormalWeb"/>
        <w:shd w:val="clear" w:color="auto" w:fill="FFFFFF"/>
        <w:spacing w:before="0" w:beforeAutospacing="0" w:after="336" w:afterAutospacing="0"/>
        <w:rPr>
          <w:rFonts w:ascii="Work Sans" w:hAnsi="Work Sans"/>
          <w:color w:val="3A3A3A"/>
        </w:rPr>
      </w:pPr>
      <w:r>
        <w:rPr>
          <w:rFonts w:ascii="Work Sans" w:hAnsi="Work Sans"/>
          <w:color w:val="3A3A3A"/>
        </w:rPr>
        <w:t>ArrayList uses the Collections.sort method to sort its elements. By default, the list is sorted in ascending order by the Collections.sort method. If the ArrayList is to be sorted in descending order, then you have to provide ‘Collections.reverseOrder()’ a parameter to the sort method.</w:t>
      </w:r>
    </w:p>
    <w:p w14:paraId="530DAD8B" w14:textId="77777777" w:rsidR="00597CCA" w:rsidRDefault="00597CCA" w:rsidP="00597CCA">
      <w:pPr>
        <w:pStyle w:val="NormalWeb"/>
        <w:shd w:val="clear" w:color="auto" w:fill="FFFFFF"/>
        <w:spacing w:before="0" w:beforeAutospacing="0" w:after="0" w:afterAutospacing="0"/>
        <w:rPr>
          <w:rFonts w:ascii="Work Sans" w:hAnsi="Work Sans"/>
          <w:color w:val="3A3A3A"/>
        </w:rPr>
      </w:pPr>
      <w:r>
        <w:rPr>
          <w:rStyle w:val="Strong"/>
          <w:rFonts w:ascii="Work Sans" w:hAnsi="Work Sans"/>
          <w:color w:val="3A3A3A"/>
          <w:bdr w:val="none" w:sz="0" w:space="0" w:color="auto" w:frame="1"/>
        </w:rPr>
        <w:t>Given below is a program to sort an ArrayList in ascending and descending order:</w:t>
      </w:r>
    </w:p>
    <w:tbl>
      <w:tblPr>
        <w:tblW w:w="12408" w:type="dxa"/>
        <w:tblCellSpacing w:w="0" w:type="dxa"/>
        <w:tblCellMar>
          <w:left w:w="0" w:type="dxa"/>
          <w:right w:w="0" w:type="dxa"/>
        </w:tblCellMar>
        <w:tblLook w:val="04A0" w:firstRow="1" w:lastRow="0" w:firstColumn="1" w:lastColumn="0" w:noHBand="0" w:noVBand="1"/>
      </w:tblPr>
      <w:tblGrid>
        <w:gridCol w:w="12408"/>
      </w:tblGrid>
      <w:tr w:rsidR="00597CCA" w14:paraId="7F9DE274" w14:textId="77777777" w:rsidTr="00597CCA">
        <w:trPr>
          <w:tblCellSpacing w:w="0" w:type="dxa"/>
        </w:trPr>
        <w:tc>
          <w:tcPr>
            <w:tcW w:w="12408" w:type="dxa"/>
            <w:tcBorders>
              <w:top w:val="nil"/>
              <w:left w:val="nil"/>
              <w:bottom w:val="nil"/>
              <w:right w:val="nil"/>
            </w:tcBorders>
            <w:vAlign w:val="bottom"/>
            <w:hideMark/>
          </w:tcPr>
          <w:p w14:paraId="4EC7A17C" w14:textId="77777777" w:rsidR="00597CCA" w:rsidRDefault="00597CCA">
            <w:pPr>
              <w:shd w:val="clear" w:color="auto" w:fill="FFFFFF"/>
              <w:spacing w:line="264" w:lineRule="atLeast"/>
              <w:textAlignment w:val="baseline"/>
              <w:rPr>
                <w:rFonts w:ascii="Consolas" w:hAnsi="Consolas"/>
              </w:rPr>
            </w:pPr>
            <w:r>
              <w:rPr>
                <w:rStyle w:val="HTMLCode"/>
                <w:rFonts w:ascii="Consolas" w:eastAsiaTheme="minorHAnsi" w:hAnsi="Consolas"/>
                <w:b/>
                <w:bCs/>
                <w:color w:val="006699"/>
                <w:bdr w:val="none" w:sz="0" w:space="0" w:color="auto" w:frame="1"/>
              </w:rPr>
              <w:t>import</w:t>
            </w:r>
            <w:r>
              <w:rPr>
                <w:rFonts w:ascii="Consolas" w:hAnsi="Consolas"/>
              </w:rPr>
              <w:t xml:space="preserve"> </w:t>
            </w:r>
            <w:r>
              <w:rPr>
                <w:rStyle w:val="HTMLCode"/>
                <w:rFonts w:ascii="Consolas" w:eastAsiaTheme="minorHAnsi" w:hAnsi="Consolas"/>
                <w:color w:val="000000"/>
                <w:bdr w:val="none" w:sz="0" w:space="0" w:color="auto" w:frame="1"/>
              </w:rPr>
              <w:t>java.util.*;</w:t>
            </w:r>
          </w:p>
          <w:p w14:paraId="5B8AF2C7" w14:textId="77777777" w:rsidR="00597CCA" w:rsidRDefault="00597CCA">
            <w:pPr>
              <w:shd w:val="clear" w:color="auto" w:fill="FFFFFF"/>
              <w:spacing w:line="264" w:lineRule="atLeast"/>
              <w:textAlignment w:val="baseline"/>
              <w:rPr>
                <w:rFonts w:ascii="Consolas" w:hAnsi="Consolas"/>
              </w:rPr>
            </w:pPr>
            <w:r>
              <w:rPr>
                <w:rStyle w:val="HTMLCode"/>
                <w:rFonts w:ascii="Consolas" w:eastAsiaTheme="minorHAnsi" w:hAnsi="Consolas"/>
                <w:b/>
                <w:bCs/>
                <w:color w:val="006699"/>
                <w:bdr w:val="none" w:sz="0" w:space="0" w:color="auto" w:frame="1"/>
              </w:rPr>
              <w:t>public</w:t>
            </w:r>
            <w:r>
              <w:rPr>
                <w:rFonts w:ascii="Consolas" w:hAnsi="Consolas"/>
              </w:rPr>
              <w:t xml:space="preserve"> </w:t>
            </w:r>
            <w:r>
              <w:rPr>
                <w:rStyle w:val="HTMLCode"/>
                <w:rFonts w:ascii="Consolas" w:eastAsiaTheme="minorHAnsi" w:hAnsi="Consolas"/>
                <w:b/>
                <w:bCs/>
                <w:color w:val="006699"/>
                <w:bdr w:val="none" w:sz="0" w:space="0" w:color="auto" w:frame="1"/>
              </w:rPr>
              <w:t>class</w:t>
            </w:r>
            <w:r>
              <w:rPr>
                <w:rFonts w:ascii="Consolas" w:hAnsi="Consolas"/>
              </w:rPr>
              <w:t xml:space="preserve"> </w:t>
            </w:r>
            <w:r>
              <w:rPr>
                <w:rStyle w:val="HTMLCode"/>
                <w:rFonts w:ascii="Consolas" w:eastAsiaTheme="minorHAnsi" w:hAnsi="Consolas"/>
                <w:color w:val="000000"/>
                <w:bdr w:val="none" w:sz="0" w:space="0" w:color="auto" w:frame="1"/>
              </w:rPr>
              <w:t>Main  {</w:t>
            </w:r>
          </w:p>
          <w:p w14:paraId="7C90A93C" w14:textId="77777777" w:rsidR="00597CCA" w:rsidRDefault="00597CCA">
            <w:pPr>
              <w:shd w:val="clear" w:color="auto" w:fill="FFFFFF"/>
              <w:spacing w:line="264" w:lineRule="atLeast"/>
              <w:textAlignment w:val="baseline"/>
              <w:rPr>
                <w:rFonts w:ascii="Consolas" w:hAnsi="Consolas"/>
              </w:rPr>
            </w:pPr>
            <w:r>
              <w:rPr>
                <w:rStyle w:val="HTMLCode"/>
                <w:rFonts w:ascii="Consolas" w:eastAsiaTheme="minorHAnsi" w:hAnsi="Consolas"/>
                <w:bdr w:val="none" w:sz="0" w:space="0" w:color="auto" w:frame="1"/>
              </w:rPr>
              <w:t>    </w:t>
            </w:r>
            <w:r>
              <w:rPr>
                <w:rStyle w:val="HTMLCode"/>
                <w:rFonts w:ascii="Consolas" w:eastAsiaTheme="minorHAnsi" w:hAnsi="Consolas"/>
                <w:b/>
                <w:bCs/>
                <w:color w:val="006699"/>
                <w:bdr w:val="none" w:sz="0" w:space="0" w:color="auto" w:frame="1"/>
              </w:rPr>
              <w:t>public</w:t>
            </w:r>
            <w:r>
              <w:rPr>
                <w:rFonts w:ascii="Consolas" w:hAnsi="Consolas"/>
              </w:rPr>
              <w:t xml:space="preserve"> </w:t>
            </w:r>
            <w:r>
              <w:rPr>
                <w:rStyle w:val="HTMLCode"/>
                <w:rFonts w:ascii="Consolas" w:eastAsiaTheme="minorHAnsi" w:hAnsi="Consolas"/>
                <w:b/>
                <w:bCs/>
                <w:color w:val="006699"/>
                <w:bdr w:val="none" w:sz="0" w:space="0" w:color="auto" w:frame="1"/>
              </w:rPr>
              <w:t>static</w:t>
            </w:r>
            <w:r>
              <w:rPr>
                <w:rFonts w:ascii="Consolas" w:hAnsi="Consolas"/>
              </w:rPr>
              <w:t xml:space="preserve"> </w:t>
            </w:r>
            <w:r>
              <w:rPr>
                <w:rStyle w:val="HTMLCode"/>
                <w:rFonts w:ascii="Consolas" w:eastAsiaTheme="minorHAnsi" w:hAnsi="Consolas"/>
                <w:b/>
                <w:bCs/>
                <w:color w:val="006699"/>
                <w:bdr w:val="none" w:sz="0" w:space="0" w:color="auto" w:frame="1"/>
              </w:rPr>
              <w:t>void</w:t>
            </w:r>
            <w:r>
              <w:rPr>
                <w:rFonts w:ascii="Consolas" w:hAnsi="Consolas"/>
              </w:rPr>
              <w:t xml:space="preserve"> </w:t>
            </w:r>
            <w:r>
              <w:rPr>
                <w:rStyle w:val="HTMLCode"/>
                <w:rFonts w:ascii="Consolas" w:eastAsiaTheme="minorHAnsi" w:hAnsi="Consolas"/>
                <w:color w:val="000000"/>
                <w:bdr w:val="none" w:sz="0" w:space="0" w:color="auto" w:frame="1"/>
              </w:rPr>
              <w:t>main(String args[]){</w:t>
            </w:r>
          </w:p>
          <w:p w14:paraId="54B9670B" w14:textId="77777777" w:rsidR="00597CCA" w:rsidRDefault="00597CCA">
            <w:pPr>
              <w:shd w:val="clear" w:color="auto" w:fill="FFFFFF"/>
              <w:spacing w:line="264" w:lineRule="atLeast"/>
              <w:textAlignment w:val="baseline"/>
              <w:rPr>
                <w:rFonts w:ascii="Consolas" w:hAnsi="Consolas"/>
              </w:rPr>
            </w:pPr>
            <w:r>
              <w:rPr>
                <w:rStyle w:val="HTMLCode"/>
                <w:rFonts w:ascii="Consolas" w:eastAsiaTheme="minorHAnsi" w:hAnsi="Consolas"/>
                <w:bdr w:val="none" w:sz="0" w:space="0" w:color="auto" w:frame="1"/>
              </w:rPr>
              <w:t>        </w:t>
            </w:r>
            <w:r>
              <w:rPr>
                <w:rStyle w:val="HTMLCode"/>
                <w:rFonts w:ascii="Consolas" w:eastAsiaTheme="minorHAnsi" w:hAnsi="Consolas"/>
                <w:color w:val="008200"/>
                <w:bdr w:val="none" w:sz="0" w:space="0" w:color="auto" w:frame="1"/>
              </w:rPr>
              <w:t>//Create and initialize an ArrayList</w:t>
            </w:r>
          </w:p>
          <w:p w14:paraId="67B301C3" w14:textId="77777777" w:rsidR="00597CCA" w:rsidRDefault="00597CCA">
            <w:pPr>
              <w:shd w:val="clear" w:color="auto" w:fill="FFFFFF"/>
              <w:spacing w:line="264" w:lineRule="atLeast"/>
              <w:textAlignment w:val="baseline"/>
              <w:rPr>
                <w:rFonts w:ascii="Consolas" w:hAnsi="Consolas"/>
              </w:rPr>
            </w:pPr>
            <w:r>
              <w:rPr>
                <w:rStyle w:val="HTMLCode"/>
                <w:rFonts w:ascii="Consolas" w:eastAsiaTheme="minorHAnsi" w:hAnsi="Consolas"/>
                <w:bdr w:val="none" w:sz="0" w:space="0" w:color="auto" w:frame="1"/>
              </w:rPr>
              <w:t>       </w:t>
            </w:r>
            <w:r>
              <w:rPr>
                <w:rStyle w:val="HTMLCode"/>
                <w:rFonts w:ascii="Consolas" w:eastAsiaTheme="minorHAnsi" w:hAnsi="Consolas"/>
                <w:color w:val="000000"/>
                <w:bdr w:val="none" w:sz="0" w:space="0" w:color="auto" w:frame="1"/>
              </w:rPr>
              <w:t xml:space="preserve">ArrayList&lt;String&gt; colorsList = </w:t>
            </w:r>
            <w:r>
              <w:rPr>
                <w:rStyle w:val="HTMLCode"/>
                <w:rFonts w:ascii="Consolas" w:eastAsiaTheme="minorHAnsi" w:hAnsi="Consolas"/>
                <w:b/>
                <w:bCs/>
                <w:color w:val="006699"/>
                <w:bdr w:val="none" w:sz="0" w:space="0" w:color="auto" w:frame="1"/>
              </w:rPr>
              <w:t>new</w:t>
            </w:r>
            <w:r>
              <w:rPr>
                <w:rFonts w:ascii="Consolas" w:hAnsi="Consolas"/>
              </w:rPr>
              <w:t xml:space="preserve"> </w:t>
            </w:r>
            <w:r>
              <w:rPr>
                <w:rStyle w:val="HTMLCode"/>
                <w:rFonts w:ascii="Consolas" w:eastAsiaTheme="minorHAnsi" w:hAnsi="Consolas"/>
                <w:color w:val="000000"/>
                <w:bdr w:val="none" w:sz="0" w:space="0" w:color="auto" w:frame="1"/>
              </w:rPr>
              <w:t>ArrayList&lt;String&gt;();</w:t>
            </w:r>
          </w:p>
          <w:p w14:paraId="59577DD7" w14:textId="77777777" w:rsidR="00597CCA" w:rsidRDefault="00597CCA">
            <w:pPr>
              <w:shd w:val="clear" w:color="auto" w:fill="FFFFFF"/>
              <w:spacing w:line="264" w:lineRule="atLeast"/>
              <w:textAlignment w:val="baseline"/>
              <w:rPr>
                <w:rFonts w:ascii="Consolas" w:hAnsi="Consolas"/>
              </w:rPr>
            </w:pPr>
            <w:r>
              <w:rPr>
                <w:rStyle w:val="HTMLCode"/>
                <w:rFonts w:ascii="Consolas" w:eastAsiaTheme="minorHAnsi" w:hAnsi="Consolas"/>
                <w:bdr w:val="none" w:sz="0" w:space="0" w:color="auto" w:frame="1"/>
              </w:rPr>
              <w:t>       </w:t>
            </w:r>
            <w:r>
              <w:rPr>
                <w:rStyle w:val="HTMLCode"/>
                <w:rFonts w:ascii="Consolas" w:eastAsiaTheme="minorHAnsi" w:hAnsi="Consolas"/>
                <w:color w:val="000000"/>
                <w:bdr w:val="none" w:sz="0" w:space="0" w:color="auto" w:frame="1"/>
              </w:rPr>
              <w:t>colorsList.add(</w:t>
            </w:r>
            <w:r>
              <w:rPr>
                <w:rStyle w:val="HTMLCode"/>
                <w:rFonts w:ascii="Consolas" w:eastAsiaTheme="minorHAnsi" w:hAnsi="Consolas"/>
                <w:color w:val="0000FF"/>
                <w:bdr w:val="none" w:sz="0" w:space="0" w:color="auto" w:frame="1"/>
              </w:rPr>
              <w:t>"Red"</w:t>
            </w:r>
            <w:r>
              <w:rPr>
                <w:rStyle w:val="HTMLCode"/>
                <w:rFonts w:ascii="Consolas" w:eastAsiaTheme="minorHAnsi" w:hAnsi="Consolas"/>
                <w:color w:val="000000"/>
                <w:bdr w:val="none" w:sz="0" w:space="0" w:color="auto" w:frame="1"/>
              </w:rPr>
              <w:t>);</w:t>
            </w:r>
          </w:p>
          <w:p w14:paraId="0C837F72" w14:textId="77777777" w:rsidR="00597CCA" w:rsidRDefault="00597CCA">
            <w:pPr>
              <w:shd w:val="clear" w:color="auto" w:fill="FFFFFF"/>
              <w:spacing w:line="264" w:lineRule="atLeast"/>
              <w:textAlignment w:val="baseline"/>
              <w:rPr>
                <w:rFonts w:ascii="Consolas" w:hAnsi="Consolas"/>
              </w:rPr>
            </w:pPr>
            <w:r>
              <w:rPr>
                <w:rStyle w:val="HTMLCode"/>
                <w:rFonts w:ascii="Consolas" w:eastAsiaTheme="minorHAnsi" w:hAnsi="Consolas"/>
                <w:bdr w:val="none" w:sz="0" w:space="0" w:color="auto" w:frame="1"/>
              </w:rPr>
              <w:t>       </w:t>
            </w:r>
            <w:r>
              <w:rPr>
                <w:rStyle w:val="HTMLCode"/>
                <w:rFonts w:ascii="Consolas" w:eastAsiaTheme="minorHAnsi" w:hAnsi="Consolas"/>
                <w:color w:val="000000"/>
                <w:bdr w:val="none" w:sz="0" w:space="0" w:color="auto" w:frame="1"/>
              </w:rPr>
              <w:t>colorsList.add(</w:t>
            </w:r>
            <w:r>
              <w:rPr>
                <w:rStyle w:val="HTMLCode"/>
                <w:rFonts w:ascii="Consolas" w:eastAsiaTheme="minorHAnsi" w:hAnsi="Consolas"/>
                <w:color w:val="0000FF"/>
                <w:bdr w:val="none" w:sz="0" w:space="0" w:color="auto" w:frame="1"/>
              </w:rPr>
              <w:t>"Green"</w:t>
            </w:r>
            <w:r>
              <w:rPr>
                <w:rStyle w:val="HTMLCode"/>
                <w:rFonts w:ascii="Consolas" w:eastAsiaTheme="minorHAnsi" w:hAnsi="Consolas"/>
                <w:color w:val="000000"/>
                <w:bdr w:val="none" w:sz="0" w:space="0" w:color="auto" w:frame="1"/>
              </w:rPr>
              <w:t>);</w:t>
            </w:r>
          </w:p>
          <w:p w14:paraId="2BBCDFD4" w14:textId="77777777" w:rsidR="00597CCA" w:rsidRDefault="00597CCA">
            <w:pPr>
              <w:shd w:val="clear" w:color="auto" w:fill="FFFFFF"/>
              <w:spacing w:line="264" w:lineRule="atLeast"/>
              <w:textAlignment w:val="baseline"/>
              <w:rPr>
                <w:rFonts w:ascii="Consolas" w:hAnsi="Consolas"/>
              </w:rPr>
            </w:pPr>
            <w:r>
              <w:rPr>
                <w:rStyle w:val="HTMLCode"/>
                <w:rFonts w:ascii="Consolas" w:eastAsiaTheme="minorHAnsi" w:hAnsi="Consolas"/>
                <w:bdr w:val="none" w:sz="0" w:space="0" w:color="auto" w:frame="1"/>
              </w:rPr>
              <w:t>       </w:t>
            </w:r>
            <w:r>
              <w:rPr>
                <w:rStyle w:val="HTMLCode"/>
                <w:rFonts w:ascii="Consolas" w:eastAsiaTheme="minorHAnsi" w:hAnsi="Consolas"/>
                <w:color w:val="000000"/>
                <w:bdr w:val="none" w:sz="0" w:space="0" w:color="auto" w:frame="1"/>
              </w:rPr>
              <w:t>colorsList.add(</w:t>
            </w:r>
            <w:r>
              <w:rPr>
                <w:rStyle w:val="HTMLCode"/>
                <w:rFonts w:ascii="Consolas" w:eastAsiaTheme="minorHAnsi" w:hAnsi="Consolas"/>
                <w:color w:val="0000FF"/>
                <w:bdr w:val="none" w:sz="0" w:space="0" w:color="auto" w:frame="1"/>
              </w:rPr>
              <w:t>"Blue"</w:t>
            </w:r>
            <w:r>
              <w:rPr>
                <w:rStyle w:val="HTMLCode"/>
                <w:rFonts w:ascii="Consolas" w:eastAsiaTheme="minorHAnsi" w:hAnsi="Consolas"/>
                <w:color w:val="000000"/>
                <w:bdr w:val="none" w:sz="0" w:space="0" w:color="auto" w:frame="1"/>
              </w:rPr>
              <w:t>);</w:t>
            </w:r>
          </w:p>
          <w:p w14:paraId="07E39053" w14:textId="77777777" w:rsidR="00597CCA" w:rsidRDefault="00597CCA">
            <w:pPr>
              <w:shd w:val="clear" w:color="auto" w:fill="FFFFFF"/>
              <w:spacing w:line="264" w:lineRule="atLeast"/>
              <w:textAlignment w:val="baseline"/>
              <w:rPr>
                <w:rFonts w:ascii="Consolas" w:hAnsi="Consolas"/>
              </w:rPr>
            </w:pPr>
            <w:r>
              <w:rPr>
                <w:rStyle w:val="HTMLCode"/>
                <w:rFonts w:ascii="Consolas" w:eastAsiaTheme="minorHAnsi" w:hAnsi="Consolas"/>
                <w:bdr w:val="none" w:sz="0" w:space="0" w:color="auto" w:frame="1"/>
              </w:rPr>
              <w:t>       </w:t>
            </w:r>
            <w:r>
              <w:rPr>
                <w:rStyle w:val="HTMLCode"/>
                <w:rFonts w:ascii="Consolas" w:eastAsiaTheme="minorHAnsi" w:hAnsi="Consolas"/>
                <w:color w:val="000000"/>
                <w:bdr w:val="none" w:sz="0" w:space="0" w:color="auto" w:frame="1"/>
              </w:rPr>
              <w:t>colorsList.add(</w:t>
            </w:r>
            <w:r>
              <w:rPr>
                <w:rStyle w:val="HTMLCode"/>
                <w:rFonts w:ascii="Consolas" w:eastAsiaTheme="minorHAnsi" w:hAnsi="Consolas"/>
                <w:color w:val="0000FF"/>
                <w:bdr w:val="none" w:sz="0" w:space="0" w:color="auto" w:frame="1"/>
              </w:rPr>
              <w:t>"Yellow"</w:t>
            </w:r>
            <w:r>
              <w:rPr>
                <w:rStyle w:val="HTMLCode"/>
                <w:rFonts w:ascii="Consolas" w:eastAsiaTheme="minorHAnsi" w:hAnsi="Consolas"/>
                <w:color w:val="000000"/>
                <w:bdr w:val="none" w:sz="0" w:space="0" w:color="auto" w:frame="1"/>
              </w:rPr>
              <w:t>);</w:t>
            </w:r>
          </w:p>
          <w:p w14:paraId="40247E7E" w14:textId="77777777" w:rsidR="00597CCA" w:rsidRDefault="00597CCA">
            <w:pPr>
              <w:shd w:val="clear" w:color="auto" w:fill="FFFFFF"/>
              <w:spacing w:line="264" w:lineRule="atLeast"/>
              <w:textAlignment w:val="baseline"/>
              <w:rPr>
                <w:rFonts w:ascii="Consolas" w:hAnsi="Consolas"/>
              </w:rPr>
            </w:pPr>
            <w:r>
              <w:rPr>
                <w:rFonts w:ascii="Consolas" w:hAnsi="Consolas"/>
              </w:rPr>
              <w:t> </w:t>
            </w:r>
          </w:p>
          <w:p w14:paraId="53158668" w14:textId="77777777" w:rsidR="00597CCA" w:rsidRDefault="00597CCA">
            <w:pPr>
              <w:shd w:val="clear" w:color="auto" w:fill="FFFFFF"/>
              <w:spacing w:line="264" w:lineRule="atLeast"/>
              <w:textAlignment w:val="baseline"/>
              <w:rPr>
                <w:rFonts w:ascii="Consolas" w:hAnsi="Consolas"/>
              </w:rPr>
            </w:pPr>
            <w:r>
              <w:rPr>
                <w:rStyle w:val="HTMLCode"/>
                <w:rFonts w:ascii="Consolas" w:eastAsiaTheme="minorHAnsi" w:hAnsi="Consolas"/>
                <w:bdr w:val="none" w:sz="0" w:space="0" w:color="auto" w:frame="1"/>
              </w:rPr>
              <w:t>       </w:t>
            </w:r>
            <w:r>
              <w:rPr>
                <w:rStyle w:val="HTMLCode"/>
                <w:rFonts w:ascii="Consolas" w:eastAsiaTheme="minorHAnsi" w:hAnsi="Consolas"/>
                <w:color w:val="008200"/>
                <w:bdr w:val="none" w:sz="0" w:space="0" w:color="auto" w:frame="1"/>
              </w:rPr>
              <w:t>//print initial ArrayList</w:t>
            </w:r>
          </w:p>
          <w:p w14:paraId="7BD22D6D" w14:textId="77777777" w:rsidR="00597CCA" w:rsidRDefault="00597CCA">
            <w:pPr>
              <w:shd w:val="clear" w:color="auto" w:fill="FFFFFF"/>
              <w:spacing w:line="264" w:lineRule="atLeast"/>
              <w:textAlignment w:val="baseline"/>
              <w:rPr>
                <w:rFonts w:ascii="Consolas" w:hAnsi="Consolas"/>
              </w:rPr>
            </w:pPr>
            <w:r>
              <w:rPr>
                <w:rStyle w:val="HTMLCode"/>
                <w:rFonts w:ascii="Consolas" w:eastAsiaTheme="minorHAnsi" w:hAnsi="Consolas"/>
                <w:bdr w:val="none" w:sz="0" w:space="0" w:color="auto" w:frame="1"/>
              </w:rPr>
              <w:t>       </w:t>
            </w:r>
            <w:r>
              <w:rPr>
                <w:rStyle w:val="HTMLCode"/>
                <w:rFonts w:ascii="Consolas" w:eastAsiaTheme="minorHAnsi" w:hAnsi="Consolas"/>
                <w:color w:val="000000"/>
                <w:bdr w:val="none" w:sz="0" w:space="0" w:color="auto" w:frame="1"/>
              </w:rPr>
              <w:t>System.out.println(</w:t>
            </w:r>
            <w:r>
              <w:rPr>
                <w:rStyle w:val="HTMLCode"/>
                <w:rFonts w:ascii="Consolas" w:eastAsiaTheme="minorHAnsi" w:hAnsi="Consolas"/>
                <w:color w:val="0000FF"/>
                <w:bdr w:val="none" w:sz="0" w:space="0" w:color="auto" w:frame="1"/>
              </w:rPr>
              <w:t>"Initial ArrayList:"</w:t>
            </w:r>
            <w:r>
              <w:rPr>
                <w:rFonts w:ascii="Consolas" w:hAnsi="Consolas"/>
              </w:rPr>
              <w:t xml:space="preserve"> </w:t>
            </w:r>
            <w:r>
              <w:rPr>
                <w:rStyle w:val="HTMLCode"/>
                <w:rFonts w:ascii="Consolas" w:eastAsiaTheme="minorHAnsi" w:hAnsi="Consolas"/>
                <w:color w:val="000000"/>
                <w:bdr w:val="none" w:sz="0" w:space="0" w:color="auto" w:frame="1"/>
              </w:rPr>
              <w:t>+ colorsList);</w:t>
            </w:r>
          </w:p>
          <w:p w14:paraId="4925B325" w14:textId="77777777" w:rsidR="00597CCA" w:rsidRDefault="00597CCA">
            <w:pPr>
              <w:shd w:val="clear" w:color="auto" w:fill="FFFFFF"/>
              <w:spacing w:line="264" w:lineRule="atLeast"/>
              <w:textAlignment w:val="baseline"/>
              <w:rPr>
                <w:rFonts w:ascii="Consolas" w:hAnsi="Consolas"/>
              </w:rPr>
            </w:pPr>
            <w:r>
              <w:rPr>
                <w:rFonts w:ascii="Consolas" w:hAnsi="Consolas"/>
              </w:rPr>
              <w:t> </w:t>
            </w:r>
          </w:p>
          <w:p w14:paraId="465678B8" w14:textId="77777777" w:rsidR="00597CCA" w:rsidRDefault="00597CCA">
            <w:pPr>
              <w:shd w:val="clear" w:color="auto" w:fill="FFFFFF"/>
              <w:spacing w:line="264" w:lineRule="atLeast"/>
              <w:textAlignment w:val="baseline"/>
              <w:rPr>
                <w:rFonts w:ascii="Consolas" w:hAnsi="Consolas"/>
              </w:rPr>
            </w:pPr>
            <w:r>
              <w:rPr>
                <w:rStyle w:val="HTMLCode"/>
                <w:rFonts w:ascii="Consolas" w:eastAsiaTheme="minorHAnsi" w:hAnsi="Consolas"/>
                <w:bdr w:val="none" w:sz="0" w:space="0" w:color="auto" w:frame="1"/>
              </w:rPr>
              <w:t>       </w:t>
            </w:r>
            <w:r>
              <w:rPr>
                <w:rStyle w:val="HTMLCode"/>
                <w:rFonts w:ascii="Consolas" w:eastAsiaTheme="minorHAnsi" w:hAnsi="Consolas"/>
                <w:color w:val="008200"/>
                <w:bdr w:val="none" w:sz="0" w:space="0" w:color="auto" w:frame="1"/>
              </w:rPr>
              <w:t>//sort ArrayList in ascending order</w:t>
            </w:r>
          </w:p>
          <w:p w14:paraId="7E62025B" w14:textId="77777777" w:rsidR="00597CCA" w:rsidRDefault="00597CCA">
            <w:pPr>
              <w:shd w:val="clear" w:color="auto" w:fill="FFFFFF"/>
              <w:spacing w:line="264" w:lineRule="atLeast"/>
              <w:textAlignment w:val="baseline"/>
              <w:rPr>
                <w:rFonts w:ascii="Consolas" w:hAnsi="Consolas"/>
              </w:rPr>
            </w:pPr>
            <w:r>
              <w:rPr>
                <w:rStyle w:val="HTMLCode"/>
                <w:rFonts w:ascii="Consolas" w:eastAsiaTheme="minorHAnsi" w:hAnsi="Consolas"/>
                <w:bdr w:val="none" w:sz="0" w:space="0" w:color="auto" w:frame="1"/>
              </w:rPr>
              <w:t>       </w:t>
            </w:r>
            <w:r>
              <w:rPr>
                <w:rStyle w:val="HTMLCode"/>
                <w:rFonts w:ascii="Consolas" w:eastAsiaTheme="minorHAnsi" w:hAnsi="Consolas"/>
                <w:color w:val="000000"/>
                <w:bdr w:val="none" w:sz="0" w:space="0" w:color="auto" w:frame="1"/>
              </w:rPr>
              <w:t>Collections.sort(colorsList);</w:t>
            </w:r>
          </w:p>
          <w:p w14:paraId="11016342" w14:textId="77777777" w:rsidR="00597CCA" w:rsidRDefault="00597CCA">
            <w:pPr>
              <w:shd w:val="clear" w:color="auto" w:fill="FFFFFF"/>
              <w:spacing w:line="264" w:lineRule="atLeast"/>
              <w:textAlignment w:val="baseline"/>
              <w:rPr>
                <w:rFonts w:ascii="Consolas" w:hAnsi="Consolas"/>
              </w:rPr>
            </w:pPr>
            <w:r>
              <w:rPr>
                <w:rFonts w:ascii="Consolas" w:hAnsi="Consolas"/>
              </w:rPr>
              <w:t> </w:t>
            </w:r>
          </w:p>
          <w:p w14:paraId="7D499ABD" w14:textId="77777777" w:rsidR="00597CCA" w:rsidRDefault="00597CCA">
            <w:pPr>
              <w:shd w:val="clear" w:color="auto" w:fill="FFFFFF"/>
              <w:spacing w:line="264" w:lineRule="atLeast"/>
              <w:textAlignment w:val="baseline"/>
              <w:rPr>
                <w:rFonts w:ascii="Consolas" w:hAnsi="Consolas"/>
              </w:rPr>
            </w:pPr>
            <w:r>
              <w:rPr>
                <w:rStyle w:val="HTMLCode"/>
                <w:rFonts w:ascii="Consolas" w:eastAsiaTheme="minorHAnsi" w:hAnsi="Consolas"/>
                <w:bdr w:val="none" w:sz="0" w:space="0" w:color="auto" w:frame="1"/>
              </w:rPr>
              <w:t>       </w:t>
            </w:r>
            <w:r>
              <w:rPr>
                <w:rStyle w:val="HTMLCode"/>
                <w:rFonts w:ascii="Consolas" w:eastAsiaTheme="minorHAnsi" w:hAnsi="Consolas"/>
                <w:color w:val="008200"/>
                <w:bdr w:val="none" w:sz="0" w:space="0" w:color="auto" w:frame="1"/>
              </w:rPr>
              <w:t>//print sorted ArrayList</w:t>
            </w:r>
          </w:p>
          <w:p w14:paraId="0BC2349B" w14:textId="77777777" w:rsidR="00597CCA" w:rsidRDefault="00597CCA">
            <w:pPr>
              <w:shd w:val="clear" w:color="auto" w:fill="FFFFFF"/>
              <w:spacing w:line="264" w:lineRule="atLeast"/>
              <w:textAlignment w:val="baseline"/>
              <w:rPr>
                <w:rFonts w:ascii="Consolas" w:hAnsi="Consolas"/>
              </w:rPr>
            </w:pPr>
            <w:r>
              <w:rPr>
                <w:rStyle w:val="HTMLCode"/>
                <w:rFonts w:ascii="Consolas" w:eastAsiaTheme="minorHAnsi" w:hAnsi="Consolas"/>
                <w:bdr w:val="none" w:sz="0" w:space="0" w:color="auto" w:frame="1"/>
              </w:rPr>
              <w:lastRenderedPageBreak/>
              <w:t>       </w:t>
            </w:r>
            <w:r>
              <w:rPr>
                <w:rStyle w:val="HTMLCode"/>
                <w:rFonts w:ascii="Consolas" w:eastAsiaTheme="minorHAnsi" w:hAnsi="Consolas"/>
                <w:color w:val="000000"/>
                <w:bdr w:val="none" w:sz="0" w:space="0" w:color="auto" w:frame="1"/>
              </w:rPr>
              <w:t>System.out.println(</w:t>
            </w:r>
            <w:r>
              <w:rPr>
                <w:rStyle w:val="HTMLCode"/>
                <w:rFonts w:ascii="Consolas" w:eastAsiaTheme="minorHAnsi" w:hAnsi="Consolas"/>
                <w:color w:val="0000FF"/>
                <w:bdr w:val="none" w:sz="0" w:space="0" w:color="auto" w:frame="1"/>
              </w:rPr>
              <w:t>"\nArrayList sorted in ascending order:"</w:t>
            </w:r>
            <w:r>
              <w:rPr>
                <w:rStyle w:val="HTMLCode"/>
                <w:rFonts w:ascii="Consolas" w:eastAsiaTheme="minorHAnsi" w:hAnsi="Consolas"/>
                <w:color w:val="000000"/>
                <w:bdr w:val="none" w:sz="0" w:space="0" w:color="auto" w:frame="1"/>
              </w:rPr>
              <w:t>);</w:t>
            </w:r>
          </w:p>
          <w:p w14:paraId="3468E02C" w14:textId="77777777" w:rsidR="00597CCA" w:rsidRDefault="00597CCA">
            <w:pPr>
              <w:shd w:val="clear" w:color="auto" w:fill="FFFFFF"/>
              <w:spacing w:line="264" w:lineRule="atLeast"/>
              <w:textAlignment w:val="baseline"/>
              <w:rPr>
                <w:rFonts w:ascii="Consolas" w:hAnsi="Consolas"/>
              </w:rPr>
            </w:pPr>
            <w:r>
              <w:rPr>
                <w:rStyle w:val="HTMLCode"/>
                <w:rFonts w:ascii="Consolas" w:eastAsiaTheme="minorHAnsi" w:hAnsi="Consolas"/>
                <w:bdr w:val="none" w:sz="0" w:space="0" w:color="auto" w:frame="1"/>
              </w:rPr>
              <w:t>       </w:t>
            </w:r>
            <w:r>
              <w:rPr>
                <w:rStyle w:val="HTMLCode"/>
                <w:rFonts w:ascii="Consolas" w:eastAsiaTheme="minorHAnsi" w:hAnsi="Consolas"/>
                <w:color w:val="000000"/>
                <w:bdr w:val="none" w:sz="0" w:space="0" w:color="auto" w:frame="1"/>
              </w:rPr>
              <w:t>System.out.println(colorsList);</w:t>
            </w:r>
          </w:p>
          <w:p w14:paraId="366CC4DD" w14:textId="77777777" w:rsidR="00597CCA" w:rsidRDefault="00597CCA">
            <w:pPr>
              <w:shd w:val="clear" w:color="auto" w:fill="FFFFFF"/>
              <w:spacing w:line="264" w:lineRule="atLeast"/>
              <w:textAlignment w:val="baseline"/>
              <w:rPr>
                <w:rFonts w:ascii="Consolas" w:hAnsi="Consolas"/>
              </w:rPr>
            </w:pPr>
            <w:r>
              <w:rPr>
                <w:rStyle w:val="HTMLCode"/>
                <w:rFonts w:ascii="Consolas" w:eastAsiaTheme="minorHAnsi" w:hAnsi="Consolas"/>
                <w:bdr w:val="none" w:sz="0" w:space="0" w:color="auto" w:frame="1"/>
              </w:rPr>
              <w:t>        </w:t>
            </w:r>
            <w:r>
              <w:rPr>
                <w:rFonts w:ascii="Consolas" w:hAnsi="Consolas"/>
              </w:rPr>
              <w:t> </w:t>
            </w:r>
          </w:p>
          <w:p w14:paraId="05C913B4" w14:textId="77777777" w:rsidR="00597CCA" w:rsidRDefault="00597CCA">
            <w:pPr>
              <w:shd w:val="clear" w:color="auto" w:fill="FFFFFF"/>
              <w:spacing w:line="264" w:lineRule="atLeast"/>
              <w:textAlignment w:val="baseline"/>
              <w:rPr>
                <w:rFonts w:ascii="Consolas" w:hAnsi="Consolas"/>
              </w:rPr>
            </w:pPr>
            <w:r>
              <w:rPr>
                <w:rStyle w:val="HTMLCode"/>
                <w:rFonts w:ascii="Consolas" w:eastAsiaTheme="minorHAnsi" w:hAnsi="Consolas"/>
                <w:bdr w:val="none" w:sz="0" w:space="0" w:color="auto" w:frame="1"/>
              </w:rPr>
              <w:t>        </w:t>
            </w:r>
            <w:r>
              <w:rPr>
                <w:rStyle w:val="HTMLCode"/>
                <w:rFonts w:ascii="Consolas" w:eastAsiaTheme="minorHAnsi" w:hAnsi="Consolas"/>
                <w:color w:val="008200"/>
                <w:bdr w:val="none" w:sz="0" w:space="0" w:color="auto" w:frame="1"/>
              </w:rPr>
              <w:t>//sort ArrayList in reverse(desending) order</w:t>
            </w:r>
          </w:p>
          <w:p w14:paraId="0E058376" w14:textId="77777777" w:rsidR="00597CCA" w:rsidRDefault="00597CCA">
            <w:pPr>
              <w:shd w:val="clear" w:color="auto" w:fill="FFFFFF"/>
              <w:spacing w:line="264" w:lineRule="atLeast"/>
              <w:textAlignment w:val="baseline"/>
              <w:rPr>
                <w:rFonts w:ascii="Consolas" w:hAnsi="Consolas"/>
              </w:rPr>
            </w:pPr>
            <w:r>
              <w:rPr>
                <w:rStyle w:val="HTMLCode"/>
                <w:rFonts w:ascii="Consolas" w:eastAsiaTheme="minorHAnsi" w:hAnsi="Consolas"/>
                <w:bdr w:val="none" w:sz="0" w:space="0" w:color="auto" w:frame="1"/>
              </w:rPr>
              <w:t>        </w:t>
            </w:r>
            <w:r>
              <w:rPr>
                <w:rStyle w:val="HTMLCode"/>
                <w:rFonts w:ascii="Consolas" w:eastAsiaTheme="minorHAnsi" w:hAnsi="Consolas"/>
                <w:color w:val="000000"/>
                <w:bdr w:val="none" w:sz="0" w:space="0" w:color="auto" w:frame="1"/>
              </w:rPr>
              <w:t>Collections.sort(colorsList, Collections.reverseOrder());</w:t>
            </w:r>
          </w:p>
          <w:p w14:paraId="0490F9A6" w14:textId="77777777" w:rsidR="00597CCA" w:rsidRDefault="00597CCA">
            <w:pPr>
              <w:shd w:val="clear" w:color="auto" w:fill="FFFFFF"/>
              <w:spacing w:line="264" w:lineRule="atLeast"/>
              <w:textAlignment w:val="baseline"/>
              <w:rPr>
                <w:rFonts w:ascii="Consolas" w:hAnsi="Consolas"/>
              </w:rPr>
            </w:pPr>
            <w:r>
              <w:rPr>
                <w:rFonts w:ascii="Consolas" w:hAnsi="Consolas"/>
              </w:rPr>
              <w:t> </w:t>
            </w:r>
          </w:p>
          <w:p w14:paraId="48C5F620" w14:textId="77777777" w:rsidR="00597CCA" w:rsidRDefault="00597CCA">
            <w:pPr>
              <w:shd w:val="clear" w:color="auto" w:fill="FFFFFF"/>
              <w:spacing w:line="264" w:lineRule="atLeast"/>
              <w:textAlignment w:val="baseline"/>
              <w:rPr>
                <w:rFonts w:ascii="Consolas" w:hAnsi="Consolas"/>
              </w:rPr>
            </w:pPr>
            <w:r>
              <w:rPr>
                <w:rStyle w:val="HTMLCode"/>
                <w:rFonts w:ascii="Consolas" w:eastAsiaTheme="minorHAnsi" w:hAnsi="Consolas"/>
                <w:bdr w:val="none" w:sz="0" w:space="0" w:color="auto" w:frame="1"/>
              </w:rPr>
              <w:t>        </w:t>
            </w:r>
            <w:r>
              <w:rPr>
                <w:rStyle w:val="HTMLCode"/>
                <w:rFonts w:ascii="Consolas" w:eastAsiaTheme="minorHAnsi" w:hAnsi="Consolas"/>
                <w:color w:val="008200"/>
                <w:bdr w:val="none" w:sz="0" w:space="0" w:color="auto" w:frame="1"/>
              </w:rPr>
              <w:t>//print sorted list</w:t>
            </w:r>
          </w:p>
          <w:p w14:paraId="6D7FF287" w14:textId="77777777" w:rsidR="00597CCA" w:rsidRDefault="00597CCA">
            <w:pPr>
              <w:shd w:val="clear" w:color="auto" w:fill="FFFFFF"/>
              <w:spacing w:line="264" w:lineRule="atLeast"/>
              <w:textAlignment w:val="baseline"/>
              <w:rPr>
                <w:rFonts w:ascii="Consolas" w:hAnsi="Consolas"/>
              </w:rPr>
            </w:pPr>
            <w:r>
              <w:rPr>
                <w:rStyle w:val="HTMLCode"/>
                <w:rFonts w:ascii="Consolas" w:eastAsiaTheme="minorHAnsi" w:hAnsi="Consolas"/>
                <w:bdr w:val="none" w:sz="0" w:space="0" w:color="auto" w:frame="1"/>
              </w:rPr>
              <w:t>        </w:t>
            </w:r>
            <w:r>
              <w:rPr>
                <w:rStyle w:val="HTMLCode"/>
                <w:rFonts w:ascii="Consolas" w:eastAsiaTheme="minorHAnsi" w:hAnsi="Consolas"/>
                <w:color w:val="000000"/>
                <w:bdr w:val="none" w:sz="0" w:space="0" w:color="auto" w:frame="1"/>
              </w:rPr>
              <w:t>System.out.println(</w:t>
            </w:r>
            <w:r>
              <w:rPr>
                <w:rStyle w:val="HTMLCode"/>
                <w:rFonts w:ascii="Consolas" w:eastAsiaTheme="minorHAnsi" w:hAnsi="Consolas"/>
                <w:color w:val="0000FF"/>
                <w:bdr w:val="none" w:sz="0" w:space="0" w:color="auto" w:frame="1"/>
              </w:rPr>
              <w:t>"\nArrayList sorted in descending order:"</w:t>
            </w:r>
            <w:r>
              <w:rPr>
                <w:rStyle w:val="HTMLCode"/>
                <w:rFonts w:ascii="Consolas" w:eastAsiaTheme="minorHAnsi" w:hAnsi="Consolas"/>
                <w:color w:val="000000"/>
                <w:bdr w:val="none" w:sz="0" w:space="0" w:color="auto" w:frame="1"/>
              </w:rPr>
              <w:t>);</w:t>
            </w:r>
          </w:p>
          <w:p w14:paraId="60881B21" w14:textId="77777777" w:rsidR="00597CCA" w:rsidRDefault="00597CCA">
            <w:pPr>
              <w:shd w:val="clear" w:color="auto" w:fill="FFFFFF"/>
              <w:spacing w:line="264" w:lineRule="atLeast"/>
              <w:textAlignment w:val="baseline"/>
              <w:rPr>
                <w:rFonts w:ascii="Consolas" w:hAnsi="Consolas"/>
              </w:rPr>
            </w:pPr>
            <w:r>
              <w:rPr>
                <w:rStyle w:val="HTMLCode"/>
                <w:rFonts w:ascii="Consolas" w:eastAsiaTheme="minorHAnsi" w:hAnsi="Consolas"/>
                <w:bdr w:val="none" w:sz="0" w:space="0" w:color="auto" w:frame="1"/>
              </w:rPr>
              <w:t>        </w:t>
            </w:r>
            <w:r>
              <w:rPr>
                <w:rStyle w:val="HTMLCode"/>
                <w:rFonts w:ascii="Consolas" w:eastAsiaTheme="minorHAnsi" w:hAnsi="Consolas"/>
                <w:color w:val="000000"/>
                <w:bdr w:val="none" w:sz="0" w:space="0" w:color="auto" w:frame="1"/>
              </w:rPr>
              <w:t>System.out.println(colorsList);</w:t>
            </w:r>
          </w:p>
          <w:p w14:paraId="6085A504" w14:textId="77777777" w:rsidR="00597CCA" w:rsidRDefault="00597CCA">
            <w:pPr>
              <w:shd w:val="clear" w:color="auto" w:fill="FFFFFF"/>
              <w:spacing w:line="264" w:lineRule="atLeast"/>
              <w:textAlignment w:val="baseline"/>
              <w:rPr>
                <w:rFonts w:ascii="Consolas" w:hAnsi="Consolas"/>
              </w:rPr>
            </w:pPr>
            <w:r>
              <w:rPr>
                <w:rStyle w:val="HTMLCode"/>
                <w:rFonts w:ascii="Consolas" w:eastAsiaTheme="minorHAnsi" w:hAnsi="Consolas"/>
                <w:bdr w:val="none" w:sz="0" w:space="0" w:color="auto" w:frame="1"/>
              </w:rPr>
              <w:t>    </w:t>
            </w:r>
            <w:r>
              <w:rPr>
                <w:rStyle w:val="HTMLCode"/>
                <w:rFonts w:ascii="Consolas" w:eastAsiaTheme="minorHAnsi" w:hAnsi="Consolas"/>
                <w:color w:val="000000"/>
                <w:bdr w:val="none" w:sz="0" w:space="0" w:color="auto" w:frame="1"/>
              </w:rPr>
              <w:t>}</w:t>
            </w:r>
          </w:p>
          <w:p w14:paraId="0218771A" w14:textId="77777777" w:rsidR="00597CCA" w:rsidRDefault="00597CCA">
            <w:pPr>
              <w:shd w:val="clear" w:color="auto" w:fill="FFFFFF"/>
              <w:spacing w:line="264" w:lineRule="atLeast"/>
              <w:textAlignment w:val="baseline"/>
              <w:rPr>
                <w:rFonts w:ascii="Consolas" w:hAnsi="Consolas"/>
              </w:rPr>
            </w:pPr>
            <w:r>
              <w:rPr>
                <w:rStyle w:val="HTMLCode"/>
                <w:rFonts w:ascii="Consolas" w:eastAsiaTheme="minorHAnsi" w:hAnsi="Consolas"/>
                <w:color w:val="000000"/>
                <w:bdr w:val="none" w:sz="0" w:space="0" w:color="auto" w:frame="1"/>
              </w:rPr>
              <w:t>}</w:t>
            </w:r>
          </w:p>
        </w:tc>
      </w:tr>
    </w:tbl>
    <w:p w14:paraId="67057D51" w14:textId="77777777" w:rsidR="00597CCA" w:rsidRDefault="00597CCA" w:rsidP="00597CCA">
      <w:pPr>
        <w:pStyle w:val="NormalWeb"/>
        <w:shd w:val="clear" w:color="auto" w:fill="FFFFFF"/>
        <w:spacing w:before="0" w:beforeAutospacing="0" w:after="0" w:afterAutospacing="0"/>
        <w:rPr>
          <w:rFonts w:ascii="Work Sans" w:hAnsi="Work Sans"/>
          <w:color w:val="3A3A3A"/>
        </w:rPr>
      </w:pPr>
      <w:r>
        <w:rPr>
          <w:rStyle w:val="Strong"/>
          <w:rFonts w:ascii="Work Sans" w:hAnsi="Work Sans"/>
          <w:color w:val="3A3A3A"/>
          <w:bdr w:val="none" w:sz="0" w:space="0" w:color="auto" w:frame="1"/>
        </w:rPr>
        <w:lastRenderedPageBreak/>
        <w:t>Output:</w:t>
      </w:r>
    </w:p>
    <w:p w14:paraId="58A58309" w14:textId="77777777" w:rsidR="00597CCA" w:rsidRDefault="00597CCA" w:rsidP="00597CCA">
      <w:pPr>
        <w:pStyle w:val="NormalWeb"/>
        <w:shd w:val="clear" w:color="auto" w:fill="FFFFFF"/>
        <w:spacing w:before="0" w:beforeAutospacing="0" w:after="336" w:afterAutospacing="0"/>
        <w:rPr>
          <w:rFonts w:ascii="Work Sans" w:hAnsi="Work Sans"/>
          <w:color w:val="3A3A3A"/>
        </w:rPr>
      </w:pPr>
      <w:r>
        <w:rPr>
          <w:rFonts w:ascii="Work Sans" w:hAnsi="Work Sans"/>
          <w:color w:val="3A3A3A"/>
        </w:rPr>
        <w:t>Initial ArrayList:[Red, Green, Blue, Yellow]</w:t>
      </w:r>
      <w:r>
        <w:rPr>
          <w:rFonts w:ascii="Work Sans" w:hAnsi="Work Sans"/>
          <w:color w:val="3A3A3A"/>
        </w:rPr>
        <w:br/>
        <w:t>ArrayList sorted in ascending order:</w:t>
      </w:r>
      <w:r>
        <w:rPr>
          <w:rFonts w:ascii="Work Sans" w:hAnsi="Work Sans"/>
          <w:color w:val="3A3A3A"/>
        </w:rPr>
        <w:br/>
        <w:t>[Blue, Green, Red, Yellow]</w:t>
      </w:r>
      <w:r>
        <w:rPr>
          <w:rFonts w:ascii="Work Sans" w:hAnsi="Work Sans"/>
          <w:color w:val="3A3A3A"/>
        </w:rPr>
        <w:br/>
        <w:t>ArrayList sorted in descending order:</w:t>
      </w:r>
      <w:r>
        <w:rPr>
          <w:rFonts w:ascii="Work Sans" w:hAnsi="Work Sans"/>
          <w:color w:val="3A3A3A"/>
        </w:rPr>
        <w:br/>
        <w:t>[Yellow, Red, Green, Blue]</w:t>
      </w:r>
    </w:p>
    <w:p w14:paraId="60A0DEB6" w14:textId="77777777" w:rsidR="00597CCA" w:rsidRDefault="00597CCA" w:rsidP="00597CCA">
      <w:pPr>
        <w:pStyle w:val="NormalWeb"/>
        <w:shd w:val="clear" w:color="auto" w:fill="FFFFFF"/>
        <w:spacing w:before="0" w:beforeAutospacing="0" w:after="0" w:afterAutospacing="0"/>
        <w:rPr>
          <w:rFonts w:ascii="Work Sans" w:hAnsi="Work Sans"/>
          <w:color w:val="3A3A3A"/>
        </w:rPr>
      </w:pPr>
      <w:r>
        <w:rPr>
          <w:rFonts w:ascii="Work Sans" w:hAnsi="Work Sans"/>
          <w:noProof/>
          <w:color w:val="ED0000"/>
          <w:bdr w:val="none" w:sz="0" w:space="0" w:color="auto" w:frame="1"/>
        </w:rPr>
        <w:drawing>
          <wp:inline distT="0" distB="0" distL="0" distR="0" wp14:anchorId="20B0E201" wp14:editId="3CDB0D04">
            <wp:extent cx="3613150" cy="1397000"/>
            <wp:effectExtent l="0" t="0" r="6350" b="0"/>
            <wp:docPr id="401292709" name="Picture 17" descr="Output - sort arraylist in Java">
              <a:hlinkClick xmlns:a="http://schemas.openxmlformats.org/drawingml/2006/main" r:id="rId23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descr="Output - sort arraylist in Java">
                      <a:hlinkClick r:id="rId239"/>
                    </pic:cNvPr>
                    <pic:cNvPicPr>
                      <a:picLocks noChangeAspect="1" noChangeArrowheads="1"/>
                    </pic:cNvPicPr>
                  </pic:nvPicPr>
                  <pic:blipFill>
                    <a:blip r:embed="rId240">
                      <a:extLst>
                        <a:ext uri="{28A0092B-C50C-407E-A947-70E740481C1C}">
                          <a14:useLocalDpi xmlns:a14="http://schemas.microsoft.com/office/drawing/2010/main" val="0"/>
                        </a:ext>
                      </a:extLst>
                    </a:blip>
                    <a:srcRect/>
                    <a:stretch>
                      <a:fillRect/>
                    </a:stretch>
                  </pic:blipFill>
                  <pic:spPr bwMode="auto">
                    <a:xfrm>
                      <a:off x="0" y="0"/>
                      <a:ext cx="3613150" cy="1397000"/>
                    </a:xfrm>
                    <a:prstGeom prst="rect">
                      <a:avLst/>
                    </a:prstGeom>
                    <a:noFill/>
                    <a:ln>
                      <a:noFill/>
                    </a:ln>
                  </pic:spPr>
                </pic:pic>
              </a:graphicData>
            </a:graphic>
          </wp:inline>
        </w:drawing>
      </w:r>
    </w:p>
    <w:p w14:paraId="168CE248" w14:textId="77777777" w:rsidR="00597CCA" w:rsidRDefault="00597CCA" w:rsidP="00597CCA">
      <w:pPr>
        <w:pStyle w:val="NormalWeb"/>
        <w:shd w:val="clear" w:color="auto" w:fill="FFFFFF"/>
        <w:spacing w:before="0" w:beforeAutospacing="0" w:after="336" w:afterAutospacing="0"/>
        <w:rPr>
          <w:rFonts w:ascii="Work Sans" w:hAnsi="Work Sans"/>
          <w:color w:val="3A3A3A"/>
        </w:rPr>
      </w:pPr>
      <w:r>
        <w:rPr>
          <w:rFonts w:ascii="Work Sans" w:hAnsi="Work Sans"/>
          <w:color w:val="3A3A3A"/>
        </w:rPr>
        <w:t>In case the ArrayList contains other class objects as elements, then you can make use of Comparable and Comparator interfaces. More details about interfaces will be covered in our later tutorials.</w:t>
      </w:r>
    </w:p>
    <w:p w14:paraId="35D1A8CB" w14:textId="77777777" w:rsidR="00597CCA" w:rsidRDefault="00597CCA" w:rsidP="00597CCA">
      <w:pPr>
        <w:pStyle w:val="Heading3"/>
        <w:shd w:val="clear" w:color="auto" w:fill="FFFFFF"/>
        <w:spacing w:before="0" w:line="312" w:lineRule="atLeast"/>
        <w:rPr>
          <w:rFonts w:ascii="Work Sans" w:hAnsi="Work Sans"/>
          <w:color w:val="3A3A3A"/>
          <w:sz w:val="36"/>
          <w:szCs w:val="36"/>
        </w:rPr>
      </w:pPr>
      <w:r>
        <w:rPr>
          <w:rFonts w:ascii="Work Sans" w:hAnsi="Work Sans"/>
          <w:color w:val="3A3A3A"/>
          <w:sz w:val="36"/>
          <w:szCs w:val="36"/>
          <w:bdr w:val="none" w:sz="0" w:space="0" w:color="auto" w:frame="1"/>
        </w:rPr>
        <w:t>Reverse An ArrayList In Java</w:t>
      </w:r>
    </w:p>
    <w:p w14:paraId="474535E8" w14:textId="77777777" w:rsidR="00597CCA" w:rsidRDefault="00597CCA" w:rsidP="00597CCA">
      <w:pPr>
        <w:pStyle w:val="NormalWeb"/>
        <w:shd w:val="clear" w:color="auto" w:fill="FFFFFF"/>
        <w:spacing w:before="0" w:beforeAutospacing="0" w:after="336" w:afterAutospacing="0"/>
        <w:rPr>
          <w:rFonts w:ascii="Work Sans" w:hAnsi="Work Sans"/>
          <w:color w:val="3A3A3A"/>
        </w:rPr>
      </w:pPr>
      <w:r>
        <w:rPr>
          <w:rFonts w:ascii="Work Sans" w:hAnsi="Work Sans"/>
          <w:color w:val="3A3A3A"/>
        </w:rPr>
        <w:t>You can also reverse an ArrayList in Java. One method to do this is to use the traditional method of traversing the ArrayList in the reverse order and copy each element to a new ArrayList.</w:t>
      </w:r>
    </w:p>
    <w:p w14:paraId="4531EE08" w14:textId="77777777" w:rsidR="00597CCA" w:rsidRDefault="00597CCA" w:rsidP="00597CCA">
      <w:pPr>
        <w:pStyle w:val="NormalWeb"/>
        <w:shd w:val="clear" w:color="auto" w:fill="FFFFFF"/>
        <w:spacing w:before="0" w:beforeAutospacing="0" w:after="336" w:afterAutospacing="0"/>
        <w:rPr>
          <w:rFonts w:ascii="Work Sans" w:hAnsi="Work Sans"/>
          <w:color w:val="3A3A3A"/>
        </w:rPr>
      </w:pPr>
      <w:r>
        <w:rPr>
          <w:rFonts w:ascii="Work Sans" w:hAnsi="Work Sans"/>
          <w:color w:val="3A3A3A"/>
        </w:rPr>
        <w:t>Another method is using the Collections class which provides the ‘reverse’ method that is used to reverse a collection.</w:t>
      </w:r>
    </w:p>
    <w:p w14:paraId="27858033" w14:textId="77777777" w:rsidR="00597CCA" w:rsidRDefault="00597CCA" w:rsidP="00597CCA">
      <w:pPr>
        <w:pStyle w:val="NormalWeb"/>
        <w:shd w:val="clear" w:color="auto" w:fill="FFFFFF"/>
        <w:spacing w:before="0" w:beforeAutospacing="0" w:after="0" w:afterAutospacing="0"/>
        <w:rPr>
          <w:rFonts w:ascii="Work Sans" w:hAnsi="Work Sans"/>
          <w:color w:val="3A3A3A"/>
        </w:rPr>
      </w:pPr>
      <w:r>
        <w:rPr>
          <w:rStyle w:val="Strong"/>
          <w:rFonts w:ascii="Work Sans" w:hAnsi="Work Sans"/>
          <w:color w:val="3A3A3A"/>
          <w:bdr w:val="none" w:sz="0" w:space="0" w:color="auto" w:frame="1"/>
        </w:rPr>
        <w:t>The program to reverse an ArrayList using the Collections class is given below.</w:t>
      </w:r>
    </w:p>
    <w:tbl>
      <w:tblPr>
        <w:tblW w:w="12408" w:type="dxa"/>
        <w:tblCellSpacing w:w="0" w:type="dxa"/>
        <w:tblCellMar>
          <w:left w:w="0" w:type="dxa"/>
          <w:right w:w="0" w:type="dxa"/>
        </w:tblCellMar>
        <w:tblLook w:val="04A0" w:firstRow="1" w:lastRow="0" w:firstColumn="1" w:lastColumn="0" w:noHBand="0" w:noVBand="1"/>
      </w:tblPr>
      <w:tblGrid>
        <w:gridCol w:w="12408"/>
      </w:tblGrid>
      <w:tr w:rsidR="00597CCA" w14:paraId="7F2674A1" w14:textId="77777777" w:rsidTr="00597CCA">
        <w:trPr>
          <w:tblCellSpacing w:w="0" w:type="dxa"/>
        </w:trPr>
        <w:tc>
          <w:tcPr>
            <w:tcW w:w="12408" w:type="dxa"/>
            <w:tcBorders>
              <w:top w:val="nil"/>
              <w:left w:val="nil"/>
              <w:bottom w:val="nil"/>
              <w:right w:val="nil"/>
            </w:tcBorders>
            <w:vAlign w:val="bottom"/>
            <w:hideMark/>
          </w:tcPr>
          <w:p w14:paraId="4793EF75" w14:textId="77777777" w:rsidR="00597CCA" w:rsidRDefault="00597CCA">
            <w:pPr>
              <w:shd w:val="clear" w:color="auto" w:fill="FFFFFF"/>
              <w:spacing w:line="264" w:lineRule="atLeast"/>
              <w:textAlignment w:val="baseline"/>
              <w:rPr>
                <w:rFonts w:ascii="Consolas" w:hAnsi="Consolas"/>
              </w:rPr>
            </w:pPr>
            <w:r>
              <w:rPr>
                <w:rStyle w:val="HTMLCode"/>
                <w:rFonts w:ascii="Consolas" w:eastAsiaTheme="minorHAnsi" w:hAnsi="Consolas"/>
                <w:b/>
                <w:bCs/>
                <w:color w:val="006699"/>
                <w:bdr w:val="none" w:sz="0" w:space="0" w:color="auto" w:frame="1"/>
              </w:rPr>
              <w:t>import</w:t>
            </w:r>
            <w:r>
              <w:rPr>
                <w:rFonts w:ascii="Consolas" w:hAnsi="Consolas"/>
              </w:rPr>
              <w:t xml:space="preserve"> </w:t>
            </w:r>
            <w:r>
              <w:rPr>
                <w:rStyle w:val="HTMLCode"/>
                <w:rFonts w:ascii="Consolas" w:eastAsiaTheme="minorHAnsi" w:hAnsi="Consolas"/>
                <w:color w:val="000000"/>
                <w:bdr w:val="none" w:sz="0" w:space="0" w:color="auto" w:frame="1"/>
              </w:rPr>
              <w:t xml:space="preserve">java.io.*; </w:t>
            </w:r>
          </w:p>
          <w:p w14:paraId="1156278F" w14:textId="77777777" w:rsidR="00597CCA" w:rsidRDefault="00597CCA">
            <w:pPr>
              <w:shd w:val="clear" w:color="auto" w:fill="FFFFFF"/>
              <w:spacing w:line="264" w:lineRule="atLeast"/>
              <w:textAlignment w:val="baseline"/>
              <w:rPr>
                <w:rFonts w:ascii="Consolas" w:hAnsi="Consolas"/>
              </w:rPr>
            </w:pPr>
            <w:r>
              <w:rPr>
                <w:rStyle w:val="HTMLCode"/>
                <w:rFonts w:ascii="Consolas" w:eastAsiaTheme="minorHAnsi" w:hAnsi="Consolas"/>
                <w:b/>
                <w:bCs/>
                <w:color w:val="006699"/>
                <w:bdr w:val="none" w:sz="0" w:space="0" w:color="auto" w:frame="1"/>
              </w:rPr>
              <w:lastRenderedPageBreak/>
              <w:t>import</w:t>
            </w:r>
            <w:r>
              <w:rPr>
                <w:rFonts w:ascii="Consolas" w:hAnsi="Consolas"/>
              </w:rPr>
              <w:t xml:space="preserve"> </w:t>
            </w:r>
            <w:r>
              <w:rPr>
                <w:rStyle w:val="HTMLCode"/>
                <w:rFonts w:ascii="Consolas" w:eastAsiaTheme="minorHAnsi" w:hAnsi="Consolas"/>
                <w:color w:val="000000"/>
                <w:bdr w:val="none" w:sz="0" w:space="0" w:color="auto" w:frame="1"/>
              </w:rPr>
              <w:t xml:space="preserve">java.util.*; </w:t>
            </w:r>
          </w:p>
          <w:p w14:paraId="31385A70" w14:textId="77777777" w:rsidR="00597CCA" w:rsidRDefault="00597CCA">
            <w:pPr>
              <w:shd w:val="clear" w:color="auto" w:fill="FFFFFF"/>
              <w:spacing w:line="264" w:lineRule="atLeast"/>
              <w:textAlignment w:val="baseline"/>
              <w:rPr>
                <w:rFonts w:ascii="Consolas" w:hAnsi="Consolas"/>
              </w:rPr>
            </w:pPr>
            <w:r>
              <w:rPr>
                <w:rStyle w:val="HTMLCode"/>
                <w:rFonts w:ascii="Consolas" w:eastAsiaTheme="minorHAnsi" w:hAnsi="Consolas"/>
                <w:bdr w:val="none" w:sz="0" w:space="0" w:color="auto" w:frame="1"/>
              </w:rPr>
              <w:t>  </w:t>
            </w:r>
            <w:r>
              <w:rPr>
                <w:rFonts w:ascii="Consolas" w:hAnsi="Consolas"/>
              </w:rPr>
              <w:t> </w:t>
            </w:r>
          </w:p>
          <w:p w14:paraId="59F24B16" w14:textId="77777777" w:rsidR="00597CCA" w:rsidRDefault="00597CCA">
            <w:pPr>
              <w:shd w:val="clear" w:color="auto" w:fill="FFFFFF"/>
              <w:spacing w:line="264" w:lineRule="atLeast"/>
              <w:textAlignment w:val="baseline"/>
              <w:rPr>
                <w:rFonts w:ascii="Consolas" w:hAnsi="Consolas"/>
              </w:rPr>
            </w:pPr>
            <w:r>
              <w:rPr>
                <w:rStyle w:val="HTMLCode"/>
                <w:rFonts w:ascii="Consolas" w:eastAsiaTheme="minorHAnsi" w:hAnsi="Consolas"/>
                <w:b/>
                <w:bCs/>
                <w:color w:val="006699"/>
                <w:bdr w:val="none" w:sz="0" w:space="0" w:color="auto" w:frame="1"/>
              </w:rPr>
              <w:t>public</w:t>
            </w:r>
            <w:r>
              <w:rPr>
                <w:rFonts w:ascii="Consolas" w:hAnsi="Consolas"/>
              </w:rPr>
              <w:t xml:space="preserve"> </w:t>
            </w:r>
            <w:r>
              <w:rPr>
                <w:rStyle w:val="HTMLCode"/>
                <w:rFonts w:ascii="Consolas" w:eastAsiaTheme="minorHAnsi" w:hAnsi="Consolas"/>
                <w:b/>
                <w:bCs/>
                <w:color w:val="006699"/>
                <w:bdr w:val="none" w:sz="0" w:space="0" w:color="auto" w:frame="1"/>
              </w:rPr>
              <w:t>class</w:t>
            </w:r>
            <w:r>
              <w:rPr>
                <w:rFonts w:ascii="Consolas" w:hAnsi="Consolas"/>
              </w:rPr>
              <w:t xml:space="preserve"> </w:t>
            </w:r>
            <w:r>
              <w:rPr>
                <w:rStyle w:val="HTMLCode"/>
                <w:rFonts w:ascii="Consolas" w:eastAsiaTheme="minorHAnsi" w:hAnsi="Consolas"/>
                <w:color w:val="000000"/>
                <w:bdr w:val="none" w:sz="0" w:space="0" w:color="auto" w:frame="1"/>
              </w:rPr>
              <w:t xml:space="preserve">Main { </w:t>
            </w:r>
          </w:p>
          <w:p w14:paraId="3F376103" w14:textId="77777777" w:rsidR="00597CCA" w:rsidRDefault="00597CCA">
            <w:pPr>
              <w:shd w:val="clear" w:color="auto" w:fill="FFFFFF"/>
              <w:spacing w:line="264" w:lineRule="atLeast"/>
              <w:textAlignment w:val="baseline"/>
              <w:rPr>
                <w:rFonts w:ascii="Consolas" w:hAnsi="Consolas"/>
              </w:rPr>
            </w:pPr>
            <w:r>
              <w:rPr>
                <w:rStyle w:val="HTMLCode"/>
                <w:rFonts w:ascii="Consolas" w:eastAsiaTheme="minorHAnsi" w:hAnsi="Consolas"/>
                <w:bdr w:val="none" w:sz="0" w:space="0" w:color="auto" w:frame="1"/>
              </w:rPr>
              <w:t>    </w:t>
            </w:r>
            <w:r>
              <w:rPr>
                <w:rStyle w:val="HTMLCode"/>
                <w:rFonts w:ascii="Consolas" w:eastAsiaTheme="minorHAnsi" w:hAnsi="Consolas"/>
                <w:b/>
                <w:bCs/>
                <w:color w:val="006699"/>
                <w:bdr w:val="none" w:sz="0" w:space="0" w:color="auto" w:frame="1"/>
              </w:rPr>
              <w:t>public</w:t>
            </w:r>
            <w:r>
              <w:rPr>
                <w:rFonts w:ascii="Consolas" w:hAnsi="Consolas"/>
              </w:rPr>
              <w:t xml:space="preserve"> </w:t>
            </w:r>
            <w:r>
              <w:rPr>
                <w:rStyle w:val="HTMLCode"/>
                <w:rFonts w:ascii="Consolas" w:eastAsiaTheme="minorHAnsi" w:hAnsi="Consolas"/>
                <w:b/>
                <w:bCs/>
                <w:color w:val="006699"/>
                <w:bdr w:val="none" w:sz="0" w:space="0" w:color="auto" w:frame="1"/>
              </w:rPr>
              <w:t>static</w:t>
            </w:r>
            <w:r>
              <w:rPr>
                <w:rFonts w:ascii="Consolas" w:hAnsi="Consolas"/>
              </w:rPr>
              <w:t xml:space="preserve"> </w:t>
            </w:r>
            <w:r>
              <w:rPr>
                <w:rStyle w:val="HTMLCode"/>
                <w:rFonts w:ascii="Consolas" w:eastAsiaTheme="minorHAnsi" w:hAnsi="Consolas"/>
                <w:b/>
                <w:bCs/>
                <w:color w:val="006699"/>
                <w:bdr w:val="none" w:sz="0" w:space="0" w:color="auto" w:frame="1"/>
              </w:rPr>
              <w:t>void</w:t>
            </w:r>
            <w:r>
              <w:rPr>
                <w:rFonts w:ascii="Consolas" w:hAnsi="Consolas"/>
              </w:rPr>
              <w:t xml:space="preserve"> </w:t>
            </w:r>
            <w:r>
              <w:rPr>
                <w:rStyle w:val="HTMLCode"/>
                <w:rFonts w:ascii="Consolas" w:eastAsiaTheme="minorHAnsi" w:hAnsi="Consolas"/>
                <w:color w:val="000000"/>
                <w:bdr w:val="none" w:sz="0" w:space="0" w:color="auto" w:frame="1"/>
              </w:rPr>
              <w:t xml:space="preserve">main(String[] args) </w:t>
            </w:r>
          </w:p>
          <w:p w14:paraId="4A9177A5" w14:textId="77777777" w:rsidR="00597CCA" w:rsidRDefault="00597CCA">
            <w:pPr>
              <w:shd w:val="clear" w:color="auto" w:fill="FFFFFF"/>
              <w:spacing w:line="264" w:lineRule="atLeast"/>
              <w:textAlignment w:val="baseline"/>
              <w:rPr>
                <w:rFonts w:ascii="Consolas" w:hAnsi="Consolas"/>
              </w:rPr>
            </w:pPr>
            <w:r>
              <w:rPr>
                <w:rStyle w:val="HTMLCode"/>
                <w:rFonts w:ascii="Consolas" w:eastAsiaTheme="minorHAnsi" w:hAnsi="Consolas"/>
                <w:bdr w:val="none" w:sz="0" w:space="0" w:color="auto" w:frame="1"/>
              </w:rPr>
              <w:t>    </w:t>
            </w:r>
            <w:r>
              <w:rPr>
                <w:rStyle w:val="HTMLCode"/>
                <w:rFonts w:ascii="Consolas" w:eastAsiaTheme="minorHAnsi" w:hAnsi="Consolas"/>
                <w:color w:val="000000"/>
                <w:bdr w:val="none" w:sz="0" w:space="0" w:color="auto" w:frame="1"/>
              </w:rPr>
              <w:t xml:space="preserve">{ </w:t>
            </w:r>
          </w:p>
          <w:p w14:paraId="49A7E0B0" w14:textId="77777777" w:rsidR="00597CCA" w:rsidRDefault="00597CCA">
            <w:pPr>
              <w:shd w:val="clear" w:color="auto" w:fill="FFFFFF"/>
              <w:spacing w:line="264" w:lineRule="atLeast"/>
              <w:textAlignment w:val="baseline"/>
              <w:rPr>
                <w:rFonts w:ascii="Consolas" w:hAnsi="Consolas"/>
              </w:rPr>
            </w:pPr>
            <w:r>
              <w:rPr>
                <w:rStyle w:val="HTMLCode"/>
                <w:rFonts w:ascii="Consolas" w:eastAsiaTheme="minorHAnsi" w:hAnsi="Consolas"/>
                <w:bdr w:val="none" w:sz="0" w:space="0" w:color="auto" w:frame="1"/>
              </w:rPr>
              <w:t>        </w:t>
            </w:r>
            <w:r>
              <w:rPr>
                <w:rStyle w:val="HTMLCode"/>
                <w:rFonts w:ascii="Consolas" w:eastAsiaTheme="minorHAnsi" w:hAnsi="Consolas"/>
                <w:color w:val="008200"/>
                <w:bdr w:val="none" w:sz="0" w:space="0" w:color="auto" w:frame="1"/>
              </w:rPr>
              <w:t xml:space="preserve">// create and initialize an ArrayList </w:t>
            </w:r>
          </w:p>
          <w:p w14:paraId="4863A16B" w14:textId="77777777" w:rsidR="00597CCA" w:rsidRDefault="00597CCA">
            <w:pPr>
              <w:shd w:val="clear" w:color="auto" w:fill="FFFFFF"/>
              <w:spacing w:line="264" w:lineRule="atLeast"/>
              <w:textAlignment w:val="baseline"/>
              <w:rPr>
                <w:rFonts w:ascii="Consolas" w:hAnsi="Consolas"/>
              </w:rPr>
            </w:pPr>
            <w:r>
              <w:rPr>
                <w:rStyle w:val="HTMLCode"/>
                <w:rFonts w:ascii="Consolas" w:eastAsiaTheme="minorHAnsi" w:hAnsi="Consolas"/>
                <w:bdr w:val="none" w:sz="0" w:space="0" w:color="auto" w:frame="1"/>
              </w:rPr>
              <w:t>        </w:t>
            </w:r>
            <w:r>
              <w:rPr>
                <w:rStyle w:val="HTMLCode"/>
                <w:rFonts w:ascii="Consolas" w:eastAsiaTheme="minorHAnsi" w:hAnsi="Consolas"/>
                <w:color w:val="000000"/>
                <w:bdr w:val="none" w:sz="0" w:space="0" w:color="auto" w:frame="1"/>
              </w:rPr>
              <w:t xml:space="preserve">ArrayList&lt;Integer&gt; oddList = </w:t>
            </w:r>
            <w:r>
              <w:rPr>
                <w:rStyle w:val="HTMLCode"/>
                <w:rFonts w:ascii="Consolas" w:eastAsiaTheme="minorHAnsi" w:hAnsi="Consolas"/>
                <w:b/>
                <w:bCs/>
                <w:color w:val="006699"/>
                <w:bdr w:val="none" w:sz="0" w:space="0" w:color="auto" w:frame="1"/>
              </w:rPr>
              <w:t>new</w:t>
            </w:r>
            <w:r>
              <w:rPr>
                <w:rFonts w:ascii="Consolas" w:hAnsi="Consolas"/>
              </w:rPr>
              <w:t xml:space="preserve"> </w:t>
            </w:r>
            <w:r>
              <w:rPr>
                <w:rStyle w:val="HTMLCode"/>
                <w:rFonts w:ascii="Consolas" w:eastAsiaTheme="minorHAnsi" w:hAnsi="Consolas"/>
                <w:color w:val="000000"/>
                <w:bdr w:val="none" w:sz="0" w:space="0" w:color="auto" w:frame="1"/>
              </w:rPr>
              <w:t xml:space="preserve">ArrayList&lt;Integer&gt;(); </w:t>
            </w:r>
          </w:p>
          <w:p w14:paraId="31346BC6" w14:textId="77777777" w:rsidR="00597CCA" w:rsidRDefault="00597CCA">
            <w:pPr>
              <w:shd w:val="clear" w:color="auto" w:fill="FFFFFF"/>
              <w:spacing w:line="264" w:lineRule="atLeast"/>
              <w:textAlignment w:val="baseline"/>
              <w:rPr>
                <w:rFonts w:ascii="Consolas" w:hAnsi="Consolas"/>
              </w:rPr>
            </w:pPr>
            <w:r>
              <w:rPr>
                <w:rStyle w:val="HTMLCode"/>
                <w:rFonts w:ascii="Consolas" w:eastAsiaTheme="minorHAnsi" w:hAnsi="Consolas"/>
                <w:bdr w:val="none" w:sz="0" w:space="0" w:color="auto" w:frame="1"/>
              </w:rPr>
              <w:t>        </w:t>
            </w:r>
            <w:r>
              <w:rPr>
                <w:rStyle w:val="HTMLCode"/>
                <w:rFonts w:ascii="Consolas" w:eastAsiaTheme="minorHAnsi" w:hAnsi="Consolas"/>
                <w:color w:val="000000"/>
                <w:bdr w:val="none" w:sz="0" w:space="0" w:color="auto" w:frame="1"/>
              </w:rPr>
              <w:t>oddList.add(</w:t>
            </w:r>
            <w:r>
              <w:rPr>
                <w:rStyle w:val="HTMLCode"/>
                <w:rFonts w:ascii="Consolas" w:eastAsiaTheme="minorHAnsi" w:hAnsi="Consolas"/>
                <w:color w:val="009900"/>
                <w:bdr w:val="none" w:sz="0" w:space="0" w:color="auto" w:frame="1"/>
              </w:rPr>
              <w:t>1</w:t>
            </w:r>
            <w:r>
              <w:rPr>
                <w:rStyle w:val="HTMLCode"/>
                <w:rFonts w:ascii="Consolas" w:eastAsiaTheme="minorHAnsi" w:hAnsi="Consolas"/>
                <w:color w:val="000000"/>
                <w:bdr w:val="none" w:sz="0" w:space="0" w:color="auto" w:frame="1"/>
              </w:rPr>
              <w:t xml:space="preserve">); </w:t>
            </w:r>
          </w:p>
          <w:p w14:paraId="431765F8" w14:textId="77777777" w:rsidR="00597CCA" w:rsidRDefault="00597CCA">
            <w:pPr>
              <w:shd w:val="clear" w:color="auto" w:fill="FFFFFF"/>
              <w:spacing w:line="264" w:lineRule="atLeast"/>
              <w:textAlignment w:val="baseline"/>
              <w:rPr>
                <w:rFonts w:ascii="Consolas" w:hAnsi="Consolas"/>
              </w:rPr>
            </w:pPr>
            <w:r>
              <w:rPr>
                <w:rStyle w:val="HTMLCode"/>
                <w:rFonts w:ascii="Consolas" w:eastAsiaTheme="minorHAnsi" w:hAnsi="Consolas"/>
                <w:bdr w:val="none" w:sz="0" w:space="0" w:color="auto" w:frame="1"/>
              </w:rPr>
              <w:t>        </w:t>
            </w:r>
            <w:r>
              <w:rPr>
                <w:rStyle w:val="HTMLCode"/>
                <w:rFonts w:ascii="Consolas" w:eastAsiaTheme="minorHAnsi" w:hAnsi="Consolas"/>
                <w:color w:val="000000"/>
                <w:bdr w:val="none" w:sz="0" w:space="0" w:color="auto" w:frame="1"/>
              </w:rPr>
              <w:t>oddList.add(</w:t>
            </w:r>
            <w:r>
              <w:rPr>
                <w:rStyle w:val="HTMLCode"/>
                <w:rFonts w:ascii="Consolas" w:eastAsiaTheme="minorHAnsi" w:hAnsi="Consolas"/>
                <w:color w:val="009900"/>
                <w:bdr w:val="none" w:sz="0" w:space="0" w:color="auto" w:frame="1"/>
              </w:rPr>
              <w:t>3</w:t>
            </w:r>
            <w:r>
              <w:rPr>
                <w:rStyle w:val="HTMLCode"/>
                <w:rFonts w:ascii="Consolas" w:eastAsiaTheme="minorHAnsi" w:hAnsi="Consolas"/>
                <w:color w:val="000000"/>
                <w:bdr w:val="none" w:sz="0" w:space="0" w:color="auto" w:frame="1"/>
              </w:rPr>
              <w:t xml:space="preserve">); </w:t>
            </w:r>
          </w:p>
          <w:p w14:paraId="73AFA92B" w14:textId="77777777" w:rsidR="00597CCA" w:rsidRDefault="00597CCA">
            <w:pPr>
              <w:shd w:val="clear" w:color="auto" w:fill="FFFFFF"/>
              <w:spacing w:line="264" w:lineRule="atLeast"/>
              <w:textAlignment w:val="baseline"/>
              <w:rPr>
                <w:rFonts w:ascii="Consolas" w:hAnsi="Consolas"/>
              </w:rPr>
            </w:pPr>
            <w:r>
              <w:rPr>
                <w:rStyle w:val="HTMLCode"/>
                <w:rFonts w:ascii="Consolas" w:eastAsiaTheme="minorHAnsi" w:hAnsi="Consolas"/>
                <w:bdr w:val="none" w:sz="0" w:space="0" w:color="auto" w:frame="1"/>
              </w:rPr>
              <w:t>        </w:t>
            </w:r>
            <w:r>
              <w:rPr>
                <w:rStyle w:val="HTMLCode"/>
                <w:rFonts w:ascii="Consolas" w:eastAsiaTheme="minorHAnsi" w:hAnsi="Consolas"/>
                <w:color w:val="000000"/>
                <w:bdr w:val="none" w:sz="0" w:space="0" w:color="auto" w:frame="1"/>
              </w:rPr>
              <w:t>oddList.add(</w:t>
            </w:r>
            <w:r>
              <w:rPr>
                <w:rStyle w:val="HTMLCode"/>
                <w:rFonts w:ascii="Consolas" w:eastAsiaTheme="minorHAnsi" w:hAnsi="Consolas"/>
                <w:color w:val="009900"/>
                <w:bdr w:val="none" w:sz="0" w:space="0" w:color="auto" w:frame="1"/>
              </w:rPr>
              <w:t>5</w:t>
            </w:r>
            <w:r>
              <w:rPr>
                <w:rStyle w:val="HTMLCode"/>
                <w:rFonts w:ascii="Consolas" w:eastAsiaTheme="minorHAnsi" w:hAnsi="Consolas"/>
                <w:color w:val="000000"/>
                <w:bdr w:val="none" w:sz="0" w:space="0" w:color="auto" w:frame="1"/>
              </w:rPr>
              <w:t xml:space="preserve">); </w:t>
            </w:r>
          </w:p>
          <w:p w14:paraId="34F9BACD" w14:textId="77777777" w:rsidR="00597CCA" w:rsidRDefault="00597CCA">
            <w:pPr>
              <w:shd w:val="clear" w:color="auto" w:fill="FFFFFF"/>
              <w:spacing w:line="264" w:lineRule="atLeast"/>
              <w:textAlignment w:val="baseline"/>
              <w:rPr>
                <w:rFonts w:ascii="Consolas" w:hAnsi="Consolas"/>
              </w:rPr>
            </w:pPr>
            <w:r>
              <w:rPr>
                <w:rStyle w:val="HTMLCode"/>
                <w:rFonts w:ascii="Consolas" w:eastAsiaTheme="minorHAnsi" w:hAnsi="Consolas"/>
                <w:bdr w:val="none" w:sz="0" w:space="0" w:color="auto" w:frame="1"/>
              </w:rPr>
              <w:t>        </w:t>
            </w:r>
            <w:r>
              <w:rPr>
                <w:rStyle w:val="HTMLCode"/>
                <w:rFonts w:ascii="Consolas" w:eastAsiaTheme="minorHAnsi" w:hAnsi="Consolas"/>
                <w:color w:val="000000"/>
                <w:bdr w:val="none" w:sz="0" w:space="0" w:color="auto" w:frame="1"/>
              </w:rPr>
              <w:t>oddList.add(</w:t>
            </w:r>
            <w:r>
              <w:rPr>
                <w:rStyle w:val="HTMLCode"/>
                <w:rFonts w:ascii="Consolas" w:eastAsiaTheme="minorHAnsi" w:hAnsi="Consolas"/>
                <w:color w:val="009900"/>
                <w:bdr w:val="none" w:sz="0" w:space="0" w:color="auto" w:frame="1"/>
              </w:rPr>
              <w:t>7</w:t>
            </w:r>
            <w:r>
              <w:rPr>
                <w:rStyle w:val="HTMLCode"/>
                <w:rFonts w:ascii="Consolas" w:eastAsiaTheme="minorHAnsi" w:hAnsi="Consolas"/>
                <w:color w:val="000000"/>
                <w:bdr w:val="none" w:sz="0" w:space="0" w:color="auto" w:frame="1"/>
              </w:rPr>
              <w:t xml:space="preserve">); </w:t>
            </w:r>
          </w:p>
          <w:p w14:paraId="6B801EC4" w14:textId="77777777" w:rsidR="00597CCA" w:rsidRDefault="00597CCA">
            <w:pPr>
              <w:shd w:val="clear" w:color="auto" w:fill="FFFFFF"/>
              <w:spacing w:line="264" w:lineRule="atLeast"/>
              <w:textAlignment w:val="baseline"/>
              <w:rPr>
                <w:rFonts w:ascii="Consolas" w:hAnsi="Consolas"/>
              </w:rPr>
            </w:pPr>
            <w:r>
              <w:rPr>
                <w:rStyle w:val="HTMLCode"/>
                <w:rFonts w:ascii="Consolas" w:eastAsiaTheme="minorHAnsi" w:hAnsi="Consolas"/>
                <w:bdr w:val="none" w:sz="0" w:space="0" w:color="auto" w:frame="1"/>
              </w:rPr>
              <w:t>        </w:t>
            </w:r>
            <w:r>
              <w:rPr>
                <w:rStyle w:val="HTMLCode"/>
                <w:rFonts w:ascii="Consolas" w:eastAsiaTheme="minorHAnsi" w:hAnsi="Consolas"/>
                <w:color w:val="000000"/>
                <w:bdr w:val="none" w:sz="0" w:space="0" w:color="auto" w:frame="1"/>
              </w:rPr>
              <w:t>oddList.add(</w:t>
            </w:r>
            <w:r>
              <w:rPr>
                <w:rStyle w:val="HTMLCode"/>
                <w:rFonts w:ascii="Consolas" w:eastAsiaTheme="minorHAnsi" w:hAnsi="Consolas"/>
                <w:color w:val="009900"/>
                <w:bdr w:val="none" w:sz="0" w:space="0" w:color="auto" w:frame="1"/>
              </w:rPr>
              <w:t>9</w:t>
            </w:r>
            <w:r>
              <w:rPr>
                <w:rStyle w:val="HTMLCode"/>
                <w:rFonts w:ascii="Consolas" w:eastAsiaTheme="minorHAnsi" w:hAnsi="Consolas"/>
                <w:color w:val="000000"/>
                <w:bdr w:val="none" w:sz="0" w:space="0" w:color="auto" w:frame="1"/>
              </w:rPr>
              <w:t xml:space="preserve">); </w:t>
            </w:r>
          </w:p>
          <w:p w14:paraId="2D292C4E" w14:textId="77777777" w:rsidR="00597CCA" w:rsidRDefault="00597CCA">
            <w:pPr>
              <w:shd w:val="clear" w:color="auto" w:fill="FFFFFF"/>
              <w:spacing w:line="264" w:lineRule="atLeast"/>
              <w:textAlignment w:val="baseline"/>
              <w:rPr>
                <w:rFonts w:ascii="Consolas" w:hAnsi="Consolas"/>
              </w:rPr>
            </w:pPr>
            <w:r>
              <w:rPr>
                <w:rStyle w:val="HTMLCode"/>
                <w:rFonts w:ascii="Consolas" w:eastAsiaTheme="minorHAnsi" w:hAnsi="Consolas"/>
                <w:bdr w:val="none" w:sz="0" w:space="0" w:color="auto" w:frame="1"/>
              </w:rPr>
              <w:t>        </w:t>
            </w:r>
            <w:r>
              <w:rPr>
                <w:rStyle w:val="HTMLCode"/>
                <w:rFonts w:ascii="Consolas" w:eastAsiaTheme="minorHAnsi" w:hAnsi="Consolas"/>
                <w:color w:val="000000"/>
                <w:bdr w:val="none" w:sz="0" w:space="0" w:color="auto" w:frame="1"/>
              </w:rPr>
              <w:t>System.out.print(</w:t>
            </w:r>
            <w:r>
              <w:rPr>
                <w:rStyle w:val="HTMLCode"/>
                <w:rFonts w:ascii="Consolas" w:eastAsiaTheme="minorHAnsi" w:hAnsi="Consolas"/>
                <w:color w:val="0000FF"/>
                <w:bdr w:val="none" w:sz="0" w:space="0" w:color="auto" w:frame="1"/>
              </w:rPr>
              <w:t>"Initial ArrayList: "</w:t>
            </w:r>
            <w:r>
              <w:rPr>
                <w:rFonts w:ascii="Consolas" w:hAnsi="Consolas"/>
              </w:rPr>
              <w:t xml:space="preserve"> </w:t>
            </w:r>
            <w:r>
              <w:rPr>
                <w:rStyle w:val="HTMLCode"/>
                <w:rFonts w:ascii="Consolas" w:eastAsiaTheme="minorHAnsi" w:hAnsi="Consolas"/>
                <w:color w:val="000000"/>
                <w:bdr w:val="none" w:sz="0" w:space="0" w:color="auto" w:frame="1"/>
              </w:rPr>
              <w:t xml:space="preserve">+ oddList); </w:t>
            </w:r>
          </w:p>
          <w:p w14:paraId="1F9583C8" w14:textId="77777777" w:rsidR="00597CCA" w:rsidRDefault="00597CCA">
            <w:pPr>
              <w:shd w:val="clear" w:color="auto" w:fill="FFFFFF"/>
              <w:spacing w:line="264" w:lineRule="atLeast"/>
              <w:textAlignment w:val="baseline"/>
              <w:rPr>
                <w:rFonts w:ascii="Consolas" w:hAnsi="Consolas"/>
              </w:rPr>
            </w:pPr>
            <w:r>
              <w:rPr>
                <w:rStyle w:val="HTMLCode"/>
                <w:rFonts w:ascii="Consolas" w:eastAsiaTheme="minorHAnsi" w:hAnsi="Consolas"/>
                <w:bdr w:val="none" w:sz="0" w:space="0" w:color="auto" w:frame="1"/>
              </w:rPr>
              <w:t>       </w:t>
            </w:r>
            <w:r>
              <w:rPr>
                <w:rFonts w:ascii="Consolas" w:hAnsi="Consolas"/>
              </w:rPr>
              <w:t> </w:t>
            </w:r>
          </w:p>
          <w:p w14:paraId="45ED4228" w14:textId="77777777" w:rsidR="00597CCA" w:rsidRDefault="00597CCA">
            <w:pPr>
              <w:shd w:val="clear" w:color="auto" w:fill="FFFFFF"/>
              <w:spacing w:line="264" w:lineRule="atLeast"/>
              <w:textAlignment w:val="baseline"/>
              <w:rPr>
                <w:rFonts w:ascii="Consolas" w:hAnsi="Consolas"/>
              </w:rPr>
            </w:pPr>
            <w:r>
              <w:rPr>
                <w:rStyle w:val="HTMLCode"/>
                <w:rFonts w:ascii="Consolas" w:eastAsiaTheme="minorHAnsi" w:hAnsi="Consolas"/>
                <w:bdr w:val="none" w:sz="0" w:space="0" w:color="auto" w:frame="1"/>
              </w:rPr>
              <w:t>        </w:t>
            </w:r>
            <w:r>
              <w:rPr>
                <w:rStyle w:val="HTMLCode"/>
                <w:rFonts w:ascii="Consolas" w:eastAsiaTheme="minorHAnsi" w:hAnsi="Consolas"/>
                <w:color w:val="008200"/>
                <w:bdr w:val="none" w:sz="0" w:space="0" w:color="auto" w:frame="1"/>
              </w:rPr>
              <w:t xml:space="preserve">// use Collections.reverse method to reverse the ArrayList </w:t>
            </w:r>
          </w:p>
          <w:p w14:paraId="3A0FE2B5" w14:textId="77777777" w:rsidR="00597CCA" w:rsidRDefault="00597CCA">
            <w:pPr>
              <w:shd w:val="clear" w:color="auto" w:fill="FFFFFF"/>
              <w:spacing w:line="264" w:lineRule="atLeast"/>
              <w:textAlignment w:val="baseline"/>
              <w:rPr>
                <w:rFonts w:ascii="Consolas" w:hAnsi="Consolas"/>
              </w:rPr>
            </w:pPr>
            <w:r>
              <w:rPr>
                <w:rStyle w:val="HTMLCode"/>
                <w:rFonts w:ascii="Consolas" w:eastAsiaTheme="minorHAnsi" w:hAnsi="Consolas"/>
                <w:bdr w:val="none" w:sz="0" w:space="0" w:color="auto" w:frame="1"/>
              </w:rPr>
              <w:t>        </w:t>
            </w:r>
            <w:r>
              <w:rPr>
                <w:rStyle w:val="HTMLCode"/>
                <w:rFonts w:ascii="Consolas" w:eastAsiaTheme="minorHAnsi" w:hAnsi="Consolas"/>
                <w:color w:val="000000"/>
                <w:bdr w:val="none" w:sz="0" w:space="0" w:color="auto" w:frame="1"/>
              </w:rPr>
              <w:t xml:space="preserve">Collections.reverse(oddList); </w:t>
            </w:r>
          </w:p>
          <w:p w14:paraId="0E78FBFE" w14:textId="77777777" w:rsidR="00597CCA" w:rsidRDefault="00597CCA">
            <w:pPr>
              <w:shd w:val="clear" w:color="auto" w:fill="FFFFFF"/>
              <w:spacing w:line="264" w:lineRule="atLeast"/>
              <w:textAlignment w:val="baseline"/>
              <w:rPr>
                <w:rFonts w:ascii="Consolas" w:hAnsi="Consolas"/>
              </w:rPr>
            </w:pPr>
            <w:r>
              <w:rPr>
                <w:rStyle w:val="HTMLCode"/>
                <w:rFonts w:ascii="Consolas" w:eastAsiaTheme="minorHAnsi" w:hAnsi="Consolas"/>
                <w:bdr w:val="none" w:sz="0" w:space="0" w:color="auto" w:frame="1"/>
              </w:rPr>
              <w:t>        </w:t>
            </w:r>
            <w:r>
              <w:rPr>
                <w:rStyle w:val="HTMLCode"/>
                <w:rFonts w:ascii="Consolas" w:eastAsiaTheme="minorHAnsi" w:hAnsi="Consolas"/>
                <w:color w:val="008200"/>
                <w:bdr w:val="none" w:sz="0" w:space="0" w:color="auto" w:frame="1"/>
              </w:rPr>
              <w:t>//print the ArrayList</w:t>
            </w:r>
          </w:p>
          <w:p w14:paraId="526808A1" w14:textId="77777777" w:rsidR="00597CCA" w:rsidRDefault="00597CCA">
            <w:pPr>
              <w:shd w:val="clear" w:color="auto" w:fill="FFFFFF"/>
              <w:spacing w:line="264" w:lineRule="atLeast"/>
              <w:textAlignment w:val="baseline"/>
              <w:rPr>
                <w:rFonts w:ascii="Consolas" w:hAnsi="Consolas"/>
              </w:rPr>
            </w:pPr>
            <w:r>
              <w:rPr>
                <w:rStyle w:val="HTMLCode"/>
                <w:rFonts w:ascii="Consolas" w:eastAsiaTheme="minorHAnsi" w:hAnsi="Consolas"/>
                <w:bdr w:val="none" w:sz="0" w:space="0" w:color="auto" w:frame="1"/>
              </w:rPr>
              <w:t>        </w:t>
            </w:r>
            <w:r>
              <w:rPr>
                <w:rStyle w:val="HTMLCode"/>
                <w:rFonts w:ascii="Consolas" w:eastAsiaTheme="minorHAnsi" w:hAnsi="Consolas"/>
                <w:color w:val="000000"/>
                <w:bdr w:val="none" w:sz="0" w:space="0" w:color="auto" w:frame="1"/>
              </w:rPr>
              <w:t>System.out.print(</w:t>
            </w:r>
            <w:r>
              <w:rPr>
                <w:rStyle w:val="HTMLCode"/>
                <w:rFonts w:ascii="Consolas" w:eastAsiaTheme="minorHAnsi" w:hAnsi="Consolas"/>
                <w:color w:val="0000FF"/>
                <w:bdr w:val="none" w:sz="0" w:space="0" w:color="auto" w:frame="1"/>
              </w:rPr>
              <w:t>"\nReversed ArrayList: "</w:t>
            </w:r>
            <w:r>
              <w:rPr>
                <w:rFonts w:ascii="Consolas" w:hAnsi="Consolas"/>
              </w:rPr>
              <w:t xml:space="preserve"> </w:t>
            </w:r>
            <w:r>
              <w:rPr>
                <w:rStyle w:val="HTMLCode"/>
                <w:rFonts w:ascii="Consolas" w:eastAsiaTheme="minorHAnsi" w:hAnsi="Consolas"/>
                <w:color w:val="000000"/>
                <w:bdr w:val="none" w:sz="0" w:space="0" w:color="auto" w:frame="1"/>
              </w:rPr>
              <w:t xml:space="preserve">+ oddList); </w:t>
            </w:r>
          </w:p>
          <w:p w14:paraId="7C1FDBA8" w14:textId="77777777" w:rsidR="00597CCA" w:rsidRDefault="00597CCA">
            <w:pPr>
              <w:shd w:val="clear" w:color="auto" w:fill="FFFFFF"/>
              <w:spacing w:line="264" w:lineRule="atLeast"/>
              <w:textAlignment w:val="baseline"/>
              <w:rPr>
                <w:rFonts w:ascii="Consolas" w:hAnsi="Consolas"/>
              </w:rPr>
            </w:pPr>
            <w:r>
              <w:rPr>
                <w:rStyle w:val="HTMLCode"/>
                <w:rFonts w:ascii="Consolas" w:eastAsiaTheme="minorHAnsi" w:hAnsi="Consolas"/>
                <w:bdr w:val="none" w:sz="0" w:space="0" w:color="auto" w:frame="1"/>
              </w:rPr>
              <w:t>   </w:t>
            </w:r>
            <w:r>
              <w:rPr>
                <w:rStyle w:val="HTMLCode"/>
                <w:rFonts w:ascii="Consolas" w:eastAsiaTheme="minorHAnsi" w:hAnsi="Consolas"/>
                <w:color w:val="000000"/>
                <w:bdr w:val="none" w:sz="0" w:space="0" w:color="auto" w:frame="1"/>
              </w:rPr>
              <w:t xml:space="preserve">} </w:t>
            </w:r>
          </w:p>
          <w:p w14:paraId="6D3AADB2" w14:textId="77777777" w:rsidR="00597CCA" w:rsidRDefault="00597CCA">
            <w:pPr>
              <w:shd w:val="clear" w:color="auto" w:fill="FFFFFF"/>
              <w:spacing w:line="264" w:lineRule="atLeast"/>
              <w:textAlignment w:val="baseline"/>
              <w:rPr>
                <w:rFonts w:ascii="Consolas" w:hAnsi="Consolas"/>
              </w:rPr>
            </w:pPr>
            <w:r>
              <w:rPr>
                <w:rStyle w:val="HTMLCode"/>
                <w:rFonts w:ascii="Consolas" w:eastAsiaTheme="minorHAnsi" w:hAnsi="Consolas"/>
                <w:color w:val="000000"/>
                <w:bdr w:val="none" w:sz="0" w:space="0" w:color="auto" w:frame="1"/>
              </w:rPr>
              <w:t>}</w:t>
            </w:r>
          </w:p>
        </w:tc>
      </w:tr>
    </w:tbl>
    <w:p w14:paraId="01554525" w14:textId="77777777" w:rsidR="00597CCA" w:rsidRDefault="00597CCA" w:rsidP="00597CCA">
      <w:pPr>
        <w:pStyle w:val="NormalWeb"/>
        <w:shd w:val="clear" w:color="auto" w:fill="FFFFFF"/>
        <w:spacing w:before="0" w:beforeAutospacing="0" w:after="0" w:afterAutospacing="0"/>
        <w:rPr>
          <w:rFonts w:ascii="Work Sans" w:hAnsi="Work Sans"/>
          <w:color w:val="3A3A3A"/>
        </w:rPr>
      </w:pPr>
      <w:r>
        <w:rPr>
          <w:rStyle w:val="Strong"/>
          <w:rFonts w:ascii="Work Sans" w:hAnsi="Work Sans"/>
          <w:color w:val="3A3A3A"/>
          <w:bdr w:val="none" w:sz="0" w:space="0" w:color="auto" w:frame="1"/>
        </w:rPr>
        <w:lastRenderedPageBreak/>
        <w:t>Output:</w:t>
      </w:r>
    </w:p>
    <w:p w14:paraId="3F4A4B46" w14:textId="77777777" w:rsidR="00597CCA" w:rsidRDefault="00597CCA" w:rsidP="00597CCA">
      <w:pPr>
        <w:pStyle w:val="NormalWeb"/>
        <w:shd w:val="clear" w:color="auto" w:fill="FFFFFF"/>
        <w:spacing w:before="0" w:beforeAutospacing="0" w:after="336" w:afterAutospacing="0"/>
        <w:rPr>
          <w:rFonts w:ascii="Work Sans" w:hAnsi="Work Sans"/>
          <w:color w:val="3A3A3A"/>
        </w:rPr>
      </w:pPr>
      <w:r>
        <w:rPr>
          <w:rFonts w:ascii="Work Sans" w:hAnsi="Work Sans"/>
          <w:color w:val="3A3A3A"/>
        </w:rPr>
        <w:t>Initial ArrayList: [1, 3, 5, 7, 9]</w:t>
      </w:r>
      <w:r>
        <w:rPr>
          <w:rFonts w:ascii="Work Sans" w:hAnsi="Work Sans"/>
          <w:color w:val="3A3A3A"/>
        </w:rPr>
        <w:br/>
        <w:t>Reversed ArrayList: [9, 7, 5, 3, 1]</w:t>
      </w:r>
    </w:p>
    <w:p w14:paraId="20368411" w14:textId="77777777" w:rsidR="00597CCA" w:rsidRDefault="00597CCA" w:rsidP="00597CCA">
      <w:pPr>
        <w:pStyle w:val="NormalWeb"/>
        <w:shd w:val="clear" w:color="auto" w:fill="FFFFFF"/>
        <w:spacing w:before="0" w:beforeAutospacing="0" w:after="0" w:afterAutospacing="0"/>
        <w:rPr>
          <w:rFonts w:ascii="Work Sans" w:hAnsi="Work Sans"/>
          <w:color w:val="3A3A3A"/>
        </w:rPr>
      </w:pPr>
      <w:r>
        <w:rPr>
          <w:rFonts w:ascii="Work Sans" w:hAnsi="Work Sans"/>
          <w:noProof/>
          <w:color w:val="ED0000"/>
          <w:bdr w:val="none" w:sz="0" w:space="0" w:color="auto" w:frame="1"/>
        </w:rPr>
        <w:drawing>
          <wp:inline distT="0" distB="0" distL="0" distR="0" wp14:anchorId="3A8F2553" wp14:editId="2097B6F3">
            <wp:extent cx="2895600" cy="482600"/>
            <wp:effectExtent l="0" t="0" r="0" b="0"/>
            <wp:docPr id="327990805" name="Picture 16" descr="Output - Reverse and ArrayList">
              <a:hlinkClick xmlns:a="http://schemas.openxmlformats.org/drawingml/2006/main" r:id="rId24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descr="Output - Reverse and ArrayList">
                      <a:hlinkClick r:id="rId241"/>
                    </pic:cNvPr>
                    <pic:cNvPicPr>
                      <a:picLocks noChangeAspect="1" noChangeArrowheads="1"/>
                    </pic:cNvPicPr>
                  </pic:nvPicPr>
                  <pic:blipFill>
                    <a:blip r:embed="rId242">
                      <a:extLst>
                        <a:ext uri="{28A0092B-C50C-407E-A947-70E740481C1C}">
                          <a14:useLocalDpi xmlns:a14="http://schemas.microsoft.com/office/drawing/2010/main" val="0"/>
                        </a:ext>
                      </a:extLst>
                    </a:blip>
                    <a:srcRect/>
                    <a:stretch>
                      <a:fillRect/>
                    </a:stretch>
                  </pic:blipFill>
                  <pic:spPr bwMode="auto">
                    <a:xfrm>
                      <a:off x="0" y="0"/>
                      <a:ext cx="2895600" cy="482600"/>
                    </a:xfrm>
                    <a:prstGeom prst="rect">
                      <a:avLst/>
                    </a:prstGeom>
                    <a:noFill/>
                    <a:ln>
                      <a:noFill/>
                    </a:ln>
                  </pic:spPr>
                </pic:pic>
              </a:graphicData>
            </a:graphic>
          </wp:inline>
        </w:drawing>
      </w:r>
    </w:p>
    <w:p w14:paraId="667531A0" w14:textId="77777777" w:rsidR="00597CCA" w:rsidRDefault="00597CCA" w:rsidP="00597CCA">
      <w:pPr>
        <w:pStyle w:val="Heading3"/>
        <w:shd w:val="clear" w:color="auto" w:fill="FFFFFF"/>
        <w:spacing w:before="0" w:line="312" w:lineRule="atLeast"/>
        <w:rPr>
          <w:rFonts w:ascii="Work Sans" w:hAnsi="Work Sans"/>
          <w:color w:val="3A3A3A"/>
          <w:sz w:val="36"/>
          <w:szCs w:val="36"/>
        </w:rPr>
      </w:pPr>
      <w:r>
        <w:rPr>
          <w:rFonts w:ascii="Work Sans" w:hAnsi="Work Sans"/>
          <w:color w:val="3A3A3A"/>
          <w:sz w:val="36"/>
          <w:szCs w:val="36"/>
          <w:bdr w:val="none" w:sz="0" w:space="0" w:color="auto" w:frame="1"/>
        </w:rPr>
        <w:t>Remove Duplicates From An ArrayList In Java</w:t>
      </w:r>
    </w:p>
    <w:p w14:paraId="38FDC2D5" w14:textId="77777777" w:rsidR="00597CCA" w:rsidRDefault="00597CCA" w:rsidP="00597CCA">
      <w:pPr>
        <w:pStyle w:val="NormalWeb"/>
        <w:shd w:val="clear" w:color="auto" w:fill="FFFFFF"/>
        <w:spacing w:before="0" w:beforeAutospacing="0" w:after="336" w:afterAutospacing="0"/>
        <w:rPr>
          <w:rFonts w:ascii="Work Sans" w:hAnsi="Work Sans"/>
          <w:color w:val="3A3A3A"/>
        </w:rPr>
      </w:pPr>
      <w:r>
        <w:rPr>
          <w:rFonts w:ascii="Work Sans" w:hAnsi="Work Sans"/>
          <w:color w:val="3A3A3A"/>
        </w:rPr>
        <w:t>To remove duplicates from the ArrayList, you can once again resort to the traditional method of using an iterator to traverse through the ArrayList and store only the first occurrence of the element into a different ArrayList.</w:t>
      </w:r>
    </w:p>
    <w:p w14:paraId="7A283AF2" w14:textId="77777777" w:rsidR="00597CCA" w:rsidRDefault="00597CCA" w:rsidP="00597CCA">
      <w:pPr>
        <w:pStyle w:val="NormalWeb"/>
        <w:shd w:val="clear" w:color="auto" w:fill="FFFFFF"/>
        <w:spacing w:before="0" w:beforeAutospacing="0" w:after="336" w:afterAutospacing="0"/>
        <w:rPr>
          <w:rFonts w:ascii="Work Sans" w:hAnsi="Work Sans"/>
          <w:color w:val="3A3A3A"/>
        </w:rPr>
      </w:pPr>
      <w:r>
        <w:rPr>
          <w:rFonts w:ascii="Work Sans" w:hAnsi="Work Sans"/>
          <w:color w:val="3A3A3A"/>
        </w:rPr>
        <w:t>Yet another method is by using the ‘distinct ()’ method of stream () class. This method returns a stream of distinct elements. The stream () feature is available in Java from Java 8 onwards.</w:t>
      </w:r>
    </w:p>
    <w:p w14:paraId="746A4062" w14:textId="77777777" w:rsidR="00597CCA" w:rsidRDefault="00597CCA" w:rsidP="00597CCA">
      <w:pPr>
        <w:pStyle w:val="NormalWeb"/>
        <w:shd w:val="clear" w:color="auto" w:fill="FFFFFF"/>
        <w:spacing w:before="0" w:beforeAutospacing="0" w:after="0" w:afterAutospacing="0"/>
        <w:rPr>
          <w:rFonts w:ascii="Work Sans" w:hAnsi="Work Sans"/>
          <w:color w:val="3A3A3A"/>
        </w:rPr>
      </w:pPr>
      <w:r>
        <w:rPr>
          <w:rStyle w:val="Strong"/>
          <w:rFonts w:ascii="Work Sans" w:hAnsi="Work Sans"/>
          <w:color w:val="3A3A3A"/>
          <w:bdr w:val="none" w:sz="0" w:space="0" w:color="auto" w:frame="1"/>
        </w:rPr>
        <w:t>The implementation of stream ().distinct () method is given below:</w:t>
      </w:r>
    </w:p>
    <w:tbl>
      <w:tblPr>
        <w:tblW w:w="12408" w:type="dxa"/>
        <w:tblCellSpacing w:w="0" w:type="dxa"/>
        <w:tblCellMar>
          <w:left w:w="0" w:type="dxa"/>
          <w:right w:w="0" w:type="dxa"/>
        </w:tblCellMar>
        <w:tblLook w:val="04A0" w:firstRow="1" w:lastRow="0" w:firstColumn="1" w:lastColumn="0" w:noHBand="0" w:noVBand="1"/>
      </w:tblPr>
      <w:tblGrid>
        <w:gridCol w:w="12408"/>
      </w:tblGrid>
      <w:tr w:rsidR="00597CCA" w14:paraId="19709424" w14:textId="77777777" w:rsidTr="00597CCA">
        <w:trPr>
          <w:tblCellSpacing w:w="0" w:type="dxa"/>
        </w:trPr>
        <w:tc>
          <w:tcPr>
            <w:tcW w:w="12408" w:type="dxa"/>
            <w:tcBorders>
              <w:top w:val="nil"/>
              <w:left w:val="nil"/>
              <w:bottom w:val="nil"/>
              <w:right w:val="nil"/>
            </w:tcBorders>
            <w:vAlign w:val="bottom"/>
            <w:hideMark/>
          </w:tcPr>
          <w:p w14:paraId="2B34F427" w14:textId="77777777" w:rsidR="00597CCA" w:rsidRDefault="00597CCA">
            <w:pPr>
              <w:shd w:val="clear" w:color="auto" w:fill="FFFFFF"/>
              <w:spacing w:line="264" w:lineRule="atLeast"/>
              <w:textAlignment w:val="baseline"/>
              <w:rPr>
                <w:rFonts w:ascii="Consolas" w:hAnsi="Consolas"/>
              </w:rPr>
            </w:pPr>
            <w:r>
              <w:rPr>
                <w:rStyle w:val="HTMLCode"/>
                <w:rFonts w:ascii="Consolas" w:eastAsiaTheme="minorHAnsi" w:hAnsi="Consolas"/>
                <w:b/>
                <w:bCs/>
                <w:color w:val="006699"/>
                <w:bdr w:val="none" w:sz="0" w:space="0" w:color="auto" w:frame="1"/>
              </w:rPr>
              <w:t>import</w:t>
            </w:r>
            <w:r>
              <w:rPr>
                <w:rFonts w:ascii="Consolas" w:hAnsi="Consolas"/>
              </w:rPr>
              <w:t xml:space="preserve"> </w:t>
            </w:r>
            <w:r>
              <w:rPr>
                <w:rStyle w:val="HTMLCode"/>
                <w:rFonts w:ascii="Consolas" w:eastAsiaTheme="minorHAnsi" w:hAnsi="Consolas"/>
                <w:color w:val="000000"/>
                <w:bdr w:val="none" w:sz="0" w:space="0" w:color="auto" w:frame="1"/>
              </w:rPr>
              <w:t>java.util.*;</w:t>
            </w:r>
          </w:p>
          <w:p w14:paraId="29873C15" w14:textId="77777777" w:rsidR="00597CCA" w:rsidRDefault="00597CCA">
            <w:pPr>
              <w:shd w:val="clear" w:color="auto" w:fill="FFFFFF"/>
              <w:spacing w:line="264" w:lineRule="atLeast"/>
              <w:textAlignment w:val="baseline"/>
              <w:rPr>
                <w:rFonts w:ascii="Consolas" w:hAnsi="Consolas"/>
              </w:rPr>
            </w:pPr>
            <w:r>
              <w:rPr>
                <w:rStyle w:val="HTMLCode"/>
                <w:rFonts w:ascii="Consolas" w:eastAsiaTheme="minorHAnsi" w:hAnsi="Consolas"/>
                <w:b/>
                <w:bCs/>
                <w:color w:val="006699"/>
                <w:bdr w:val="none" w:sz="0" w:space="0" w:color="auto" w:frame="1"/>
              </w:rPr>
              <w:lastRenderedPageBreak/>
              <w:t>import</w:t>
            </w:r>
            <w:r>
              <w:rPr>
                <w:rFonts w:ascii="Consolas" w:hAnsi="Consolas"/>
              </w:rPr>
              <w:t xml:space="preserve"> </w:t>
            </w:r>
            <w:r>
              <w:rPr>
                <w:rStyle w:val="HTMLCode"/>
                <w:rFonts w:ascii="Consolas" w:eastAsiaTheme="minorHAnsi" w:hAnsi="Consolas"/>
                <w:color w:val="000000"/>
                <w:bdr w:val="none" w:sz="0" w:space="0" w:color="auto" w:frame="1"/>
              </w:rPr>
              <w:t>java.util.stream.Collectors;</w:t>
            </w:r>
          </w:p>
          <w:p w14:paraId="4418C925" w14:textId="77777777" w:rsidR="00597CCA" w:rsidRDefault="00597CCA">
            <w:pPr>
              <w:shd w:val="clear" w:color="auto" w:fill="FFFFFF"/>
              <w:spacing w:line="264" w:lineRule="atLeast"/>
              <w:textAlignment w:val="baseline"/>
              <w:rPr>
                <w:rFonts w:ascii="Consolas" w:hAnsi="Consolas"/>
              </w:rPr>
            </w:pPr>
            <w:r>
              <w:rPr>
                <w:rStyle w:val="HTMLCode"/>
                <w:rFonts w:ascii="Consolas" w:eastAsiaTheme="minorHAnsi" w:hAnsi="Consolas"/>
                <w:bdr w:val="none" w:sz="0" w:space="0" w:color="auto" w:frame="1"/>
              </w:rPr>
              <w:t> </w:t>
            </w:r>
            <w:r>
              <w:rPr>
                <w:rFonts w:ascii="Consolas" w:hAnsi="Consolas"/>
              </w:rPr>
              <w:t> </w:t>
            </w:r>
          </w:p>
          <w:p w14:paraId="05E97047" w14:textId="77777777" w:rsidR="00597CCA" w:rsidRDefault="00597CCA">
            <w:pPr>
              <w:shd w:val="clear" w:color="auto" w:fill="FFFFFF"/>
              <w:spacing w:line="264" w:lineRule="atLeast"/>
              <w:textAlignment w:val="baseline"/>
              <w:rPr>
                <w:rFonts w:ascii="Consolas" w:hAnsi="Consolas"/>
              </w:rPr>
            </w:pPr>
            <w:r>
              <w:rPr>
                <w:rStyle w:val="HTMLCode"/>
                <w:rFonts w:ascii="Consolas" w:eastAsiaTheme="minorHAnsi" w:hAnsi="Consolas"/>
                <w:b/>
                <w:bCs/>
                <w:color w:val="006699"/>
                <w:bdr w:val="none" w:sz="0" w:space="0" w:color="auto" w:frame="1"/>
              </w:rPr>
              <w:t>public</w:t>
            </w:r>
            <w:r>
              <w:rPr>
                <w:rFonts w:ascii="Consolas" w:hAnsi="Consolas"/>
              </w:rPr>
              <w:t xml:space="preserve"> </w:t>
            </w:r>
            <w:r>
              <w:rPr>
                <w:rStyle w:val="HTMLCode"/>
                <w:rFonts w:ascii="Consolas" w:eastAsiaTheme="minorHAnsi" w:hAnsi="Consolas"/>
                <w:b/>
                <w:bCs/>
                <w:color w:val="006699"/>
                <w:bdr w:val="none" w:sz="0" w:space="0" w:color="auto" w:frame="1"/>
              </w:rPr>
              <w:t>class</w:t>
            </w:r>
            <w:r>
              <w:rPr>
                <w:rFonts w:ascii="Consolas" w:hAnsi="Consolas"/>
              </w:rPr>
              <w:t xml:space="preserve"> </w:t>
            </w:r>
            <w:r>
              <w:rPr>
                <w:rStyle w:val="HTMLCode"/>
                <w:rFonts w:ascii="Consolas" w:eastAsiaTheme="minorHAnsi" w:hAnsi="Consolas"/>
                <w:color w:val="000000"/>
                <w:bdr w:val="none" w:sz="0" w:space="0" w:color="auto" w:frame="1"/>
              </w:rPr>
              <w:t>Main {</w:t>
            </w:r>
          </w:p>
          <w:p w14:paraId="6785137B" w14:textId="77777777" w:rsidR="00597CCA" w:rsidRDefault="00597CCA">
            <w:pPr>
              <w:shd w:val="clear" w:color="auto" w:fill="FFFFFF"/>
              <w:spacing w:line="264" w:lineRule="atLeast"/>
              <w:textAlignment w:val="baseline"/>
              <w:rPr>
                <w:rFonts w:ascii="Consolas" w:hAnsi="Consolas"/>
              </w:rPr>
            </w:pPr>
            <w:r>
              <w:rPr>
                <w:rStyle w:val="HTMLCode"/>
                <w:rFonts w:ascii="Consolas" w:eastAsiaTheme="minorHAnsi" w:hAnsi="Consolas"/>
                <w:bdr w:val="none" w:sz="0" w:space="0" w:color="auto" w:frame="1"/>
              </w:rPr>
              <w:t>    </w:t>
            </w:r>
            <w:r>
              <w:rPr>
                <w:rStyle w:val="HTMLCode"/>
                <w:rFonts w:ascii="Consolas" w:eastAsiaTheme="minorHAnsi" w:hAnsi="Consolas"/>
                <w:b/>
                <w:bCs/>
                <w:color w:val="006699"/>
                <w:bdr w:val="none" w:sz="0" w:space="0" w:color="auto" w:frame="1"/>
              </w:rPr>
              <w:t>public</w:t>
            </w:r>
            <w:r>
              <w:rPr>
                <w:rFonts w:ascii="Consolas" w:hAnsi="Consolas"/>
              </w:rPr>
              <w:t xml:space="preserve"> </w:t>
            </w:r>
            <w:r>
              <w:rPr>
                <w:rStyle w:val="HTMLCode"/>
                <w:rFonts w:ascii="Consolas" w:eastAsiaTheme="minorHAnsi" w:hAnsi="Consolas"/>
                <w:b/>
                <w:bCs/>
                <w:color w:val="006699"/>
                <w:bdr w:val="none" w:sz="0" w:space="0" w:color="auto" w:frame="1"/>
              </w:rPr>
              <w:t>static</w:t>
            </w:r>
            <w:r>
              <w:rPr>
                <w:rFonts w:ascii="Consolas" w:hAnsi="Consolas"/>
              </w:rPr>
              <w:t xml:space="preserve"> </w:t>
            </w:r>
            <w:r>
              <w:rPr>
                <w:rStyle w:val="HTMLCode"/>
                <w:rFonts w:ascii="Consolas" w:eastAsiaTheme="minorHAnsi" w:hAnsi="Consolas"/>
                <w:b/>
                <w:bCs/>
                <w:color w:val="006699"/>
                <w:bdr w:val="none" w:sz="0" w:space="0" w:color="auto" w:frame="1"/>
              </w:rPr>
              <w:t>void</w:t>
            </w:r>
            <w:r>
              <w:rPr>
                <w:rFonts w:ascii="Consolas" w:hAnsi="Consolas"/>
              </w:rPr>
              <w:t xml:space="preserve"> </w:t>
            </w:r>
            <w:r>
              <w:rPr>
                <w:rStyle w:val="HTMLCode"/>
                <w:rFonts w:ascii="Consolas" w:eastAsiaTheme="minorHAnsi" w:hAnsi="Consolas"/>
                <w:color w:val="000000"/>
                <w:bdr w:val="none" w:sz="0" w:space="0" w:color="auto" w:frame="1"/>
              </w:rPr>
              <w:t>main(String[] args)  {</w:t>
            </w:r>
          </w:p>
          <w:p w14:paraId="77493EA8" w14:textId="77777777" w:rsidR="00597CCA" w:rsidRDefault="00597CCA">
            <w:pPr>
              <w:shd w:val="clear" w:color="auto" w:fill="FFFFFF"/>
              <w:spacing w:line="264" w:lineRule="atLeast"/>
              <w:textAlignment w:val="baseline"/>
              <w:rPr>
                <w:rFonts w:ascii="Consolas" w:hAnsi="Consolas"/>
              </w:rPr>
            </w:pPr>
            <w:r>
              <w:rPr>
                <w:rStyle w:val="HTMLCode"/>
                <w:rFonts w:ascii="Consolas" w:eastAsiaTheme="minorHAnsi" w:hAnsi="Consolas"/>
                <w:bdr w:val="none" w:sz="0" w:space="0" w:color="auto" w:frame="1"/>
              </w:rPr>
              <w:t>        </w:t>
            </w:r>
            <w:r>
              <w:rPr>
                <w:rStyle w:val="HTMLCode"/>
                <w:rFonts w:ascii="Consolas" w:eastAsiaTheme="minorHAnsi" w:hAnsi="Consolas"/>
                <w:color w:val="008200"/>
                <w:bdr w:val="none" w:sz="0" w:space="0" w:color="auto" w:frame="1"/>
              </w:rPr>
              <w:t>// Create an ArrayList of numbers</w:t>
            </w:r>
          </w:p>
          <w:p w14:paraId="4FF59F3A" w14:textId="77777777" w:rsidR="00597CCA" w:rsidRDefault="00597CCA">
            <w:pPr>
              <w:shd w:val="clear" w:color="auto" w:fill="FFFFFF"/>
              <w:spacing w:line="264" w:lineRule="atLeast"/>
              <w:textAlignment w:val="baseline"/>
              <w:rPr>
                <w:rFonts w:ascii="Consolas" w:hAnsi="Consolas"/>
              </w:rPr>
            </w:pPr>
            <w:r>
              <w:rPr>
                <w:rStyle w:val="HTMLCode"/>
                <w:rFonts w:ascii="Consolas" w:eastAsiaTheme="minorHAnsi" w:hAnsi="Consolas"/>
                <w:bdr w:val="none" w:sz="0" w:space="0" w:color="auto" w:frame="1"/>
              </w:rPr>
              <w:t>        </w:t>
            </w:r>
            <w:r>
              <w:rPr>
                <w:rStyle w:val="HTMLCode"/>
                <w:rFonts w:ascii="Consolas" w:eastAsiaTheme="minorHAnsi" w:hAnsi="Consolas"/>
                <w:color w:val="000000"/>
                <w:bdr w:val="none" w:sz="0" w:space="0" w:color="auto" w:frame="1"/>
              </w:rPr>
              <w:t xml:space="preserve">ArrayList&lt;Integer&gt; numList = </w:t>
            </w:r>
            <w:r>
              <w:rPr>
                <w:rStyle w:val="HTMLCode"/>
                <w:rFonts w:ascii="Consolas" w:eastAsiaTheme="minorHAnsi" w:hAnsi="Consolas"/>
                <w:b/>
                <w:bCs/>
                <w:color w:val="006699"/>
                <w:bdr w:val="none" w:sz="0" w:space="0" w:color="auto" w:frame="1"/>
              </w:rPr>
              <w:t>new</w:t>
            </w:r>
            <w:r>
              <w:rPr>
                <w:rFonts w:ascii="Consolas" w:hAnsi="Consolas"/>
              </w:rPr>
              <w:t xml:space="preserve"> </w:t>
            </w:r>
            <w:r>
              <w:rPr>
                <w:rStyle w:val="HTMLCode"/>
                <w:rFonts w:ascii="Consolas" w:eastAsiaTheme="minorHAnsi" w:hAnsi="Consolas"/>
                <w:color w:val="000000"/>
                <w:bdr w:val="none" w:sz="0" w:space="0" w:color="auto" w:frame="1"/>
              </w:rPr>
              <w:t>ArrayList&lt;&gt;</w:t>
            </w:r>
          </w:p>
          <w:p w14:paraId="1CEA5900" w14:textId="77777777" w:rsidR="00597CCA" w:rsidRDefault="00597CCA">
            <w:pPr>
              <w:shd w:val="clear" w:color="auto" w:fill="FFFFFF"/>
              <w:spacing w:line="264" w:lineRule="atLeast"/>
              <w:textAlignment w:val="baseline"/>
              <w:rPr>
                <w:rFonts w:ascii="Consolas" w:hAnsi="Consolas"/>
              </w:rPr>
            </w:pPr>
            <w:r>
              <w:rPr>
                <w:rStyle w:val="HTMLCode"/>
                <w:rFonts w:ascii="Consolas" w:eastAsiaTheme="minorHAnsi" w:hAnsi="Consolas"/>
                <w:bdr w:val="none" w:sz="0" w:space="0" w:color="auto" w:frame="1"/>
              </w:rPr>
              <w:t>        </w:t>
            </w:r>
            <w:r>
              <w:rPr>
                <w:rStyle w:val="HTMLCode"/>
                <w:rFonts w:ascii="Consolas" w:eastAsiaTheme="minorHAnsi" w:hAnsi="Consolas"/>
                <w:color w:val="000000"/>
                <w:bdr w:val="none" w:sz="0" w:space="0" w:color="auto" w:frame="1"/>
              </w:rPr>
              <w:t>(Arrays.asList(</w:t>
            </w:r>
            <w:r>
              <w:rPr>
                <w:rStyle w:val="HTMLCode"/>
                <w:rFonts w:ascii="Consolas" w:eastAsiaTheme="minorHAnsi" w:hAnsi="Consolas"/>
                <w:color w:val="009900"/>
                <w:bdr w:val="none" w:sz="0" w:space="0" w:color="auto" w:frame="1"/>
              </w:rPr>
              <w:t>1</w:t>
            </w:r>
            <w:r>
              <w:rPr>
                <w:rStyle w:val="HTMLCode"/>
                <w:rFonts w:ascii="Consolas" w:eastAsiaTheme="minorHAnsi" w:hAnsi="Consolas"/>
                <w:color w:val="000000"/>
                <w:bdr w:val="none" w:sz="0" w:space="0" w:color="auto" w:frame="1"/>
              </w:rPr>
              <w:t xml:space="preserve">, </w:t>
            </w:r>
            <w:r>
              <w:rPr>
                <w:rStyle w:val="HTMLCode"/>
                <w:rFonts w:ascii="Consolas" w:eastAsiaTheme="minorHAnsi" w:hAnsi="Consolas"/>
                <w:color w:val="009900"/>
                <w:bdr w:val="none" w:sz="0" w:space="0" w:color="auto" w:frame="1"/>
              </w:rPr>
              <w:t>2</w:t>
            </w:r>
            <w:r>
              <w:rPr>
                <w:rStyle w:val="HTMLCode"/>
                <w:rFonts w:ascii="Consolas" w:eastAsiaTheme="minorHAnsi" w:hAnsi="Consolas"/>
                <w:color w:val="000000"/>
                <w:bdr w:val="none" w:sz="0" w:space="0" w:color="auto" w:frame="1"/>
              </w:rPr>
              <w:t xml:space="preserve">, </w:t>
            </w:r>
            <w:r>
              <w:rPr>
                <w:rStyle w:val="HTMLCode"/>
                <w:rFonts w:ascii="Consolas" w:eastAsiaTheme="minorHAnsi" w:hAnsi="Consolas"/>
                <w:color w:val="009900"/>
                <w:bdr w:val="none" w:sz="0" w:space="0" w:color="auto" w:frame="1"/>
              </w:rPr>
              <w:t>3</w:t>
            </w:r>
            <w:r>
              <w:rPr>
                <w:rStyle w:val="HTMLCode"/>
                <w:rFonts w:ascii="Consolas" w:eastAsiaTheme="minorHAnsi" w:hAnsi="Consolas"/>
                <w:color w:val="000000"/>
                <w:bdr w:val="none" w:sz="0" w:space="0" w:color="auto" w:frame="1"/>
              </w:rPr>
              <w:t xml:space="preserve">, </w:t>
            </w:r>
            <w:r>
              <w:rPr>
                <w:rStyle w:val="HTMLCode"/>
                <w:rFonts w:ascii="Consolas" w:eastAsiaTheme="minorHAnsi" w:hAnsi="Consolas"/>
                <w:color w:val="009900"/>
                <w:bdr w:val="none" w:sz="0" w:space="0" w:color="auto" w:frame="1"/>
              </w:rPr>
              <w:t>1</w:t>
            </w:r>
            <w:r>
              <w:rPr>
                <w:rStyle w:val="HTMLCode"/>
                <w:rFonts w:ascii="Consolas" w:eastAsiaTheme="minorHAnsi" w:hAnsi="Consolas"/>
                <w:color w:val="000000"/>
                <w:bdr w:val="none" w:sz="0" w:space="0" w:color="auto" w:frame="1"/>
              </w:rPr>
              <w:t xml:space="preserve">, </w:t>
            </w:r>
            <w:r>
              <w:rPr>
                <w:rStyle w:val="HTMLCode"/>
                <w:rFonts w:ascii="Consolas" w:eastAsiaTheme="minorHAnsi" w:hAnsi="Consolas"/>
                <w:color w:val="009900"/>
                <w:bdr w:val="none" w:sz="0" w:space="0" w:color="auto" w:frame="1"/>
              </w:rPr>
              <w:t>3</w:t>
            </w:r>
            <w:r>
              <w:rPr>
                <w:rStyle w:val="HTMLCode"/>
                <w:rFonts w:ascii="Consolas" w:eastAsiaTheme="minorHAnsi" w:hAnsi="Consolas"/>
                <w:color w:val="000000"/>
                <w:bdr w:val="none" w:sz="0" w:space="0" w:color="auto" w:frame="1"/>
              </w:rPr>
              <w:t xml:space="preserve">, </w:t>
            </w:r>
            <w:r>
              <w:rPr>
                <w:rStyle w:val="HTMLCode"/>
                <w:rFonts w:ascii="Consolas" w:eastAsiaTheme="minorHAnsi" w:hAnsi="Consolas"/>
                <w:color w:val="009900"/>
                <w:bdr w:val="none" w:sz="0" w:space="0" w:color="auto" w:frame="1"/>
              </w:rPr>
              <w:t>5</w:t>
            </w:r>
            <w:r>
              <w:rPr>
                <w:rStyle w:val="HTMLCode"/>
                <w:rFonts w:ascii="Consolas" w:eastAsiaTheme="minorHAnsi" w:hAnsi="Consolas"/>
                <w:color w:val="000000"/>
                <w:bdr w:val="none" w:sz="0" w:space="0" w:color="auto" w:frame="1"/>
              </w:rPr>
              <w:t xml:space="preserve">, </w:t>
            </w:r>
            <w:r>
              <w:rPr>
                <w:rStyle w:val="HTMLCode"/>
                <w:rFonts w:ascii="Consolas" w:eastAsiaTheme="minorHAnsi" w:hAnsi="Consolas"/>
                <w:color w:val="009900"/>
                <w:bdr w:val="none" w:sz="0" w:space="0" w:color="auto" w:frame="1"/>
              </w:rPr>
              <w:t>5</w:t>
            </w:r>
            <w:r>
              <w:rPr>
                <w:rStyle w:val="HTMLCode"/>
                <w:rFonts w:ascii="Consolas" w:eastAsiaTheme="minorHAnsi" w:hAnsi="Consolas"/>
                <w:color w:val="000000"/>
                <w:bdr w:val="none" w:sz="0" w:space="0" w:color="auto" w:frame="1"/>
              </w:rPr>
              <w:t xml:space="preserve">, </w:t>
            </w:r>
            <w:r>
              <w:rPr>
                <w:rStyle w:val="HTMLCode"/>
                <w:rFonts w:ascii="Consolas" w:eastAsiaTheme="minorHAnsi" w:hAnsi="Consolas"/>
                <w:color w:val="009900"/>
                <w:bdr w:val="none" w:sz="0" w:space="0" w:color="auto" w:frame="1"/>
              </w:rPr>
              <w:t>6</w:t>
            </w:r>
            <w:r>
              <w:rPr>
                <w:rStyle w:val="HTMLCode"/>
                <w:rFonts w:ascii="Consolas" w:eastAsiaTheme="minorHAnsi" w:hAnsi="Consolas"/>
                <w:color w:val="000000"/>
                <w:bdr w:val="none" w:sz="0" w:space="0" w:color="auto" w:frame="1"/>
              </w:rPr>
              <w:t xml:space="preserve">, </w:t>
            </w:r>
            <w:r>
              <w:rPr>
                <w:rStyle w:val="HTMLCode"/>
                <w:rFonts w:ascii="Consolas" w:eastAsiaTheme="minorHAnsi" w:hAnsi="Consolas"/>
                <w:color w:val="009900"/>
                <w:bdr w:val="none" w:sz="0" w:space="0" w:color="auto" w:frame="1"/>
              </w:rPr>
              <w:t>6</w:t>
            </w:r>
            <w:r>
              <w:rPr>
                <w:rStyle w:val="HTMLCode"/>
                <w:rFonts w:ascii="Consolas" w:eastAsiaTheme="minorHAnsi" w:hAnsi="Consolas"/>
                <w:color w:val="000000"/>
                <w:bdr w:val="none" w:sz="0" w:space="0" w:color="auto" w:frame="1"/>
              </w:rPr>
              <w:t xml:space="preserve">, </w:t>
            </w:r>
            <w:r>
              <w:rPr>
                <w:rStyle w:val="HTMLCode"/>
                <w:rFonts w:ascii="Consolas" w:eastAsiaTheme="minorHAnsi" w:hAnsi="Consolas"/>
                <w:color w:val="009900"/>
                <w:bdr w:val="none" w:sz="0" w:space="0" w:color="auto" w:frame="1"/>
              </w:rPr>
              <w:t>7</w:t>
            </w:r>
            <w:r>
              <w:rPr>
                <w:rStyle w:val="HTMLCode"/>
                <w:rFonts w:ascii="Consolas" w:eastAsiaTheme="minorHAnsi" w:hAnsi="Consolas"/>
                <w:color w:val="000000"/>
                <w:bdr w:val="none" w:sz="0" w:space="0" w:color="auto" w:frame="1"/>
              </w:rPr>
              <w:t xml:space="preserve">, </w:t>
            </w:r>
            <w:r>
              <w:rPr>
                <w:rStyle w:val="HTMLCode"/>
                <w:rFonts w:ascii="Consolas" w:eastAsiaTheme="minorHAnsi" w:hAnsi="Consolas"/>
                <w:color w:val="009900"/>
                <w:bdr w:val="none" w:sz="0" w:space="0" w:color="auto" w:frame="1"/>
              </w:rPr>
              <w:t>7</w:t>
            </w:r>
            <w:r>
              <w:rPr>
                <w:rStyle w:val="HTMLCode"/>
                <w:rFonts w:ascii="Consolas" w:eastAsiaTheme="minorHAnsi" w:hAnsi="Consolas"/>
                <w:color w:val="000000"/>
                <w:bdr w:val="none" w:sz="0" w:space="0" w:color="auto" w:frame="1"/>
              </w:rPr>
              <w:t xml:space="preserve">, </w:t>
            </w:r>
            <w:r>
              <w:rPr>
                <w:rStyle w:val="HTMLCode"/>
                <w:rFonts w:ascii="Consolas" w:eastAsiaTheme="minorHAnsi" w:hAnsi="Consolas"/>
                <w:color w:val="009900"/>
                <w:bdr w:val="none" w:sz="0" w:space="0" w:color="auto" w:frame="1"/>
              </w:rPr>
              <w:t>8</w:t>
            </w:r>
            <w:r>
              <w:rPr>
                <w:rStyle w:val="HTMLCode"/>
                <w:rFonts w:ascii="Consolas" w:eastAsiaTheme="minorHAnsi" w:hAnsi="Consolas"/>
                <w:color w:val="000000"/>
                <w:bdr w:val="none" w:sz="0" w:space="0" w:color="auto" w:frame="1"/>
              </w:rPr>
              <w:t xml:space="preserve">, </w:t>
            </w:r>
            <w:r>
              <w:rPr>
                <w:rStyle w:val="HTMLCode"/>
                <w:rFonts w:ascii="Consolas" w:eastAsiaTheme="minorHAnsi" w:hAnsi="Consolas"/>
                <w:color w:val="009900"/>
                <w:bdr w:val="none" w:sz="0" w:space="0" w:color="auto" w:frame="1"/>
              </w:rPr>
              <w:t>8</w:t>
            </w:r>
            <w:r>
              <w:rPr>
                <w:rStyle w:val="HTMLCode"/>
                <w:rFonts w:ascii="Consolas" w:eastAsiaTheme="minorHAnsi" w:hAnsi="Consolas"/>
                <w:color w:val="000000"/>
                <w:bdr w:val="none" w:sz="0" w:space="0" w:color="auto" w:frame="1"/>
              </w:rPr>
              <w:t>));</w:t>
            </w:r>
          </w:p>
          <w:p w14:paraId="6565222D" w14:textId="77777777" w:rsidR="00597CCA" w:rsidRDefault="00597CCA">
            <w:pPr>
              <w:shd w:val="clear" w:color="auto" w:fill="FFFFFF"/>
              <w:spacing w:line="264" w:lineRule="atLeast"/>
              <w:textAlignment w:val="baseline"/>
              <w:rPr>
                <w:rFonts w:ascii="Consolas" w:hAnsi="Consolas"/>
              </w:rPr>
            </w:pPr>
            <w:r>
              <w:rPr>
                <w:rStyle w:val="HTMLCode"/>
                <w:rFonts w:ascii="Consolas" w:eastAsiaTheme="minorHAnsi" w:hAnsi="Consolas"/>
                <w:bdr w:val="none" w:sz="0" w:space="0" w:color="auto" w:frame="1"/>
              </w:rPr>
              <w:t>         </w:t>
            </w:r>
            <w:r>
              <w:rPr>
                <w:rFonts w:ascii="Consolas" w:hAnsi="Consolas"/>
              </w:rPr>
              <w:t> </w:t>
            </w:r>
          </w:p>
          <w:p w14:paraId="73DCF5A1" w14:textId="77777777" w:rsidR="00597CCA" w:rsidRDefault="00597CCA">
            <w:pPr>
              <w:shd w:val="clear" w:color="auto" w:fill="FFFFFF"/>
              <w:spacing w:line="264" w:lineRule="atLeast"/>
              <w:textAlignment w:val="baseline"/>
              <w:rPr>
                <w:rFonts w:ascii="Consolas" w:hAnsi="Consolas"/>
              </w:rPr>
            </w:pPr>
            <w:r>
              <w:rPr>
                <w:rStyle w:val="HTMLCode"/>
                <w:rFonts w:ascii="Consolas" w:eastAsiaTheme="minorHAnsi" w:hAnsi="Consolas"/>
                <w:bdr w:val="none" w:sz="0" w:space="0" w:color="auto" w:frame="1"/>
              </w:rPr>
              <w:t>        </w:t>
            </w:r>
            <w:r>
              <w:rPr>
                <w:rStyle w:val="HTMLCode"/>
                <w:rFonts w:ascii="Consolas" w:eastAsiaTheme="minorHAnsi" w:hAnsi="Consolas"/>
                <w:color w:val="008200"/>
                <w:bdr w:val="none" w:sz="0" w:space="0" w:color="auto" w:frame="1"/>
              </w:rPr>
              <w:t>//print the original ArrayList</w:t>
            </w:r>
          </w:p>
          <w:p w14:paraId="7EC82728" w14:textId="77777777" w:rsidR="00597CCA" w:rsidRDefault="00597CCA">
            <w:pPr>
              <w:shd w:val="clear" w:color="auto" w:fill="FFFFFF"/>
              <w:spacing w:line="264" w:lineRule="atLeast"/>
              <w:textAlignment w:val="baseline"/>
              <w:rPr>
                <w:rFonts w:ascii="Consolas" w:hAnsi="Consolas"/>
              </w:rPr>
            </w:pPr>
            <w:r>
              <w:rPr>
                <w:rStyle w:val="HTMLCode"/>
                <w:rFonts w:ascii="Consolas" w:eastAsiaTheme="minorHAnsi" w:hAnsi="Consolas"/>
                <w:bdr w:val="none" w:sz="0" w:space="0" w:color="auto" w:frame="1"/>
              </w:rPr>
              <w:t>        </w:t>
            </w:r>
            <w:r>
              <w:rPr>
                <w:rStyle w:val="HTMLCode"/>
                <w:rFonts w:ascii="Consolas" w:eastAsiaTheme="minorHAnsi" w:hAnsi="Consolas"/>
                <w:color w:val="000000"/>
                <w:bdr w:val="none" w:sz="0" w:space="0" w:color="auto" w:frame="1"/>
              </w:rPr>
              <w:t>System.out.println(</w:t>
            </w:r>
            <w:r>
              <w:rPr>
                <w:rStyle w:val="HTMLCode"/>
                <w:rFonts w:ascii="Consolas" w:eastAsiaTheme="minorHAnsi" w:hAnsi="Consolas"/>
                <w:color w:val="0000FF"/>
                <w:bdr w:val="none" w:sz="0" w:space="0" w:color="auto" w:frame="1"/>
              </w:rPr>
              <w:t>"Original ArrayList:"</w:t>
            </w:r>
            <w:r>
              <w:rPr>
                <w:rFonts w:ascii="Consolas" w:hAnsi="Consolas"/>
              </w:rPr>
              <w:t xml:space="preserve"> </w:t>
            </w:r>
            <w:r>
              <w:rPr>
                <w:rStyle w:val="HTMLCode"/>
                <w:rFonts w:ascii="Consolas" w:eastAsiaTheme="minorHAnsi" w:hAnsi="Consolas"/>
                <w:color w:val="000000"/>
                <w:bdr w:val="none" w:sz="0" w:space="0" w:color="auto" w:frame="1"/>
              </w:rPr>
              <w:t>+ numList);</w:t>
            </w:r>
          </w:p>
          <w:p w14:paraId="5F932B88" w14:textId="77777777" w:rsidR="00597CCA" w:rsidRDefault="00597CCA">
            <w:pPr>
              <w:shd w:val="clear" w:color="auto" w:fill="FFFFFF"/>
              <w:spacing w:line="264" w:lineRule="atLeast"/>
              <w:textAlignment w:val="baseline"/>
              <w:rPr>
                <w:rFonts w:ascii="Consolas" w:hAnsi="Consolas"/>
              </w:rPr>
            </w:pPr>
            <w:r>
              <w:rPr>
                <w:rStyle w:val="HTMLCode"/>
                <w:rFonts w:ascii="Consolas" w:eastAsiaTheme="minorHAnsi" w:hAnsi="Consolas"/>
                <w:bdr w:val="none" w:sz="0" w:space="0" w:color="auto" w:frame="1"/>
              </w:rPr>
              <w:t> </w:t>
            </w:r>
            <w:r>
              <w:rPr>
                <w:rFonts w:ascii="Consolas" w:hAnsi="Consolas"/>
              </w:rPr>
              <w:t> </w:t>
            </w:r>
          </w:p>
          <w:p w14:paraId="2BF9DFF1" w14:textId="77777777" w:rsidR="00597CCA" w:rsidRDefault="00597CCA">
            <w:pPr>
              <w:shd w:val="clear" w:color="auto" w:fill="FFFFFF"/>
              <w:spacing w:line="264" w:lineRule="atLeast"/>
              <w:textAlignment w:val="baseline"/>
              <w:rPr>
                <w:rFonts w:ascii="Consolas" w:hAnsi="Consolas"/>
              </w:rPr>
            </w:pPr>
            <w:r>
              <w:rPr>
                <w:rStyle w:val="HTMLCode"/>
                <w:rFonts w:ascii="Consolas" w:eastAsiaTheme="minorHAnsi" w:hAnsi="Consolas"/>
                <w:bdr w:val="none" w:sz="0" w:space="0" w:color="auto" w:frame="1"/>
              </w:rPr>
              <w:t>        </w:t>
            </w:r>
            <w:r>
              <w:rPr>
                <w:rStyle w:val="HTMLCode"/>
                <w:rFonts w:ascii="Consolas" w:eastAsiaTheme="minorHAnsi" w:hAnsi="Consolas"/>
                <w:color w:val="008200"/>
                <w:bdr w:val="none" w:sz="0" w:space="0" w:color="auto" w:frame="1"/>
              </w:rPr>
              <w:t>//Use Java 8 stream().distinct()  method to remove duplicates from the list</w:t>
            </w:r>
          </w:p>
          <w:p w14:paraId="2C10EABB" w14:textId="77777777" w:rsidR="00597CCA" w:rsidRDefault="00597CCA">
            <w:pPr>
              <w:shd w:val="clear" w:color="auto" w:fill="FFFFFF"/>
              <w:spacing w:line="264" w:lineRule="atLeast"/>
              <w:textAlignment w:val="baseline"/>
              <w:rPr>
                <w:rFonts w:ascii="Consolas" w:hAnsi="Consolas"/>
              </w:rPr>
            </w:pPr>
            <w:r>
              <w:rPr>
                <w:rStyle w:val="HTMLCode"/>
                <w:rFonts w:ascii="Consolas" w:eastAsiaTheme="minorHAnsi" w:hAnsi="Consolas"/>
                <w:bdr w:val="none" w:sz="0" w:space="0" w:color="auto" w:frame="1"/>
              </w:rPr>
              <w:t>        </w:t>
            </w:r>
            <w:r>
              <w:rPr>
                <w:rStyle w:val="HTMLCode"/>
                <w:rFonts w:ascii="Consolas" w:eastAsiaTheme="minorHAnsi" w:hAnsi="Consolas"/>
                <w:color w:val="000000"/>
                <w:bdr w:val="none" w:sz="0" w:space="0" w:color="auto" w:frame="1"/>
              </w:rPr>
              <w:t>List&lt;Integer&gt; distinctList = numList.stream().distinct().collect(Collectors.toList());</w:t>
            </w:r>
          </w:p>
          <w:p w14:paraId="2009DB08" w14:textId="77777777" w:rsidR="00597CCA" w:rsidRDefault="00597CCA">
            <w:pPr>
              <w:shd w:val="clear" w:color="auto" w:fill="FFFFFF"/>
              <w:spacing w:line="264" w:lineRule="atLeast"/>
              <w:textAlignment w:val="baseline"/>
              <w:rPr>
                <w:rFonts w:ascii="Consolas" w:hAnsi="Consolas"/>
              </w:rPr>
            </w:pPr>
            <w:r>
              <w:rPr>
                <w:rStyle w:val="HTMLCode"/>
                <w:rFonts w:ascii="Consolas" w:eastAsiaTheme="minorHAnsi" w:hAnsi="Consolas"/>
                <w:bdr w:val="none" w:sz="0" w:space="0" w:color="auto" w:frame="1"/>
              </w:rPr>
              <w:t>        </w:t>
            </w:r>
            <w:r>
              <w:rPr>
                <w:rStyle w:val="HTMLCode"/>
                <w:rFonts w:ascii="Consolas" w:eastAsiaTheme="minorHAnsi" w:hAnsi="Consolas"/>
                <w:color w:val="008200"/>
                <w:bdr w:val="none" w:sz="0" w:space="0" w:color="auto" w:frame="1"/>
              </w:rPr>
              <w:t xml:space="preserve">//print the new list         </w:t>
            </w:r>
          </w:p>
          <w:p w14:paraId="3524863E" w14:textId="77777777" w:rsidR="00597CCA" w:rsidRDefault="00597CCA">
            <w:pPr>
              <w:shd w:val="clear" w:color="auto" w:fill="FFFFFF"/>
              <w:spacing w:line="264" w:lineRule="atLeast"/>
              <w:textAlignment w:val="baseline"/>
              <w:rPr>
                <w:rFonts w:ascii="Consolas" w:hAnsi="Consolas"/>
              </w:rPr>
            </w:pPr>
            <w:r>
              <w:rPr>
                <w:rStyle w:val="HTMLCode"/>
                <w:rFonts w:ascii="Consolas" w:eastAsiaTheme="minorHAnsi" w:hAnsi="Consolas"/>
                <w:bdr w:val="none" w:sz="0" w:space="0" w:color="auto" w:frame="1"/>
              </w:rPr>
              <w:t>        </w:t>
            </w:r>
            <w:r>
              <w:rPr>
                <w:rStyle w:val="HTMLCode"/>
                <w:rFonts w:ascii="Consolas" w:eastAsiaTheme="minorHAnsi" w:hAnsi="Consolas"/>
                <w:color w:val="000000"/>
                <w:bdr w:val="none" w:sz="0" w:space="0" w:color="auto" w:frame="1"/>
              </w:rPr>
              <w:t>System.out.println(</w:t>
            </w:r>
            <w:r>
              <w:rPr>
                <w:rStyle w:val="HTMLCode"/>
                <w:rFonts w:ascii="Consolas" w:eastAsiaTheme="minorHAnsi" w:hAnsi="Consolas"/>
                <w:color w:val="0000FF"/>
                <w:bdr w:val="none" w:sz="0" w:space="0" w:color="auto" w:frame="1"/>
              </w:rPr>
              <w:t>"ArrayList without duplicates:"</w:t>
            </w:r>
            <w:r>
              <w:rPr>
                <w:rFonts w:ascii="Consolas" w:hAnsi="Consolas"/>
              </w:rPr>
              <w:t xml:space="preserve"> </w:t>
            </w:r>
            <w:r>
              <w:rPr>
                <w:rStyle w:val="HTMLCode"/>
                <w:rFonts w:ascii="Consolas" w:eastAsiaTheme="minorHAnsi" w:hAnsi="Consolas"/>
                <w:color w:val="000000"/>
                <w:bdr w:val="none" w:sz="0" w:space="0" w:color="auto" w:frame="1"/>
              </w:rPr>
              <w:t>+ distinctList);</w:t>
            </w:r>
          </w:p>
          <w:p w14:paraId="553EC52D" w14:textId="77777777" w:rsidR="00597CCA" w:rsidRDefault="00597CCA">
            <w:pPr>
              <w:shd w:val="clear" w:color="auto" w:fill="FFFFFF"/>
              <w:spacing w:line="264" w:lineRule="atLeast"/>
              <w:textAlignment w:val="baseline"/>
              <w:rPr>
                <w:rFonts w:ascii="Consolas" w:hAnsi="Consolas"/>
              </w:rPr>
            </w:pPr>
            <w:r>
              <w:rPr>
                <w:rStyle w:val="HTMLCode"/>
                <w:rFonts w:ascii="Consolas" w:eastAsiaTheme="minorHAnsi" w:hAnsi="Consolas"/>
                <w:bdr w:val="none" w:sz="0" w:space="0" w:color="auto" w:frame="1"/>
              </w:rPr>
              <w:t>    </w:t>
            </w:r>
            <w:r>
              <w:rPr>
                <w:rStyle w:val="HTMLCode"/>
                <w:rFonts w:ascii="Consolas" w:eastAsiaTheme="minorHAnsi" w:hAnsi="Consolas"/>
                <w:color w:val="000000"/>
                <w:bdr w:val="none" w:sz="0" w:space="0" w:color="auto" w:frame="1"/>
              </w:rPr>
              <w:t>}</w:t>
            </w:r>
          </w:p>
          <w:p w14:paraId="641F2237" w14:textId="77777777" w:rsidR="00597CCA" w:rsidRDefault="00597CCA">
            <w:pPr>
              <w:shd w:val="clear" w:color="auto" w:fill="FFFFFF"/>
              <w:spacing w:line="264" w:lineRule="atLeast"/>
              <w:textAlignment w:val="baseline"/>
              <w:rPr>
                <w:rFonts w:ascii="Consolas" w:hAnsi="Consolas"/>
              </w:rPr>
            </w:pPr>
            <w:r>
              <w:rPr>
                <w:rStyle w:val="HTMLCode"/>
                <w:rFonts w:ascii="Consolas" w:eastAsiaTheme="minorHAnsi" w:hAnsi="Consolas"/>
                <w:color w:val="000000"/>
                <w:bdr w:val="none" w:sz="0" w:space="0" w:color="auto" w:frame="1"/>
              </w:rPr>
              <w:t>}</w:t>
            </w:r>
          </w:p>
        </w:tc>
      </w:tr>
    </w:tbl>
    <w:p w14:paraId="0EEFDBBC" w14:textId="77777777" w:rsidR="00597CCA" w:rsidRDefault="00597CCA" w:rsidP="00597CCA">
      <w:pPr>
        <w:pStyle w:val="NormalWeb"/>
        <w:shd w:val="clear" w:color="auto" w:fill="FFFFFF"/>
        <w:spacing w:before="0" w:beforeAutospacing="0" w:after="0" w:afterAutospacing="0"/>
        <w:rPr>
          <w:rFonts w:ascii="Work Sans" w:hAnsi="Work Sans"/>
          <w:color w:val="3A3A3A"/>
        </w:rPr>
      </w:pPr>
      <w:r>
        <w:rPr>
          <w:rStyle w:val="Strong"/>
          <w:rFonts w:ascii="Work Sans" w:hAnsi="Work Sans"/>
          <w:color w:val="3A3A3A"/>
          <w:bdr w:val="none" w:sz="0" w:space="0" w:color="auto" w:frame="1"/>
        </w:rPr>
        <w:lastRenderedPageBreak/>
        <w:t>Output:</w:t>
      </w:r>
    </w:p>
    <w:p w14:paraId="22CD66AF" w14:textId="77777777" w:rsidR="00597CCA" w:rsidRDefault="00597CCA" w:rsidP="00597CCA">
      <w:pPr>
        <w:pStyle w:val="NormalWeb"/>
        <w:shd w:val="clear" w:color="auto" w:fill="FFFFFF"/>
        <w:spacing w:before="0" w:beforeAutospacing="0" w:after="336" w:afterAutospacing="0"/>
        <w:rPr>
          <w:rFonts w:ascii="Work Sans" w:hAnsi="Work Sans"/>
          <w:color w:val="3A3A3A"/>
        </w:rPr>
      </w:pPr>
      <w:r>
        <w:rPr>
          <w:rFonts w:ascii="Work Sans" w:hAnsi="Work Sans"/>
          <w:color w:val="3A3A3A"/>
        </w:rPr>
        <w:t>Original ArrayList:[1, 2, 3, 1, 3, 5, 5, 6, 6, 7, 7, 8, 8]</w:t>
      </w:r>
      <w:r>
        <w:rPr>
          <w:rFonts w:ascii="Work Sans" w:hAnsi="Work Sans"/>
          <w:color w:val="3A3A3A"/>
        </w:rPr>
        <w:br/>
        <w:t>ArrayList without duplicates:[1, 2, 3, 5, 6, 7, 8]</w:t>
      </w:r>
    </w:p>
    <w:p w14:paraId="3CE90192" w14:textId="77777777" w:rsidR="00597CCA" w:rsidRDefault="00597CCA" w:rsidP="00597CCA">
      <w:pPr>
        <w:pStyle w:val="NormalWeb"/>
        <w:shd w:val="clear" w:color="auto" w:fill="FFFFFF"/>
        <w:spacing w:before="0" w:beforeAutospacing="0" w:after="0" w:afterAutospacing="0"/>
        <w:rPr>
          <w:rFonts w:ascii="Work Sans" w:hAnsi="Work Sans"/>
          <w:color w:val="3A3A3A"/>
        </w:rPr>
      </w:pPr>
      <w:r>
        <w:rPr>
          <w:rFonts w:ascii="Work Sans" w:hAnsi="Work Sans"/>
          <w:noProof/>
          <w:color w:val="ED0000"/>
          <w:bdr w:val="none" w:sz="0" w:space="0" w:color="auto" w:frame="1"/>
        </w:rPr>
        <w:drawing>
          <wp:inline distT="0" distB="0" distL="0" distR="0" wp14:anchorId="77523AED" wp14:editId="28AB8E36">
            <wp:extent cx="4737100" cy="495300"/>
            <wp:effectExtent l="0" t="0" r="6350" b="0"/>
            <wp:docPr id="149723488" name="Picture 15" descr="Output - Remove duplicates from ArrayList">
              <a:hlinkClick xmlns:a="http://schemas.openxmlformats.org/drawingml/2006/main" r:id="rId24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descr="Output - Remove duplicates from ArrayList">
                      <a:hlinkClick r:id="rId243"/>
                    </pic:cNvPr>
                    <pic:cNvPicPr>
                      <a:picLocks noChangeAspect="1" noChangeArrowheads="1"/>
                    </pic:cNvPicPr>
                  </pic:nvPicPr>
                  <pic:blipFill>
                    <a:blip r:embed="rId244">
                      <a:extLst>
                        <a:ext uri="{28A0092B-C50C-407E-A947-70E740481C1C}">
                          <a14:useLocalDpi xmlns:a14="http://schemas.microsoft.com/office/drawing/2010/main" val="0"/>
                        </a:ext>
                      </a:extLst>
                    </a:blip>
                    <a:srcRect/>
                    <a:stretch>
                      <a:fillRect/>
                    </a:stretch>
                  </pic:blipFill>
                  <pic:spPr bwMode="auto">
                    <a:xfrm>
                      <a:off x="0" y="0"/>
                      <a:ext cx="4737100" cy="495300"/>
                    </a:xfrm>
                    <a:prstGeom prst="rect">
                      <a:avLst/>
                    </a:prstGeom>
                    <a:noFill/>
                    <a:ln>
                      <a:noFill/>
                    </a:ln>
                  </pic:spPr>
                </pic:pic>
              </a:graphicData>
            </a:graphic>
          </wp:inline>
        </w:drawing>
      </w:r>
    </w:p>
    <w:p w14:paraId="51EE0824" w14:textId="77777777" w:rsidR="00597CCA" w:rsidRDefault="00597CCA" w:rsidP="00597CCA">
      <w:pPr>
        <w:pStyle w:val="Heading3"/>
        <w:shd w:val="clear" w:color="auto" w:fill="FFFFFF"/>
        <w:spacing w:before="0" w:line="312" w:lineRule="atLeast"/>
        <w:rPr>
          <w:rFonts w:ascii="Work Sans" w:hAnsi="Work Sans"/>
          <w:color w:val="3A3A3A"/>
          <w:sz w:val="36"/>
          <w:szCs w:val="36"/>
        </w:rPr>
      </w:pPr>
      <w:r>
        <w:rPr>
          <w:rFonts w:ascii="Work Sans" w:hAnsi="Work Sans"/>
          <w:color w:val="3A3A3A"/>
          <w:sz w:val="36"/>
          <w:szCs w:val="36"/>
          <w:bdr w:val="none" w:sz="0" w:space="0" w:color="auto" w:frame="1"/>
        </w:rPr>
        <w:t>Shuffle (Randomize) An ArrayList In Java</w:t>
      </w:r>
    </w:p>
    <w:p w14:paraId="33BB3F92" w14:textId="77777777" w:rsidR="00597CCA" w:rsidRDefault="00597CCA" w:rsidP="00597CCA">
      <w:pPr>
        <w:pStyle w:val="NormalWeb"/>
        <w:shd w:val="clear" w:color="auto" w:fill="FFFFFF"/>
        <w:spacing w:before="0" w:beforeAutospacing="0" w:after="336" w:afterAutospacing="0"/>
        <w:rPr>
          <w:rFonts w:ascii="Work Sans" w:hAnsi="Work Sans"/>
          <w:color w:val="3A3A3A"/>
        </w:rPr>
      </w:pPr>
      <w:r>
        <w:rPr>
          <w:rFonts w:ascii="Work Sans" w:hAnsi="Work Sans"/>
          <w:color w:val="3A3A3A"/>
        </w:rPr>
        <w:t>You can also ‘shuffle’ or randomize the ArrayList elements. This is done using the Collections.shuffle () method. Using this method, either you can shuffle the ArrayList with default settings or provide a random () function that will randomize the elements according to the random value provided.</w:t>
      </w:r>
    </w:p>
    <w:p w14:paraId="31828C7F" w14:textId="77777777" w:rsidR="00597CCA" w:rsidRDefault="00597CCA" w:rsidP="00597CCA">
      <w:pPr>
        <w:pStyle w:val="NormalWeb"/>
        <w:shd w:val="clear" w:color="auto" w:fill="FFFFFF"/>
        <w:spacing w:before="0" w:beforeAutospacing="0" w:after="0" w:afterAutospacing="0"/>
        <w:rPr>
          <w:rFonts w:ascii="Work Sans" w:hAnsi="Work Sans"/>
          <w:color w:val="3A3A3A"/>
        </w:rPr>
      </w:pPr>
      <w:r>
        <w:rPr>
          <w:rStyle w:val="Strong"/>
          <w:rFonts w:ascii="Work Sans" w:hAnsi="Work Sans"/>
          <w:color w:val="3A3A3A"/>
          <w:bdr w:val="none" w:sz="0" w:space="0" w:color="auto" w:frame="1"/>
        </w:rPr>
        <w:t>A Java program to achieve this is given below.</w:t>
      </w:r>
    </w:p>
    <w:tbl>
      <w:tblPr>
        <w:tblW w:w="12408" w:type="dxa"/>
        <w:tblCellSpacing w:w="0" w:type="dxa"/>
        <w:tblCellMar>
          <w:left w:w="0" w:type="dxa"/>
          <w:right w:w="0" w:type="dxa"/>
        </w:tblCellMar>
        <w:tblLook w:val="04A0" w:firstRow="1" w:lastRow="0" w:firstColumn="1" w:lastColumn="0" w:noHBand="0" w:noVBand="1"/>
      </w:tblPr>
      <w:tblGrid>
        <w:gridCol w:w="12408"/>
      </w:tblGrid>
      <w:tr w:rsidR="00597CCA" w14:paraId="42F0531A" w14:textId="77777777" w:rsidTr="00597CCA">
        <w:trPr>
          <w:tblCellSpacing w:w="0" w:type="dxa"/>
        </w:trPr>
        <w:tc>
          <w:tcPr>
            <w:tcW w:w="12408" w:type="dxa"/>
            <w:tcBorders>
              <w:top w:val="nil"/>
              <w:left w:val="nil"/>
              <w:bottom w:val="nil"/>
              <w:right w:val="nil"/>
            </w:tcBorders>
            <w:vAlign w:val="bottom"/>
            <w:hideMark/>
          </w:tcPr>
          <w:p w14:paraId="7854B069" w14:textId="77777777" w:rsidR="00597CCA" w:rsidRDefault="00597CCA">
            <w:pPr>
              <w:shd w:val="clear" w:color="auto" w:fill="FFFFFF"/>
              <w:spacing w:line="264" w:lineRule="atLeast"/>
              <w:textAlignment w:val="baseline"/>
              <w:rPr>
                <w:rFonts w:ascii="Consolas" w:hAnsi="Consolas"/>
              </w:rPr>
            </w:pPr>
            <w:r>
              <w:rPr>
                <w:rStyle w:val="HTMLCode"/>
                <w:rFonts w:ascii="Consolas" w:eastAsiaTheme="minorHAnsi" w:hAnsi="Consolas"/>
                <w:b/>
                <w:bCs/>
                <w:color w:val="006699"/>
                <w:bdr w:val="none" w:sz="0" w:space="0" w:color="auto" w:frame="1"/>
              </w:rPr>
              <w:t>import</w:t>
            </w:r>
            <w:r>
              <w:rPr>
                <w:rFonts w:ascii="Consolas" w:hAnsi="Consolas"/>
              </w:rPr>
              <w:t xml:space="preserve"> </w:t>
            </w:r>
            <w:r>
              <w:rPr>
                <w:rStyle w:val="HTMLCode"/>
                <w:rFonts w:ascii="Consolas" w:eastAsiaTheme="minorHAnsi" w:hAnsi="Consolas"/>
                <w:color w:val="000000"/>
                <w:bdr w:val="none" w:sz="0" w:space="0" w:color="auto" w:frame="1"/>
              </w:rPr>
              <w:t xml:space="preserve">java.util.*; </w:t>
            </w:r>
          </w:p>
          <w:p w14:paraId="6400A8E6" w14:textId="77777777" w:rsidR="00597CCA" w:rsidRDefault="00597CCA">
            <w:pPr>
              <w:shd w:val="clear" w:color="auto" w:fill="FFFFFF"/>
              <w:spacing w:line="264" w:lineRule="atLeast"/>
              <w:textAlignment w:val="baseline"/>
              <w:rPr>
                <w:rFonts w:ascii="Consolas" w:hAnsi="Consolas"/>
              </w:rPr>
            </w:pPr>
            <w:r>
              <w:rPr>
                <w:rStyle w:val="HTMLCode"/>
                <w:rFonts w:ascii="Consolas" w:eastAsiaTheme="minorHAnsi" w:hAnsi="Consolas"/>
                <w:bdr w:val="none" w:sz="0" w:space="0" w:color="auto" w:frame="1"/>
              </w:rPr>
              <w:t>  </w:t>
            </w:r>
            <w:r>
              <w:rPr>
                <w:rFonts w:ascii="Consolas" w:hAnsi="Consolas"/>
              </w:rPr>
              <w:t> </w:t>
            </w:r>
          </w:p>
          <w:p w14:paraId="085C6A08" w14:textId="77777777" w:rsidR="00597CCA" w:rsidRDefault="00597CCA">
            <w:pPr>
              <w:shd w:val="clear" w:color="auto" w:fill="FFFFFF"/>
              <w:spacing w:line="264" w:lineRule="atLeast"/>
              <w:textAlignment w:val="baseline"/>
              <w:rPr>
                <w:rFonts w:ascii="Consolas" w:hAnsi="Consolas"/>
              </w:rPr>
            </w:pPr>
            <w:r>
              <w:rPr>
                <w:rStyle w:val="HTMLCode"/>
                <w:rFonts w:ascii="Consolas" w:eastAsiaTheme="minorHAnsi" w:hAnsi="Consolas"/>
                <w:b/>
                <w:bCs/>
                <w:color w:val="006699"/>
                <w:bdr w:val="none" w:sz="0" w:space="0" w:color="auto" w:frame="1"/>
              </w:rPr>
              <w:t>public</w:t>
            </w:r>
            <w:r>
              <w:rPr>
                <w:rFonts w:ascii="Consolas" w:hAnsi="Consolas"/>
              </w:rPr>
              <w:t xml:space="preserve"> </w:t>
            </w:r>
            <w:r>
              <w:rPr>
                <w:rStyle w:val="HTMLCode"/>
                <w:rFonts w:ascii="Consolas" w:eastAsiaTheme="minorHAnsi" w:hAnsi="Consolas"/>
                <w:b/>
                <w:bCs/>
                <w:color w:val="006699"/>
                <w:bdr w:val="none" w:sz="0" w:space="0" w:color="auto" w:frame="1"/>
              </w:rPr>
              <w:t>class</w:t>
            </w:r>
            <w:r>
              <w:rPr>
                <w:rFonts w:ascii="Consolas" w:hAnsi="Consolas"/>
              </w:rPr>
              <w:t xml:space="preserve"> </w:t>
            </w:r>
            <w:r>
              <w:rPr>
                <w:rStyle w:val="HTMLCode"/>
                <w:rFonts w:ascii="Consolas" w:eastAsiaTheme="minorHAnsi" w:hAnsi="Consolas"/>
                <w:color w:val="000000"/>
                <w:bdr w:val="none" w:sz="0" w:space="0" w:color="auto" w:frame="1"/>
              </w:rPr>
              <w:t xml:space="preserve">Main { </w:t>
            </w:r>
          </w:p>
          <w:p w14:paraId="5C5C6CA7" w14:textId="77777777" w:rsidR="00597CCA" w:rsidRDefault="00597CCA">
            <w:pPr>
              <w:shd w:val="clear" w:color="auto" w:fill="FFFFFF"/>
              <w:spacing w:line="264" w:lineRule="atLeast"/>
              <w:textAlignment w:val="baseline"/>
              <w:rPr>
                <w:rFonts w:ascii="Consolas" w:hAnsi="Consolas"/>
              </w:rPr>
            </w:pPr>
            <w:r>
              <w:rPr>
                <w:rStyle w:val="HTMLCode"/>
                <w:rFonts w:ascii="Consolas" w:eastAsiaTheme="minorHAnsi" w:hAnsi="Consolas"/>
                <w:bdr w:val="none" w:sz="0" w:space="0" w:color="auto" w:frame="1"/>
              </w:rPr>
              <w:t>    </w:t>
            </w:r>
            <w:r>
              <w:rPr>
                <w:rStyle w:val="HTMLCode"/>
                <w:rFonts w:ascii="Consolas" w:eastAsiaTheme="minorHAnsi" w:hAnsi="Consolas"/>
                <w:b/>
                <w:bCs/>
                <w:color w:val="006699"/>
                <w:bdr w:val="none" w:sz="0" w:space="0" w:color="auto" w:frame="1"/>
              </w:rPr>
              <w:t>public</w:t>
            </w:r>
            <w:r>
              <w:rPr>
                <w:rFonts w:ascii="Consolas" w:hAnsi="Consolas"/>
              </w:rPr>
              <w:t xml:space="preserve"> </w:t>
            </w:r>
            <w:r>
              <w:rPr>
                <w:rStyle w:val="HTMLCode"/>
                <w:rFonts w:ascii="Consolas" w:eastAsiaTheme="minorHAnsi" w:hAnsi="Consolas"/>
                <w:b/>
                <w:bCs/>
                <w:color w:val="006699"/>
                <w:bdr w:val="none" w:sz="0" w:space="0" w:color="auto" w:frame="1"/>
              </w:rPr>
              <w:t>static</w:t>
            </w:r>
            <w:r>
              <w:rPr>
                <w:rFonts w:ascii="Consolas" w:hAnsi="Consolas"/>
              </w:rPr>
              <w:t xml:space="preserve"> </w:t>
            </w:r>
            <w:r>
              <w:rPr>
                <w:rStyle w:val="HTMLCode"/>
                <w:rFonts w:ascii="Consolas" w:eastAsiaTheme="minorHAnsi" w:hAnsi="Consolas"/>
                <w:b/>
                <w:bCs/>
                <w:color w:val="006699"/>
                <w:bdr w:val="none" w:sz="0" w:space="0" w:color="auto" w:frame="1"/>
              </w:rPr>
              <w:t>void</w:t>
            </w:r>
            <w:r>
              <w:rPr>
                <w:rFonts w:ascii="Consolas" w:hAnsi="Consolas"/>
              </w:rPr>
              <w:t xml:space="preserve"> </w:t>
            </w:r>
            <w:r>
              <w:rPr>
                <w:rStyle w:val="HTMLCode"/>
                <w:rFonts w:ascii="Consolas" w:eastAsiaTheme="minorHAnsi" w:hAnsi="Consolas"/>
                <w:color w:val="000000"/>
                <w:bdr w:val="none" w:sz="0" w:space="0" w:color="auto" w:frame="1"/>
              </w:rPr>
              <w:t xml:space="preserve">main(String[] args) </w:t>
            </w:r>
          </w:p>
          <w:p w14:paraId="60C121E6" w14:textId="77777777" w:rsidR="00597CCA" w:rsidRDefault="00597CCA">
            <w:pPr>
              <w:shd w:val="clear" w:color="auto" w:fill="FFFFFF"/>
              <w:spacing w:line="264" w:lineRule="atLeast"/>
              <w:textAlignment w:val="baseline"/>
              <w:rPr>
                <w:rFonts w:ascii="Consolas" w:hAnsi="Consolas"/>
              </w:rPr>
            </w:pPr>
            <w:r>
              <w:rPr>
                <w:rStyle w:val="HTMLCode"/>
                <w:rFonts w:ascii="Consolas" w:eastAsiaTheme="minorHAnsi" w:hAnsi="Consolas"/>
                <w:bdr w:val="none" w:sz="0" w:space="0" w:color="auto" w:frame="1"/>
              </w:rPr>
              <w:t>    </w:t>
            </w:r>
            <w:r>
              <w:rPr>
                <w:rStyle w:val="HTMLCode"/>
                <w:rFonts w:ascii="Consolas" w:eastAsiaTheme="minorHAnsi" w:hAnsi="Consolas"/>
                <w:color w:val="000000"/>
                <w:bdr w:val="none" w:sz="0" w:space="0" w:color="auto" w:frame="1"/>
              </w:rPr>
              <w:t xml:space="preserve">{ </w:t>
            </w:r>
          </w:p>
          <w:p w14:paraId="6C3E6F96" w14:textId="77777777" w:rsidR="00597CCA" w:rsidRDefault="00597CCA">
            <w:pPr>
              <w:shd w:val="clear" w:color="auto" w:fill="FFFFFF"/>
              <w:spacing w:line="264" w:lineRule="atLeast"/>
              <w:textAlignment w:val="baseline"/>
              <w:rPr>
                <w:rFonts w:ascii="Consolas" w:hAnsi="Consolas"/>
              </w:rPr>
            </w:pPr>
            <w:r>
              <w:rPr>
                <w:rStyle w:val="HTMLCode"/>
                <w:rFonts w:ascii="Consolas" w:eastAsiaTheme="minorHAnsi" w:hAnsi="Consolas"/>
                <w:bdr w:val="none" w:sz="0" w:space="0" w:color="auto" w:frame="1"/>
              </w:rPr>
              <w:t>        </w:t>
            </w:r>
            <w:r>
              <w:rPr>
                <w:rStyle w:val="HTMLCode"/>
                <w:rFonts w:ascii="Consolas" w:eastAsiaTheme="minorHAnsi" w:hAnsi="Consolas"/>
                <w:color w:val="008200"/>
                <w:bdr w:val="none" w:sz="0" w:space="0" w:color="auto" w:frame="1"/>
              </w:rPr>
              <w:t xml:space="preserve">//create and initialize a String ArrayList       </w:t>
            </w:r>
          </w:p>
          <w:p w14:paraId="324BB113" w14:textId="77777777" w:rsidR="00597CCA" w:rsidRDefault="00597CCA">
            <w:pPr>
              <w:shd w:val="clear" w:color="auto" w:fill="FFFFFF"/>
              <w:spacing w:line="264" w:lineRule="atLeast"/>
              <w:textAlignment w:val="baseline"/>
              <w:rPr>
                <w:rFonts w:ascii="Consolas" w:hAnsi="Consolas"/>
              </w:rPr>
            </w:pPr>
            <w:r>
              <w:rPr>
                <w:rStyle w:val="HTMLCode"/>
                <w:rFonts w:ascii="Consolas" w:eastAsiaTheme="minorHAnsi" w:hAnsi="Consolas"/>
                <w:bdr w:val="none" w:sz="0" w:space="0" w:color="auto" w:frame="1"/>
              </w:rPr>
              <w:lastRenderedPageBreak/>
              <w:t>        </w:t>
            </w:r>
            <w:r>
              <w:rPr>
                <w:rStyle w:val="HTMLCode"/>
                <w:rFonts w:ascii="Consolas" w:eastAsiaTheme="minorHAnsi" w:hAnsi="Consolas"/>
                <w:color w:val="000000"/>
                <w:bdr w:val="none" w:sz="0" w:space="0" w:color="auto" w:frame="1"/>
              </w:rPr>
              <w:t xml:space="preserve">ArrayList&lt;String&gt; strlist = </w:t>
            </w:r>
            <w:r>
              <w:rPr>
                <w:rStyle w:val="HTMLCode"/>
                <w:rFonts w:ascii="Consolas" w:eastAsiaTheme="minorHAnsi" w:hAnsi="Consolas"/>
                <w:b/>
                <w:bCs/>
                <w:color w:val="006699"/>
                <w:bdr w:val="none" w:sz="0" w:space="0" w:color="auto" w:frame="1"/>
              </w:rPr>
              <w:t>new</w:t>
            </w:r>
            <w:r>
              <w:rPr>
                <w:rFonts w:ascii="Consolas" w:hAnsi="Consolas"/>
              </w:rPr>
              <w:t xml:space="preserve"> </w:t>
            </w:r>
            <w:r>
              <w:rPr>
                <w:rStyle w:val="HTMLCode"/>
                <w:rFonts w:ascii="Consolas" w:eastAsiaTheme="minorHAnsi" w:hAnsi="Consolas"/>
                <w:color w:val="000000"/>
                <w:bdr w:val="none" w:sz="0" w:space="0" w:color="auto" w:frame="1"/>
              </w:rPr>
              <w:t xml:space="preserve">ArrayList&lt;String&gt;(); </w:t>
            </w:r>
          </w:p>
          <w:p w14:paraId="1CD4E8D1" w14:textId="77777777" w:rsidR="00597CCA" w:rsidRDefault="00597CCA">
            <w:pPr>
              <w:shd w:val="clear" w:color="auto" w:fill="FFFFFF"/>
              <w:spacing w:line="264" w:lineRule="atLeast"/>
              <w:textAlignment w:val="baseline"/>
              <w:rPr>
                <w:rFonts w:ascii="Consolas" w:hAnsi="Consolas"/>
              </w:rPr>
            </w:pPr>
            <w:r>
              <w:rPr>
                <w:rStyle w:val="HTMLCode"/>
                <w:rFonts w:ascii="Consolas" w:eastAsiaTheme="minorHAnsi" w:hAnsi="Consolas"/>
                <w:bdr w:val="none" w:sz="0" w:space="0" w:color="auto" w:frame="1"/>
              </w:rPr>
              <w:t>        </w:t>
            </w:r>
            <w:r>
              <w:rPr>
                <w:rStyle w:val="HTMLCode"/>
                <w:rFonts w:ascii="Consolas" w:eastAsiaTheme="minorHAnsi" w:hAnsi="Consolas"/>
                <w:color w:val="000000"/>
                <w:bdr w:val="none" w:sz="0" w:space="0" w:color="auto" w:frame="1"/>
              </w:rPr>
              <w:t>strlist.add(</w:t>
            </w:r>
            <w:r>
              <w:rPr>
                <w:rStyle w:val="HTMLCode"/>
                <w:rFonts w:ascii="Consolas" w:eastAsiaTheme="minorHAnsi" w:hAnsi="Consolas"/>
                <w:color w:val="0000FF"/>
                <w:bdr w:val="none" w:sz="0" w:space="0" w:color="auto" w:frame="1"/>
              </w:rPr>
              <w:t>"east"</w:t>
            </w:r>
            <w:r>
              <w:rPr>
                <w:rStyle w:val="HTMLCode"/>
                <w:rFonts w:ascii="Consolas" w:eastAsiaTheme="minorHAnsi" w:hAnsi="Consolas"/>
                <w:color w:val="000000"/>
                <w:bdr w:val="none" w:sz="0" w:space="0" w:color="auto" w:frame="1"/>
              </w:rPr>
              <w:t xml:space="preserve">); </w:t>
            </w:r>
          </w:p>
          <w:p w14:paraId="2EF45545" w14:textId="77777777" w:rsidR="00597CCA" w:rsidRDefault="00597CCA">
            <w:pPr>
              <w:shd w:val="clear" w:color="auto" w:fill="FFFFFF"/>
              <w:spacing w:line="264" w:lineRule="atLeast"/>
              <w:textAlignment w:val="baseline"/>
              <w:rPr>
                <w:rFonts w:ascii="Consolas" w:hAnsi="Consolas"/>
              </w:rPr>
            </w:pPr>
            <w:r>
              <w:rPr>
                <w:rStyle w:val="HTMLCode"/>
                <w:rFonts w:ascii="Consolas" w:eastAsiaTheme="minorHAnsi" w:hAnsi="Consolas"/>
                <w:bdr w:val="none" w:sz="0" w:space="0" w:color="auto" w:frame="1"/>
              </w:rPr>
              <w:t>        </w:t>
            </w:r>
            <w:r>
              <w:rPr>
                <w:rStyle w:val="HTMLCode"/>
                <w:rFonts w:ascii="Consolas" w:eastAsiaTheme="minorHAnsi" w:hAnsi="Consolas"/>
                <w:color w:val="000000"/>
                <w:bdr w:val="none" w:sz="0" w:space="0" w:color="auto" w:frame="1"/>
              </w:rPr>
              <w:t>strlist.add(</w:t>
            </w:r>
            <w:r>
              <w:rPr>
                <w:rStyle w:val="HTMLCode"/>
                <w:rFonts w:ascii="Consolas" w:eastAsiaTheme="minorHAnsi" w:hAnsi="Consolas"/>
                <w:color w:val="0000FF"/>
                <w:bdr w:val="none" w:sz="0" w:space="0" w:color="auto" w:frame="1"/>
              </w:rPr>
              <w:t>"west"</w:t>
            </w:r>
            <w:r>
              <w:rPr>
                <w:rStyle w:val="HTMLCode"/>
                <w:rFonts w:ascii="Consolas" w:eastAsiaTheme="minorHAnsi" w:hAnsi="Consolas"/>
                <w:color w:val="000000"/>
                <w:bdr w:val="none" w:sz="0" w:space="0" w:color="auto" w:frame="1"/>
              </w:rPr>
              <w:t xml:space="preserve">); </w:t>
            </w:r>
          </w:p>
          <w:p w14:paraId="6E780C82" w14:textId="77777777" w:rsidR="00597CCA" w:rsidRDefault="00597CCA">
            <w:pPr>
              <w:shd w:val="clear" w:color="auto" w:fill="FFFFFF"/>
              <w:spacing w:line="264" w:lineRule="atLeast"/>
              <w:textAlignment w:val="baseline"/>
              <w:rPr>
                <w:rFonts w:ascii="Consolas" w:hAnsi="Consolas"/>
              </w:rPr>
            </w:pPr>
            <w:r>
              <w:rPr>
                <w:rStyle w:val="HTMLCode"/>
                <w:rFonts w:ascii="Consolas" w:eastAsiaTheme="minorHAnsi" w:hAnsi="Consolas"/>
                <w:bdr w:val="none" w:sz="0" w:space="0" w:color="auto" w:frame="1"/>
              </w:rPr>
              <w:t>        </w:t>
            </w:r>
            <w:r>
              <w:rPr>
                <w:rStyle w:val="HTMLCode"/>
                <w:rFonts w:ascii="Consolas" w:eastAsiaTheme="minorHAnsi" w:hAnsi="Consolas"/>
                <w:color w:val="000000"/>
                <w:bdr w:val="none" w:sz="0" w:space="0" w:color="auto" w:frame="1"/>
              </w:rPr>
              <w:t>strlist.add(</w:t>
            </w:r>
            <w:r>
              <w:rPr>
                <w:rStyle w:val="HTMLCode"/>
                <w:rFonts w:ascii="Consolas" w:eastAsiaTheme="minorHAnsi" w:hAnsi="Consolas"/>
                <w:color w:val="0000FF"/>
                <w:bdr w:val="none" w:sz="0" w:space="0" w:color="auto" w:frame="1"/>
              </w:rPr>
              <w:t>"north"</w:t>
            </w:r>
            <w:r>
              <w:rPr>
                <w:rStyle w:val="HTMLCode"/>
                <w:rFonts w:ascii="Consolas" w:eastAsiaTheme="minorHAnsi" w:hAnsi="Consolas"/>
                <w:color w:val="000000"/>
                <w:bdr w:val="none" w:sz="0" w:space="0" w:color="auto" w:frame="1"/>
              </w:rPr>
              <w:t xml:space="preserve">); </w:t>
            </w:r>
          </w:p>
          <w:p w14:paraId="0E84CC45" w14:textId="77777777" w:rsidR="00597CCA" w:rsidRDefault="00597CCA">
            <w:pPr>
              <w:shd w:val="clear" w:color="auto" w:fill="FFFFFF"/>
              <w:spacing w:line="264" w:lineRule="atLeast"/>
              <w:textAlignment w:val="baseline"/>
              <w:rPr>
                <w:rFonts w:ascii="Consolas" w:hAnsi="Consolas"/>
              </w:rPr>
            </w:pPr>
            <w:r>
              <w:rPr>
                <w:rStyle w:val="HTMLCode"/>
                <w:rFonts w:ascii="Consolas" w:eastAsiaTheme="minorHAnsi" w:hAnsi="Consolas"/>
                <w:bdr w:val="none" w:sz="0" w:space="0" w:color="auto" w:frame="1"/>
              </w:rPr>
              <w:t>        </w:t>
            </w:r>
            <w:r>
              <w:rPr>
                <w:rStyle w:val="HTMLCode"/>
                <w:rFonts w:ascii="Consolas" w:eastAsiaTheme="minorHAnsi" w:hAnsi="Consolas"/>
                <w:color w:val="000000"/>
                <w:bdr w:val="none" w:sz="0" w:space="0" w:color="auto" w:frame="1"/>
              </w:rPr>
              <w:t>strlist.add(</w:t>
            </w:r>
            <w:r>
              <w:rPr>
                <w:rStyle w:val="HTMLCode"/>
                <w:rFonts w:ascii="Consolas" w:eastAsiaTheme="minorHAnsi" w:hAnsi="Consolas"/>
                <w:color w:val="0000FF"/>
                <w:bdr w:val="none" w:sz="0" w:space="0" w:color="auto" w:frame="1"/>
              </w:rPr>
              <w:t>"south"</w:t>
            </w:r>
            <w:r>
              <w:rPr>
                <w:rStyle w:val="HTMLCode"/>
                <w:rFonts w:ascii="Consolas" w:eastAsiaTheme="minorHAnsi" w:hAnsi="Consolas"/>
                <w:color w:val="000000"/>
                <w:bdr w:val="none" w:sz="0" w:space="0" w:color="auto" w:frame="1"/>
              </w:rPr>
              <w:t xml:space="preserve">); </w:t>
            </w:r>
          </w:p>
          <w:p w14:paraId="179D1C0E" w14:textId="77777777" w:rsidR="00597CCA" w:rsidRDefault="00597CCA">
            <w:pPr>
              <w:shd w:val="clear" w:color="auto" w:fill="FFFFFF"/>
              <w:spacing w:line="264" w:lineRule="atLeast"/>
              <w:textAlignment w:val="baseline"/>
              <w:rPr>
                <w:rFonts w:ascii="Consolas" w:hAnsi="Consolas"/>
              </w:rPr>
            </w:pPr>
            <w:r>
              <w:rPr>
                <w:rStyle w:val="HTMLCode"/>
                <w:rFonts w:ascii="Consolas" w:eastAsiaTheme="minorHAnsi" w:hAnsi="Consolas"/>
                <w:bdr w:val="none" w:sz="0" w:space="0" w:color="auto" w:frame="1"/>
              </w:rPr>
              <w:t>        </w:t>
            </w:r>
            <w:r>
              <w:rPr>
                <w:rStyle w:val="HTMLCode"/>
                <w:rFonts w:ascii="Consolas" w:eastAsiaTheme="minorHAnsi" w:hAnsi="Consolas"/>
                <w:color w:val="000000"/>
                <w:bdr w:val="none" w:sz="0" w:space="0" w:color="auto" w:frame="1"/>
              </w:rPr>
              <w:t>strlist.add(</w:t>
            </w:r>
            <w:r>
              <w:rPr>
                <w:rStyle w:val="HTMLCode"/>
                <w:rFonts w:ascii="Consolas" w:eastAsiaTheme="minorHAnsi" w:hAnsi="Consolas"/>
                <w:color w:val="0000FF"/>
                <w:bdr w:val="none" w:sz="0" w:space="0" w:color="auto" w:frame="1"/>
              </w:rPr>
              <w:t>"southwest"</w:t>
            </w:r>
            <w:r>
              <w:rPr>
                <w:rStyle w:val="HTMLCode"/>
                <w:rFonts w:ascii="Consolas" w:eastAsiaTheme="minorHAnsi" w:hAnsi="Consolas"/>
                <w:color w:val="000000"/>
                <w:bdr w:val="none" w:sz="0" w:space="0" w:color="auto" w:frame="1"/>
              </w:rPr>
              <w:t xml:space="preserve">); </w:t>
            </w:r>
          </w:p>
          <w:p w14:paraId="014A0647" w14:textId="77777777" w:rsidR="00597CCA" w:rsidRDefault="00597CCA">
            <w:pPr>
              <w:shd w:val="clear" w:color="auto" w:fill="FFFFFF"/>
              <w:spacing w:line="264" w:lineRule="atLeast"/>
              <w:textAlignment w:val="baseline"/>
              <w:rPr>
                <w:rFonts w:ascii="Consolas" w:hAnsi="Consolas"/>
              </w:rPr>
            </w:pPr>
            <w:r>
              <w:rPr>
                <w:rStyle w:val="HTMLCode"/>
                <w:rFonts w:ascii="Consolas" w:eastAsiaTheme="minorHAnsi" w:hAnsi="Consolas"/>
                <w:bdr w:val="none" w:sz="0" w:space="0" w:color="auto" w:frame="1"/>
              </w:rPr>
              <w:t>        </w:t>
            </w:r>
            <w:r>
              <w:rPr>
                <w:rStyle w:val="HTMLCode"/>
                <w:rFonts w:ascii="Consolas" w:eastAsiaTheme="minorHAnsi" w:hAnsi="Consolas"/>
                <w:color w:val="000000"/>
                <w:bdr w:val="none" w:sz="0" w:space="0" w:color="auto" w:frame="1"/>
              </w:rPr>
              <w:t>strlist.add(</w:t>
            </w:r>
            <w:r>
              <w:rPr>
                <w:rStyle w:val="HTMLCode"/>
                <w:rFonts w:ascii="Consolas" w:eastAsiaTheme="minorHAnsi" w:hAnsi="Consolas"/>
                <w:color w:val="0000FF"/>
                <w:bdr w:val="none" w:sz="0" w:space="0" w:color="auto" w:frame="1"/>
              </w:rPr>
              <w:t>"northeast"</w:t>
            </w:r>
            <w:r>
              <w:rPr>
                <w:rStyle w:val="HTMLCode"/>
                <w:rFonts w:ascii="Consolas" w:eastAsiaTheme="minorHAnsi" w:hAnsi="Consolas"/>
                <w:color w:val="000000"/>
                <w:bdr w:val="none" w:sz="0" w:space="0" w:color="auto" w:frame="1"/>
              </w:rPr>
              <w:t xml:space="preserve">); </w:t>
            </w:r>
          </w:p>
          <w:p w14:paraId="0FDF8652" w14:textId="77777777" w:rsidR="00597CCA" w:rsidRDefault="00597CCA">
            <w:pPr>
              <w:shd w:val="clear" w:color="auto" w:fill="FFFFFF"/>
              <w:spacing w:line="264" w:lineRule="atLeast"/>
              <w:textAlignment w:val="baseline"/>
              <w:rPr>
                <w:rFonts w:ascii="Consolas" w:hAnsi="Consolas"/>
              </w:rPr>
            </w:pPr>
            <w:r>
              <w:rPr>
                <w:rStyle w:val="HTMLCode"/>
                <w:rFonts w:ascii="Consolas" w:eastAsiaTheme="minorHAnsi" w:hAnsi="Consolas"/>
                <w:bdr w:val="none" w:sz="0" w:space="0" w:color="auto" w:frame="1"/>
              </w:rPr>
              <w:t>        </w:t>
            </w:r>
            <w:r>
              <w:rPr>
                <w:rStyle w:val="HTMLCode"/>
                <w:rFonts w:ascii="Consolas" w:eastAsiaTheme="minorHAnsi" w:hAnsi="Consolas"/>
                <w:color w:val="008200"/>
                <w:bdr w:val="none" w:sz="0" w:space="0" w:color="auto" w:frame="1"/>
              </w:rPr>
              <w:t>//print the original list</w:t>
            </w:r>
          </w:p>
          <w:p w14:paraId="0D30B7EF" w14:textId="77777777" w:rsidR="00597CCA" w:rsidRDefault="00597CCA">
            <w:pPr>
              <w:shd w:val="clear" w:color="auto" w:fill="FFFFFF"/>
              <w:spacing w:line="264" w:lineRule="atLeast"/>
              <w:textAlignment w:val="baseline"/>
              <w:rPr>
                <w:rFonts w:ascii="Consolas" w:hAnsi="Consolas"/>
              </w:rPr>
            </w:pPr>
            <w:r>
              <w:rPr>
                <w:rStyle w:val="HTMLCode"/>
                <w:rFonts w:ascii="Consolas" w:eastAsiaTheme="minorHAnsi" w:hAnsi="Consolas"/>
                <w:bdr w:val="none" w:sz="0" w:space="0" w:color="auto" w:frame="1"/>
              </w:rPr>
              <w:t>        </w:t>
            </w:r>
            <w:r>
              <w:rPr>
                <w:rStyle w:val="HTMLCode"/>
                <w:rFonts w:ascii="Consolas" w:eastAsiaTheme="minorHAnsi" w:hAnsi="Consolas"/>
                <w:color w:val="000000"/>
                <w:bdr w:val="none" w:sz="0" w:space="0" w:color="auto" w:frame="1"/>
              </w:rPr>
              <w:t>System.out.println(</w:t>
            </w:r>
            <w:r>
              <w:rPr>
                <w:rStyle w:val="HTMLCode"/>
                <w:rFonts w:ascii="Consolas" w:eastAsiaTheme="minorHAnsi" w:hAnsi="Consolas"/>
                <w:color w:val="0000FF"/>
                <w:bdr w:val="none" w:sz="0" w:space="0" w:color="auto" w:frame="1"/>
              </w:rPr>
              <w:t>"Original ArrayList : \n"</w:t>
            </w:r>
            <w:r>
              <w:rPr>
                <w:rFonts w:ascii="Consolas" w:hAnsi="Consolas"/>
              </w:rPr>
              <w:t xml:space="preserve"> </w:t>
            </w:r>
            <w:r>
              <w:rPr>
                <w:rStyle w:val="HTMLCode"/>
                <w:rFonts w:ascii="Consolas" w:eastAsiaTheme="minorHAnsi" w:hAnsi="Consolas"/>
                <w:color w:val="000000"/>
                <w:bdr w:val="none" w:sz="0" w:space="0" w:color="auto" w:frame="1"/>
              </w:rPr>
              <w:t xml:space="preserve">+ strlist); </w:t>
            </w:r>
          </w:p>
          <w:p w14:paraId="210CF706" w14:textId="77777777" w:rsidR="00597CCA" w:rsidRDefault="00597CCA">
            <w:pPr>
              <w:shd w:val="clear" w:color="auto" w:fill="FFFFFF"/>
              <w:spacing w:line="264" w:lineRule="atLeast"/>
              <w:textAlignment w:val="baseline"/>
              <w:rPr>
                <w:rFonts w:ascii="Consolas" w:hAnsi="Consolas"/>
              </w:rPr>
            </w:pPr>
            <w:r>
              <w:rPr>
                <w:rStyle w:val="HTMLCode"/>
                <w:rFonts w:ascii="Consolas" w:eastAsiaTheme="minorHAnsi" w:hAnsi="Consolas"/>
                <w:bdr w:val="none" w:sz="0" w:space="0" w:color="auto" w:frame="1"/>
              </w:rPr>
              <w:t>  </w:t>
            </w:r>
            <w:r>
              <w:rPr>
                <w:rFonts w:ascii="Consolas" w:hAnsi="Consolas"/>
              </w:rPr>
              <w:t> </w:t>
            </w:r>
          </w:p>
          <w:p w14:paraId="096D5CF0" w14:textId="77777777" w:rsidR="00597CCA" w:rsidRDefault="00597CCA">
            <w:pPr>
              <w:shd w:val="clear" w:color="auto" w:fill="FFFFFF"/>
              <w:spacing w:line="264" w:lineRule="atLeast"/>
              <w:textAlignment w:val="baseline"/>
              <w:rPr>
                <w:rFonts w:ascii="Consolas" w:hAnsi="Consolas"/>
              </w:rPr>
            </w:pPr>
            <w:r>
              <w:rPr>
                <w:rStyle w:val="HTMLCode"/>
                <w:rFonts w:ascii="Consolas" w:eastAsiaTheme="minorHAnsi" w:hAnsi="Consolas"/>
                <w:bdr w:val="none" w:sz="0" w:space="0" w:color="auto" w:frame="1"/>
              </w:rPr>
              <w:t>        </w:t>
            </w:r>
            <w:r>
              <w:rPr>
                <w:rStyle w:val="HTMLCode"/>
                <w:rFonts w:ascii="Consolas" w:eastAsiaTheme="minorHAnsi" w:hAnsi="Consolas"/>
                <w:color w:val="008200"/>
                <w:bdr w:val="none" w:sz="0" w:space="0" w:color="auto" w:frame="1"/>
              </w:rPr>
              <w:t>//shuffle the ArrayList without random function</w:t>
            </w:r>
          </w:p>
          <w:p w14:paraId="4393246A" w14:textId="77777777" w:rsidR="00597CCA" w:rsidRDefault="00597CCA">
            <w:pPr>
              <w:shd w:val="clear" w:color="auto" w:fill="FFFFFF"/>
              <w:spacing w:line="264" w:lineRule="atLeast"/>
              <w:textAlignment w:val="baseline"/>
              <w:rPr>
                <w:rFonts w:ascii="Consolas" w:hAnsi="Consolas"/>
              </w:rPr>
            </w:pPr>
            <w:r>
              <w:rPr>
                <w:rStyle w:val="HTMLCode"/>
                <w:rFonts w:ascii="Consolas" w:eastAsiaTheme="minorHAnsi" w:hAnsi="Consolas"/>
                <w:bdr w:val="none" w:sz="0" w:space="0" w:color="auto" w:frame="1"/>
              </w:rPr>
              <w:t>        </w:t>
            </w:r>
            <w:r>
              <w:rPr>
                <w:rStyle w:val="HTMLCode"/>
                <w:rFonts w:ascii="Consolas" w:eastAsiaTheme="minorHAnsi" w:hAnsi="Consolas"/>
                <w:color w:val="000000"/>
                <w:bdr w:val="none" w:sz="0" w:space="0" w:color="auto" w:frame="1"/>
              </w:rPr>
              <w:t>Collections.shuffle(strlist);</w:t>
            </w:r>
          </w:p>
          <w:p w14:paraId="7EE8C1B2" w14:textId="77777777" w:rsidR="00597CCA" w:rsidRDefault="00597CCA">
            <w:pPr>
              <w:shd w:val="clear" w:color="auto" w:fill="FFFFFF"/>
              <w:spacing w:line="264" w:lineRule="atLeast"/>
              <w:textAlignment w:val="baseline"/>
              <w:rPr>
                <w:rFonts w:ascii="Consolas" w:hAnsi="Consolas"/>
              </w:rPr>
            </w:pPr>
            <w:r>
              <w:rPr>
                <w:rStyle w:val="HTMLCode"/>
                <w:rFonts w:ascii="Consolas" w:eastAsiaTheme="minorHAnsi" w:hAnsi="Consolas"/>
                <w:bdr w:val="none" w:sz="0" w:space="0" w:color="auto" w:frame="1"/>
              </w:rPr>
              <w:t>        </w:t>
            </w:r>
            <w:r>
              <w:rPr>
                <w:rStyle w:val="HTMLCode"/>
                <w:rFonts w:ascii="Consolas" w:eastAsiaTheme="minorHAnsi" w:hAnsi="Consolas"/>
                <w:color w:val="000000"/>
                <w:bdr w:val="none" w:sz="0" w:space="0" w:color="auto" w:frame="1"/>
              </w:rPr>
              <w:t>System.out.println(</w:t>
            </w:r>
            <w:r>
              <w:rPr>
                <w:rStyle w:val="HTMLCode"/>
                <w:rFonts w:ascii="Consolas" w:eastAsiaTheme="minorHAnsi" w:hAnsi="Consolas"/>
                <w:color w:val="0000FF"/>
                <w:bdr w:val="none" w:sz="0" w:space="0" w:color="auto" w:frame="1"/>
              </w:rPr>
              <w:t>"\nShuffled ArrayList without Random() : \n"</w:t>
            </w:r>
          </w:p>
          <w:p w14:paraId="425BC140" w14:textId="77777777" w:rsidR="00597CCA" w:rsidRDefault="00597CCA">
            <w:pPr>
              <w:shd w:val="clear" w:color="auto" w:fill="FFFFFF"/>
              <w:spacing w:line="264" w:lineRule="atLeast"/>
              <w:textAlignment w:val="baseline"/>
              <w:rPr>
                <w:rFonts w:ascii="Consolas" w:hAnsi="Consolas"/>
              </w:rPr>
            </w:pPr>
            <w:r>
              <w:rPr>
                <w:rStyle w:val="HTMLCode"/>
                <w:rFonts w:ascii="Consolas" w:eastAsiaTheme="minorHAnsi" w:hAnsi="Consolas"/>
                <w:bdr w:val="none" w:sz="0" w:space="0" w:color="auto" w:frame="1"/>
              </w:rPr>
              <w:t>                           </w:t>
            </w:r>
            <w:r>
              <w:rPr>
                <w:rStyle w:val="HTMLCode"/>
                <w:rFonts w:ascii="Consolas" w:eastAsiaTheme="minorHAnsi" w:hAnsi="Consolas"/>
                <w:color w:val="000000"/>
                <w:bdr w:val="none" w:sz="0" w:space="0" w:color="auto" w:frame="1"/>
              </w:rPr>
              <w:t xml:space="preserve">+ strlist); </w:t>
            </w:r>
          </w:p>
          <w:p w14:paraId="55118A31" w14:textId="77777777" w:rsidR="00597CCA" w:rsidRDefault="00597CCA">
            <w:pPr>
              <w:shd w:val="clear" w:color="auto" w:fill="FFFFFF"/>
              <w:spacing w:line="264" w:lineRule="atLeast"/>
              <w:textAlignment w:val="baseline"/>
              <w:rPr>
                <w:rFonts w:ascii="Consolas" w:hAnsi="Consolas"/>
              </w:rPr>
            </w:pPr>
            <w:r>
              <w:rPr>
                <w:rStyle w:val="HTMLCode"/>
                <w:rFonts w:ascii="Consolas" w:eastAsiaTheme="minorHAnsi" w:hAnsi="Consolas"/>
                <w:bdr w:val="none" w:sz="0" w:space="0" w:color="auto" w:frame="1"/>
              </w:rPr>
              <w:t>  </w:t>
            </w:r>
            <w:r>
              <w:rPr>
                <w:rFonts w:ascii="Consolas" w:hAnsi="Consolas"/>
              </w:rPr>
              <w:t> </w:t>
            </w:r>
          </w:p>
          <w:p w14:paraId="1CEF60C1" w14:textId="77777777" w:rsidR="00597CCA" w:rsidRDefault="00597CCA">
            <w:pPr>
              <w:shd w:val="clear" w:color="auto" w:fill="FFFFFF"/>
              <w:spacing w:line="264" w:lineRule="atLeast"/>
              <w:textAlignment w:val="baseline"/>
              <w:rPr>
                <w:rFonts w:ascii="Consolas" w:hAnsi="Consolas"/>
              </w:rPr>
            </w:pPr>
            <w:r>
              <w:rPr>
                <w:rStyle w:val="HTMLCode"/>
                <w:rFonts w:ascii="Consolas" w:eastAsiaTheme="minorHAnsi" w:hAnsi="Consolas"/>
                <w:bdr w:val="none" w:sz="0" w:space="0" w:color="auto" w:frame="1"/>
              </w:rPr>
              <w:t>        </w:t>
            </w:r>
            <w:r>
              <w:rPr>
                <w:rStyle w:val="HTMLCode"/>
                <w:rFonts w:ascii="Consolas" w:eastAsiaTheme="minorHAnsi" w:hAnsi="Consolas"/>
                <w:color w:val="008200"/>
                <w:bdr w:val="none" w:sz="0" w:space="0" w:color="auto" w:frame="1"/>
              </w:rPr>
              <w:t xml:space="preserve">// shuffle the ArrayList with random() function </w:t>
            </w:r>
          </w:p>
          <w:p w14:paraId="265F959F" w14:textId="77777777" w:rsidR="00597CCA" w:rsidRDefault="00597CCA">
            <w:pPr>
              <w:shd w:val="clear" w:color="auto" w:fill="FFFFFF"/>
              <w:spacing w:line="264" w:lineRule="atLeast"/>
              <w:textAlignment w:val="baseline"/>
              <w:rPr>
                <w:rFonts w:ascii="Consolas" w:hAnsi="Consolas"/>
              </w:rPr>
            </w:pPr>
            <w:r>
              <w:rPr>
                <w:rStyle w:val="HTMLCode"/>
                <w:rFonts w:ascii="Consolas" w:eastAsiaTheme="minorHAnsi" w:hAnsi="Consolas"/>
                <w:bdr w:val="none" w:sz="0" w:space="0" w:color="auto" w:frame="1"/>
              </w:rPr>
              <w:t>        </w:t>
            </w:r>
            <w:r>
              <w:rPr>
                <w:rStyle w:val="HTMLCode"/>
                <w:rFonts w:ascii="Consolas" w:eastAsiaTheme="minorHAnsi" w:hAnsi="Consolas"/>
                <w:color w:val="000000"/>
                <w:bdr w:val="none" w:sz="0" w:space="0" w:color="auto" w:frame="1"/>
              </w:rPr>
              <w:t xml:space="preserve">Collections.shuffle(strlist, </w:t>
            </w:r>
            <w:r>
              <w:rPr>
                <w:rStyle w:val="HTMLCode"/>
                <w:rFonts w:ascii="Consolas" w:eastAsiaTheme="minorHAnsi" w:hAnsi="Consolas"/>
                <w:b/>
                <w:bCs/>
                <w:color w:val="006699"/>
                <w:bdr w:val="none" w:sz="0" w:space="0" w:color="auto" w:frame="1"/>
              </w:rPr>
              <w:t>new</w:t>
            </w:r>
            <w:r>
              <w:rPr>
                <w:rFonts w:ascii="Consolas" w:hAnsi="Consolas"/>
              </w:rPr>
              <w:t xml:space="preserve"> </w:t>
            </w:r>
            <w:r>
              <w:rPr>
                <w:rStyle w:val="HTMLCode"/>
                <w:rFonts w:ascii="Consolas" w:eastAsiaTheme="minorHAnsi" w:hAnsi="Consolas"/>
                <w:color w:val="000000"/>
                <w:bdr w:val="none" w:sz="0" w:space="0" w:color="auto" w:frame="1"/>
              </w:rPr>
              <w:t xml:space="preserve">Random()); </w:t>
            </w:r>
          </w:p>
          <w:p w14:paraId="3BFBAF82" w14:textId="77777777" w:rsidR="00597CCA" w:rsidRDefault="00597CCA">
            <w:pPr>
              <w:shd w:val="clear" w:color="auto" w:fill="FFFFFF"/>
              <w:spacing w:line="264" w:lineRule="atLeast"/>
              <w:textAlignment w:val="baseline"/>
              <w:rPr>
                <w:rFonts w:ascii="Consolas" w:hAnsi="Consolas"/>
              </w:rPr>
            </w:pPr>
            <w:r>
              <w:rPr>
                <w:rStyle w:val="HTMLCode"/>
                <w:rFonts w:ascii="Consolas" w:eastAsiaTheme="minorHAnsi" w:hAnsi="Consolas"/>
                <w:bdr w:val="none" w:sz="0" w:space="0" w:color="auto" w:frame="1"/>
              </w:rPr>
              <w:t>        </w:t>
            </w:r>
            <w:r>
              <w:rPr>
                <w:rStyle w:val="HTMLCode"/>
                <w:rFonts w:ascii="Consolas" w:eastAsiaTheme="minorHAnsi" w:hAnsi="Consolas"/>
                <w:color w:val="000000"/>
                <w:bdr w:val="none" w:sz="0" w:space="0" w:color="auto" w:frame="1"/>
              </w:rPr>
              <w:t>System.out.println(</w:t>
            </w:r>
            <w:r>
              <w:rPr>
                <w:rStyle w:val="HTMLCode"/>
                <w:rFonts w:ascii="Consolas" w:eastAsiaTheme="minorHAnsi" w:hAnsi="Consolas"/>
                <w:color w:val="0000FF"/>
                <w:bdr w:val="none" w:sz="0" w:space="0" w:color="auto" w:frame="1"/>
              </w:rPr>
              <w:t>"\nShuffled ArrayList with Random() : \n"</w:t>
            </w:r>
            <w:r>
              <w:rPr>
                <w:rFonts w:ascii="Consolas" w:hAnsi="Consolas"/>
              </w:rPr>
              <w:t xml:space="preserve"> </w:t>
            </w:r>
            <w:r>
              <w:rPr>
                <w:rStyle w:val="HTMLCode"/>
                <w:rFonts w:ascii="Consolas" w:eastAsiaTheme="minorHAnsi" w:hAnsi="Consolas"/>
                <w:color w:val="000000"/>
                <w:bdr w:val="none" w:sz="0" w:space="0" w:color="auto" w:frame="1"/>
              </w:rPr>
              <w:t xml:space="preserve">+ strlist); </w:t>
            </w:r>
          </w:p>
          <w:p w14:paraId="4188D14A" w14:textId="77777777" w:rsidR="00597CCA" w:rsidRDefault="00597CCA">
            <w:pPr>
              <w:shd w:val="clear" w:color="auto" w:fill="FFFFFF"/>
              <w:spacing w:line="264" w:lineRule="atLeast"/>
              <w:textAlignment w:val="baseline"/>
              <w:rPr>
                <w:rFonts w:ascii="Consolas" w:hAnsi="Consolas"/>
              </w:rPr>
            </w:pPr>
            <w:r>
              <w:rPr>
                <w:rStyle w:val="HTMLCode"/>
                <w:rFonts w:ascii="Consolas" w:eastAsiaTheme="minorHAnsi" w:hAnsi="Consolas"/>
                <w:bdr w:val="none" w:sz="0" w:space="0" w:color="auto" w:frame="1"/>
              </w:rPr>
              <w:t>  </w:t>
            </w:r>
            <w:r>
              <w:rPr>
                <w:rFonts w:ascii="Consolas" w:hAnsi="Consolas"/>
              </w:rPr>
              <w:t> </w:t>
            </w:r>
          </w:p>
          <w:p w14:paraId="38D1CD2A" w14:textId="77777777" w:rsidR="00597CCA" w:rsidRDefault="00597CCA">
            <w:pPr>
              <w:shd w:val="clear" w:color="auto" w:fill="FFFFFF"/>
              <w:spacing w:line="264" w:lineRule="atLeast"/>
              <w:textAlignment w:val="baseline"/>
              <w:rPr>
                <w:rFonts w:ascii="Consolas" w:hAnsi="Consolas"/>
              </w:rPr>
            </w:pPr>
            <w:r>
              <w:rPr>
                <w:rStyle w:val="HTMLCode"/>
                <w:rFonts w:ascii="Consolas" w:eastAsiaTheme="minorHAnsi" w:hAnsi="Consolas"/>
                <w:bdr w:val="none" w:sz="0" w:space="0" w:color="auto" w:frame="1"/>
              </w:rPr>
              <w:t>        </w:t>
            </w:r>
            <w:r>
              <w:rPr>
                <w:rStyle w:val="HTMLCode"/>
                <w:rFonts w:ascii="Consolas" w:eastAsiaTheme="minorHAnsi" w:hAnsi="Consolas"/>
                <w:color w:val="008200"/>
                <w:bdr w:val="none" w:sz="0" w:space="0" w:color="auto" w:frame="1"/>
              </w:rPr>
              <w:t>// use random (2) to shuffle the ArrayList</w:t>
            </w:r>
          </w:p>
          <w:p w14:paraId="63B89075" w14:textId="77777777" w:rsidR="00597CCA" w:rsidRDefault="00597CCA">
            <w:pPr>
              <w:shd w:val="clear" w:color="auto" w:fill="FFFFFF"/>
              <w:spacing w:line="264" w:lineRule="atLeast"/>
              <w:textAlignment w:val="baseline"/>
              <w:rPr>
                <w:rFonts w:ascii="Consolas" w:hAnsi="Consolas"/>
              </w:rPr>
            </w:pPr>
            <w:r>
              <w:rPr>
                <w:rStyle w:val="HTMLCode"/>
                <w:rFonts w:ascii="Consolas" w:eastAsiaTheme="minorHAnsi" w:hAnsi="Consolas"/>
                <w:bdr w:val="none" w:sz="0" w:space="0" w:color="auto" w:frame="1"/>
              </w:rPr>
              <w:t>        </w:t>
            </w:r>
            <w:r>
              <w:rPr>
                <w:rStyle w:val="HTMLCode"/>
                <w:rFonts w:ascii="Consolas" w:eastAsiaTheme="minorHAnsi" w:hAnsi="Consolas"/>
                <w:color w:val="000000"/>
                <w:bdr w:val="none" w:sz="0" w:space="0" w:color="auto" w:frame="1"/>
              </w:rPr>
              <w:t xml:space="preserve">Collections.shuffle(strlist, </w:t>
            </w:r>
            <w:r>
              <w:rPr>
                <w:rStyle w:val="HTMLCode"/>
                <w:rFonts w:ascii="Consolas" w:eastAsiaTheme="minorHAnsi" w:hAnsi="Consolas"/>
                <w:b/>
                <w:bCs/>
                <w:color w:val="006699"/>
                <w:bdr w:val="none" w:sz="0" w:space="0" w:color="auto" w:frame="1"/>
              </w:rPr>
              <w:t>new</w:t>
            </w:r>
            <w:r>
              <w:rPr>
                <w:rFonts w:ascii="Consolas" w:hAnsi="Consolas"/>
              </w:rPr>
              <w:t xml:space="preserve"> </w:t>
            </w:r>
            <w:r>
              <w:rPr>
                <w:rStyle w:val="HTMLCode"/>
                <w:rFonts w:ascii="Consolas" w:eastAsiaTheme="minorHAnsi" w:hAnsi="Consolas"/>
                <w:color w:val="000000"/>
                <w:bdr w:val="none" w:sz="0" w:space="0" w:color="auto" w:frame="1"/>
              </w:rPr>
              <w:t>Random(</w:t>
            </w:r>
            <w:r>
              <w:rPr>
                <w:rStyle w:val="HTMLCode"/>
                <w:rFonts w:ascii="Consolas" w:eastAsiaTheme="minorHAnsi" w:hAnsi="Consolas"/>
                <w:color w:val="009900"/>
                <w:bdr w:val="none" w:sz="0" w:space="0" w:color="auto" w:frame="1"/>
              </w:rPr>
              <w:t>2</w:t>
            </w:r>
            <w:r>
              <w:rPr>
                <w:rStyle w:val="HTMLCode"/>
                <w:rFonts w:ascii="Consolas" w:eastAsiaTheme="minorHAnsi" w:hAnsi="Consolas"/>
                <w:color w:val="000000"/>
                <w:bdr w:val="none" w:sz="0" w:space="0" w:color="auto" w:frame="1"/>
              </w:rPr>
              <w:t xml:space="preserve">)); </w:t>
            </w:r>
          </w:p>
          <w:p w14:paraId="3A8ACE4B" w14:textId="77777777" w:rsidR="00597CCA" w:rsidRDefault="00597CCA">
            <w:pPr>
              <w:shd w:val="clear" w:color="auto" w:fill="FFFFFF"/>
              <w:spacing w:line="264" w:lineRule="atLeast"/>
              <w:textAlignment w:val="baseline"/>
              <w:rPr>
                <w:rFonts w:ascii="Consolas" w:hAnsi="Consolas"/>
              </w:rPr>
            </w:pPr>
            <w:r>
              <w:rPr>
                <w:rStyle w:val="HTMLCode"/>
                <w:rFonts w:ascii="Consolas" w:eastAsiaTheme="minorHAnsi" w:hAnsi="Consolas"/>
                <w:bdr w:val="none" w:sz="0" w:space="0" w:color="auto" w:frame="1"/>
              </w:rPr>
              <w:t>        </w:t>
            </w:r>
            <w:r>
              <w:rPr>
                <w:rStyle w:val="HTMLCode"/>
                <w:rFonts w:ascii="Consolas" w:eastAsiaTheme="minorHAnsi" w:hAnsi="Consolas"/>
                <w:color w:val="000000"/>
                <w:bdr w:val="none" w:sz="0" w:space="0" w:color="auto" w:frame="1"/>
              </w:rPr>
              <w:t>System.out.println(</w:t>
            </w:r>
            <w:r>
              <w:rPr>
                <w:rStyle w:val="HTMLCode"/>
                <w:rFonts w:ascii="Consolas" w:eastAsiaTheme="minorHAnsi" w:hAnsi="Consolas"/>
                <w:color w:val="0000FF"/>
                <w:bdr w:val="none" w:sz="0" w:space="0" w:color="auto" w:frame="1"/>
              </w:rPr>
              <w:t>"\nShuffled ArrayList with Random(2) : \n"</w:t>
            </w:r>
            <w:r>
              <w:rPr>
                <w:rFonts w:ascii="Consolas" w:hAnsi="Consolas"/>
              </w:rPr>
              <w:t xml:space="preserve"> </w:t>
            </w:r>
            <w:r>
              <w:rPr>
                <w:rStyle w:val="HTMLCode"/>
                <w:rFonts w:ascii="Consolas" w:eastAsiaTheme="minorHAnsi" w:hAnsi="Consolas"/>
                <w:color w:val="000000"/>
                <w:bdr w:val="none" w:sz="0" w:space="0" w:color="auto" w:frame="1"/>
              </w:rPr>
              <w:t xml:space="preserve">+ strlist); </w:t>
            </w:r>
          </w:p>
          <w:p w14:paraId="7A18DB66" w14:textId="77777777" w:rsidR="00597CCA" w:rsidRDefault="00597CCA">
            <w:pPr>
              <w:shd w:val="clear" w:color="auto" w:fill="FFFFFF"/>
              <w:spacing w:line="264" w:lineRule="atLeast"/>
              <w:textAlignment w:val="baseline"/>
              <w:rPr>
                <w:rFonts w:ascii="Consolas" w:hAnsi="Consolas"/>
              </w:rPr>
            </w:pPr>
            <w:r>
              <w:rPr>
                <w:rStyle w:val="HTMLCode"/>
                <w:rFonts w:ascii="Consolas" w:eastAsiaTheme="minorHAnsi" w:hAnsi="Consolas"/>
                <w:bdr w:val="none" w:sz="0" w:space="0" w:color="auto" w:frame="1"/>
              </w:rPr>
              <w:t>    </w:t>
            </w:r>
            <w:r>
              <w:rPr>
                <w:rStyle w:val="HTMLCode"/>
                <w:rFonts w:ascii="Consolas" w:eastAsiaTheme="minorHAnsi" w:hAnsi="Consolas"/>
                <w:color w:val="000000"/>
                <w:bdr w:val="none" w:sz="0" w:space="0" w:color="auto" w:frame="1"/>
              </w:rPr>
              <w:t xml:space="preserve">} </w:t>
            </w:r>
          </w:p>
          <w:p w14:paraId="26A5D530" w14:textId="77777777" w:rsidR="00597CCA" w:rsidRDefault="00597CCA">
            <w:pPr>
              <w:shd w:val="clear" w:color="auto" w:fill="FFFFFF"/>
              <w:spacing w:line="264" w:lineRule="atLeast"/>
              <w:textAlignment w:val="baseline"/>
              <w:rPr>
                <w:rFonts w:ascii="Consolas" w:hAnsi="Consolas"/>
              </w:rPr>
            </w:pPr>
            <w:r>
              <w:rPr>
                <w:rStyle w:val="HTMLCode"/>
                <w:rFonts w:ascii="Consolas" w:eastAsiaTheme="minorHAnsi" w:hAnsi="Consolas"/>
                <w:color w:val="000000"/>
                <w:bdr w:val="none" w:sz="0" w:space="0" w:color="auto" w:frame="1"/>
              </w:rPr>
              <w:t>}</w:t>
            </w:r>
          </w:p>
        </w:tc>
      </w:tr>
    </w:tbl>
    <w:p w14:paraId="18B0DCEC" w14:textId="77777777" w:rsidR="00597CCA" w:rsidRDefault="00597CCA" w:rsidP="00597CCA">
      <w:pPr>
        <w:pStyle w:val="NormalWeb"/>
        <w:shd w:val="clear" w:color="auto" w:fill="FFFFFF"/>
        <w:spacing w:before="0" w:beforeAutospacing="0" w:after="0" w:afterAutospacing="0"/>
        <w:rPr>
          <w:rFonts w:ascii="Work Sans" w:hAnsi="Work Sans"/>
          <w:color w:val="3A3A3A"/>
        </w:rPr>
      </w:pPr>
      <w:r>
        <w:rPr>
          <w:rStyle w:val="Strong"/>
          <w:rFonts w:ascii="Work Sans" w:hAnsi="Work Sans"/>
          <w:color w:val="3A3A3A"/>
          <w:bdr w:val="none" w:sz="0" w:space="0" w:color="auto" w:frame="1"/>
        </w:rPr>
        <w:lastRenderedPageBreak/>
        <w:t>Output:</w:t>
      </w:r>
    </w:p>
    <w:p w14:paraId="5418005B" w14:textId="77777777" w:rsidR="00597CCA" w:rsidRDefault="00597CCA" w:rsidP="00597CCA">
      <w:pPr>
        <w:pStyle w:val="NormalWeb"/>
        <w:shd w:val="clear" w:color="auto" w:fill="FFFFFF"/>
        <w:spacing w:before="0" w:beforeAutospacing="0" w:after="336" w:afterAutospacing="0"/>
        <w:rPr>
          <w:rFonts w:ascii="Work Sans" w:hAnsi="Work Sans"/>
          <w:color w:val="3A3A3A"/>
        </w:rPr>
      </w:pPr>
      <w:r>
        <w:rPr>
          <w:rFonts w:ascii="Work Sans" w:hAnsi="Work Sans"/>
          <w:color w:val="3A3A3A"/>
        </w:rPr>
        <w:t>Original ArrayList :[east, west, north, south, southwest, northeast] Shuffled ArrayList without Random() :[north, northeast, east, southwest, south, west]</w:t>
      </w:r>
      <w:r>
        <w:rPr>
          <w:rFonts w:ascii="Work Sans" w:hAnsi="Work Sans"/>
          <w:color w:val="3A3A3A"/>
        </w:rPr>
        <w:br/>
        <w:t>Shuffled ArrayList with Random() :[south, east, north, northeast, west, southwest]</w:t>
      </w:r>
      <w:r>
        <w:rPr>
          <w:rFonts w:ascii="Work Sans" w:hAnsi="Work Sans"/>
          <w:color w:val="3A3A3A"/>
        </w:rPr>
        <w:br/>
        <w:t>Shuffled ArrayList with Random(2) :[southwest, south, east, northeast, north, west]</w:t>
      </w:r>
    </w:p>
    <w:p w14:paraId="37D28CDC" w14:textId="77777777" w:rsidR="00597CCA" w:rsidRDefault="00597CCA" w:rsidP="00597CCA">
      <w:pPr>
        <w:pStyle w:val="NormalWeb"/>
        <w:shd w:val="clear" w:color="auto" w:fill="FFFFFF"/>
        <w:spacing w:before="0" w:beforeAutospacing="0" w:after="0" w:afterAutospacing="0"/>
        <w:rPr>
          <w:rFonts w:ascii="Work Sans" w:hAnsi="Work Sans"/>
          <w:color w:val="3A3A3A"/>
        </w:rPr>
      </w:pPr>
      <w:r>
        <w:rPr>
          <w:rFonts w:ascii="Work Sans" w:hAnsi="Work Sans"/>
          <w:noProof/>
          <w:color w:val="ED0000"/>
          <w:bdr w:val="none" w:sz="0" w:space="0" w:color="auto" w:frame="1"/>
        </w:rPr>
        <w:lastRenderedPageBreak/>
        <w:drawing>
          <wp:inline distT="0" distB="0" distL="0" distR="0" wp14:anchorId="587B67AF" wp14:editId="11459C03">
            <wp:extent cx="3975100" cy="2190750"/>
            <wp:effectExtent l="0" t="0" r="6350" b="0"/>
            <wp:docPr id="922554211" name="Picture 14" descr="Output - Shuffle (Randomize) an ArrayList ">
              <a:hlinkClick xmlns:a="http://schemas.openxmlformats.org/drawingml/2006/main" r:id="rId24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descr="Output - Shuffle (Randomize) an ArrayList ">
                      <a:hlinkClick r:id="rId245"/>
                    </pic:cNvPr>
                    <pic:cNvPicPr>
                      <a:picLocks noChangeAspect="1" noChangeArrowheads="1"/>
                    </pic:cNvPicPr>
                  </pic:nvPicPr>
                  <pic:blipFill>
                    <a:blip r:embed="rId246">
                      <a:extLst>
                        <a:ext uri="{28A0092B-C50C-407E-A947-70E740481C1C}">
                          <a14:useLocalDpi xmlns:a14="http://schemas.microsoft.com/office/drawing/2010/main" val="0"/>
                        </a:ext>
                      </a:extLst>
                    </a:blip>
                    <a:srcRect/>
                    <a:stretch>
                      <a:fillRect/>
                    </a:stretch>
                  </pic:blipFill>
                  <pic:spPr bwMode="auto">
                    <a:xfrm>
                      <a:off x="0" y="0"/>
                      <a:ext cx="3975100" cy="2190750"/>
                    </a:xfrm>
                    <a:prstGeom prst="rect">
                      <a:avLst/>
                    </a:prstGeom>
                    <a:noFill/>
                    <a:ln>
                      <a:noFill/>
                    </a:ln>
                  </pic:spPr>
                </pic:pic>
              </a:graphicData>
            </a:graphic>
          </wp:inline>
        </w:drawing>
      </w:r>
    </w:p>
    <w:p w14:paraId="237299AF" w14:textId="77777777" w:rsidR="00597CCA" w:rsidRDefault="00597CCA" w:rsidP="0027496C">
      <w:pPr>
        <w:rPr>
          <w:b/>
          <w:bCs/>
          <w:sz w:val="44"/>
          <w:szCs w:val="44"/>
          <w:u w:val="single"/>
        </w:rPr>
      </w:pPr>
    </w:p>
    <w:p w14:paraId="7E7E862B" w14:textId="77777777" w:rsidR="008A5B78" w:rsidRDefault="008A5B78" w:rsidP="0027496C">
      <w:pPr>
        <w:rPr>
          <w:b/>
          <w:bCs/>
          <w:sz w:val="44"/>
          <w:szCs w:val="44"/>
          <w:u w:val="single"/>
        </w:rPr>
      </w:pPr>
    </w:p>
    <w:p w14:paraId="56EE1748" w14:textId="77777777" w:rsidR="008A5B78" w:rsidRDefault="008A5B78" w:rsidP="0027496C">
      <w:pPr>
        <w:rPr>
          <w:b/>
          <w:bCs/>
          <w:sz w:val="44"/>
          <w:szCs w:val="44"/>
          <w:u w:val="single"/>
        </w:rPr>
      </w:pPr>
      <w:r>
        <w:rPr>
          <w:b/>
          <w:bCs/>
          <w:sz w:val="44"/>
          <w:szCs w:val="44"/>
          <w:u w:val="single"/>
        </w:rPr>
        <w:t>Set Interface</w:t>
      </w:r>
    </w:p>
    <w:p w14:paraId="07000225" w14:textId="77777777" w:rsidR="008A5B78" w:rsidRDefault="008A5B78" w:rsidP="0027496C">
      <w:pPr>
        <w:rPr>
          <w:b/>
          <w:bCs/>
          <w:sz w:val="44"/>
          <w:szCs w:val="44"/>
          <w:u w:val="single"/>
        </w:rPr>
      </w:pPr>
    </w:p>
    <w:p w14:paraId="265F08E1" w14:textId="77777777" w:rsidR="008A5B78" w:rsidRPr="008A5B78" w:rsidRDefault="008A5B78" w:rsidP="008A5B78">
      <w:pPr>
        <w:shd w:val="clear" w:color="auto" w:fill="FFFFFF"/>
        <w:spacing w:before="100" w:beforeAutospacing="1" w:after="100" w:afterAutospacing="1" w:line="240" w:lineRule="auto"/>
        <w:jc w:val="both"/>
        <w:rPr>
          <w:rFonts w:ascii="inter-regular" w:eastAsia="Times New Roman" w:hAnsi="inter-regular" w:cs="Times New Roman"/>
          <w:color w:val="333333"/>
          <w:kern w:val="0"/>
          <w:sz w:val="24"/>
          <w:szCs w:val="24"/>
          <w:lang w:eastAsia="en-IN"/>
          <w14:ligatures w14:val="none"/>
        </w:rPr>
      </w:pPr>
      <w:r w:rsidRPr="008A5B78">
        <w:rPr>
          <w:rFonts w:ascii="inter-regular" w:eastAsia="Times New Roman" w:hAnsi="inter-regular" w:cs="Times New Roman"/>
          <w:color w:val="333333"/>
          <w:kern w:val="0"/>
          <w:sz w:val="24"/>
          <w:szCs w:val="24"/>
          <w:lang w:eastAsia="en-IN"/>
          <w14:ligatures w14:val="none"/>
        </w:rPr>
        <w:t>The </w:t>
      </w:r>
      <w:r w:rsidRPr="008A5B78">
        <w:rPr>
          <w:rFonts w:ascii="Segoe UI" w:eastAsia="Times New Roman" w:hAnsi="Segoe UI" w:cs="Segoe UI"/>
          <w:b/>
          <w:bCs/>
          <w:color w:val="333333"/>
          <w:kern w:val="0"/>
          <w:sz w:val="24"/>
          <w:szCs w:val="24"/>
          <w:lang w:eastAsia="en-IN"/>
          <w14:ligatures w14:val="none"/>
        </w:rPr>
        <w:t>set</w:t>
      </w:r>
      <w:r w:rsidRPr="008A5B78">
        <w:rPr>
          <w:rFonts w:ascii="inter-regular" w:eastAsia="Times New Roman" w:hAnsi="inter-regular" w:cs="Times New Roman"/>
          <w:color w:val="333333"/>
          <w:kern w:val="0"/>
          <w:sz w:val="24"/>
          <w:szCs w:val="24"/>
          <w:lang w:eastAsia="en-IN"/>
          <w14:ligatures w14:val="none"/>
        </w:rPr>
        <w:t> is an interface available in the </w:t>
      </w:r>
      <w:r w:rsidRPr="008A5B78">
        <w:rPr>
          <w:rFonts w:ascii="Segoe UI" w:eastAsia="Times New Roman" w:hAnsi="Segoe UI" w:cs="Segoe UI"/>
          <w:b/>
          <w:bCs/>
          <w:color w:val="333333"/>
          <w:kern w:val="0"/>
          <w:sz w:val="24"/>
          <w:szCs w:val="24"/>
          <w:lang w:eastAsia="en-IN"/>
          <w14:ligatures w14:val="none"/>
        </w:rPr>
        <w:t>java.util</w:t>
      </w:r>
      <w:r w:rsidRPr="008A5B78">
        <w:rPr>
          <w:rFonts w:ascii="inter-regular" w:eastAsia="Times New Roman" w:hAnsi="inter-regular" w:cs="Times New Roman"/>
          <w:color w:val="333333"/>
          <w:kern w:val="0"/>
          <w:sz w:val="24"/>
          <w:szCs w:val="24"/>
          <w:lang w:eastAsia="en-IN"/>
          <w14:ligatures w14:val="none"/>
        </w:rPr>
        <w:t> package. The </w:t>
      </w:r>
      <w:r w:rsidRPr="008A5B78">
        <w:rPr>
          <w:rFonts w:ascii="Segoe UI" w:eastAsia="Times New Roman" w:hAnsi="Segoe UI" w:cs="Segoe UI"/>
          <w:b/>
          <w:bCs/>
          <w:color w:val="333333"/>
          <w:kern w:val="0"/>
          <w:sz w:val="24"/>
          <w:szCs w:val="24"/>
          <w:lang w:eastAsia="en-IN"/>
          <w14:ligatures w14:val="none"/>
        </w:rPr>
        <w:t>set</w:t>
      </w:r>
      <w:r w:rsidRPr="008A5B78">
        <w:rPr>
          <w:rFonts w:ascii="inter-regular" w:eastAsia="Times New Roman" w:hAnsi="inter-regular" w:cs="Times New Roman"/>
          <w:color w:val="333333"/>
          <w:kern w:val="0"/>
          <w:sz w:val="24"/>
          <w:szCs w:val="24"/>
          <w:lang w:eastAsia="en-IN"/>
          <w14:ligatures w14:val="none"/>
        </w:rPr>
        <w:t> interface extends the Collection interface. An unordered collection or list in which duplicates are not allowed is referred to as a </w:t>
      </w:r>
      <w:r w:rsidRPr="008A5B78">
        <w:rPr>
          <w:rFonts w:ascii="Segoe UI" w:eastAsia="Times New Roman" w:hAnsi="Segoe UI" w:cs="Segoe UI"/>
          <w:b/>
          <w:bCs/>
          <w:color w:val="333333"/>
          <w:kern w:val="0"/>
          <w:sz w:val="24"/>
          <w:szCs w:val="24"/>
          <w:lang w:eastAsia="en-IN"/>
          <w14:ligatures w14:val="none"/>
        </w:rPr>
        <w:t>collection interface</w:t>
      </w:r>
      <w:r w:rsidRPr="008A5B78">
        <w:rPr>
          <w:rFonts w:ascii="inter-regular" w:eastAsia="Times New Roman" w:hAnsi="inter-regular" w:cs="Times New Roman"/>
          <w:color w:val="333333"/>
          <w:kern w:val="0"/>
          <w:sz w:val="24"/>
          <w:szCs w:val="24"/>
          <w:lang w:eastAsia="en-IN"/>
          <w14:ligatures w14:val="none"/>
        </w:rPr>
        <w:t>. The set interface is used to create the mathematical set. The set interface use collection interface's methods to avoid the insertion of the same elements. </w:t>
      </w:r>
      <w:r w:rsidRPr="008A5B78">
        <w:rPr>
          <w:rFonts w:ascii="Segoe UI" w:eastAsia="Times New Roman" w:hAnsi="Segoe UI" w:cs="Segoe UI"/>
          <w:b/>
          <w:bCs/>
          <w:color w:val="333333"/>
          <w:kern w:val="0"/>
          <w:sz w:val="24"/>
          <w:szCs w:val="24"/>
          <w:lang w:eastAsia="en-IN"/>
          <w14:ligatures w14:val="none"/>
        </w:rPr>
        <w:t>SortedSet</w:t>
      </w:r>
      <w:r w:rsidRPr="008A5B78">
        <w:rPr>
          <w:rFonts w:ascii="inter-regular" w:eastAsia="Times New Roman" w:hAnsi="inter-regular" w:cs="Times New Roman"/>
          <w:color w:val="333333"/>
          <w:kern w:val="0"/>
          <w:sz w:val="24"/>
          <w:szCs w:val="24"/>
          <w:lang w:eastAsia="en-IN"/>
          <w14:ligatures w14:val="none"/>
        </w:rPr>
        <w:t> and </w:t>
      </w:r>
      <w:r w:rsidRPr="008A5B78">
        <w:rPr>
          <w:rFonts w:ascii="Segoe UI" w:eastAsia="Times New Roman" w:hAnsi="Segoe UI" w:cs="Segoe UI"/>
          <w:b/>
          <w:bCs/>
          <w:color w:val="333333"/>
          <w:kern w:val="0"/>
          <w:sz w:val="24"/>
          <w:szCs w:val="24"/>
          <w:lang w:eastAsia="en-IN"/>
          <w14:ligatures w14:val="none"/>
        </w:rPr>
        <w:t>NavigableSet</w:t>
      </w:r>
      <w:r w:rsidRPr="008A5B78">
        <w:rPr>
          <w:rFonts w:ascii="inter-regular" w:eastAsia="Times New Roman" w:hAnsi="inter-regular" w:cs="Times New Roman"/>
          <w:color w:val="333333"/>
          <w:kern w:val="0"/>
          <w:sz w:val="24"/>
          <w:szCs w:val="24"/>
          <w:lang w:eastAsia="en-IN"/>
          <w14:ligatures w14:val="none"/>
        </w:rPr>
        <w:t> are two interfaces that extend the set implementation.</w:t>
      </w:r>
    </w:p>
    <w:p w14:paraId="26E46580" w14:textId="77777777" w:rsidR="008A5B78" w:rsidRDefault="008A5B78" w:rsidP="008A5B78">
      <w:pPr>
        <w:rPr>
          <w:b/>
          <w:bCs/>
          <w:sz w:val="44"/>
          <w:szCs w:val="44"/>
          <w:u w:val="single"/>
        </w:rPr>
      </w:pPr>
      <w:r w:rsidRPr="008A5B78">
        <w:rPr>
          <w:rFonts w:ascii="Times New Roman" w:eastAsia="Times New Roman" w:hAnsi="Times New Roman" w:cs="Times New Roman"/>
          <w:noProof/>
          <w:kern w:val="0"/>
          <w:sz w:val="24"/>
          <w:szCs w:val="24"/>
          <w:lang w:eastAsia="en-IN"/>
          <w14:ligatures w14:val="none"/>
        </w:rPr>
        <w:lastRenderedPageBreak/>
        <w:drawing>
          <wp:inline distT="0" distB="0" distL="0" distR="0" wp14:anchorId="367EE719" wp14:editId="3D7472EA">
            <wp:extent cx="5731510" cy="3568065"/>
            <wp:effectExtent l="0" t="0" r="0" b="0"/>
            <wp:docPr id="84371228" name="Picture 1" descr="Set in Ja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Set in Java"/>
                    <pic:cNvPicPr>
                      <a:picLocks noChangeAspect="1" noChangeArrowheads="1"/>
                    </pic:cNvPicPr>
                  </pic:nvPicPr>
                  <pic:blipFill>
                    <a:blip r:embed="rId247">
                      <a:extLst>
                        <a:ext uri="{28A0092B-C50C-407E-A947-70E740481C1C}">
                          <a14:useLocalDpi xmlns:a14="http://schemas.microsoft.com/office/drawing/2010/main" val="0"/>
                        </a:ext>
                      </a:extLst>
                    </a:blip>
                    <a:srcRect/>
                    <a:stretch>
                      <a:fillRect/>
                    </a:stretch>
                  </pic:blipFill>
                  <pic:spPr bwMode="auto">
                    <a:xfrm>
                      <a:off x="0" y="0"/>
                      <a:ext cx="5731510" cy="3568065"/>
                    </a:xfrm>
                    <a:prstGeom prst="rect">
                      <a:avLst/>
                    </a:prstGeom>
                    <a:noFill/>
                    <a:ln>
                      <a:noFill/>
                    </a:ln>
                  </pic:spPr>
                </pic:pic>
              </a:graphicData>
            </a:graphic>
          </wp:inline>
        </w:drawing>
      </w:r>
    </w:p>
    <w:p w14:paraId="23169719" w14:textId="77777777" w:rsidR="008A5B78" w:rsidRDefault="008A5B78" w:rsidP="008A5B78">
      <w:pPr>
        <w:rPr>
          <w:b/>
          <w:bCs/>
          <w:sz w:val="44"/>
          <w:szCs w:val="44"/>
          <w:u w:val="single"/>
        </w:rPr>
      </w:pPr>
    </w:p>
    <w:p w14:paraId="34AF6B61" w14:textId="77777777" w:rsidR="008A5B78" w:rsidRDefault="008A5B78" w:rsidP="008A5B78">
      <w:pPr>
        <w:rPr>
          <w:b/>
          <w:bCs/>
          <w:sz w:val="44"/>
          <w:szCs w:val="44"/>
          <w:u w:val="single"/>
        </w:rPr>
      </w:pPr>
    </w:p>
    <w:p w14:paraId="48B74526" w14:textId="77777777" w:rsidR="008A5B78" w:rsidRDefault="008A5B78" w:rsidP="008A5B78">
      <w:pPr>
        <w:pStyle w:val="NormalWeb"/>
        <w:shd w:val="clear" w:color="auto" w:fill="FFFFFF"/>
        <w:jc w:val="both"/>
        <w:rPr>
          <w:rFonts w:ascii="inter-regular" w:hAnsi="inter-regular"/>
          <w:color w:val="333333"/>
        </w:rPr>
      </w:pPr>
      <w:r>
        <w:rPr>
          <w:rFonts w:ascii="inter-regular" w:hAnsi="inter-regular"/>
          <w:color w:val="333333"/>
        </w:rPr>
        <w:t>In the above diagram, the </w:t>
      </w:r>
      <w:r>
        <w:rPr>
          <w:rStyle w:val="Strong"/>
          <w:rFonts w:ascii="Segoe UI" w:hAnsi="Segoe UI" w:cs="Segoe UI"/>
          <w:color w:val="333333"/>
        </w:rPr>
        <w:t>NavigableSet</w:t>
      </w:r>
      <w:r>
        <w:rPr>
          <w:rFonts w:ascii="inter-regular" w:hAnsi="inter-regular"/>
          <w:color w:val="333333"/>
        </w:rPr>
        <w:t> and </w:t>
      </w:r>
      <w:r>
        <w:rPr>
          <w:rStyle w:val="Strong"/>
          <w:rFonts w:ascii="Segoe UI" w:hAnsi="Segoe UI" w:cs="Segoe UI"/>
          <w:color w:val="333333"/>
        </w:rPr>
        <w:t>SortedSet</w:t>
      </w:r>
      <w:r>
        <w:rPr>
          <w:rFonts w:ascii="inter-regular" w:hAnsi="inter-regular"/>
          <w:color w:val="333333"/>
        </w:rPr>
        <w:t> are both the interfaces. The </w:t>
      </w:r>
      <w:r>
        <w:rPr>
          <w:rStyle w:val="Strong"/>
          <w:rFonts w:ascii="Segoe UI" w:hAnsi="Segoe UI" w:cs="Segoe UI"/>
          <w:color w:val="333333"/>
        </w:rPr>
        <w:t>NavigableSet</w:t>
      </w:r>
      <w:r>
        <w:rPr>
          <w:rFonts w:ascii="inter-regular" w:hAnsi="inter-regular"/>
          <w:color w:val="333333"/>
        </w:rPr>
        <w:t> extends the SortedSet, so it will not retain the insertion order and store the data in a sorted way.</w:t>
      </w:r>
    </w:p>
    <w:p w14:paraId="39E4A5A3" w14:textId="77777777" w:rsidR="008A5B78" w:rsidRDefault="008A5B78" w:rsidP="008A5B78">
      <w:pPr>
        <w:pStyle w:val="Heading3"/>
        <w:shd w:val="clear" w:color="auto" w:fill="FFFFFF"/>
        <w:spacing w:line="312" w:lineRule="atLeast"/>
        <w:jc w:val="both"/>
        <w:rPr>
          <w:rFonts w:ascii="Helvetica" w:hAnsi="Helvetica"/>
          <w:color w:val="610B4B"/>
          <w:sz w:val="32"/>
          <w:szCs w:val="32"/>
        </w:rPr>
      </w:pPr>
      <w:r>
        <w:rPr>
          <w:rFonts w:ascii="Helvetica" w:hAnsi="Helvetica"/>
          <w:b/>
          <w:bCs/>
          <w:color w:val="610B4B"/>
          <w:sz w:val="32"/>
          <w:szCs w:val="32"/>
        </w:rPr>
        <w:t>SetExample1.java</w:t>
      </w:r>
    </w:p>
    <w:p w14:paraId="13B32819" w14:textId="77777777" w:rsidR="008A5B78" w:rsidRDefault="008A5B78" w:rsidP="008A5B78">
      <w:pPr>
        <w:pStyle w:val="alt"/>
        <w:numPr>
          <w:ilvl w:val="0"/>
          <w:numId w:val="261"/>
        </w:numPr>
        <w:spacing w:before="0" w:beforeAutospacing="0" w:after="0" w:afterAutospacing="0" w:line="375" w:lineRule="atLeast"/>
        <w:jc w:val="both"/>
        <w:rPr>
          <w:rFonts w:ascii="inter-regular" w:hAnsi="inter-regular"/>
          <w:color w:val="000000"/>
        </w:rPr>
      </w:pPr>
      <w:r>
        <w:rPr>
          <w:rStyle w:val="keyword"/>
          <w:rFonts w:ascii="inter-regular" w:hAnsi="inter-regular"/>
          <w:b/>
          <w:bCs/>
          <w:color w:val="006699"/>
          <w:bdr w:val="none" w:sz="0" w:space="0" w:color="auto" w:frame="1"/>
        </w:rPr>
        <w:t>import</w:t>
      </w:r>
      <w:r>
        <w:rPr>
          <w:rFonts w:ascii="inter-regular" w:hAnsi="inter-regular"/>
          <w:color w:val="000000"/>
          <w:bdr w:val="none" w:sz="0" w:space="0" w:color="auto" w:frame="1"/>
        </w:rPr>
        <w:t> java.util.*;   </w:t>
      </w:r>
    </w:p>
    <w:p w14:paraId="5B15FE4E" w14:textId="77777777" w:rsidR="008A5B78" w:rsidRDefault="008A5B78" w:rsidP="008A5B78">
      <w:pPr>
        <w:numPr>
          <w:ilvl w:val="0"/>
          <w:numId w:val="261"/>
        </w:numPr>
        <w:spacing w:after="0" w:line="375" w:lineRule="atLeast"/>
        <w:jc w:val="both"/>
        <w:rPr>
          <w:rFonts w:ascii="inter-regular" w:hAnsi="inter-regular"/>
          <w:color w:val="000000"/>
        </w:rPr>
      </w:pPr>
      <w:r>
        <w:rPr>
          <w:rStyle w:val="keyword"/>
          <w:rFonts w:ascii="inter-regular" w:hAnsi="inter-regular"/>
          <w:b/>
          <w:bCs/>
          <w:color w:val="006699"/>
          <w:bdr w:val="none" w:sz="0" w:space="0" w:color="auto" w:frame="1"/>
        </w:rPr>
        <w:t>public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class</w:t>
      </w:r>
      <w:r>
        <w:rPr>
          <w:rFonts w:ascii="inter-regular" w:hAnsi="inter-regular"/>
          <w:color w:val="000000"/>
          <w:bdr w:val="none" w:sz="0" w:space="0" w:color="auto" w:frame="1"/>
        </w:rPr>
        <w:t> setExample{   </w:t>
      </w:r>
    </w:p>
    <w:p w14:paraId="75C9CB27" w14:textId="77777777" w:rsidR="008A5B78" w:rsidRDefault="008A5B78" w:rsidP="008A5B78">
      <w:pPr>
        <w:pStyle w:val="alt"/>
        <w:numPr>
          <w:ilvl w:val="0"/>
          <w:numId w:val="261"/>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public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static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void</w:t>
      </w:r>
      <w:r>
        <w:rPr>
          <w:rFonts w:ascii="inter-regular" w:hAnsi="inter-regular"/>
          <w:color w:val="000000"/>
          <w:bdr w:val="none" w:sz="0" w:space="0" w:color="auto" w:frame="1"/>
        </w:rPr>
        <w:t> main(String[] args)   </w:t>
      </w:r>
    </w:p>
    <w:p w14:paraId="598388AF" w14:textId="77777777" w:rsidR="008A5B78" w:rsidRDefault="008A5B78" w:rsidP="008A5B78">
      <w:pPr>
        <w:numPr>
          <w:ilvl w:val="0"/>
          <w:numId w:val="261"/>
        </w:numPr>
        <w:spacing w:after="0" w:line="375" w:lineRule="atLeast"/>
        <w:jc w:val="both"/>
        <w:rPr>
          <w:rFonts w:ascii="inter-regular" w:hAnsi="inter-regular"/>
          <w:color w:val="000000"/>
        </w:rPr>
      </w:pPr>
      <w:r>
        <w:rPr>
          <w:rFonts w:ascii="inter-regular" w:hAnsi="inter-regular"/>
          <w:color w:val="000000"/>
          <w:bdr w:val="none" w:sz="0" w:space="0" w:color="auto" w:frame="1"/>
        </w:rPr>
        <w:t>    {   </w:t>
      </w:r>
    </w:p>
    <w:p w14:paraId="261F829C" w14:textId="77777777" w:rsidR="008A5B78" w:rsidRDefault="008A5B78" w:rsidP="008A5B78">
      <w:pPr>
        <w:pStyle w:val="alt"/>
        <w:numPr>
          <w:ilvl w:val="0"/>
          <w:numId w:val="261"/>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w:t>
      </w:r>
      <w:r>
        <w:rPr>
          <w:rStyle w:val="comment"/>
          <w:rFonts w:ascii="inter-regular" w:hAnsi="inter-regular"/>
          <w:color w:val="008200"/>
          <w:bdr w:val="none" w:sz="0" w:space="0" w:color="auto" w:frame="1"/>
        </w:rPr>
        <w:t>// creating LinkedHashSet using the Set</w:t>
      </w:r>
      <w:r>
        <w:rPr>
          <w:rFonts w:ascii="inter-regular" w:hAnsi="inter-regular"/>
          <w:color w:val="000000"/>
          <w:bdr w:val="none" w:sz="0" w:space="0" w:color="auto" w:frame="1"/>
        </w:rPr>
        <w:t>  </w:t>
      </w:r>
    </w:p>
    <w:p w14:paraId="21E256C4" w14:textId="77777777" w:rsidR="008A5B78" w:rsidRDefault="008A5B78" w:rsidP="008A5B78">
      <w:pPr>
        <w:numPr>
          <w:ilvl w:val="0"/>
          <w:numId w:val="261"/>
        </w:numPr>
        <w:spacing w:after="0" w:line="375" w:lineRule="atLeast"/>
        <w:jc w:val="both"/>
        <w:rPr>
          <w:rFonts w:ascii="inter-regular" w:hAnsi="inter-regular"/>
          <w:color w:val="000000"/>
        </w:rPr>
      </w:pPr>
      <w:r>
        <w:rPr>
          <w:rFonts w:ascii="inter-regular" w:hAnsi="inter-regular"/>
          <w:color w:val="000000"/>
          <w:bdr w:val="none" w:sz="0" w:space="0" w:color="auto" w:frame="1"/>
        </w:rPr>
        <w:t>        Set&lt;String&gt; data = </w:t>
      </w:r>
      <w:r>
        <w:rPr>
          <w:rStyle w:val="keyword"/>
          <w:rFonts w:ascii="inter-regular" w:hAnsi="inter-regular"/>
          <w:b/>
          <w:bCs/>
          <w:color w:val="006699"/>
          <w:bdr w:val="none" w:sz="0" w:space="0" w:color="auto" w:frame="1"/>
        </w:rPr>
        <w:t>new</w:t>
      </w:r>
      <w:r>
        <w:rPr>
          <w:rFonts w:ascii="inter-regular" w:hAnsi="inter-regular"/>
          <w:color w:val="000000"/>
          <w:bdr w:val="none" w:sz="0" w:space="0" w:color="auto" w:frame="1"/>
        </w:rPr>
        <w:t> LinkedHashSet&lt;String&gt;();   </w:t>
      </w:r>
    </w:p>
    <w:p w14:paraId="03276A9C" w14:textId="77777777" w:rsidR="008A5B78" w:rsidRDefault="008A5B78" w:rsidP="008A5B78">
      <w:pPr>
        <w:pStyle w:val="alt"/>
        <w:numPr>
          <w:ilvl w:val="0"/>
          <w:numId w:val="261"/>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w:t>
      </w:r>
    </w:p>
    <w:p w14:paraId="1A318823" w14:textId="77777777" w:rsidR="008A5B78" w:rsidRDefault="008A5B78" w:rsidP="008A5B78">
      <w:pPr>
        <w:numPr>
          <w:ilvl w:val="0"/>
          <w:numId w:val="261"/>
        </w:numPr>
        <w:spacing w:after="0" w:line="375" w:lineRule="atLeast"/>
        <w:jc w:val="both"/>
        <w:rPr>
          <w:rFonts w:ascii="inter-regular" w:hAnsi="inter-regular"/>
          <w:color w:val="000000"/>
        </w:rPr>
      </w:pPr>
      <w:r>
        <w:rPr>
          <w:rFonts w:ascii="inter-regular" w:hAnsi="inter-regular"/>
          <w:color w:val="000000"/>
          <w:bdr w:val="none" w:sz="0" w:space="0" w:color="auto" w:frame="1"/>
        </w:rPr>
        <w:t>        data.add(</w:t>
      </w:r>
      <w:r>
        <w:rPr>
          <w:rStyle w:val="string"/>
          <w:rFonts w:ascii="inter-regular" w:hAnsi="inter-regular"/>
          <w:color w:val="0000FF"/>
          <w:bdr w:val="none" w:sz="0" w:space="0" w:color="auto" w:frame="1"/>
        </w:rPr>
        <w:t>"JavaTpoint"</w:t>
      </w:r>
      <w:r>
        <w:rPr>
          <w:rFonts w:ascii="inter-regular" w:hAnsi="inter-regular"/>
          <w:color w:val="000000"/>
          <w:bdr w:val="none" w:sz="0" w:space="0" w:color="auto" w:frame="1"/>
        </w:rPr>
        <w:t>);   </w:t>
      </w:r>
    </w:p>
    <w:p w14:paraId="794079A9" w14:textId="77777777" w:rsidR="008A5B78" w:rsidRDefault="008A5B78" w:rsidP="008A5B78">
      <w:pPr>
        <w:pStyle w:val="alt"/>
        <w:numPr>
          <w:ilvl w:val="0"/>
          <w:numId w:val="261"/>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data.add(</w:t>
      </w:r>
      <w:r>
        <w:rPr>
          <w:rStyle w:val="string"/>
          <w:rFonts w:ascii="inter-regular" w:hAnsi="inter-regular"/>
          <w:color w:val="0000FF"/>
          <w:bdr w:val="none" w:sz="0" w:space="0" w:color="auto" w:frame="1"/>
        </w:rPr>
        <w:t>"Set"</w:t>
      </w:r>
      <w:r>
        <w:rPr>
          <w:rFonts w:ascii="inter-regular" w:hAnsi="inter-regular"/>
          <w:color w:val="000000"/>
          <w:bdr w:val="none" w:sz="0" w:space="0" w:color="auto" w:frame="1"/>
        </w:rPr>
        <w:t>);   </w:t>
      </w:r>
    </w:p>
    <w:p w14:paraId="39883C29" w14:textId="77777777" w:rsidR="008A5B78" w:rsidRDefault="008A5B78" w:rsidP="008A5B78">
      <w:pPr>
        <w:numPr>
          <w:ilvl w:val="0"/>
          <w:numId w:val="261"/>
        </w:numPr>
        <w:spacing w:after="0" w:line="375" w:lineRule="atLeast"/>
        <w:jc w:val="both"/>
        <w:rPr>
          <w:rFonts w:ascii="inter-regular" w:hAnsi="inter-regular"/>
          <w:color w:val="000000"/>
        </w:rPr>
      </w:pPr>
      <w:r>
        <w:rPr>
          <w:rFonts w:ascii="inter-regular" w:hAnsi="inter-regular"/>
          <w:color w:val="000000"/>
          <w:bdr w:val="none" w:sz="0" w:space="0" w:color="auto" w:frame="1"/>
        </w:rPr>
        <w:t>        data.add(</w:t>
      </w:r>
      <w:r>
        <w:rPr>
          <w:rStyle w:val="string"/>
          <w:rFonts w:ascii="inter-regular" w:hAnsi="inter-regular"/>
          <w:color w:val="0000FF"/>
          <w:bdr w:val="none" w:sz="0" w:space="0" w:color="auto" w:frame="1"/>
        </w:rPr>
        <w:t>"Example"</w:t>
      </w:r>
      <w:r>
        <w:rPr>
          <w:rFonts w:ascii="inter-regular" w:hAnsi="inter-regular"/>
          <w:color w:val="000000"/>
          <w:bdr w:val="none" w:sz="0" w:space="0" w:color="auto" w:frame="1"/>
        </w:rPr>
        <w:t>);   </w:t>
      </w:r>
    </w:p>
    <w:p w14:paraId="3A78BCCC" w14:textId="77777777" w:rsidR="008A5B78" w:rsidRDefault="008A5B78" w:rsidP="008A5B78">
      <w:pPr>
        <w:pStyle w:val="alt"/>
        <w:numPr>
          <w:ilvl w:val="0"/>
          <w:numId w:val="261"/>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data.add(</w:t>
      </w:r>
      <w:r>
        <w:rPr>
          <w:rStyle w:val="string"/>
          <w:rFonts w:ascii="inter-regular" w:hAnsi="inter-regular"/>
          <w:color w:val="0000FF"/>
          <w:bdr w:val="none" w:sz="0" w:space="0" w:color="auto" w:frame="1"/>
        </w:rPr>
        <w:t>"Set"</w:t>
      </w:r>
      <w:r>
        <w:rPr>
          <w:rFonts w:ascii="inter-regular" w:hAnsi="inter-regular"/>
          <w:color w:val="000000"/>
          <w:bdr w:val="none" w:sz="0" w:space="0" w:color="auto" w:frame="1"/>
        </w:rPr>
        <w:t>);   </w:t>
      </w:r>
    </w:p>
    <w:p w14:paraId="44EFB806" w14:textId="77777777" w:rsidR="008A5B78" w:rsidRDefault="008A5B78" w:rsidP="008A5B78">
      <w:pPr>
        <w:numPr>
          <w:ilvl w:val="0"/>
          <w:numId w:val="261"/>
        </w:numPr>
        <w:spacing w:after="0" w:line="375" w:lineRule="atLeast"/>
        <w:jc w:val="both"/>
        <w:rPr>
          <w:rFonts w:ascii="inter-regular" w:hAnsi="inter-regular"/>
          <w:color w:val="000000"/>
        </w:rPr>
      </w:pPr>
      <w:r>
        <w:rPr>
          <w:rFonts w:ascii="inter-regular" w:hAnsi="inter-regular"/>
          <w:color w:val="000000"/>
          <w:bdr w:val="none" w:sz="0" w:space="0" w:color="auto" w:frame="1"/>
        </w:rPr>
        <w:t>    </w:t>
      </w:r>
    </w:p>
    <w:p w14:paraId="3B7396D2" w14:textId="77777777" w:rsidR="008A5B78" w:rsidRDefault="008A5B78" w:rsidP="008A5B78">
      <w:pPr>
        <w:pStyle w:val="alt"/>
        <w:numPr>
          <w:ilvl w:val="0"/>
          <w:numId w:val="261"/>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System.out.println(data);   </w:t>
      </w:r>
    </w:p>
    <w:p w14:paraId="5C6DCB8E" w14:textId="77777777" w:rsidR="008A5B78" w:rsidRDefault="008A5B78" w:rsidP="008A5B78">
      <w:pPr>
        <w:numPr>
          <w:ilvl w:val="0"/>
          <w:numId w:val="261"/>
        </w:numPr>
        <w:spacing w:after="0" w:line="375" w:lineRule="atLeast"/>
        <w:jc w:val="both"/>
        <w:rPr>
          <w:rFonts w:ascii="inter-regular" w:hAnsi="inter-regular"/>
          <w:color w:val="000000"/>
        </w:rPr>
      </w:pPr>
      <w:r>
        <w:rPr>
          <w:rFonts w:ascii="inter-regular" w:hAnsi="inter-regular"/>
          <w:color w:val="000000"/>
          <w:bdr w:val="none" w:sz="0" w:space="0" w:color="auto" w:frame="1"/>
        </w:rPr>
        <w:lastRenderedPageBreak/>
        <w:t>    }   </w:t>
      </w:r>
    </w:p>
    <w:p w14:paraId="7B26FB8C" w14:textId="77777777" w:rsidR="008A5B78" w:rsidRDefault="008A5B78" w:rsidP="008A5B78">
      <w:pPr>
        <w:pStyle w:val="alt"/>
        <w:numPr>
          <w:ilvl w:val="0"/>
          <w:numId w:val="261"/>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w:t>
      </w:r>
    </w:p>
    <w:p w14:paraId="218D1875" w14:textId="77777777" w:rsidR="008A5B78" w:rsidRDefault="008A5B78" w:rsidP="008A5B78">
      <w:pPr>
        <w:pStyle w:val="NormalWeb"/>
        <w:shd w:val="clear" w:color="auto" w:fill="FFFFFF"/>
        <w:jc w:val="both"/>
        <w:rPr>
          <w:rFonts w:ascii="inter-regular" w:hAnsi="inter-regular"/>
          <w:color w:val="333333"/>
        </w:rPr>
      </w:pPr>
      <w:r>
        <w:rPr>
          <w:rStyle w:val="Strong"/>
          <w:rFonts w:ascii="Segoe UI" w:hAnsi="Segoe UI" w:cs="Segoe UI"/>
          <w:color w:val="333333"/>
        </w:rPr>
        <w:t>Output:</w:t>
      </w:r>
    </w:p>
    <w:p w14:paraId="3CEFF7E0" w14:textId="77777777" w:rsidR="008A5B78" w:rsidRDefault="008A5B78" w:rsidP="008A5B78">
      <w:pPr>
        <w:rPr>
          <w:rFonts w:ascii="Times New Roman" w:hAnsi="Times New Roman"/>
        </w:rPr>
      </w:pPr>
      <w:r>
        <w:rPr>
          <w:noProof/>
        </w:rPr>
        <w:drawing>
          <wp:inline distT="0" distB="0" distL="0" distR="0" wp14:anchorId="376943C4" wp14:editId="5C5977FD">
            <wp:extent cx="5731510" cy="1673225"/>
            <wp:effectExtent l="0" t="0" r="2540" b="3175"/>
            <wp:docPr id="1448151621" name="Picture 16" descr="Set in Ja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Set in Java"/>
                    <pic:cNvPicPr>
                      <a:picLocks noChangeAspect="1" noChangeArrowheads="1"/>
                    </pic:cNvPicPr>
                  </pic:nvPicPr>
                  <pic:blipFill>
                    <a:blip r:embed="rId248">
                      <a:extLst>
                        <a:ext uri="{28A0092B-C50C-407E-A947-70E740481C1C}">
                          <a14:useLocalDpi xmlns:a14="http://schemas.microsoft.com/office/drawing/2010/main" val="0"/>
                        </a:ext>
                      </a:extLst>
                    </a:blip>
                    <a:srcRect/>
                    <a:stretch>
                      <a:fillRect/>
                    </a:stretch>
                  </pic:blipFill>
                  <pic:spPr bwMode="auto">
                    <a:xfrm>
                      <a:off x="0" y="0"/>
                      <a:ext cx="5731510" cy="1673225"/>
                    </a:xfrm>
                    <a:prstGeom prst="rect">
                      <a:avLst/>
                    </a:prstGeom>
                    <a:noFill/>
                    <a:ln>
                      <a:noFill/>
                    </a:ln>
                  </pic:spPr>
                </pic:pic>
              </a:graphicData>
            </a:graphic>
          </wp:inline>
        </w:drawing>
      </w:r>
    </w:p>
    <w:p w14:paraId="5D052F21" w14:textId="77777777" w:rsidR="008A5B78" w:rsidRDefault="008A5B78" w:rsidP="008A5B78">
      <w:pPr>
        <w:pStyle w:val="Heading4"/>
        <w:pBdr>
          <w:left w:val="single" w:sz="18" w:space="30" w:color="FFA500"/>
        </w:pBdr>
        <w:shd w:val="clear" w:color="auto" w:fill="FAEBD7"/>
        <w:jc w:val="both"/>
        <w:rPr>
          <w:rFonts w:ascii="Arial" w:hAnsi="Arial" w:cs="Arial"/>
          <w:b w:val="0"/>
          <w:bCs w:val="0"/>
          <w:color w:val="333333"/>
          <w:sz w:val="23"/>
          <w:szCs w:val="23"/>
        </w:rPr>
      </w:pPr>
      <w:r>
        <w:rPr>
          <w:rFonts w:ascii="Arial" w:hAnsi="Arial" w:cs="Arial"/>
          <w:b w:val="0"/>
          <w:bCs w:val="0"/>
          <w:color w:val="333333"/>
          <w:sz w:val="23"/>
          <w:szCs w:val="23"/>
        </w:rPr>
        <w:t>Note: Throughout the section, we have compiled the program with file name and run the program with class name. Because the file name and the class name are different.</w:t>
      </w:r>
    </w:p>
    <w:p w14:paraId="2AEDEE44" w14:textId="77777777" w:rsidR="008A5B78" w:rsidRDefault="008A5B78" w:rsidP="008A5B78">
      <w:pPr>
        <w:pStyle w:val="Heading2"/>
        <w:shd w:val="clear" w:color="auto" w:fill="FFFFFF"/>
        <w:spacing w:line="312" w:lineRule="atLeast"/>
        <w:jc w:val="both"/>
        <w:rPr>
          <w:rFonts w:ascii="Helvetica" w:hAnsi="Helvetica"/>
          <w:b w:val="0"/>
          <w:bCs w:val="0"/>
          <w:color w:val="610B38"/>
          <w:sz w:val="38"/>
          <w:szCs w:val="38"/>
        </w:rPr>
      </w:pPr>
      <w:r>
        <w:rPr>
          <w:rFonts w:ascii="Helvetica" w:hAnsi="Helvetica"/>
          <w:b w:val="0"/>
          <w:bCs w:val="0"/>
          <w:color w:val="610B38"/>
          <w:sz w:val="38"/>
          <w:szCs w:val="38"/>
        </w:rPr>
        <w:t>Operations on the Set Interface</w:t>
      </w:r>
    </w:p>
    <w:p w14:paraId="04DA620D" w14:textId="77777777" w:rsidR="008A5B78" w:rsidRDefault="008A5B78" w:rsidP="008A5B78">
      <w:pPr>
        <w:pStyle w:val="NormalWeb"/>
        <w:shd w:val="clear" w:color="auto" w:fill="FFFFFF"/>
        <w:jc w:val="both"/>
        <w:rPr>
          <w:rFonts w:ascii="inter-regular" w:hAnsi="inter-regular"/>
          <w:color w:val="333333"/>
        </w:rPr>
      </w:pPr>
      <w:r>
        <w:rPr>
          <w:rFonts w:ascii="inter-regular" w:hAnsi="inter-regular"/>
          <w:color w:val="333333"/>
        </w:rPr>
        <w:t>On the Set, we can perform all the basic mathematical operations like intersection, union and difference.</w:t>
      </w:r>
    </w:p>
    <w:p w14:paraId="48F03ACE" w14:textId="77777777" w:rsidR="008A5B78" w:rsidRDefault="008A5B78" w:rsidP="008A5B78">
      <w:pPr>
        <w:pStyle w:val="NormalWeb"/>
        <w:shd w:val="clear" w:color="auto" w:fill="FFFFFF"/>
        <w:jc w:val="both"/>
        <w:rPr>
          <w:rFonts w:ascii="inter-regular" w:hAnsi="inter-regular"/>
          <w:color w:val="333333"/>
        </w:rPr>
      </w:pPr>
      <w:r>
        <w:rPr>
          <w:rFonts w:ascii="inter-regular" w:hAnsi="inter-regular"/>
          <w:color w:val="333333"/>
        </w:rPr>
        <w:t>Suppose, we have two sets, i.e., set1 = [22, 45, 33, 66, 55, 34, 77] and set2 = [33, 2, 83, 45, 3, 12, 55]. We can perform the following operation on the Set:</w:t>
      </w:r>
    </w:p>
    <w:p w14:paraId="430CBF83" w14:textId="77777777" w:rsidR="008A5B78" w:rsidRDefault="008A5B78" w:rsidP="008A5B78">
      <w:pPr>
        <w:numPr>
          <w:ilvl w:val="0"/>
          <w:numId w:val="262"/>
        </w:numPr>
        <w:shd w:val="clear" w:color="auto" w:fill="FFFFFF"/>
        <w:spacing w:before="60" w:after="100" w:afterAutospacing="1" w:line="375" w:lineRule="atLeast"/>
        <w:jc w:val="both"/>
        <w:rPr>
          <w:rFonts w:ascii="inter-regular" w:hAnsi="inter-regular"/>
          <w:color w:val="000000"/>
        </w:rPr>
      </w:pPr>
      <w:r>
        <w:rPr>
          <w:rStyle w:val="Strong"/>
          <w:rFonts w:ascii="Segoe UI" w:hAnsi="Segoe UI" w:cs="Segoe UI"/>
          <w:color w:val="000000"/>
        </w:rPr>
        <w:t>Intersection:</w:t>
      </w:r>
      <w:r>
        <w:rPr>
          <w:rFonts w:ascii="inter-regular" w:hAnsi="inter-regular"/>
          <w:color w:val="000000"/>
        </w:rPr>
        <w:t> The intersection operation returns all those elements which are present in both the set. The intersection of set1 and set2 will be [33, 45, 55].</w:t>
      </w:r>
    </w:p>
    <w:p w14:paraId="5B1BD3CA" w14:textId="77777777" w:rsidR="008A5B78" w:rsidRDefault="008A5B78" w:rsidP="008A5B78">
      <w:pPr>
        <w:numPr>
          <w:ilvl w:val="0"/>
          <w:numId w:val="262"/>
        </w:numPr>
        <w:shd w:val="clear" w:color="auto" w:fill="FFFFFF"/>
        <w:spacing w:before="60" w:after="100" w:afterAutospacing="1" w:line="375" w:lineRule="atLeast"/>
        <w:jc w:val="both"/>
        <w:rPr>
          <w:rFonts w:ascii="inter-regular" w:hAnsi="inter-regular"/>
          <w:color w:val="000000"/>
        </w:rPr>
      </w:pPr>
      <w:r>
        <w:rPr>
          <w:rStyle w:val="Strong"/>
          <w:rFonts w:ascii="Segoe UI" w:hAnsi="Segoe UI" w:cs="Segoe UI"/>
          <w:color w:val="000000"/>
        </w:rPr>
        <w:t>Union:</w:t>
      </w:r>
      <w:r>
        <w:rPr>
          <w:rFonts w:ascii="inter-regular" w:hAnsi="inter-regular"/>
          <w:color w:val="000000"/>
        </w:rPr>
        <w:t> The union operation returns all the elements of set1 and set2 in a single set, and that set can either be set1 or set2. The union of set1 and set2 will be [2, 3, 12, 22, 33, 34, 45, 55, 66, 77, 83].</w:t>
      </w:r>
    </w:p>
    <w:p w14:paraId="5598C5FF" w14:textId="77777777" w:rsidR="008A5B78" w:rsidRDefault="008A5B78" w:rsidP="008A5B78">
      <w:pPr>
        <w:numPr>
          <w:ilvl w:val="0"/>
          <w:numId w:val="262"/>
        </w:numPr>
        <w:shd w:val="clear" w:color="auto" w:fill="FFFFFF"/>
        <w:spacing w:before="60" w:after="100" w:afterAutospacing="1" w:line="375" w:lineRule="atLeast"/>
        <w:jc w:val="both"/>
        <w:rPr>
          <w:rFonts w:ascii="inter-regular" w:hAnsi="inter-regular"/>
          <w:color w:val="000000"/>
        </w:rPr>
      </w:pPr>
      <w:r>
        <w:rPr>
          <w:rStyle w:val="Strong"/>
          <w:rFonts w:ascii="Segoe UI" w:hAnsi="Segoe UI" w:cs="Segoe UI"/>
          <w:color w:val="000000"/>
        </w:rPr>
        <w:t>Difference:</w:t>
      </w:r>
      <w:r>
        <w:rPr>
          <w:rFonts w:ascii="inter-regular" w:hAnsi="inter-regular"/>
          <w:color w:val="000000"/>
        </w:rPr>
        <w:t> The difference operation deletes the values from the set which are present in another set. The difference of the set1 and set2 will be [66, 34, 22, 77].</w:t>
      </w:r>
    </w:p>
    <w:p w14:paraId="60F0AAC4" w14:textId="77777777" w:rsidR="008A5B78" w:rsidRDefault="008A5B78" w:rsidP="008A5B78">
      <w:pPr>
        <w:pStyle w:val="NormalWeb"/>
        <w:shd w:val="clear" w:color="auto" w:fill="FFFFFF"/>
        <w:jc w:val="both"/>
        <w:rPr>
          <w:rFonts w:ascii="inter-regular" w:hAnsi="inter-regular"/>
          <w:color w:val="333333"/>
        </w:rPr>
      </w:pPr>
      <w:r>
        <w:rPr>
          <w:rFonts w:ascii="inter-regular" w:hAnsi="inter-regular"/>
          <w:color w:val="333333"/>
        </w:rPr>
        <w:t>In set, </w:t>
      </w:r>
      <w:r>
        <w:rPr>
          <w:rStyle w:val="Strong"/>
          <w:rFonts w:ascii="Segoe UI" w:hAnsi="Segoe UI" w:cs="Segoe UI"/>
          <w:color w:val="333333"/>
        </w:rPr>
        <w:t>addAll()</w:t>
      </w:r>
      <w:r>
        <w:rPr>
          <w:rFonts w:ascii="inter-regular" w:hAnsi="inter-regular"/>
          <w:color w:val="333333"/>
        </w:rPr>
        <w:t> method is used to perform the union, </w:t>
      </w:r>
      <w:r>
        <w:rPr>
          <w:rStyle w:val="Strong"/>
          <w:rFonts w:ascii="Segoe UI" w:hAnsi="Segoe UI" w:cs="Segoe UI"/>
          <w:color w:val="333333"/>
        </w:rPr>
        <w:t>retainAll()</w:t>
      </w:r>
      <w:r>
        <w:rPr>
          <w:rFonts w:ascii="inter-regular" w:hAnsi="inter-regular"/>
          <w:color w:val="333333"/>
        </w:rPr>
        <w:t> method is used to perform the intersection and </w:t>
      </w:r>
      <w:r>
        <w:rPr>
          <w:rStyle w:val="Strong"/>
          <w:rFonts w:ascii="Segoe UI" w:hAnsi="Segoe UI" w:cs="Segoe UI"/>
          <w:color w:val="333333"/>
        </w:rPr>
        <w:t>removeAll()</w:t>
      </w:r>
      <w:r>
        <w:rPr>
          <w:rFonts w:ascii="inter-regular" w:hAnsi="inter-regular"/>
          <w:color w:val="333333"/>
        </w:rPr>
        <w:t> method is used to perform difference. Let's take an example to understand how these methods are used to perform the intersection, union, and difference operations.</w:t>
      </w:r>
    </w:p>
    <w:p w14:paraId="0BD406F6" w14:textId="77777777" w:rsidR="008A5B78" w:rsidRDefault="008A5B78" w:rsidP="008A5B78">
      <w:pPr>
        <w:pStyle w:val="Heading3"/>
        <w:shd w:val="clear" w:color="auto" w:fill="FFFFFF"/>
        <w:spacing w:line="312" w:lineRule="atLeast"/>
        <w:jc w:val="both"/>
        <w:rPr>
          <w:rFonts w:ascii="Helvetica" w:hAnsi="Helvetica"/>
          <w:color w:val="610B4B"/>
          <w:sz w:val="32"/>
          <w:szCs w:val="32"/>
        </w:rPr>
      </w:pPr>
      <w:r>
        <w:rPr>
          <w:rFonts w:ascii="Helvetica" w:hAnsi="Helvetica"/>
          <w:b/>
          <w:bCs/>
          <w:color w:val="610B4B"/>
          <w:sz w:val="32"/>
          <w:szCs w:val="32"/>
        </w:rPr>
        <w:t>SetExample2.java</w:t>
      </w:r>
    </w:p>
    <w:p w14:paraId="601BB21A" w14:textId="77777777" w:rsidR="008A5B78" w:rsidRDefault="008A5B78" w:rsidP="008A5B78">
      <w:pPr>
        <w:pStyle w:val="alt"/>
        <w:numPr>
          <w:ilvl w:val="0"/>
          <w:numId w:val="263"/>
        </w:numPr>
        <w:spacing w:before="0" w:beforeAutospacing="0" w:after="0" w:afterAutospacing="0" w:line="375" w:lineRule="atLeast"/>
        <w:jc w:val="both"/>
        <w:rPr>
          <w:rFonts w:ascii="inter-regular" w:hAnsi="inter-regular"/>
          <w:color w:val="000000"/>
        </w:rPr>
      </w:pPr>
      <w:r>
        <w:rPr>
          <w:rStyle w:val="keyword"/>
          <w:rFonts w:ascii="inter-regular" w:hAnsi="inter-regular"/>
          <w:b/>
          <w:bCs/>
          <w:color w:val="006699"/>
          <w:bdr w:val="none" w:sz="0" w:space="0" w:color="auto" w:frame="1"/>
        </w:rPr>
        <w:t>import</w:t>
      </w:r>
      <w:r>
        <w:rPr>
          <w:rFonts w:ascii="inter-regular" w:hAnsi="inter-regular"/>
          <w:color w:val="000000"/>
          <w:bdr w:val="none" w:sz="0" w:space="0" w:color="auto" w:frame="1"/>
        </w:rPr>
        <w:t> java.util.*;    </w:t>
      </w:r>
    </w:p>
    <w:p w14:paraId="218C8C21" w14:textId="77777777" w:rsidR="008A5B78" w:rsidRDefault="008A5B78" w:rsidP="008A5B78">
      <w:pPr>
        <w:numPr>
          <w:ilvl w:val="0"/>
          <w:numId w:val="263"/>
        </w:numPr>
        <w:spacing w:after="0" w:line="375" w:lineRule="atLeast"/>
        <w:jc w:val="both"/>
        <w:rPr>
          <w:rFonts w:ascii="inter-regular" w:hAnsi="inter-regular"/>
          <w:color w:val="000000"/>
        </w:rPr>
      </w:pPr>
      <w:r>
        <w:rPr>
          <w:rStyle w:val="keyword"/>
          <w:rFonts w:ascii="inter-regular" w:hAnsi="inter-regular"/>
          <w:b/>
          <w:bCs/>
          <w:color w:val="006699"/>
          <w:bdr w:val="none" w:sz="0" w:space="0" w:color="auto" w:frame="1"/>
        </w:rPr>
        <w:t>public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class</w:t>
      </w:r>
      <w:r>
        <w:rPr>
          <w:rFonts w:ascii="inter-regular" w:hAnsi="inter-regular"/>
          <w:color w:val="000000"/>
          <w:bdr w:val="none" w:sz="0" w:space="0" w:color="auto" w:frame="1"/>
        </w:rPr>
        <w:t> SetOperations   </w:t>
      </w:r>
    </w:p>
    <w:p w14:paraId="27E88B0E" w14:textId="77777777" w:rsidR="008A5B78" w:rsidRDefault="008A5B78" w:rsidP="008A5B78">
      <w:pPr>
        <w:pStyle w:val="alt"/>
        <w:numPr>
          <w:ilvl w:val="0"/>
          <w:numId w:val="263"/>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w:t>
      </w:r>
    </w:p>
    <w:p w14:paraId="1F2B735A" w14:textId="77777777" w:rsidR="008A5B78" w:rsidRDefault="008A5B78" w:rsidP="008A5B78">
      <w:pPr>
        <w:numPr>
          <w:ilvl w:val="0"/>
          <w:numId w:val="263"/>
        </w:numPr>
        <w:spacing w:after="0" w:line="375" w:lineRule="atLeast"/>
        <w:jc w:val="both"/>
        <w:rPr>
          <w:rFonts w:ascii="inter-regular" w:hAnsi="inter-regular"/>
          <w:color w:val="000000"/>
        </w:rPr>
      </w:pPr>
      <w:r>
        <w:rPr>
          <w:rFonts w:ascii="inter-regular" w:hAnsi="inter-regular"/>
          <w:color w:val="000000"/>
          <w:bdr w:val="none" w:sz="0" w:space="0" w:color="auto" w:frame="1"/>
        </w:rPr>
        <w:lastRenderedPageBreak/>
        <w:t>    </w:t>
      </w:r>
      <w:r>
        <w:rPr>
          <w:rStyle w:val="keyword"/>
          <w:rFonts w:ascii="inter-regular" w:hAnsi="inter-regular"/>
          <w:b/>
          <w:bCs/>
          <w:color w:val="006699"/>
          <w:bdr w:val="none" w:sz="0" w:space="0" w:color="auto" w:frame="1"/>
        </w:rPr>
        <w:t>public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static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void</w:t>
      </w:r>
      <w:r>
        <w:rPr>
          <w:rFonts w:ascii="inter-regular" w:hAnsi="inter-regular"/>
          <w:color w:val="000000"/>
          <w:bdr w:val="none" w:sz="0" w:space="0" w:color="auto" w:frame="1"/>
        </w:rPr>
        <w:t> main(String args[])    </w:t>
      </w:r>
    </w:p>
    <w:p w14:paraId="60F50050" w14:textId="77777777" w:rsidR="008A5B78" w:rsidRDefault="008A5B78" w:rsidP="008A5B78">
      <w:pPr>
        <w:pStyle w:val="alt"/>
        <w:numPr>
          <w:ilvl w:val="0"/>
          <w:numId w:val="263"/>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    </w:t>
      </w:r>
    </w:p>
    <w:p w14:paraId="3219D4E1" w14:textId="77777777" w:rsidR="008A5B78" w:rsidRDefault="008A5B78" w:rsidP="008A5B78">
      <w:pPr>
        <w:numPr>
          <w:ilvl w:val="0"/>
          <w:numId w:val="263"/>
        </w:numPr>
        <w:spacing w:after="0" w:line="375" w:lineRule="atLeast"/>
        <w:jc w:val="both"/>
        <w:rPr>
          <w:rFonts w:ascii="inter-regular" w:hAnsi="inter-regular"/>
          <w:color w:val="000000"/>
        </w:rPr>
      </w:pPr>
      <w:r>
        <w:rPr>
          <w:rFonts w:ascii="inter-regular" w:hAnsi="inter-regular"/>
          <w:color w:val="000000"/>
          <w:bdr w:val="none" w:sz="0" w:space="0" w:color="auto" w:frame="1"/>
        </w:rPr>
        <w:t>        Integer[] A = {</w:t>
      </w:r>
      <w:r>
        <w:rPr>
          <w:rStyle w:val="number"/>
          <w:rFonts w:ascii="inter-regular" w:hAnsi="inter-regular"/>
          <w:color w:val="C00000"/>
          <w:bdr w:val="none" w:sz="0" w:space="0" w:color="auto" w:frame="1"/>
        </w:rPr>
        <w:t>22</w:t>
      </w:r>
      <w:r>
        <w:rPr>
          <w:rFonts w:ascii="inter-regular" w:hAnsi="inter-regular"/>
          <w:color w:val="000000"/>
          <w:bdr w:val="none" w:sz="0" w:space="0" w:color="auto" w:frame="1"/>
        </w:rPr>
        <w:t>, </w:t>
      </w:r>
      <w:r>
        <w:rPr>
          <w:rStyle w:val="number"/>
          <w:rFonts w:ascii="inter-regular" w:hAnsi="inter-regular"/>
          <w:color w:val="C00000"/>
          <w:bdr w:val="none" w:sz="0" w:space="0" w:color="auto" w:frame="1"/>
        </w:rPr>
        <w:t>45</w:t>
      </w:r>
      <w:r>
        <w:rPr>
          <w:rFonts w:ascii="inter-regular" w:hAnsi="inter-regular"/>
          <w:color w:val="000000"/>
          <w:bdr w:val="none" w:sz="0" w:space="0" w:color="auto" w:frame="1"/>
        </w:rPr>
        <w:t>,</w:t>
      </w:r>
      <w:r>
        <w:rPr>
          <w:rStyle w:val="number"/>
          <w:rFonts w:ascii="inter-regular" w:hAnsi="inter-regular"/>
          <w:color w:val="C00000"/>
          <w:bdr w:val="none" w:sz="0" w:space="0" w:color="auto" w:frame="1"/>
        </w:rPr>
        <w:t>33</w:t>
      </w:r>
      <w:r>
        <w:rPr>
          <w:rFonts w:ascii="inter-regular" w:hAnsi="inter-regular"/>
          <w:color w:val="000000"/>
          <w:bdr w:val="none" w:sz="0" w:space="0" w:color="auto" w:frame="1"/>
        </w:rPr>
        <w:t>, </w:t>
      </w:r>
      <w:r>
        <w:rPr>
          <w:rStyle w:val="number"/>
          <w:rFonts w:ascii="inter-regular" w:hAnsi="inter-regular"/>
          <w:color w:val="C00000"/>
          <w:bdr w:val="none" w:sz="0" w:space="0" w:color="auto" w:frame="1"/>
        </w:rPr>
        <w:t>66</w:t>
      </w:r>
      <w:r>
        <w:rPr>
          <w:rFonts w:ascii="inter-regular" w:hAnsi="inter-regular"/>
          <w:color w:val="000000"/>
          <w:bdr w:val="none" w:sz="0" w:space="0" w:color="auto" w:frame="1"/>
        </w:rPr>
        <w:t>, </w:t>
      </w:r>
      <w:r>
        <w:rPr>
          <w:rStyle w:val="number"/>
          <w:rFonts w:ascii="inter-regular" w:hAnsi="inter-regular"/>
          <w:color w:val="C00000"/>
          <w:bdr w:val="none" w:sz="0" w:space="0" w:color="auto" w:frame="1"/>
        </w:rPr>
        <w:t>55</w:t>
      </w:r>
      <w:r>
        <w:rPr>
          <w:rFonts w:ascii="inter-regular" w:hAnsi="inter-regular"/>
          <w:color w:val="000000"/>
          <w:bdr w:val="none" w:sz="0" w:space="0" w:color="auto" w:frame="1"/>
        </w:rPr>
        <w:t>, </w:t>
      </w:r>
      <w:r>
        <w:rPr>
          <w:rStyle w:val="number"/>
          <w:rFonts w:ascii="inter-regular" w:hAnsi="inter-regular"/>
          <w:color w:val="C00000"/>
          <w:bdr w:val="none" w:sz="0" w:space="0" w:color="auto" w:frame="1"/>
        </w:rPr>
        <w:t>34</w:t>
      </w:r>
      <w:r>
        <w:rPr>
          <w:rFonts w:ascii="inter-regular" w:hAnsi="inter-regular"/>
          <w:color w:val="000000"/>
          <w:bdr w:val="none" w:sz="0" w:space="0" w:color="auto" w:frame="1"/>
        </w:rPr>
        <w:t>, </w:t>
      </w:r>
      <w:r>
        <w:rPr>
          <w:rStyle w:val="number"/>
          <w:rFonts w:ascii="inter-regular" w:hAnsi="inter-regular"/>
          <w:color w:val="C00000"/>
          <w:bdr w:val="none" w:sz="0" w:space="0" w:color="auto" w:frame="1"/>
        </w:rPr>
        <w:t>77</w:t>
      </w:r>
      <w:r>
        <w:rPr>
          <w:rFonts w:ascii="inter-regular" w:hAnsi="inter-regular"/>
          <w:color w:val="000000"/>
          <w:bdr w:val="none" w:sz="0" w:space="0" w:color="auto" w:frame="1"/>
        </w:rPr>
        <w:t>};  </w:t>
      </w:r>
    </w:p>
    <w:p w14:paraId="24089115" w14:textId="77777777" w:rsidR="008A5B78" w:rsidRDefault="008A5B78" w:rsidP="008A5B78">
      <w:pPr>
        <w:pStyle w:val="alt"/>
        <w:numPr>
          <w:ilvl w:val="0"/>
          <w:numId w:val="263"/>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Integer[] B = {</w:t>
      </w:r>
      <w:r>
        <w:rPr>
          <w:rStyle w:val="number"/>
          <w:rFonts w:ascii="inter-regular" w:hAnsi="inter-regular"/>
          <w:color w:val="C00000"/>
          <w:bdr w:val="none" w:sz="0" w:space="0" w:color="auto" w:frame="1"/>
        </w:rPr>
        <w:t>33</w:t>
      </w:r>
      <w:r>
        <w:rPr>
          <w:rFonts w:ascii="inter-regular" w:hAnsi="inter-regular"/>
          <w:color w:val="000000"/>
          <w:bdr w:val="none" w:sz="0" w:space="0" w:color="auto" w:frame="1"/>
        </w:rPr>
        <w:t>, </w:t>
      </w:r>
      <w:r>
        <w:rPr>
          <w:rStyle w:val="number"/>
          <w:rFonts w:ascii="inter-regular" w:hAnsi="inter-regular"/>
          <w:color w:val="C00000"/>
          <w:bdr w:val="none" w:sz="0" w:space="0" w:color="auto" w:frame="1"/>
        </w:rPr>
        <w:t>2</w:t>
      </w:r>
      <w:r>
        <w:rPr>
          <w:rFonts w:ascii="inter-regular" w:hAnsi="inter-regular"/>
          <w:color w:val="000000"/>
          <w:bdr w:val="none" w:sz="0" w:space="0" w:color="auto" w:frame="1"/>
        </w:rPr>
        <w:t>, </w:t>
      </w:r>
      <w:r>
        <w:rPr>
          <w:rStyle w:val="number"/>
          <w:rFonts w:ascii="inter-regular" w:hAnsi="inter-regular"/>
          <w:color w:val="C00000"/>
          <w:bdr w:val="none" w:sz="0" w:space="0" w:color="auto" w:frame="1"/>
        </w:rPr>
        <w:t>83</w:t>
      </w:r>
      <w:r>
        <w:rPr>
          <w:rFonts w:ascii="inter-regular" w:hAnsi="inter-regular"/>
          <w:color w:val="000000"/>
          <w:bdr w:val="none" w:sz="0" w:space="0" w:color="auto" w:frame="1"/>
        </w:rPr>
        <w:t>, </w:t>
      </w:r>
      <w:r>
        <w:rPr>
          <w:rStyle w:val="number"/>
          <w:rFonts w:ascii="inter-regular" w:hAnsi="inter-regular"/>
          <w:color w:val="C00000"/>
          <w:bdr w:val="none" w:sz="0" w:space="0" w:color="auto" w:frame="1"/>
        </w:rPr>
        <w:t>45</w:t>
      </w:r>
      <w:r>
        <w:rPr>
          <w:rFonts w:ascii="inter-regular" w:hAnsi="inter-regular"/>
          <w:color w:val="000000"/>
          <w:bdr w:val="none" w:sz="0" w:space="0" w:color="auto" w:frame="1"/>
        </w:rPr>
        <w:t>, </w:t>
      </w:r>
      <w:r>
        <w:rPr>
          <w:rStyle w:val="number"/>
          <w:rFonts w:ascii="inter-regular" w:hAnsi="inter-regular"/>
          <w:color w:val="C00000"/>
          <w:bdr w:val="none" w:sz="0" w:space="0" w:color="auto" w:frame="1"/>
        </w:rPr>
        <w:t>3</w:t>
      </w:r>
      <w:r>
        <w:rPr>
          <w:rFonts w:ascii="inter-regular" w:hAnsi="inter-regular"/>
          <w:color w:val="000000"/>
          <w:bdr w:val="none" w:sz="0" w:space="0" w:color="auto" w:frame="1"/>
        </w:rPr>
        <w:t>, </w:t>
      </w:r>
      <w:r>
        <w:rPr>
          <w:rStyle w:val="number"/>
          <w:rFonts w:ascii="inter-regular" w:hAnsi="inter-regular"/>
          <w:color w:val="C00000"/>
          <w:bdr w:val="none" w:sz="0" w:space="0" w:color="auto" w:frame="1"/>
        </w:rPr>
        <w:t>12</w:t>
      </w:r>
      <w:r>
        <w:rPr>
          <w:rFonts w:ascii="inter-regular" w:hAnsi="inter-regular"/>
          <w:color w:val="000000"/>
          <w:bdr w:val="none" w:sz="0" w:space="0" w:color="auto" w:frame="1"/>
        </w:rPr>
        <w:t>, </w:t>
      </w:r>
      <w:r>
        <w:rPr>
          <w:rStyle w:val="number"/>
          <w:rFonts w:ascii="inter-regular" w:hAnsi="inter-regular"/>
          <w:color w:val="C00000"/>
          <w:bdr w:val="none" w:sz="0" w:space="0" w:color="auto" w:frame="1"/>
        </w:rPr>
        <w:t>55</w:t>
      </w:r>
      <w:r>
        <w:rPr>
          <w:rFonts w:ascii="inter-regular" w:hAnsi="inter-regular"/>
          <w:color w:val="000000"/>
          <w:bdr w:val="none" w:sz="0" w:space="0" w:color="auto" w:frame="1"/>
        </w:rPr>
        <w:t>};  </w:t>
      </w:r>
    </w:p>
    <w:p w14:paraId="77B2A832" w14:textId="77777777" w:rsidR="008A5B78" w:rsidRDefault="008A5B78" w:rsidP="008A5B78">
      <w:pPr>
        <w:numPr>
          <w:ilvl w:val="0"/>
          <w:numId w:val="263"/>
        </w:numPr>
        <w:spacing w:after="0" w:line="375" w:lineRule="atLeast"/>
        <w:jc w:val="both"/>
        <w:rPr>
          <w:rFonts w:ascii="inter-regular" w:hAnsi="inter-regular"/>
          <w:color w:val="000000"/>
        </w:rPr>
      </w:pPr>
      <w:r>
        <w:rPr>
          <w:rFonts w:ascii="inter-regular" w:hAnsi="inter-regular"/>
          <w:color w:val="000000"/>
          <w:bdr w:val="none" w:sz="0" w:space="0" w:color="auto" w:frame="1"/>
        </w:rPr>
        <w:t>        Set&lt;Integer&gt; set1 = </w:t>
      </w:r>
      <w:r>
        <w:rPr>
          <w:rStyle w:val="keyword"/>
          <w:rFonts w:ascii="inter-regular" w:hAnsi="inter-regular"/>
          <w:b/>
          <w:bCs/>
          <w:color w:val="006699"/>
          <w:bdr w:val="none" w:sz="0" w:space="0" w:color="auto" w:frame="1"/>
        </w:rPr>
        <w:t>new</w:t>
      </w:r>
      <w:r>
        <w:rPr>
          <w:rFonts w:ascii="inter-regular" w:hAnsi="inter-regular"/>
          <w:color w:val="000000"/>
          <w:bdr w:val="none" w:sz="0" w:space="0" w:color="auto" w:frame="1"/>
        </w:rPr>
        <w:t> HashSet&lt;Integer&gt;();    </w:t>
      </w:r>
    </w:p>
    <w:p w14:paraId="1BEB70A4" w14:textId="77777777" w:rsidR="008A5B78" w:rsidRDefault="008A5B78" w:rsidP="008A5B78">
      <w:pPr>
        <w:pStyle w:val="alt"/>
        <w:numPr>
          <w:ilvl w:val="0"/>
          <w:numId w:val="263"/>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set1.addAll(Arrays.asList(A));    </w:t>
      </w:r>
    </w:p>
    <w:p w14:paraId="324CFB67" w14:textId="77777777" w:rsidR="008A5B78" w:rsidRDefault="008A5B78" w:rsidP="008A5B78">
      <w:pPr>
        <w:numPr>
          <w:ilvl w:val="0"/>
          <w:numId w:val="263"/>
        </w:numPr>
        <w:spacing w:after="0" w:line="375" w:lineRule="atLeast"/>
        <w:jc w:val="both"/>
        <w:rPr>
          <w:rFonts w:ascii="inter-regular" w:hAnsi="inter-regular"/>
          <w:color w:val="000000"/>
        </w:rPr>
      </w:pPr>
      <w:r>
        <w:rPr>
          <w:rFonts w:ascii="inter-regular" w:hAnsi="inter-regular"/>
          <w:color w:val="000000"/>
          <w:bdr w:val="none" w:sz="0" w:space="0" w:color="auto" w:frame="1"/>
        </w:rPr>
        <w:t>        Set&lt;Integer&gt; set2 = </w:t>
      </w:r>
      <w:r>
        <w:rPr>
          <w:rStyle w:val="keyword"/>
          <w:rFonts w:ascii="inter-regular" w:hAnsi="inter-regular"/>
          <w:b/>
          <w:bCs/>
          <w:color w:val="006699"/>
          <w:bdr w:val="none" w:sz="0" w:space="0" w:color="auto" w:frame="1"/>
        </w:rPr>
        <w:t>new</w:t>
      </w:r>
      <w:r>
        <w:rPr>
          <w:rFonts w:ascii="inter-regular" w:hAnsi="inter-regular"/>
          <w:color w:val="000000"/>
          <w:bdr w:val="none" w:sz="0" w:space="0" w:color="auto" w:frame="1"/>
        </w:rPr>
        <w:t> HashSet&lt;Integer&gt;();    </w:t>
      </w:r>
    </w:p>
    <w:p w14:paraId="4E555E42" w14:textId="77777777" w:rsidR="008A5B78" w:rsidRDefault="008A5B78" w:rsidP="008A5B78">
      <w:pPr>
        <w:pStyle w:val="alt"/>
        <w:numPr>
          <w:ilvl w:val="0"/>
          <w:numId w:val="263"/>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set2.addAll(Arrays.asList(B));    </w:t>
      </w:r>
    </w:p>
    <w:p w14:paraId="3C0DDA86" w14:textId="77777777" w:rsidR="008A5B78" w:rsidRDefault="008A5B78" w:rsidP="008A5B78">
      <w:pPr>
        <w:numPr>
          <w:ilvl w:val="0"/>
          <w:numId w:val="263"/>
        </w:numPr>
        <w:spacing w:after="0" w:line="375" w:lineRule="atLeast"/>
        <w:jc w:val="both"/>
        <w:rPr>
          <w:rFonts w:ascii="inter-regular" w:hAnsi="inter-regular"/>
          <w:color w:val="000000"/>
        </w:rPr>
      </w:pPr>
      <w:r>
        <w:rPr>
          <w:rFonts w:ascii="inter-regular" w:hAnsi="inter-regular"/>
          <w:color w:val="000000"/>
          <w:bdr w:val="none" w:sz="0" w:space="0" w:color="auto" w:frame="1"/>
        </w:rPr>
        <w:t>    </w:t>
      </w:r>
    </w:p>
    <w:p w14:paraId="7A852AA1" w14:textId="77777777" w:rsidR="008A5B78" w:rsidRDefault="008A5B78" w:rsidP="008A5B78">
      <w:pPr>
        <w:pStyle w:val="alt"/>
        <w:numPr>
          <w:ilvl w:val="0"/>
          <w:numId w:val="263"/>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w:t>
      </w:r>
      <w:r>
        <w:rPr>
          <w:rStyle w:val="comment"/>
          <w:rFonts w:ascii="inter-regular" w:hAnsi="inter-regular"/>
          <w:color w:val="008200"/>
          <w:bdr w:val="none" w:sz="0" w:space="0" w:color="auto" w:frame="1"/>
        </w:rPr>
        <w:t>// Finding Union of set1 and set2 </w:t>
      </w:r>
      <w:r>
        <w:rPr>
          <w:rFonts w:ascii="inter-regular" w:hAnsi="inter-regular"/>
          <w:color w:val="000000"/>
          <w:bdr w:val="none" w:sz="0" w:space="0" w:color="auto" w:frame="1"/>
        </w:rPr>
        <w:t>  </w:t>
      </w:r>
    </w:p>
    <w:p w14:paraId="61C16E87" w14:textId="77777777" w:rsidR="008A5B78" w:rsidRDefault="008A5B78" w:rsidP="008A5B78">
      <w:pPr>
        <w:numPr>
          <w:ilvl w:val="0"/>
          <w:numId w:val="263"/>
        </w:numPr>
        <w:spacing w:after="0" w:line="375" w:lineRule="atLeast"/>
        <w:jc w:val="both"/>
        <w:rPr>
          <w:rFonts w:ascii="inter-regular" w:hAnsi="inter-regular"/>
          <w:color w:val="000000"/>
        </w:rPr>
      </w:pPr>
      <w:r>
        <w:rPr>
          <w:rFonts w:ascii="inter-regular" w:hAnsi="inter-regular"/>
          <w:color w:val="000000"/>
          <w:bdr w:val="none" w:sz="0" w:space="0" w:color="auto" w:frame="1"/>
        </w:rPr>
        <w:t>        Set&lt;Integer&gt; union_data = </w:t>
      </w:r>
      <w:r>
        <w:rPr>
          <w:rStyle w:val="keyword"/>
          <w:rFonts w:ascii="inter-regular" w:hAnsi="inter-regular"/>
          <w:b/>
          <w:bCs/>
          <w:color w:val="006699"/>
          <w:bdr w:val="none" w:sz="0" w:space="0" w:color="auto" w:frame="1"/>
        </w:rPr>
        <w:t>new</w:t>
      </w:r>
      <w:r>
        <w:rPr>
          <w:rFonts w:ascii="inter-regular" w:hAnsi="inter-regular"/>
          <w:color w:val="000000"/>
          <w:bdr w:val="none" w:sz="0" w:space="0" w:color="auto" w:frame="1"/>
        </w:rPr>
        <w:t> HashSet&lt;Integer&gt;(set1);    </w:t>
      </w:r>
    </w:p>
    <w:p w14:paraId="54BA1D9D" w14:textId="77777777" w:rsidR="008A5B78" w:rsidRDefault="008A5B78" w:rsidP="008A5B78">
      <w:pPr>
        <w:pStyle w:val="alt"/>
        <w:numPr>
          <w:ilvl w:val="0"/>
          <w:numId w:val="263"/>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union_data.addAll(set2);    </w:t>
      </w:r>
    </w:p>
    <w:p w14:paraId="030EF172" w14:textId="77777777" w:rsidR="008A5B78" w:rsidRDefault="008A5B78" w:rsidP="008A5B78">
      <w:pPr>
        <w:numPr>
          <w:ilvl w:val="0"/>
          <w:numId w:val="263"/>
        </w:numPr>
        <w:spacing w:after="0" w:line="375" w:lineRule="atLeast"/>
        <w:jc w:val="both"/>
        <w:rPr>
          <w:rFonts w:ascii="inter-regular" w:hAnsi="inter-regular"/>
          <w:color w:val="000000"/>
        </w:rPr>
      </w:pPr>
      <w:r>
        <w:rPr>
          <w:rFonts w:ascii="inter-regular" w:hAnsi="inter-regular"/>
          <w:color w:val="000000"/>
          <w:bdr w:val="none" w:sz="0" w:space="0" w:color="auto" w:frame="1"/>
        </w:rPr>
        <w:t>        System.out.print(</w:t>
      </w:r>
      <w:r>
        <w:rPr>
          <w:rStyle w:val="string"/>
          <w:rFonts w:ascii="inter-regular" w:hAnsi="inter-regular"/>
          <w:color w:val="0000FF"/>
          <w:bdr w:val="none" w:sz="0" w:space="0" w:color="auto" w:frame="1"/>
        </w:rPr>
        <w:t>"Union of set1 and set2 is:"</w:t>
      </w:r>
      <w:r>
        <w:rPr>
          <w:rFonts w:ascii="inter-regular" w:hAnsi="inter-regular"/>
          <w:color w:val="000000"/>
          <w:bdr w:val="none" w:sz="0" w:space="0" w:color="auto" w:frame="1"/>
        </w:rPr>
        <w:t>);    </w:t>
      </w:r>
    </w:p>
    <w:p w14:paraId="6F515AFB" w14:textId="77777777" w:rsidR="008A5B78" w:rsidRDefault="008A5B78" w:rsidP="008A5B78">
      <w:pPr>
        <w:pStyle w:val="alt"/>
        <w:numPr>
          <w:ilvl w:val="0"/>
          <w:numId w:val="263"/>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System.out.println(union_data);    </w:t>
      </w:r>
    </w:p>
    <w:p w14:paraId="1F1C54B6" w14:textId="77777777" w:rsidR="008A5B78" w:rsidRDefault="008A5B78" w:rsidP="008A5B78">
      <w:pPr>
        <w:numPr>
          <w:ilvl w:val="0"/>
          <w:numId w:val="263"/>
        </w:numPr>
        <w:spacing w:after="0" w:line="375" w:lineRule="atLeast"/>
        <w:jc w:val="both"/>
        <w:rPr>
          <w:rFonts w:ascii="inter-regular" w:hAnsi="inter-regular"/>
          <w:color w:val="000000"/>
        </w:rPr>
      </w:pPr>
      <w:r>
        <w:rPr>
          <w:rFonts w:ascii="inter-regular" w:hAnsi="inter-regular"/>
          <w:color w:val="000000"/>
          <w:bdr w:val="none" w:sz="0" w:space="0" w:color="auto" w:frame="1"/>
        </w:rPr>
        <w:t>    </w:t>
      </w:r>
    </w:p>
    <w:p w14:paraId="1CEA8889" w14:textId="77777777" w:rsidR="008A5B78" w:rsidRDefault="008A5B78" w:rsidP="008A5B78">
      <w:pPr>
        <w:pStyle w:val="alt"/>
        <w:numPr>
          <w:ilvl w:val="0"/>
          <w:numId w:val="263"/>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w:t>
      </w:r>
      <w:r>
        <w:rPr>
          <w:rStyle w:val="comment"/>
          <w:rFonts w:ascii="inter-regular" w:hAnsi="inter-regular"/>
          <w:color w:val="008200"/>
          <w:bdr w:val="none" w:sz="0" w:space="0" w:color="auto" w:frame="1"/>
        </w:rPr>
        <w:t>// Finding Intersection of set1 and set2  </w:t>
      </w:r>
      <w:r>
        <w:rPr>
          <w:rFonts w:ascii="inter-regular" w:hAnsi="inter-regular"/>
          <w:color w:val="000000"/>
          <w:bdr w:val="none" w:sz="0" w:space="0" w:color="auto" w:frame="1"/>
        </w:rPr>
        <w:t>  </w:t>
      </w:r>
    </w:p>
    <w:p w14:paraId="6C84AF02" w14:textId="77777777" w:rsidR="008A5B78" w:rsidRDefault="008A5B78" w:rsidP="008A5B78">
      <w:pPr>
        <w:numPr>
          <w:ilvl w:val="0"/>
          <w:numId w:val="263"/>
        </w:numPr>
        <w:spacing w:after="0" w:line="375" w:lineRule="atLeast"/>
        <w:jc w:val="both"/>
        <w:rPr>
          <w:rFonts w:ascii="inter-regular" w:hAnsi="inter-regular"/>
          <w:color w:val="000000"/>
        </w:rPr>
      </w:pPr>
      <w:r>
        <w:rPr>
          <w:rFonts w:ascii="inter-regular" w:hAnsi="inter-regular"/>
          <w:color w:val="000000"/>
          <w:bdr w:val="none" w:sz="0" w:space="0" w:color="auto" w:frame="1"/>
        </w:rPr>
        <w:t>        Set&lt;Integer&gt; intersection_data = </w:t>
      </w:r>
      <w:r>
        <w:rPr>
          <w:rStyle w:val="keyword"/>
          <w:rFonts w:ascii="inter-regular" w:hAnsi="inter-regular"/>
          <w:b/>
          <w:bCs/>
          <w:color w:val="006699"/>
          <w:bdr w:val="none" w:sz="0" w:space="0" w:color="auto" w:frame="1"/>
        </w:rPr>
        <w:t>new</w:t>
      </w:r>
      <w:r>
        <w:rPr>
          <w:rFonts w:ascii="inter-regular" w:hAnsi="inter-regular"/>
          <w:color w:val="000000"/>
          <w:bdr w:val="none" w:sz="0" w:space="0" w:color="auto" w:frame="1"/>
        </w:rPr>
        <w:t> HashSet&lt;Integer&gt;(set1);    </w:t>
      </w:r>
    </w:p>
    <w:p w14:paraId="393AC541" w14:textId="77777777" w:rsidR="008A5B78" w:rsidRDefault="008A5B78" w:rsidP="008A5B78">
      <w:pPr>
        <w:pStyle w:val="alt"/>
        <w:numPr>
          <w:ilvl w:val="0"/>
          <w:numId w:val="263"/>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intersection_data.retainAll(set2);    </w:t>
      </w:r>
    </w:p>
    <w:p w14:paraId="1EAE2D40" w14:textId="77777777" w:rsidR="008A5B78" w:rsidRDefault="008A5B78" w:rsidP="008A5B78">
      <w:pPr>
        <w:numPr>
          <w:ilvl w:val="0"/>
          <w:numId w:val="263"/>
        </w:numPr>
        <w:spacing w:after="0" w:line="375" w:lineRule="atLeast"/>
        <w:jc w:val="both"/>
        <w:rPr>
          <w:rFonts w:ascii="inter-regular" w:hAnsi="inter-regular"/>
          <w:color w:val="000000"/>
        </w:rPr>
      </w:pPr>
      <w:r>
        <w:rPr>
          <w:rFonts w:ascii="inter-regular" w:hAnsi="inter-regular"/>
          <w:color w:val="000000"/>
          <w:bdr w:val="none" w:sz="0" w:space="0" w:color="auto" w:frame="1"/>
        </w:rPr>
        <w:t>        System.out.print(</w:t>
      </w:r>
      <w:r>
        <w:rPr>
          <w:rStyle w:val="string"/>
          <w:rFonts w:ascii="inter-regular" w:hAnsi="inter-regular"/>
          <w:color w:val="0000FF"/>
          <w:bdr w:val="none" w:sz="0" w:space="0" w:color="auto" w:frame="1"/>
        </w:rPr>
        <w:t>"Intersection of set1 and set2 is:"</w:t>
      </w:r>
      <w:r>
        <w:rPr>
          <w:rFonts w:ascii="inter-regular" w:hAnsi="inter-regular"/>
          <w:color w:val="000000"/>
          <w:bdr w:val="none" w:sz="0" w:space="0" w:color="auto" w:frame="1"/>
        </w:rPr>
        <w:t>);    </w:t>
      </w:r>
    </w:p>
    <w:p w14:paraId="1B0AB38A" w14:textId="77777777" w:rsidR="008A5B78" w:rsidRDefault="008A5B78" w:rsidP="008A5B78">
      <w:pPr>
        <w:pStyle w:val="alt"/>
        <w:numPr>
          <w:ilvl w:val="0"/>
          <w:numId w:val="263"/>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System.out.println(intersection_data);    </w:t>
      </w:r>
    </w:p>
    <w:p w14:paraId="04966CF5" w14:textId="77777777" w:rsidR="008A5B78" w:rsidRDefault="008A5B78" w:rsidP="008A5B78">
      <w:pPr>
        <w:numPr>
          <w:ilvl w:val="0"/>
          <w:numId w:val="263"/>
        </w:numPr>
        <w:spacing w:after="0" w:line="375" w:lineRule="atLeast"/>
        <w:jc w:val="both"/>
        <w:rPr>
          <w:rFonts w:ascii="inter-regular" w:hAnsi="inter-regular"/>
          <w:color w:val="000000"/>
        </w:rPr>
      </w:pPr>
      <w:r>
        <w:rPr>
          <w:rFonts w:ascii="inter-regular" w:hAnsi="inter-regular"/>
          <w:color w:val="000000"/>
          <w:bdr w:val="none" w:sz="0" w:space="0" w:color="auto" w:frame="1"/>
        </w:rPr>
        <w:t>    </w:t>
      </w:r>
    </w:p>
    <w:p w14:paraId="19DEB2D8" w14:textId="77777777" w:rsidR="008A5B78" w:rsidRDefault="008A5B78" w:rsidP="008A5B78">
      <w:pPr>
        <w:pStyle w:val="alt"/>
        <w:numPr>
          <w:ilvl w:val="0"/>
          <w:numId w:val="263"/>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w:t>
      </w:r>
      <w:r>
        <w:rPr>
          <w:rStyle w:val="comment"/>
          <w:rFonts w:ascii="inter-regular" w:hAnsi="inter-regular"/>
          <w:color w:val="008200"/>
          <w:bdr w:val="none" w:sz="0" w:space="0" w:color="auto" w:frame="1"/>
        </w:rPr>
        <w:t>// Finding Difference of set1 and set2  </w:t>
      </w:r>
      <w:r>
        <w:rPr>
          <w:rFonts w:ascii="inter-regular" w:hAnsi="inter-regular"/>
          <w:color w:val="000000"/>
          <w:bdr w:val="none" w:sz="0" w:space="0" w:color="auto" w:frame="1"/>
        </w:rPr>
        <w:t>  </w:t>
      </w:r>
    </w:p>
    <w:p w14:paraId="0F7FD905" w14:textId="77777777" w:rsidR="008A5B78" w:rsidRDefault="008A5B78" w:rsidP="008A5B78">
      <w:pPr>
        <w:numPr>
          <w:ilvl w:val="0"/>
          <w:numId w:val="263"/>
        </w:numPr>
        <w:spacing w:after="0" w:line="375" w:lineRule="atLeast"/>
        <w:jc w:val="both"/>
        <w:rPr>
          <w:rFonts w:ascii="inter-regular" w:hAnsi="inter-regular"/>
          <w:color w:val="000000"/>
        </w:rPr>
      </w:pPr>
      <w:r>
        <w:rPr>
          <w:rFonts w:ascii="inter-regular" w:hAnsi="inter-regular"/>
          <w:color w:val="000000"/>
          <w:bdr w:val="none" w:sz="0" w:space="0" w:color="auto" w:frame="1"/>
        </w:rPr>
        <w:t>        Set&lt;Integer&gt; difference_data = </w:t>
      </w:r>
      <w:r>
        <w:rPr>
          <w:rStyle w:val="keyword"/>
          <w:rFonts w:ascii="inter-regular" w:hAnsi="inter-regular"/>
          <w:b/>
          <w:bCs/>
          <w:color w:val="006699"/>
          <w:bdr w:val="none" w:sz="0" w:space="0" w:color="auto" w:frame="1"/>
        </w:rPr>
        <w:t>new</w:t>
      </w:r>
      <w:r>
        <w:rPr>
          <w:rFonts w:ascii="inter-regular" w:hAnsi="inter-regular"/>
          <w:color w:val="000000"/>
          <w:bdr w:val="none" w:sz="0" w:space="0" w:color="auto" w:frame="1"/>
        </w:rPr>
        <w:t> HashSet&lt;Integer&gt;(set1);    </w:t>
      </w:r>
    </w:p>
    <w:p w14:paraId="36B55269" w14:textId="77777777" w:rsidR="008A5B78" w:rsidRDefault="008A5B78" w:rsidP="008A5B78">
      <w:pPr>
        <w:pStyle w:val="alt"/>
        <w:numPr>
          <w:ilvl w:val="0"/>
          <w:numId w:val="263"/>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difference_data.removeAll(set2);    </w:t>
      </w:r>
    </w:p>
    <w:p w14:paraId="65274575" w14:textId="77777777" w:rsidR="008A5B78" w:rsidRDefault="008A5B78" w:rsidP="008A5B78">
      <w:pPr>
        <w:numPr>
          <w:ilvl w:val="0"/>
          <w:numId w:val="263"/>
        </w:numPr>
        <w:spacing w:after="0" w:line="375" w:lineRule="atLeast"/>
        <w:jc w:val="both"/>
        <w:rPr>
          <w:rFonts w:ascii="inter-regular" w:hAnsi="inter-regular"/>
          <w:color w:val="000000"/>
        </w:rPr>
      </w:pPr>
      <w:r>
        <w:rPr>
          <w:rFonts w:ascii="inter-regular" w:hAnsi="inter-regular"/>
          <w:color w:val="000000"/>
          <w:bdr w:val="none" w:sz="0" w:space="0" w:color="auto" w:frame="1"/>
        </w:rPr>
        <w:t>        System.out.print(</w:t>
      </w:r>
      <w:r>
        <w:rPr>
          <w:rStyle w:val="string"/>
          <w:rFonts w:ascii="inter-regular" w:hAnsi="inter-regular"/>
          <w:color w:val="0000FF"/>
          <w:bdr w:val="none" w:sz="0" w:space="0" w:color="auto" w:frame="1"/>
        </w:rPr>
        <w:t>"Difference of set1 and set2 is:"</w:t>
      </w:r>
      <w:r>
        <w:rPr>
          <w:rFonts w:ascii="inter-regular" w:hAnsi="inter-regular"/>
          <w:color w:val="000000"/>
          <w:bdr w:val="none" w:sz="0" w:space="0" w:color="auto" w:frame="1"/>
        </w:rPr>
        <w:t>);    </w:t>
      </w:r>
    </w:p>
    <w:p w14:paraId="2EA08600" w14:textId="77777777" w:rsidR="008A5B78" w:rsidRDefault="008A5B78" w:rsidP="008A5B78">
      <w:pPr>
        <w:pStyle w:val="alt"/>
        <w:numPr>
          <w:ilvl w:val="0"/>
          <w:numId w:val="263"/>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System.out.println(difference_data);    </w:t>
      </w:r>
    </w:p>
    <w:p w14:paraId="5F418870" w14:textId="77777777" w:rsidR="008A5B78" w:rsidRDefault="008A5B78" w:rsidP="008A5B78">
      <w:pPr>
        <w:numPr>
          <w:ilvl w:val="0"/>
          <w:numId w:val="263"/>
        </w:numPr>
        <w:spacing w:after="0" w:line="375" w:lineRule="atLeast"/>
        <w:jc w:val="both"/>
        <w:rPr>
          <w:rFonts w:ascii="inter-regular" w:hAnsi="inter-regular"/>
          <w:color w:val="000000"/>
        </w:rPr>
      </w:pPr>
      <w:r>
        <w:rPr>
          <w:rFonts w:ascii="inter-regular" w:hAnsi="inter-regular"/>
          <w:color w:val="000000"/>
          <w:bdr w:val="none" w:sz="0" w:space="0" w:color="auto" w:frame="1"/>
        </w:rPr>
        <w:t>    }    </w:t>
      </w:r>
    </w:p>
    <w:p w14:paraId="701C13BD" w14:textId="77777777" w:rsidR="008A5B78" w:rsidRDefault="008A5B78" w:rsidP="008A5B78">
      <w:pPr>
        <w:pStyle w:val="alt"/>
        <w:numPr>
          <w:ilvl w:val="0"/>
          <w:numId w:val="263"/>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w:t>
      </w:r>
    </w:p>
    <w:p w14:paraId="002E3ED0" w14:textId="77777777" w:rsidR="008A5B78" w:rsidRDefault="008A5B78" w:rsidP="008A5B78">
      <w:pPr>
        <w:pStyle w:val="NormalWeb"/>
        <w:shd w:val="clear" w:color="auto" w:fill="FFFFFF"/>
        <w:jc w:val="both"/>
        <w:rPr>
          <w:rFonts w:ascii="inter-regular" w:hAnsi="inter-regular"/>
          <w:color w:val="333333"/>
        </w:rPr>
      </w:pPr>
      <w:r>
        <w:rPr>
          <w:rStyle w:val="Strong"/>
          <w:rFonts w:ascii="Segoe UI" w:hAnsi="Segoe UI" w:cs="Segoe UI"/>
          <w:color w:val="333333"/>
        </w:rPr>
        <w:t>Output:</w:t>
      </w:r>
    </w:p>
    <w:p w14:paraId="092C5C80" w14:textId="77777777" w:rsidR="008A5B78" w:rsidRDefault="008A5B78" w:rsidP="008A5B78">
      <w:pPr>
        <w:rPr>
          <w:rFonts w:ascii="Times New Roman" w:hAnsi="Times New Roman"/>
        </w:rPr>
      </w:pPr>
      <w:r>
        <w:rPr>
          <w:noProof/>
        </w:rPr>
        <w:lastRenderedPageBreak/>
        <w:drawing>
          <wp:inline distT="0" distB="0" distL="0" distR="0" wp14:anchorId="6F5D112E" wp14:editId="6068FD9B">
            <wp:extent cx="5731510" cy="1673225"/>
            <wp:effectExtent l="0" t="0" r="2540" b="3175"/>
            <wp:docPr id="134161352" name="Picture 15" descr="Set in Ja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Set in Java"/>
                    <pic:cNvPicPr>
                      <a:picLocks noChangeAspect="1" noChangeArrowheads="1"/>
                    </pic:cNvPicPr>
                  </pic:nvPicPr>
                  <pic:blipFill>
                    <a:blip r:embed="rId249">
                      <a:extLst>
                        <a:ext uri="{28A0092B-C50C-407E-A947-70E740481C1C}">
                          <a14:useLocalDpi xmlns:a14="http://schemas.microsoft.com/office/drawing/2010/main" val="0"/>
                        </a:ext>
                      </a:extLst>
                    </a:blip>
                    <a:srcRect/>
                    <a:stretch>
                      <a:fillRect/>
                    </a:stretch>
                  </pic:blipFill>
                  <pic:spPr bwMode="auto">
                    <a:xfrm>
                      <a:off x="0" y="0"/>
                      <a:ext cx="5731510" cy="1673225"/>
                    </a:xfrm>
                    <a:prstGeom prst="rect">
                      <a:avLst/>
                    </a:prstGeom>
                    <a:noFill/>
                    <a:ln>
                      <a:noFill/>
                    </a:ln>
                  </pic:spPr>
                </pic:pic>
              </a:graphicData>
            </a:graphic>
          </wp:inline>
        </w:drawing>
      </w:r>
    </w:p>
    <w:p w14:paraId="05E5510E" w14:textId="77777777" w:rsidR="008A5B78" w:rsidRDefault="008A5B78" w:rsidP="008A5B78">
      <w:pPr>
        <w:pStyle w:val="Heading3"/>
        <w:shd w:val="clear" w:color="auto" w:fill="FFFFFF"/>
        <w:spacing w:line="312" w:lineRule="atLeast"/>
        <w:jc w:val="both"/>
        <w:rPr>
          <w:rFonts w:ascii="Helvetica" w:hAnsi="Helvetica"/>
          <w:color w:val="610B4B"/>
          <w:sz w:val="32"/>
          <w:szCs w:val="32"/>
        </w:rPr>
      </w:pPr>
      <w:r>
        <w:rPr>
          <w:rFonts w:ascii="Helvetica" w:hAnsi="Helvetica"/>
          <w:b/>
          <w:bCs/>
          <w:color w:val="610B4B"/>
          <w:sz w:val="32"/>
          <w:szCs w:val="32"/>
        </w:rPr>
        <w:t>Description:</w:t>
      </w:r>
    </w:p>
    <w:p w14:paraId="49632A91" w14:textId="77777777" w:rsidR="008A5B78" w:rsidRDefault="008A5B78" w:rsidP="008A5B78">
      <w:pPr>
        <w:pStyle w:val="NormalWeb"/>
        <w:shd w:val="clear" w:color="auto" w:fill="FFFFFF"/>
        <w:jc w:val="both"/>
        <w:rPr>
          <w:rFonts w:ascii="inter-regular" w:hAnsi="inter-regular"/>
          <w:color w:val="333333"/>
        </w:rPr>
      </w:pPr>
      <w:r>
        <w:rPr>
          <w:rFonts w:ascii="inter-regular" w:hAnsi="inter-regular"/>
          <w:color w:val="333333"/>
        </w:rPr>
        <w:t>In the above code, first, we create two arrays, i.e., A and B of type integer. After that, we create two set, i.e., set1 and set2 of type integer. We convert both the array into a list and add the elements of array A into set1 and elements of array B into set2.</w:t>
      </w:r>
    </w:p>
    <w:p w14:paraId="7C64D8DD" w14:textId="77777777" w:rsidR="008A5B78" w:rsidRDefault="008A5B78" w:rsidP="008A5B78">
      <w:pPr>
        <w:pStyle w:val="NormalWeb"/>
        <w:shd w:val="clear" w:color="auto" w:fill="FFFFFF"/>
        <w:jc w:val="both"/>
        <w:rPr>
          <w:rFonts w:ascii="inter-regular" w:hAnsi="inter-regular"/>
          <w:color w:val="333333"/>
        </w:rPr>
      </w:pPr>
      <w:r>
        <w:rPr>
          <w:rFonts w:ascii="inter-regular" w:hAnsi="inter-regular"/>
          <w:color w:val="333333"/>
        </w:rPr>
        <w:t>For performing the union, we create a new set </w:t>
      </w:r>
      <w:r>
        <w:rPr>
          <w:rStyle w:val="Strong"/>
          <w:rFonts w:ascii="Segoe UI" w:hAnsi="Segoe UI" w:cs="Segoe UI"/>
          <w:color w:val="333333"/>
        </w:rPr>
        <w:t>union_data</w:t>
      </w:r>
      <w:r>
        <w:rPr>
          <w:rFonts w:ascii="inter-regular" w:hAnsi="inter-regular"/>
          <w:color w:val="333333"/>
        </w:rPr>
        <w:t> with the same element of the set1. We then call the addAll() method of set and pass the set2 as an argument to it. This method will add all those elements to the </w:t>
      </w:r>
      <w:r>
        <w:rPr>
          <w:rStyle w:val="Strong"/>
          <w:rFonts w:ascii="Segoe UI" w:hAnsi="Segoe UI" w:cs="Segoe UI"/>
          <w:color w:val="333333"/>
        </w:rPr>
        <w:t>union_data</w:t>
      </w:r>
      <w:r>
        <w:rPr>
          <w:rFonts w:ascii="inter-regular" w:hAnsi="inter-regular"/>
          <w:color w:val="333333"/>
        </w:rPr>
        <w:t> which are not present in it and gives the union of both sets.</w:t>
      </w:r>
    </w:p>
    <w:p w14:paraId="43E08794" w14:textId="77777777" w:rsidR="008A5B78" w:rsidRDefault="008A5B78" w:rsidP="008A5B78">
      <w:pPr>
        <w:pStyle w:val="NormalWeb"/>
        <w:shd w:val="clear" w:color="auto" w:fill="FFFFFF"/>
        <w:jc w:val="both"/>
        <w:rPr>
          <w:rFonts w:ascii="inter-regular" w:hAnsi="inter-regular"/>
          <w:color w:val="333333"/>
        </w:rPr>
      </w:pPr>
      <w:r>
        <w:rPr>
          <w:rFonts w:ascii="inter-regular" w:hAnsi="inter-regular"/>
          <w:color w:val="333333"/>
        </w:rPr>
        <w:t>For performing the intersection, we create a new set </w:t>
      </w:r>
      <w:r>
        <w:rPr>
          <w:rStyle w:val="Strong"/>
          <w:rFonts w:ascii="Segoe UI" w:hAnsi="Segoe UI" w:cs="Segoe UI"/>
          <w:color w:val="333333"/>
        </w:rPr>
        <w:t>intersection_data</w:t>
      </w:r>
      <w:r>
        <w:rPr>
          <w:rFonts w:ascii="inter-regular" w:hAnsi="inter-regular"/>
          <w:color w:val="333333"/>
        </w:rPr>
        <w:t> with the same element of the set1. We then call the retainAll() method of set and pass the set2 as an argument to it. This method will get all those elements from the </w:t>
      </w:r>
      <w:r>
        <w:rPr>
          <w:rStyle w:val="Strong"/>
          <w:rFonts w:ascii="Segoe UI" w:hAnsi="Segoe UI" w:cs="Segoe UI"/>
          <w:color w:val="333333"/>
        </w:rPr>
        <w:t>intersection_data</w:t>
      </w:r>
      <w:r>
        <w:rPr>
          <w:rFonts w:ascii="inter-regular" w:hAnsi="inter-regular"/>
          <w:color w:val="333333"/>
        </w:rPr>
        <w:t> which are present in set2 and store it in the intersection_data. Now, the intersection_data contains the intersect value of both the sets.</w:t>
      </w:r>
    </w:p>
    <w:p w14:paraId="17BE04D2" w14:textId="77777777" w:rsidR="008A5B78" w:rsidRDefault="008A5B78" w:rsidP="008A5B78">
      <w:pPr>
        <w:pStyle w:val="NormalWeb"/>
        <w:shd w:val="clear" w:color="auto" w:fill="FFFFFF"/>
        <w:jc w:val="both"/>
        <w:rPr>
          <w:rFonts w:ascii="inter-regular" w:hAnsi="inter-regular"/>
          <w:color w:val="333333"/>
        </w:rPr>
      </w:pPr>
      <w:r>
        <w:rPr>
          <w:rFonts w:ascii="inter-regular" w:hAnsi="inter-regular"/>
          <w:color w:val="333333"/>
        </w:rPr>
        <w:t>For performing the difference, we create a new set </w:t>
      </w:r>
      <w:r>
        <w:rPr>
          <w:rStyle w:val="Strong"/>
          <w:rFonts w:ascii="Segoe UI" w:hAnsi="Segoe UI" w:cs="Segoe UI"/>
          <w:color w:val="333333"/>
        </w:rPr>
        <w:t>difference_data</w:t>
      </w:r>
      <w:r>
        <w:rPr>
          <w:rFonts w:ascii="inter-regular" w:hAnsi="inter-regular"/>
          <w:color w:val="333333"/>
        </w:rPr>
        <w:t> with the same element of the set1. We then call the removeAll() method of set and pass the set2 as an argument to it. This method will remove all those elements from the </w:t>
      </w:r>
      <w:r>
        <w:rPr>
          <w:rStyle w:val="Strong"/>
          <w:rFonts w:ascii="Segoe UI" w:hAnsi="Segoe UI" w:cs="Segoe UI"/>
          <w:color w:val="333333"/>
        </w:rPr>
        <w:t>difference_data</w:t>
      </w:r>
      <w:r>
        <w:rPr>
          <w:rFonts w:ascii="inter-regular" w:hAnsi="inter-regular"/>
          <w:color w:val="333333"/>
        </w:rPr>
        <w:t> which are present in the set2 and gives the difference of both the sets.</w:t>
      </w:r>
    </w:p>
    <w:p w14:paraId="6FCBADC6" w14:textId="77777777" w:rsidR="008A5B78" w:rsidRDefault="008A5B78" w:rsidP="008A5B78">
      <w:pPr>
        <w:pStyle w:val="Heading2"/>
        <w:shd w:val="clear" w:color="auto" w:fill="FFFFFF"/>
        <w:spacing w:line="312" w:lineRule="atLeast"/>
        <w:jc w:val="both"/>
        <w:rPr>
          <w:rFonts w:ascii="Helvetica" w:hAnsi="Helvetica"/>
          <w:b w:val="0"/>
          <w:bCs w:val="0"/>
          <w:color w:val="610B38"/>
          <w:sz w:val="38"/>
          <w:szCs w:val="38"/>
        </w:rPr>
      </w:pPr>
      <w:r>
        <w:rPr>
          <w:rFonts w:ascii="Helvetica" w:hAnsi="Helvetica"/>
          <w:b w:val="0"/>
          <w:bCs w:val="0"/>
          <w:color w:val="610B38"/>
          <w:sz w:val="38"/>
          <w:szCs w:val="38"/>
        </w:rPr>
        <w:t>Set Methods</w:t>
      </w:r>
    </w:p>
    <w:p w14:paraId="73D67BB0" w14:textId="77777777" w:rsidR="008A5B78" w:rsidRDefault="008A5B78" w:rsidP="008A5B78">
      <w:pPr>
        <w:pStyle w:val="NormalWeb"/>
        <w:shd w:val="clear" w:color="auto" w:fill="FFFFFF"/>
        <w:jc w:val="both"/>
        <w:rPr>
          <w:rFonts w:ascii="inter-regular" w:hAnsi="inter-regular"/>
          <w:color w:val="333333"/>
        </w:rPr>
      </w:pPr>
      <w:r>
        <w:rPr>
          <w:rFonts w:ascii="inter-regular" w:hAnsi="inter-regular"/>
          <w:color w:val="333333"/>
        </w:rPr>
        <w:t>There are several methods available in the set interface which we can use to perform a certain operation on our sets. These methods are as follows:</w:t>
      </w:r>
    </w:p>
    <w:p w14:paraId="06540B66" w14:textId="77777777" w:rsidR="008A5B78" w:rsidRDefault="008A5B78" w:rsidP="008A5B78">
      <w:pPr>
        <w:pStyle w:val="Heading3"/>
        <w:shd w:val="clear" w:color="auto" w:fill="FFFFFF"/>
        <w:spacing w:line="312" w:lineRule="atLeast"/>
        <w:jc w:val="both"/>
        <w:rPr>
          <w:rFonts w:ascii="Helvetica" w:hAnsi="Helvetica"/>
          <w:color w:val="610B4B"/>
          <w:sz w:val="32"/>
          <w:szCs w:val="32"/>
        </w:rPr>
      </w:pPr>
      <w:r>
        <w:rPr>
          <w:rFonts w:ascii="Helvetica" w:hAnsi="Helvetica"/>
          <w:b/>
          <w:bCs/>
          <w:color w:val="610B4B"/>
          <w:sz w:val="32"/>
          <w:szCs w:val="32"/>
        </w:rPr>
        <w:t>1) add()</w:t>
      </w:r>
    </w:p>
    <w:p w14:paraId="6145F04A" w14:textId="77777777" w:rsidR="008A5B78" w:rsidRDefault="008A5B78" w:rsidP="008A5B78">
      <w:pPr>
        <w:pStyle w:val="NormalWeb"/>
        <w:shd w:val="clear" w:color="auto" w:fill="FFFFFF"/>
        <w:jc w:val="both"/>
        <w:rPr>
          <w:rFonts w:ascii="inter-regular" w:hAnsi="inter-regular"/>
          <w:color w:val="333333"/>
        </w:rPr>
      </w:pPr>
      <w:r>
        <w:rPr>
          <w:rFonts w:ascii="inter-regular" w:hAnsi="inter-regular"/>
          <w:color w:val="333333"/>
        </w:rPr>
        <w:t>The add() method insert a new value to the set. The method returns true and false depending on the presence of the insertion element. It returns false if the element is already present in the set and returns true if it is not present in the set.</w:t>
      </w:r>
    </w:p>
    <w:p w14:paraId="5320357A" w14:textId="77777777" w:rsidR="008A5B78" w:rsidRDefault="008A5B78" w:rsidP="008A5B78">
      <w:pPr>
        <w:pStyle w:val="NormalWeb"/>
        <w:shd w:val="clear" w:color="auto" w:fill="FFFFFF"/>
        <w:jc w:val="both"/>
        <w:rPr>
          <w:rFonts w:ascii="inter-regular" w:hAnsi="inter-regular"/>
          <w:color w:val="333333"/>
        </w:rPr>
      </w:pPr>
      <w:r>
        <w:rPr>
          <w:rStyle w:val="Strong"/>
          <w:rFonts w:ascii="Segoe UI" w:hAnsi="Segoe UI" w:cs="Segoe UI"/>
          <w:color w:val="333333"/>
        </w:rPr>
        <w:t>Syntax:</w:t>
      </w:r>
    </w:p>
    <w:p w14:paraId="15B0670F" w14:textId="77777777" w:rsidR="008A5B78" w:rsidRDefault="008A5B78" w:rsidP="008A5B78">
      <w:pPr>
        <w:pStyle w:val="alt"/>
        <w:numPr>
          <w:ilvl w:val="0"/>
          <w:numId w:val="264"/>
        </w:numPr>
        <w:spacing w:before="0" w:beforeAutospacing="0" w:after="0" w:afterAutospacing="0" w:line="375" w:lineRule="atLeast"/>
        <w:jc w:val="both"/>
        <w:rPr>
          <w:rFonts w:ascii="inter-regular" w:hAnsi="inter-regular"/>
          <w:color w:val="000000"/>
        </w:rPr>
      </w:pPr>
      <w:r>
        <w:rPr>
          <w:rStyle w:val="keyword"/>
          <w:rFonts w:ascii="inter-regular" w:hAnsi="inter-regular"/>
          <w:b/>
          <w:bCs/>
          <w:color w:val="006699"/>
          <w:bdr w:val="none" w:sz="0" w:space="0" w:color="auto" w:frame="1"/>
        </w:rPr>
        <w:t>boolean</w:t>
      </w:r>
      <w:r>
        <w:rPr>
          <w:rFonts w:ascii="inter-regular" w:hAnsi="inter-regular"/>
          <w:color w:val="000000"/>
          <w:bdr w:val="none" w:sz="0" w:space="0" w:color="auto" w:frame="1"/>
        </w:rPr>
        <w:t> add(type element).  </w:t>
      </w:r>
    </w:p>
    <w:p w14:paraId="2B6E66D8" w14:textId="77777777" w:rsidR="008A5B78" w:rsidRDefault="008A5B78" w:rsidP="008A5B78">
      <w:pPr>
        <w:pStyle w:val="NormalWeb"/>
        <w:shd w:val="clear" w:color="auto" w:fill="FFFFFF"/>
        <w:jc w:val="both"/>
        <w:rPr>
          <w:rFonts w:ascii="inter-regular" w:hAnsi="inter-regular"/>
          <w:color w:val="333333"/>
        </w:rPr>
      </w:pPr>
      <w:r>
        <w:rPr>
          <w:rStyle w:val="Strong"/>
          <w:rFonts w:ascii="Segoe UI" w:hAnsi="Segoe UI" w:cs="Segoe UI"/>
          <w:color w:val="333333"/>
        </w:rPr>
        <w:lastRenderedPageBreak/>
        <w:t>SetExample3.java</w:t>
      </w:r>
    </w:p>
    <w:p w14:paraId="456C2F61" w14:textId="77777777" w:rsidR="008A5B78" w:rsidRDefault="008A5B78" w:rsidP="008A5B78">
      <w:pPr>
        <w:pStyle w:val="alt"/>
        <w:numPr>
          <w:ilvl w:val="0"/>
          <w:numId w:val="265"/>
        </w:numPr>
        <w:spacing w:before="0" w:beforeAutospacing="0" w:after="0" w:afterAutospacing="0" w:line="375" w:lineRule="atLeast"/>
        <w:jc w:val="both"/>
        <w:rPr>
          <w:rFonts w:ascii="inter-regular" w:hAnsi="inter-regular"/>
          <w:color w:val="000000"/>
        </w:rPr>
      </w:pPr>
      <w:r>
        <w:rPr>
          <w:rStyle w:val="keyword"/>
          <w:rFonts w:ascii="inter-regular" w:hAnsi="inter-regular"/>
          <w:b/>
          <w:bCs/>
          <w:color w:val="006699"/>
          <w:bdr w:val="none" w:sz="0" w:space="0" w:color="auto" w:frame="1"/>
        </w:rPr>
        <w:t>import</w:t>
      </w:r>
      <w:r>
        <w:rPr>
          <w:rFonts w:ascii="inter-regular" w:hAnsi="inter-regular"/>
          <w:color w:val="000000"/>
          <w:bdr w:val="none" w:sz="0" w:space="0" w:color="auto" w:frame="1"/>
        </w:rPr>
        <w:t> java.io.*;   </w:t>
      </w:r>
    </w:p>
    <w:p w14:paraId="62627DF1" w14:textId="77777777" w:rsidR="008A5B78" w:rsidRDefault="008A5B78" w:rsidP="008A5B78">
      <w:pPr>
        <w:numPr>
          <w:ilvl w:val="0"/>
          <w:numId w:val="265"/>
        </w:numPr>
        <w:spacing w:after="0" w:line="375" w:lineRule="atLeast"/>
        <w:jc w:val="both"/>
        <w:rPr>
          <w:rFonts w:ascii="inter-regular" w:hAnsi="inter-regular"/>
          <w:color w:val="000000"/>
        </w:rPr>
      </w:pPr>
      <w:r>
        <w:rPr>
          <w:rStyle w:val="keyword"/>
          <w:rFonts w:ascii="inter-regular" w:hAnsi="inter-regular"/>
          <w:b/>
          <w:bCs/>
          <w:color w:val="006699"/>
          <w:bdr w:val="none" w:sz="0" w:space="0" w:color="auto" w:frame="1"/>
        </w:rPr>
        <w:t>import</w:t>
      </w:r>
      <w:r>
        <w:rPr>
          <w:rFonts w:ascii="inter-regular" w:hAnsi="inter-regular"/>
          <w:color w:val="000000"/>
          <w:bdr w:val="none" w:sz="0" w:space="0" w:color="auto" w:frame="1"/>
        </w:rPr>
        <w:t> java.util.*;   </w:t>
      </w:r>
    </w:p>
    <w:p w14:paraId="7786815B" w14:textId="77777777" w:rsidR="008A5B78" w:rsidRDefault="008A5B78" w:rsidP="008A5B78">
      <w:pPr>
        <w:pStyle w:val="alt"/>
        <w:numPr>
          <w:ilvl w:val="0"/>
          <w:numId w:val="265"/>
        </w:numPr>
        <w:spacing w:before="0" w:beforeAutospacing="0" w:after="0" w:afterAutospacing="0" w:line="375" w:lineRule="atLeast"/>
        <w:jc w:val="both"/>
        <w:rPr>
          <w:rFonts w:ascii="inter-regular" w:hAnsi="inter-regular"/>
          <w:color w:val="000000"/>
        </w:rPr>
      </w:pPr>
      <w:r>
        <w:rPr>
          <w:rStyle w:val="keyword"/>
          <w:rFonts w:ascii="inter-regular" w:hAnsi="inter-regular"/>
          <w:b/>
          <w:bCs/>
          <w:color w:val="006699"/>
          <w:bdr w:val="none" w:sz="0" w:space="0" w:color="auto" w:frame="1"/>
        </w:rPr>
        <w:t>public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class</w:t>
      </w:r>
      <w:r>
        <w:rPr>
          <w:rFonts w:ascii="inter-regular" w:hAnsi="inter-regular"/>
          <w:color w:val="000000"/>
          <w:bdr w:val="none" w:sz="0" w:space="0" w:color="auto" w:frame="1"/>
        </w:rPr>
        <w:t> addMethod {   </w:t>
      </w:r>
    </w:p>
    <w:p w14:paraId="7E1D7518" w14:textId="77777777" w:rsidR="008A5B78" w:rsidRDefault="008A5B78" w:rsidP="008A5B78">
      <w:pPr>
        <w:numPr>
          <w:ilvl w:val="0"/>
          <w:numId w:val="265"/>
        </w:numPr>
        <w:spacing w:after="0" w:line="375" w:lineRule="atLeast"/>
        <w:jc w:val="both"/>
        <w:rPr>
          <w:rFonts w:ascii="inter-regular" w:hAnsi="inter-regular"/>
          <w:color w:val="000000"/>
        </w:rPr>
      </w:pP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public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static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void</w:t>
      </w:r>
      <w:r>
        <w:rPr>
          <w:rFonts w:ascii="inter-regular" w:hAnsi="inter-regular"/>
          <w:color w:val="000000"/>
          <w:bdr w:val="none" w:sz="0" w:space="0" w:color="auto" w:frame="1"/>
        </w:rPr>
        <w:t> main(String args[])   </w:t>
      </w:r>
    </w:p>
    <w:p w14:paraId="4B220F6E" w14:textId="77777777" w:rsidR="008A5B78" w:rsidRDefault="008A5B78" w:rsidP="008A5B78">
      <w:pPr>
        <w:pStyle w:val="alt"/>
        <w:numPr>
          <w:ilvl w:val="0"/>
          <w:numId w:val="265"/>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   </w:t>
      </w:r>
    </w:p>
    <w:p w14:paraId="74B6D695" w14:textId="77777777" w:rsidR="008A5B78" w:rsidRDefault="008A5B78" w:rsidP="008A5B78">
      <w:pPr>
        <w:numPr>
          <w:ilvl w:val="0"/>
          <w:numId w:val="265"/>
        </w:numPr>
        <w:spacing w:after="0" w:line="375" w:lineRule="atLeast"/>
        <w:jc w:val="both"/>
        <w:rPr>
          <w:rFonts w:ascii="inter-regular" w:hAnsi="inter-regular"/>
          <w:color w:val="000000"/>
        </w:rPr>
      </w:pPr>
      <w:r>
        <w:rPr>
          <w:rFonts w:ascii="inter-regular" w:hAnsi="inter-regular"/>
          <w:color w:val="000000"/>
          <w:bdr w:val="none" w:sz="0" w:space="0" w:color="auto" w:frame="1"/>
        </w:rPr>
        <w:t>        Set&lt;Integer&gt; data = </w:t>
      </w:r>
      <w:r>
        <w:rPr>
          <w:rStyle w:val="keyword"/>
          <w:rFonts w:ascii="inter-regular" w:hAnsi="inter-regular"/>
          <w:b/>
          <w:bCs/>
          <w:color w:val="006699"/>
          <w:bdr w:val="none" w:sz="0" w:space="0" w:color="auto" w:frame="1"/>
        </w:rPr>
        <w:t>new</w:t>
      </w:r>
      <w:r>
        <w:rPr>
          <w:rFonts w:ascii="inter-regular" w:hAnsi="inter-regular"/>
          <w:color w:val="000000"/>
          <w:bdr w:val="none" w:sz="0" w:space="0" w:color="auto" w:frame="1"/>
        </w:rPr>
        <w:t> LinkedHashSet&lt;Integer&gt;();   </w:t>
      </w:r>
    </w:p>
    <w:p w14:paraId="25531A5A" w14:textId="77777777" w:rsidR="008A5B78" w:rsidRDefault="008A5B78" w:rsidP="008A5B78">
      <w:pPr>
        <w:pStyle w:val="alt"/>
        <w:numPr>
          <w:ilvl w:val="0"/>
          <w:numId w:val="265"/>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data.add(</w:t>
      </w:r>
      <w:r>
        <w:rPr>
          <w:rStyle w:val="number"/>
          <w:rFonts w:ascii="inter-regular" w:hAnsi="inter-regular"/>
          <w:color w:val="C00000"/>
          <w:bdr w:val="none" w:sz="0" w:space="0" w:color="auto" w:frame="1"/>
        </w:rPr>
        <w:t>31</w:t>
      </w:r>
      <w:r>
        <w:rPr>
          <w:rFonts w:ascii="inter-regular" w:hAnsi="inter-regular"/>
          <w:color w:val="000000"/>
          <w:bdr w:val="none" w:sz="0" w:space="0" w:color="auto" w:frame="1"/>
        </w:rPr>
        <w:t>);   </w:t>
      </w:r>
    </w:p>
    <w:p w14:paraId="0026AADE" w14:textId="77777777" w:rsidR="008A5B78" w:rsidRDefault="008A5B78" w:rsidP="008A5B78">
      <w:pPr>
        <w:numPr>
          <w:ilvl w:val="0"/>
          <w:numId w:val="265"/>
        </w:numPr>
        <w:spacing w:after="0" w:line="375" w:lineRule="atLeast"/>
        <w:jc w:val="both"/>
        <w:rPr>
          <w:rFonts w:ascii="inter-regular" w:hAnsi="inter-regular"/>
          <w:color w:val="000000"/>
        </w:rPr>
      </w:pPr>
      <w:r>
        <w:rPr>
          <w:rFonts w:ascii="inter-regular" w:hAnsi="inter-regular"/>
          <w:color w:val="000000"/>
          <w:bdr w:val="none" w:sz="0" w:space="0" w:color="auto" w:frame="1"/>
        </w:rPr>
        <w:t>        data.add(</w:t>
      </w:r>
      <w:r>
        <w:rPr>
          <w:rStyle w:val="number"/>
          <w:rFonts w:ascii="inter-regular" w:hAnsi="inter-regular"/>
          <w:color w:val="C00000"/>
          <w:bdr w:val="none" w:sz="0" w:space="0" w:color="auto" w:frame="1"/>
        </w:rPr>
        <w:t>21</w:t>
      </w:r>
      <w:r>
        <w:rPr>
          <w:rFonts w:ascii="inter-regular" w:hAnsi="inter-regular"/>
          <w:color w:val="000000"/>
          <w:bdr w:val="none" w:sz="0" w:space="0" w:color="auto" w:frame="1"/>
        </w:rPr>
        <w:t>);   </w:t>
      </w:r>
    </w:p>
    <w:p w14:paraId="6675B4A7" w14:textId="77777777" w:rsidR="008A5B78" w:rsidRDefault="008A5B78" w:rsidP="008A5B78">
      <w:pPr>
        <w:pStyle w:val="alt"/>
        <w:numPr>
          <w:ilvl w:val="0"/>
          <w:numId w:val="265"/>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data.add(</w:t>
      </w:r>
      <w:r>
        <w:rPr>
          <w:rStyle w:val="number"/>
          <w:rFonts w:ascii="inter-regular" w:hAnsi="inter-regular"/>
          <w:color w:val="C00000"/>
          <w:bdr w:val="none" w:sz="0" w:space="0" w:color="auto" w:frame="1"/>
        </w:rPr>
        <w:t>41</w:t>
      </w:r>
      <w:r>
        <w:rPr>
          <w:rFonts w:ascii="inter-regular" w:hAnsi="inter-regular"/>
          <w:color w:val="000000"/>
          <w:bdr w:val="none" w:sz="0" w:space="0" w:color="auto" w:frame="1"/>
        </w:rPr>
        <w:t>);   </w:t>
      </w:r>
    </w:p>
    <w:p w14:paraId="4CA058BD" w14:textId="77777777" w:rsidR="008A5B78" w:rsidRDefault="008A5B78" w:rsidP="008A5B78">
      <w:pPr>
        <w:numPr>
          <w:ilvl w:val="0"/>
          <w:numId w:val="265"/>
        </w:numPr>
        <w:spacing w:after="0" w:line="375" w:lineRule="atLeast"/>
        <w:jc w:val="both"/>
        <w:rPr>
          <w:rFonts w:ascii="inter-regular" w:hAnsi="inter-regular"/>
          <w:color w:val="000000"/>
        </w:rPr>
      </w:pPr>
      <w:r>
        <w:rPr>
          <w:rFonts w:ascii="inter-regular" w:hAnsi="inter-regular"/>
          <w:color w:val="000000"/>
          <w:bdr w:val="none" w:sz="0" w:space="0" w:color="auto" w:frame="1"/>
        </w:rPr>
        <w:t>        data.add(</w:t>
      </w:r>
      <w:r>
        <w:rPr>
          <w:rStyle w:val="number"/>
          <w:rFonts w:ascii="inter-regular" w:hAnsi="inter-regular"/>
          <w:color w:val="C00000"/>
          <w:bdr w:val="none" w:sz="0" w:space="0" w:color="auto" w:frame="1"/>
        </w:rPr>
        <w:t>11</w:t>
      </w:r>
      <w:r>
        <w:rPr>
          <w:rFonts w:ascii="inter-regular" w:hAnsi="inter-regular"/>
          <w:color w:val="000000"/>
          <w:bdr w:val="none" w:sz="0" w:space="0" w:color="auto" w:frame="1"/>
        </w:rPr>
        <w:t>);   </w:t>
      </w:r>
    </w:p>
    <w:p w14:paraId="3E792C5E" w14:textId="77777777" w:rsidR="008A5B78" w:rsidRDefault="008A5B78" w:rsidP="008A5B78">
      <w:pPr>
        <w:pStyle w:val="alt"/>
        <w:numPr>
          <w:ilvl w:val="0"/>
          <w:numId w:val="265"/>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data.add(</w:t>
      </w:r>
      <w:r>
        <w:rPr>
          <w:rStyle w:val="number"/>
          <w:rFonts w:ascii="inter-regular" w:hAnsi="inter-regular"/>
          <w:color w:val="C00000"/>
          <w:bdr w:val="none" w:sz="0" w:space="0" w:color="auto" w:frame="1"/>
        </w:rPr>
        <w:t>61</w:t>
      </w:r>
      <w:r>
        <w:rPr>
          <w:rFonts w:ascii="inter-regular" w:hAnsi="inter-regular"/>
          <w:color w:val="000000"/>
          <w:bdr w:val="none" w:sz="0" w:space="0" w:color="auto" w:frame="1"/>
        </w:rPr>
        <w:t>);   </w:t>
      </w:r>
    </w:p>
    <w:p w14:paraId="49A7E698" w14:textId="77777777" w:rsidR="008A5B78" w:rsidRDefault="008A5B78" w:rsidP="008A5B78">
      <w:pPr>
        <w:numPr>
          <w:ilvl w:val="0"/>
          <w:numId w:val="265"/>
        </w:numPr>
        <w:spacing w:after="0" w:line="375" w:lineRule="atLeast"/>
        <w:jc w:val="both"/>
        <w:rPr>
          <w:rFonts w:ascii="inter-regular" w:hAnsi="inter-regular"/>
          <w:color w:val="000000"/>
        </w:rPr>
      </w:pPr>
      <w:r>
        <w:rPr>
          <w:rFonts w:ascii="inter-regular" w:hAnsi="inter-regular"/>
          <w:color w:val="000000"/>
          <w:bdr w:val="none" w:sz="0" w:space="0" w:color="auto" w:frame="1"/>
        </w:rPr>
        <w:t>        data.add(</w:t>
      </w:r>
      <w:r>
        <w:rPr>
          <w:rStyle w:val="number"/>
          <w:rFonts w:ascii="inter-regular" w:hAnsi="inter-regular"/>
          <w:color w:val="C00000"/>
          <w:bdr w:val="none" w:sz="0" w:space="0" w:color="auto" w:frame="1"/>
        </w:rPr>
        <w:t>51</w:t>
      </w:r>
      <w:r>
        <w:rPr>
          <w:rFonts w:ascii="inter-regular" w:hAnsi="inter-regular"/>
          <w:color w:val="000000"/>
          <w:bdr w:val="none" w:sz="0" w:space="0" w:color="auto" w:frame="1"/>
        </w:rPr>
        <w:t>);   </w:t>
      </w:r>
    </w:p>
    <w:p w14:paraId="494623E5" w14:textId="77777777" w:rsidR="008A5B78" w:rsidRDefault="008A5B78" w:rsidP="008A5B78">
      <w:pPr>
        <w:pStyle w:val="alt"/>
        <w:numPr>
          <w:ilvl w:val="0"/>
          <w:numId w:val="265"/>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System.out.println(</w:t>
      </w:r>
      <w:r>
        <w:rPr>
          <w:rStyle w:val="string"/>
          <w:rFonts w:ascii="inter-regular" w:hAnsi="inter-regular"/>
          <w:color w:val="0000FF"/>
          <w:bdr w:val="none" w:sz="0" w:space="0" w:color="auto" w:frame="1"/>
        </w:rPr>
        <w:t>"data: "</w:t>
      </w:r>
      <w:r>
        <w:rPr>
          <w:rFonts w:ascii="inter-regular" w:hAnsi="inter-regular"/>
          <w:color w:val="000000"/>
          <w:bdr w:val="none" w:sz="0" w:space="0" w:color="auto" w:frame="1"/>
        </w:rPr>
        <w:t> + data);   </w:t>
      </w:r>
    </w:p>
    <w:p w14:paraId="22DBD765" w14:textId="77777777" w:rsidR="008A5B78" w:rsidRDefault="008A5B78" w:rsidP="008A5B78">
      <w:pPr>
        <w:numPr>
          <w:ilvl w:val="0"/>
          <w:numId w:val="265"/>
        </w:numPr>
        <w:spacing w:after="0" w:line="375" w:lineRule="atLeast"/>
        <w:jc w:val="both"/>
        <w:rPr>
          <w:rFonts w:ascii="inter-regular" w:hAnsi="inter-regular"/>
          <w:color w:val="000000"/>
        </w:rPr>
      </w:pPr>
      <w:r>
        <w:rPr>
          <w:rFonts w:ascii="inter-regular" w:hAnsi="inter-regular"/>
          <w:color w:val="000000"/>
          <w:bdr w:val="none" w:sz="0" w:space="0" w:color="auto" w:frame="1"/>
        </w:rPr>
        <w:t>    }   </w:t>
      </w:r>
    </w:p>
    <w:p w14:paraId="66E2F0F1" w14:textId="77777777" w:rsidR="008A5B78" w:rsidRDefault="008A5B78" w:rsidP="008A5B78">
      <w:pPr>
        <w:pStyle w:val="alt"/>
        <w:numPr>
          <w:ilvl w:val="0"/>
          <w:numId w:val="265"/>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w:t>
      </w:r>
    </w:p>
    <w:p w14:paraId="2B4230AF" w14:textId="77777777" w:rsidR="008A5B78" w:rsidRDefault="008A5B78" w:rsidP="008A5B78">
      <w:pPr>
        <w:pStyle w:val="NormalWeb"/>
        <w:shd w:val="clear" w:color="auto" w:fill="FFFFFF"/>
        <w:jc w:val="both"/>
        <w:rPr>
          <w:rFonts w:ascii="inter-regular" w:hAnsi="inter-regular"/>
          <w:color w:val="333333"/>
        </w:rPr>
      </w:pPr>
      <w:r>
        <w:rPr>
          <w:rStyle w:val="Strong"/>
          <w:rFonts w:ascii="Segoe UI" w:hAnsi="Segoe UI" w:cs="Segoe UI"/>
          <w:color w:val="333333"/>
        </w:rPr>
        <w:t>Output:</w:t>
      </w:r>
    </w:p>
    <w:p w14:paraId="255268F7" w14:textId="77777777" w:rsidR="008A5B78" w:rsidRDefault="008A5B78" w:rsidP="008A5B78">
      <w:pPr>
        <w:rPr>
          <w:rFonts w:ascii="Times New Roman" w:hAnsi="Times New Roman"/>
        </w:rPr>
      </w:pPr>
      <w:r>
        <w:rPr>
          <w:noProof/>
        </w:rPr>
        <w:drawing>
          <wp:inline distT="0" distB="0" distL="0" distR="0" wp14:anchorId="36D612BA" wp14:editId="4D99473B">
            <wp:extent cx="5731510" cy="1673225"/>
            <wp:effectExtent l="0" t="0" r="2540" b="3175"/>
            <wp:docPr id="82486831" name="Picture 14" descr="Set in Ja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Set in Java"/>
                    <pic:cNvPicPr>
                      <a:picLocks noChangeAspect="1" noChangeArrowheads="1"/>
                    </pic:cNvPicPr>
                  </pic:nvPicPr>
                  <pic:blipFill>
                    <a:blip r:embed="rId250">
                      <a:extLst>
                        <a:ext uri="{28A0092B-C50C-407E-A947-70E740481C1C}">
                          <a14:useLocalDpi xmlns:a14="http://schemas.microsoft.com/office/drawing/2010/main" val="0"/>
                        </a:ext>
                      </a:extLst>
                    </a:blip>
                    <a:srcRect/>
                    <a:stretch>
                      <a:fillRect/>
                    </a:stretch>
                  </pic:blipFill>
                  <pic:spPr bwMode="auto">
                    <a:xfrm>
                      <a:off x="0" y="0"/>
                      <a:ext cx="5731510" cy="1673225"/>
                    </a:xfrm>
                    <a:prstGeom prst="rect">
                      <a:avLst/>
                    </a:prstGeom>
                    <a:noFill/>
                    <a:ln>
                      <a:noFill/>
                    </a:ln>
                  </pic:spPr>
                </pic:pic>
              </a:graphicData>
            </a:graphic>
          </wp:inline>
        </w:drawing>
      </w:r>
    </w:p>
    <w:p w14:paraId="659198D4" w14:textId="77777777" w:rsidR="008A5B78" w:rsidRDefault="008A5B78" w:rsidP="008A5B78">
      <w:pPr>
        <w:pStyle w:val="Heading3"/>
        <w:shd w:val="clear" w:color="auto" w:fill="FFFFFF"/>
        <w:spacing w:line="312" w:lineRule="atLeast"/>
        <w:jc w:val="both"/>
        <w:rPr>
          <w:rFonts w:ascii="Helvetica" w:hAnsi="Helvetica"/>
          <w:color w:val="610B4B"/>
          <w:sz w:val="32"/>
          <w:szCs w:val="32"/>
        </w:rPr>
      </w:pPr>
      <w:r>
        <w:rPr>
          <w:rFonts w:ascii="Helvetica" w:hAnsi="Helvetica"/>
          <w:b/>
          <w:bCs/>
          <w:color w:val="610B4B"/>
          <w:sz w:val="32"/>
          <w:szCs w:val="32"/>
        </w:rPr>
        <w:t>2) addAll()</w:t>
      </w:r>
    </w:p>
    <w:p w14:paraId="1DA0F9B3" w14:textId="77777777" w:rsidR="008A5B78" w:rsidRDefault="008A5B78" w:rsidP="008A5B78">
      <w:pPr>
        <w:pStyle w:val="NormalWeb"/>
        <w:shd w:val="clear" w:color="auto" w:fill="FFFFFF"/>
        <w:jc w:val="both"/>
        <w:rPr>
          <w:rFonts w:ascii="inter-regular" w:hAnsi="inter-regular"/>
          <w:color w:val="333333"/>
        </w:rPr>
      </w:pPr>
      <w:r>
        <w:rPr>
          <w:rFonts w:ascii="inter-regular" w:hAnsi="inter-regular"/>
          <w:color w:val="333333"/>
        </w:rPr>
        <w:t>The addAll() method appends all the elements of the specified collection to the set.</w:t>
      </w:r>
    </w:p>
    <w:p w14:paraId="43980518" w14:textId="77777777" w:rsidR="008A5B78" w:rsidRDefault="008A5B78" w:rsidP="008A5B78">
      <w:pPr>
        <w:pStyle w:val="NormalWeb"/>
        <w:shd w:val="clear" w:color="auto" w:fill="FFFFFF"/>
        <w:jc w:val="both"/>
        <w:rPr>
          <w:rFonts w:ascii="inter-regular" w:hAnsi="inter-regular"/>
          <w:color w:val="333333"/>
        </w:rPr>
      </w:pPr>
      <w:r>
        <w:rPr>
          <w:rStyle w:val="Strong"/>
          <w:rFonts w:ascii="Segoe UI" w:hAnsi="Segoe UI" w:cs="Segoe UI"/>
          <w:color w:val="333333"/>
        </w:rPr>
        <w:t>Syntax:</w:t>
      </w:r>
    </w:p>
    <w:p w14:paraId="3A0844FB" w14:textId="77777777" w:rsidR="008A5B78" w:rsidRDefault="008A5B78" w:rsidP="008A5B78">
      <w:pPr>
        <w:pStyle w:val="alt"/>
        <w:numPr>
          <w:ilvl w:val="0"/>
          <w:numId w:val="266"/>
        </w:numPr>
        <w:spacing w:before="0" w:beforeAutospacing="0" w:after="0" w:afterAutospacing="0" w:line="375" w:lineRule="atLeast"/>
        <w:jc w:val="both"/>
        <w:rPr>
          <w:rFonts w:ascii="inter-regular" w:hAnsi="inter-regular"/>
          <w:color w:val="000000"/>
        </w:rPr>
      </w:pPr>
      <w:r>
        <w:rPr>
          <w:rStyle w:val="keyword"/>
          <w:rFonts w:ascii="inter-regular" w:hAnsi="inter-regular"/>
          <w:b/>
          <w:bCs/>
          <w:color w:val="006699"/>
          <w:bdr w:val="none" w:sz="0" w:space="0" w:color="auto" w:frame="1"/>
        </w:rPr>
        <w:t>boolean</w:t>
      </w:r>
      <w:r>
        <w:rPr>
          <w:rFonts w:ascii="inter-regular" w:hAnsi="inter-regular"/>
          <w:color w:val="000000"/>
          <w:bdr w:val="none" w:sz="0" w:space="0" w:color="auto" w:frame="1"/>
        </w:rPr>
        <w:t> addAll(Collection data)  </w:t>
      </w:r>
    </w:p>
    <w:p w14:paraId="6A4B3429" w14:textId="77777777" w:rsidR="008A5B78" w:rsidRDefault="008A5B78" w:rsidP="008A5B78">
      <w:pPr>
        <w:pStyle w:val="NormalWeb"/>
        <w:shd w:val="clear" w:color="auto" w:fill="FFFFFF"/>
        <w:jc w:val="both"/>
        <w:rPr>
          <w:rFonts w:ascii="inter-regular" w:hAnsi="inter-regular"/>
          <w:color w:val="333333"/>
        </w:rPr>
      </w:pPr>
      <w:r>
        <w:rPr>
          <w:rStyle w:val="Strong"/>
          <w:rFonts w:ascii="Segoe UI" w:hAnsi="Segoe UI" w:cs="Segoe UI"/>
          <w:color w:val="333333"/>
        </w:rPr>
        <w:t>SetExample4.java</w:t>
      </w:r>
    </w:p>
    <w:p w14:paraId="621D0712" w14:textId="77777777" w:rsidR="008A5B78" w:rsidRDefault="008A5B78" w:rsidP="008A5B78">
      <w:pPr>
        <w:pStyle w:val="alt"/>
        <w:numPr>
          <w:ilvl w:val="0"/>
          <w:numId w:val="267"/>
        </w:numPr>
        <w:spacing w:before="0" w:beforeAutospacing="0" w:after="0" w:afterAutospacing="0" w:line="375" w:lineRule="atLeast"/>
        <w:jc w:val="both"/>
        <w:rPr>
          <w:rFonts w:ascii="inter-regular" w:hAnsi="inter-regular"/>
          <w:color w:val="000000"/>
        </w:rPr>
      </w:pPr>
      <w:r>
        <w:rPr>
          <w:rStyle w:val="keyword"/>
          <w:rFonts w:ascii="inter-regular" w:hAnsi="inter-regular"/>
          <w:b/>
          <w:bCs/>
          <w:color w:val="006699"/>
          <w:bdr w:val="none" w:sz="0" w:space="0" w:color="auto" w:frame="1"/>
        </w:rPr>
        <w:t>import</w:t>
      </w:r>
      <w:r>
        <w:rPr>
          <w:rFonts w:ascii="inter-regular" w:hAnsi="inter-regular"/>
          <w:color w:val="000000"/>
          <w:bdr w:val="none" w:sz="0" w:space="0" w:color="auto" w:frame="1"/>
        </w:rPr>
        <w:t> java.io.*;   </w:t>
      </w:r>
    </w:p>
    <w:p w14:paraId="0EA53940" w14:textId="77777777" w:rsidR="008A5B78" w:rsidRDefault="008A5B78" w:rsidP="008A5B78">
      <w:pPr>
        <w:numPr>
          <w:ilvl w:val="0"/>
          <w:numId w:val="267"/>
        </w:numPr>
        <w:spacing w:after="0" w:line="375" w:lineRule="atLeast"/>
        <w:jc w:val="both"/>
        <w:rPr>
          <w:rFonts w:ascii="inter-regular" w:hAnsi="inter-regular"/>
          <w:color w:val="000000"/>
        </w:rPr>
      </w:pPr>
      <w:r>
        <w:rPr>
          <w:rStyle w:val="keyword"/>
          <w:rFonts w:ascii="inter-regular" w:hAnsi="inter-regular"/>
          <w:b/>
          <w:bCs/>
          <w:color w:val="006699"/>
          <w:bdr w:val="none" w:sz="0" w:space="0" w:color="auto" w:frame="1"/>
        </w:rPr>
        <w:t>import</w:t>
      </w:r>
      <w:r>
        <w:rPr>
          <w:rFonts w:ascii="inter-regular" w:hAnsi="inter-regular"/>
          <w:color w:val="000000"/>
          <w:bdr w:val="none" w:sz="0" w:space="0" w:color="auto" w:frame="1"/>
        </w:rPr>
        <w:t> java.util.*;  </w:t>
      </w:r>
    </w:p>
    <w:p w14:paraId="7391FB74" w14:textId="77777777" w:rsidR="008A5B78" w:rsidRDefault="008A5B78" w:rsidP="008A5B78">
      <w:pPr>
        <w:pStyle w:val="alt"/>
        <w:numPr>
          <w:ilvl w:val="0"/>
          <w:numId w:val="267"/>
        </w:numPr>
        <w:spacing w:before="0" w:beforeAutospacing="0" w:after="0" w:afterAutospacing="0" w:line="375" w:lineRule="atLeast"/>
        <w:jc w:val="both"/>
        <w:rPr>
          <w:rFonts w:ascii="inter-regular" w:hAnsi="inter-regular"/>
          <w:color w:val="000000"/>
        </w:rPr>
      </w:pPr>
      <w:r>
        <w:rPr>
          <w:rStyle w:val="keyword"/>
          <w:rFonts w:ascii="inter-regular" w:hAnsi="inter-regular"/>
          <w:b/>
          <w:bCs/>
          <w:color w:val="006699"/>
          <w:bdr w:val="none" w:sz="0" w:space="0" w:color="auto" w:frame="1"/>
        </w:rPr>
        <w:lastRenderedPageBreak/>
        <w:t>class</w:t>
      </w:r>
      <w:r>
        <w:rPr>
          <w:rFonts w:ascii="inter-regular" w:hAnsi="inter-regular"/>
          <w:color w:val="000000"/>
          <w:bdr w:val="none" w:sz="0" w:space="0" w:color="auto" w:frame="1"/>
        </w:rPr>
        <w:t> addAllMethod {   </w:t>
      </w:r>
    </w:p>
    <w:p w14:paraId="42687B9D" w14:textId="77777777" w:rsidR="008A5B78" w:rsidRDefault="008A5B78" w:rsidP="008A5B78">
      <w:pPr>
        <w:numPr>
          <w:ilvl w:val="0"/>
          <w:numId w:val="267"/>
        </w:numPr>
        <w:spacing w:after="0" w:line="375" w:lineRule="atLeast"/>
        <w:jc w:val="both"/>
        <w:rPr>
          <w:rFonts w:ascii="inter-regular" w:hAnsi="inter-regular"/>
          <w:color w:val="000000"/>
        </w:rPr>
      </w:pP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public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static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void</w:t>
      </w:r>
      <w:r>
        <w:rPr>
          <w:rFonts w:ascii="inter-regular" w:hAnsi="inter-regular"/>
          <w:color w:val="000000"/>
          <w:bdr w:val="none" w:sz="0" w:space="0" w:color="auto" w:frame="1"/>
        </w:rPr>
        <w:t> main(String args[])   </w:t>
      </w:r>
    </w:p>
    <w:p w14:paraId="3D5B1438" w14:textId="77777777" w:rsidR="008A5B78" w:rsidRDefault="008A5B78" w:rsidP="008A5B78">
      <w:pPr>
        <w:pStyle w:val="alt"/>
        <w:numPr>
          <w:ilvl w:val="0"/>
          <w:numId w:val="267"/>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   </w:t>
      </w:r>
    </w:p>
    <w:p w14:paraId="6A238E8B" w14:textId="77777777" w:rsidR="008A5B78" w:rsidRDefault="008A5B78" w:rsidP="008A5B78">
      <w:pPr>
        <w:numPr>
          <w:ilvl w:val="0"/>
          <w:numId w:val="267"/>
        </w:numPr>
        <w:spacing w:after="0" w:line="375" w:lineRule="atLeast"/>
        <w:jc w:val="both"/>
        <w:rPr>
          <w:rFonts w:ascii="inter-regular" w:hAnsi="inter-regular"/>
          <w:color w:val="000000"/>
        </w:rPr>
      </w:pPr>
      <w:r>
        <w:rPr>
          <w:rFonts w:ascii="inter-regular" w:hAnsi="inter-regular"/>
          <w:color w:val="000000"/>
          <w:bdr w:val="none" w:sz="0" w:space="0" w:color="auto" w:frame="1"/>
        </w:rPr>
        <w:t>        Set&lt;Integer&gt; data = </w:t>
      </w:r>
      <w:r>
        <w:rPr>
          <w:rStyle w:val="keyword"/>
          <w:rFonts w:ascii="inter-regular" w:hAnsi="inter-regular"/>
          <w:b/>
          <w:bCs/>
          <w:color w:val="006699"/>
          <w:bdr w:val="none" w:sz="0" w:space="0" w:color="auto" w:frame="1"/>
        </w:rPr>
        <w:t>new</w:t>
      </w:r>
      <w:r>
        <w:rPr>
          <w:rFonts w:ascii="inter-regular" w:hAnsi="inter-regular"/>
          <w:color w:val="000000"/>
          <w:bdr w:val="none" w:sz="0" w:space="0" w:color="auto" w:frame="1"/>
        </w:rPr>
        <w:t> LinkedHashSet&lt;Integer&gt;();   </w:t>
      </w:r>
    </w:p>
    <w:p w14:paraId="71206168" w14:textId="77777777" w:rsidR="008A5B78" w:rsidRDefault="008A5B78" w:rsidP="008A5B78">
      <w:pPr>
        <w:pStyle w:val="alt"/>
        <w:numPr>
          <w:ilvl w:val="0"/>
          <w:numId w:val="267"/>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data.add(</w:t>
      </w:r>
      <w:r>
        <w:rPr>
          <w:rStyle w:val="number"/>
          <w:rFonts w:ascii="inter-regular" w:hAnsi="inter-regular"/>
          <w:color w:val="C00000"/>
          <w:bdr w:val="none" w:sz="0" w:space="0" w:color="auto" w:frame="1"/>
        </w:rPr>
        <w:t>31</w:t>
      </w:r>
      <w:r>
        <w:rPr>
          <w:rFonts w:ascii="inter-regular" w:hAnsi="inter-regular"/>
          <w:color w:val="000000"/>
          <w:bdr w:val="none" w:sz="0" w:space="0" w:color="auto" w:frame="1"/>
        </w:rPr>
        <w:t>);   </w:t>
      </w:r>
    </w:p>
    <w:p w14:paraId="0245B6BD" w14:textId="77777777" w:rsidR="008A5B78" w:rsidRDefault="008A5B78" w:rsidP="008A5B78">
      <w:pPr>
        <w:numPr>
          <w:ilvl w:val="0"/>
          <w:numId w:val="267"/>
        </w:numPr>
        <w:spacing w:after="0" w:line="375" w:lineRule="atLeast"/>
        <w:jc w:val="both"/>
        <w:rPr>
          <w:rFonts w:ascii="inter-regular" w:hAnsi="inter-regular"/>
          <w:color w:val="000000"/>
        </w:rPr>
      </w:pPr>
      <w:r>
        <w:rPr>
          <w:rFonts w:ascii="inter-regular" w:hAnsi="inter-regular"/>
          <w:color w:val="000000"/>
          <w:bdr w:val="none" w:sz="0" w:space="0" w:color="auto" w:frame="1"/>
        </w:rPr>
        <w:t>        data.add(</w:t>
      </w:r>
      <w:r>
        <w:rPr>
          <w:rStyle w:val="number"/>
          <w:rFonts w:ascii="inter-regular" w:hAnsi="inter-regular"/>
          <w:color w:val="C00000"/>
          <w:bdr w:val="none" w:sz="0" w:space="0" w:color="auto" w:frame="1"/>
        </w:rPr>
        <w:t>21</w:t>
      </w:r>
      <w:r>
        <w:rPr>
          <w:rFonts w:ascii="inter-regular" w:hAnsi="inter-regular"/>
          <w:color w:val="000000"/>
          <w:bdr w:val="none" w:sz="0" w:space="0" w:color="auto" w:frame="1"/>
        </w:rPr>
        <w:t>);   </w:t>
      </w:r>
    </w:p>
    <w:p w14:paraId="47803020" w14:textId="77777777" w:rsidR="008A5B78" w:rsidRDefault="008A5B78" w:rsidP="008A5B78">
      <w:pPr>
        <w:pStyle w:val="alt"/>
        <w:numPr>
          <w:ilvl w:val="0"/>
          <w:numId w:val="267"/>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data.add(</w:t>
      </w:r>
      <w:r>
        <w:rPr>
          <w:rStyle w:val="number"/>
          <w:rFonts w:ascii="inter-regular" w:hAnsi="inter-regular"/>
          <w:color w:val="C00000"/>
          <w:bdr w:val="none" w:sz="0" w:space="0" w:color="auto" w:frame="1"/>
        </w:rPr>
        <w:t>41</w:t>
      </w:r>
      <w:r>
        <w:rPr>
          <w:rFonts w:ascii="inter-regular" w:hAnsi="inter-regular"/>
          <w:color w:val="000000"/>
          <w:bdr w:val="none" w:sz="0" w:space="0" w:color="auto" w:frame="1"/>
        </w:rPr>
        <w:t>);   </w:t>
      </w:r>
    </w:p>
    <w:p w14:paraId="1BC30FB3" w14:textId="77777777" w:rsidR="008A5B78" w:rsidRDefault="008A5B78" w:rsidP="008A5B78">
      <w:pPr>
        <w:numPr>
          <w:ilvl w:val="0"/>
          <w:numId w:val="267"/>
        </w:numPr>
        <w:spacing w:after="0" w:line="375" w:lineRule="atLeast"/>
        <w:jc w:val="both"/>
        <w:rPr>
          <w:rFonts w:ascii="inter-regular" w:hAnsi="inter-regular"/>
          <w:color w:val="000000"/>
        </w:rPr>
      </w:pPr>
      <w:r>
        <w:rPr>
          <w:rFonts w:ascii="inter-regular" w:hAnsi="inter-regular"/>
          <w:color w:val="000000"/>
          <w:bdr w:val="none" w:sz="0" w:space="0" w:color="auto" w:frame="1"/>
        </w:rPr>
        <w:t>        System.out.println(</w:t>
      </w:r>
      <w:r>
        <w:rPr>
          <w:rStyle w:val="string"/>
          <w:rFonts w:ascii="inter-regular" w:hAnsi="inter-regular"/>
          <w:color w:val="0000FF"/>
          <w:bdr w:val="none" w:sz="0" w:space="0" w:color="auto" w:frame="1"/>
        </w:rPr>
        <w:t>"Set: "</w:t>
      </w:r>
      <w:r>
        <w:rPr>
          <w:rFonts w:ascii="inter-regular" w:hAnsi="inter-regular"/>
          <w:color w:val="000000"/>
          <w:bdr w:val="none" w:sz="0" w:space="0" w:color="auto" w:frame="1"/>
        </w:rPr>
        <w:t> + data);  </w:t>
      </w:r>
    </w:p>
    <w:p w14:paraId="253E08DE" w14:textId="77777777" w:rsidR="008A5B78" w:rsidRDefault="008A5B78" w:rsidP="008A5B78">
      <w:pPr>
        <w:pStyle w:val="alt"/>
        <w:numPr>
          <w:ilvl w:val="0"/>
          <w:numId w:val="267"/>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ArrayList&lt;Integer&gt; newData = </w:t>
      </w:r>
      <w:r>
        <w:rPr>
          <w:rStyle w:val="keyword"/>
          <w:rFonts w:ascii="inter-regular" w:hAnsi="inter-regular"/>
          <w:b/>
          <w:bCs/>
          <w:color w:val="006699"/>
          <w:bdr w:val="none" w:sz="0" w:space="0" w:color="auto" w:frame="1"/>
        </w:rPr>
        <w:t>new</w:t>
      </w:r>
      <w:r>
        <w:rPr>
          <w:rFonts w:ascii="inter-regular" w:hAnsi="inter-regular"/>
          <w:color w:val="000000"/>
          <w:bdr w:val="none" w:sz="0" w:space="0" w:color="auto" w:frame="1"/>
        </w:rPr>
        <w:t> ArrayList&lt;Integer&gt;();   </w:t>
      </w:r>
    </w:p>
    <w:p w14:paraId="57E6E106" w14:textId="77777777" w:rsidR="008A5B78" w:rsidRDefault="008A5B78" w:rsidP="008A5B78">
      <w:pPr>
        <w:numPr>
          <w:ilvl w:val="0"/>
          <w:numId w:val="267"/>
        </w:numPr>
        <w:spacing w:after="0" w:line="375" w:lineRule="atLeast"/>
        <w:jc w:val="both"/>
        <w:rPr>
          <w:rFonts w:ascii="inter-regular" w:hAnsi="inter-regular"/>
          <w:color w:val="000000"/>
        </w:rPr>
      </w:pPr>
      <w:r>
        <w:rPr>
          <w:rFonts w:ascii="inter-regular" w:hAnsi="inter-regular"/>
          <w:color w:val="000000"/>
          <w:bdr w:val="none" w:sz="0" w:space="0" w:color="auto" w:frame="1"/>
        </w:rPr>
        <w:t>        newData.add(</w:t>
      </w:r>
      <w:r>
        <w:rPr>
          <w:rStyle w:val="number"/>
          <w:rFonts w:ascii="inter-regular" w:hAnsi="inter-regular"/>
          <w:color w:val="C00000"/>
          <w:bdr w:val="none" w:sz="0" w:space="0" w:color="auto" w:frame="1"/>
        </w:rPr>
        <w:t>91</w:t>
      </w:r>
      <w:r>
        <w:rPr>
          <w:rFonts w:ascii="inter-regular" w:hAnsi="inter-regular"/>
          <w:color w:val="000000"/>
          <w:bdr w:val="none" w:sz="0" w:space="0" w:color="auto" w:frame="1"/>
        </w:rPr>
        <w:t>);   </w:t>
      </w:r>
    </w:p>
    <w:p w14:paraId="4F537BBF" w14:textId="77777777" w:rsidR="008A5B78" w:rsidRDefault="008A5B78" w:rsidP="008A5B78">
      <w:pPr>
        <w:pStyle w:val="alt"/>
        <w:numPr>
          <w:ilvl w:val="0"/>
          <w:numId w:val="267"/>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newData.add(</w:t>
      </w:r>
      <w:r>
        <w:rPr>
          <w:rStyle w:val="number"/>
          <w:rFonts w:ascii="inter-regular" w:hAnsi="inter-regular"/>
          <w:color w:val="C00000"/>
          <w:bdr w:val="none" w:sz="0" w:space="0" w:color="auto" w:frame="1"/>
        </w:rPr>
        <w:t>71</w:t>
      </w:r>
      <w:r>
        <w:rPr>
          <w:rFonts w:ascii="inter-regular" w:hAnsi="inter-regular"/>
          <w:color w:val="000000"/>
          <w:bdr w:val="none" w:sz="0" w:space="0" w:color="auto" w:frame="1"/>
        </w:rPr>
        <w:t>);   </w:t>
      </w:r>
    </w:p>
    <w:p w14:paraId="50BF1CB0" w14:textId="77777777" w:rsidR="008A5B78" w:rsidRDefault="008A5B78" w:rsidP="008A5B78">
      <w:pPr>
        <w:numPr>
          <w:ilvl w:val="0"/>
          <w:numId w:val="267"/>
        </w:numPr>
        <w:spacing w:after="0" w:line="375" w:lineRule="atLeast"/>
        <w:jc w:val="both"/>
        <w:rPr>
          <w:rFonts w:ascii="inter-regular" w:hAnsi="inter-regular"/>
          <w:color w:val="000000"/>
        </w:rPr>
      </w:pPr>
      <w:r>
        <w:rPr>
          <w:rFonts w:ascii="inter-regular" w:hAnsi="inter-regular"/>
          <w:color w:val="000000"/>
          <w:bdr w:val="none" w:sz="0" w:space="0" w:color="auto" w:frame="1"/>
        </w:rPr>
        <w:t>        newData.add(</w:t>
      </w:r>
      <w:r>
        <w:rPr>
          <w:rStyle w:val="number"/>
          <w:rFonts w:ascii="inter-regular" w:hAnsi="inter-regular"/>
          <w:color w:val="C00000"/>
          <w:bdr w:val="none" w:sz="0" w:space="0" w:color="auto" w:frame="1"/>
        </w:rPr>
        <w:t>81</w:t>
      </w:r>
      <w:r>
        <w:rPr>
          <w:rFonts w:ascii="inter-regular" w:hAnsi="inter-regular"/>
          <w:color w:val="000000"/>
          <w:bdr w:val="none" w:sz="0" w:space="0" w:color="auto" w:frame="1"/>
        </w:rPr>
        <w:t>);  </w:t>
      </w:r>
    </w:p>
    <w:p w14:paraId="4EBC5EA8" w14:textId="77777777" w:rsidR="008A5B78" w:rsidRDefault="008A5B78" w:rsidP="008A5B78">
      <w:pPr>
        <w:pStyle w:val="alt"/>
        <w:numPr>
          <w:ilvl w:val="0"/>
          <w:numId w:val="267"/>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data.addAll(newData);   </w:t>
      </w:r>
    </w:p>
    <w:p w14:paraId="2B884141" w14:textId="77777777" w:rsidR="008A5B78" w:rsidRDefault="008A5B78" w:rsidP="008A5B78">
      <w:pPr>
        <w:numPr>
          <w:ilvl w:val="0"/>
          <w:numId w:val="267"/>
        </w:numPr>
        <w:spacing w:after="0" w:line="375" w:lineRule="atLeast"/>
        <w:jc w:val="both"/>
        <w:rPr>
          <w:rFonts w:ascii="inter-regular" w:hAnsi="inter-regular"/>
          <w:color w:val="000000"/>
        </w:rPr>
      </w:pPr>
      <w:r>
        <w:rPr>
          <w:rFonts w:ascii="inter-regular" w:hAnsi="inter-regular"/>
          <w:color w:val="000000"/>
          <w:bdr w:val="none" w:sz="0" w:space="0" w:color="auto" w:frame="1"/>
        </w:rPr>
        <w:t>        System.out.println(</w:t>
      </w:r>
      <w:r>
        <w:rPr>
          <w:rStyle w:val="string"/>
          <w:rFonts w:ascii="inter-regular" w:hAnsi="inter-regular"/>
          <w:color w:val="0000FF"/>
          <w:bdr w:val="none" w:sz="0" w:space="0" w:color="auto" w:frame="1"/>
        </w:rPr>
        <w:t>"Set: "</w:t>
      </w:r>
      <w:r>
        <w:rPr>
          <w:rFonts w:ascii="inter-regular" w:hAnsi="inter-regular"/>
          <w:color w:val="000000"/>
          <w:bdr w:val="none" w:sz="0" w:space="0" w:color="auto" w:frame="1"/>
        </w:rPr>
        <w:t> + data);       </w:t>
      </w:r>
    </w:p>
    <w:p w14:paraId="253C1582" w14:textId="77777777" w:rsidR="008A5B78" w:rsidRDefault="008A5B78" w:rsidP="008A5B78">
      <w:pPr>
        <w:pStyle w:val="alt"/>
        <w:numPr>
          <w:ilvl w:val="0"/>
          <w:numId w:val="267"/>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   </w:t>
      </w:r>
    </w:p>
    <w:p w14:paraId="0D11ED3A" w14:textId="77777777" w:rsidR="008A5B78" w:rsidRDefault="008A5B78" w:rsidP="008A5B78">
      <w:pPr>
        <w:numPr>
          <w:ilvl w:val="0"/>
          <w:numId w:val="267"/>
        </w:numPr>
        <w:spacing w:after="0" w:line="375" w:lineRule="atLeast"/>
        <w:jc w:val="both"/>
        <w:rPr>
          <w:rFonts w:ascii="inter-regular" w:hAnsi="inter-regular"/>
          <w:color w:val="000000"/>
        </w:rPr>
      </w:pPr>
      <w:r>
        <w:rPr>
          <w:rFonts w:ascii="inter-regular" w:hAnsi="inter-regular"/>
          <w:color w:val="000000"/>
          <w:bdr w:val="none" w:sz="0" w:space="0" w:color="auto" w:frame="1"/>
        </w:rPr>
        <w:t>}  </w:t>
      </w:r>
    </w:p>
    <w:p w14:paraId="03C68B1D" w14:textId="77777777" w:rsidR="008A5B78" w:rsidRDefault="008A5B78" w:rsidP="008A5B78">
      <w:pPr>
        <w:pStyle w:val="NormalWeb"/>
        <w:shd w:val="clear" w:color="auto" w:fill="FFFFFF"/>
        <w:jc w:val="both"/>
        <w:rPr>
          <w:rFonts w:ascii="inter-regular" w:hAnsi="inter-regular"/>
          <w:color w:val="333333"/>
        </w:rPr>
      </w:pPr>
      <w:r>
        <w:rPr>
          <w:rStyle w:val="Strong"/>
          <w:rFonts w:ascii="Segoe UI" w:hAnsi="Segoe UI" w:cs="Segoe UI"/>
          <w:color w:val="333333"/>
        </w:rPr>
        <w:t>Output:</w:t>
      </w:r>
    </w:p>
    <w:p w14:paraId="72D37E1F" w14:textId="77777777" w:rsidR="008A5B78" w:rsidRDefault="008A5B78" w:rsidP="008A5B78">
      <w:pPr>
        <w:rPr>
          <w:rFonts w:ascii="Times New Roman" w:hAnsi="Times New Roman"/>
        </w:rPr>
      </w:pPr>
      <w:r>
        <w:rPr>
          <w:noProof/>
        </w:rPr>
        <w:drawing>
          <wp:inline distT="0" distB="0" distL="0" distR="0" wp14:anchorId="0C4E7E39" wp14:editId="3A4D17BD">
            <wp:extent cx="5731510" cy="1673225"/>
            <wp:effectExtent l="0" t="0" r="2540" b="3175"/>
            <wp:docPr id="27917731" name="Picture 13" descr="Set in Ja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Set in Java"/>
                    <pic:cNvPicPr>
                      <a:picLocks noChangeAspect="1" noChangeArrowheads="1"/>
                    </pic:cNvPicPr>
                  </pic:nvPicPr>
                  <pic:blipFill>
                    <a:blip r:embed="rId251">
                      <a:extLst>
                        <a:ext uri="{28A0092B-C50C-407E-A947-70E740481C1C}">
                          <a14:useLocalDpi xmlns:a14="http://schemas.microsoft.com/office/drawing/2010/main" val="0"/>
                        </a:ext>
                      </a:extLst>
                    </a:blip>
                    <a:srcRect/>
                    <a:stretch>
                      <a:fillRect/>
                    </a:stretch>
                  </pic:blipFill>
                  <pic:spPr bwMode="auto">
                    <a:xfrm>
                      <a:off x="0" y="0"/>
                      <a:ext cx="5731510" cy="1673225"/>
                    </a:xfrm>
                    <a:prstGeom prst="rect">
                      <a:avLst/>
                    </a:prstGeom>
                    <a:noFill/>
                    <a:ln>
                      <a:noFill/>
                    </a:ln>
                  </pic:spPr>
                </pic:pic>
              </a:graphicData>
            </a:graphic>
          </wp:inline>
        </w:drawing>
      </w:r>
    </w:p>
    <w:p w14:paraId="369A5A02" w14:textId="77777777" w:rsidR="008A5B78" w:rsidRDefault="008A5B78" w:rsidP="008A5B78">
      <w:pPr>
        <w:pStyle w:val="Heading3"/>
        <w:shd w:val="clear" w:color="auto" w:fill="FFFFFF"/>
        <w:spacing w:line="312" w:lineRule="atLeast"/>
        <w:jc w:val="both"/>
        <w:rPr>
          <w:rFonts w:ascii="Helvetica" w:hAnsi="Helvetica"/>
          <w:color w:val="610B4B"/>
          <w:sz w:val="32"/>
          <w:szCs w:val="32"/>
        </w:rPr>
      </w:pPr>
      <w:r>
        <w:rPr>
          <w:rFonts w:ascii="Helvetica" w:hAnsi="Helvetica"/>
          <w:b/>
          <w:bCs/>
          <w:color w:val="610B4B"/>
          <w:sz w:val="32"/>
          <w:szCs w:val="32"/>
        </w:rPr>
        <w:t>3) clear()</w:t>
      </w:r>
    </w:p>
    <w:p w14:paraId="5A7BC42F" w14:textId="77777777" w:rsidR="008A5B78" w:rsidRDefault="008A5B78" w:rsidP="008A5B78">
      <w:pPr>
        <w:pStyle w:val="NormalWeb"/>
        <w:shd w:val="clear" w:color="auto" w:fill="FFFFFF"/>
        <w:jc w:val="both"/>
        <w:rPr>
          <w:rFonts w:ascii="inter-regular" w:hAnsi="inter-regular"/>
          <w:color w:val="333333"/>
        </w:rPr>
      </w:pPr>
      <w:r>
        <w:rPr>
          <w:rFonts w:ascii="inter-regular" w:hAnsi="inter-regular"/>
          <w:color w:val="333333"/>
        </w:rPr>
        <w:t>The method removes all the elements from the set. It doesn't delete the reference of the set. It only deletes the elements of the set.</w:t>
      </w:r>
    </w:p>
    <w:p w14:paraId="59222786" w14:textId="77777777" w:rsidR="008A5B78" w:rsidRDefault="008A5B78" w:rsidP="008A5B78">
      <w:pPr>
        <w:pStyle w:val="NormalWeb"/>
        <w:shd w:val="clear" w:color="auto" w:fill="FFFFFF"/>
        <w:jc w:val="both"/>
        <w:rPr>
          <w:rFonts w:ascii="inter-regular" w:hAnsi="inter-regular"/>
          <w:color w:val="333333"/>
        </w:rPr>
      </w:pPr>
      <w:r>
        <w:rPr>
          <w:rStyle w:val="Strong"/>
          <w:rFonts w:ascii="Segoe UI" w:hAnsi="Segoe UI" w:cs="Segoe UI"/>
          <w:color w:val="333333"/>
        </w:rPr>
        <w:t>Syntax:</w:t>
      </w:r>
    </w:p>
    <w:p w14:paraId="0E532177" w14:textId="77777777" w:rsidR="008A5B78" w:rsidRDefault="008A5B78" w:rsidP="008A5B78">
      <w:pPr>
        <w:pStyle w:val="alt"/>
        <w:numPr>
          <w:ilvl w:val="0"/>
          <w:numId w:val="268"/>
        </w:numPr>
        <w:spacing w:before="0" w:beforeAutospacing="0" w:after="0" w:afterAutospacing="0" w:line="375" w:lineRule="atLeast"/>
        <w:jc w:val="both"/>
        <w:rPr>
          <w:rFonts w:ascii="inter-regular" w:hAnsi="inter-regular"/>
          <w:color w:val="000000"/>
        </w:rPr>
      </w:pPr>
      <w:r>
        <w:rPr>
          <w:rStyle w:val="keyword"/>
          <w:rFonts w:ascii="inter-regular" w:hAnsi="inter-regular"/>
          <w:b/>
          <w:bCs/>
          <w:color w:val="006699"/>
          <w:bdr w:val="none" w:sz="0" w:space="0" w:color="auto" w:frame="1"/>
        </w:rPr>
        <w:t>void</w:t>
      </w:r>
      <w:r>
        <w:rPr>
          <w:rFonts w:ascii="inter-regular" w:hAnsi="inter-regular"/>
          <w:color w:val="000000"/>
          <w:bdr w:val="none" w:sz="0" w:space="0" w:color="auto" w:frame="1"/>
        </w:rPr>
        <w:t> clear()  </w:t>
      </w:r>
    </w:p>
    <w:p w14:paraId="26378748" w14:textId="77777777" w:rsidR="008A5B78" w:rsidRDefault="008A5B78" w:rsidP="008A5B78">
      <w:pPr>
        <w:pStyle w:val="NormalWeb"/>
        <w:shd w:val="clear" w:color="auto" w:fill="FFFFFF"/>
        <w:jc w:val="both"/>
        <w:rPr>
          <w:rFonts w:ascii="inter-regular" w:hAnsi="inter-regular"/>
          <w:color w:val="333333"/>
        </w:rPr>
      </w:pPr>
      <w:r>
        <w:rPr>
          <w:rStyle w:val="Strong"/>
          <w:rFonts w:ascii="Segoe UI" w:hAnsi="Segoe UI" w:cs="Segoe UI"/>
          <w:color w:val="333333"/>
        </w:rPr>
        <w:t>SetExample5.java</w:t>
      </w:r>
    </w:p>
    <w:p w14:paraId="3B4D9FB6" w14:textId="77777777" w:rsidR="008A5B78" w:rsidRDefault="008A5B78" w:rsidP="008A5B78">
      <w:pPr>
        <w:pStyle w:val="alt"/>
        <w:numPr>
          <w:ilvl w:val="0"/>
          <w:numId w:val="269"/>
        </w:numPr>
        <w:spacing w:before="0" w:beforeAutospacing="0" w:after="0" w:afterAutospacing="0" w:line="375" w:lineRule="atLeast"/>
        <w:jc w:val="both"/>
        <w:rPr>
          <w:rFonts w:ascii="inter-regular" w:hAnsi="inter-regular"/>
          <w:color w:val="000000"/>
        </w:rPr>
      </w:pPr>
      <w:r>
        <w:rPr>
          <w:rStyle w:val="keyword"/>
          <w:rFonts w:ascii="inter-regular" w:hAnsi="inter-regular"/>
          <w:b/>
          <w:bCs/>
          <w:color w:val="006699"/>
          <w:bdr w:val="none" w:sz="0" w:space="0" w:color="auto" w:frame="1"/>
        </w:rPr>
        <w:t>import</w:t>
      </w:r>
      <w:r>
        <w:rPr>
          <w:rFonts w:ascii="inter-regular" w:hAnsi="inter-regular"/>
          <w:color w:val="000000"/>
          <w:bdr w:val="none" w:sz="0" w:space="0" w:color="auto" w:frame="1"/>
        </w:rPr>
        <w:t> java.io.*;   </w:t>
      </w:r>
    </w:p>
    <w:p w14:paraId="2BF4D8B1" w14:textId="77777777" w:rsidR="008A5B78" w:rsidRDefault="008A5B78" w:rsidP="008A5B78">
      <w:pPr>
        <w:numPr>
          <w:ilvl w:val="0"/>
          <w:numId w:val="269"/>
        </w:numPr>
        <w:spacing w:after="0" w:line="375" w:lineRule="atLeast"/>
        <w:jc w:val="both"/>
        <w:rPr>
          <w:rFonts w:ascii="inter-regular" w:hAnsi="inter-regular"/>
          <w:color w:val="000000"/>
        </w:rPr>
      </w:pPr>
      <w:r>
        <w:rPr>
          <w:rStyle w:val="keyword"/>
          <w:rFonts w:ascii="inter-regular" w:hAnsi="inter-regular"/>
          <w:b/>
          <w:bCs/>
          <w:color w:val="006699"/>
          <w:bdr w:val="none" w:sz="0" w:space="0" w:color="auto" w:frame="1"/>
        </w:rPr>
        <w:t>import</w:t>
      </w:r>
      <w:r>
        <w:rPr>
          <w:rFonts w:ascii="inter-regular" w:hAnsi="inter-regular"/>
          <w:color w:val="000000"/>
          <w:bdr w:val="none" w:sz="0" w:space="0" w:color="auto" w:frame="1"/>
        </w:rPr>
        <w:t> java.util.*;   </w:t>
      </w:r>
    </w:p>
    <w:p w14:paraId="6B29D464" w14:textId="77777777" w:rsidR="008A5B78" w:rsidRDefault="008A5B78" w:rsidP="008A5B78">
      <w:pPr>
        <w:pStyle w:val="alt"/>
        <w:numPr>
          <w:ilvl w:val="0"/>
          <w:numId w:val="269"/>
        </w:numPr>
        <w:spacing w:before="0" w:beforeAutospacing="0" w:after="0" w:afterAutospacing="0" w:line="375" w:lineRule="atLeast"/>
        <w:jc w:val="both"/>
        <w:rPr>
          <w:rFonts w:ascii="inter-regular" w:hAnsi="inter-regular"/>
          <w:color w:val="000000"/>
        </w:rPr>
      </w:pPr>
      <w:r>
        <w:rPr>
          <w:rStyle w:val="keyword"/>
          <w:rFonts w:ascii="inter-regular" w:hAnsi="inter-regular"/>
          <w:b/>
          <w:bCs/>
          <w:color w:val="006699"/>
          <w:bdr w:val="none" w:sz="0" w:space="0" w:color="auto" w:frame="1"/>
        </w:rPr>
        <w:lastRenderedPageBreak/>
        <w:t>public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class</w:t>
      </w:r>
      <w:r>
        <w:rPr>
          <w:rFonts w:ascii="inter-regular" w:hAnsi="inter-regular"/>
          <w:color w:val="000000"/>
          <w:bdr w:val="none" w:sz="0" w:space="0" w:color="auto" w:frame="1"/>
        </w:rPr>
        <w:t> clearMethod {   </w:t>
      </w:r>
    </w:p>
    <w:p w14:paraId="3EC5F537" w14:textId="77777777" w:rsidR="008A5B78" w:rsidRDefault="008A5B78" w:rsidP="008A5B78">
      <w:pPr>
        <w:numPr>
          <w:ilvl w:val="0"/>
          <w:numId w:val="269"/>
        </w:numPr>
        <w:spacing w:after="0" w:line="375" w:lineRule="atLeast"/>
        <w:jc w:val="both"/>
        <w:rPr>
          <w:rFonts w:ascii="inter-regular" w:hAnsi="inter-regular"/>
          <w:color w:val="000000"/>
        </w:rPr>
      </w:pP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public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static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void</w:t>
      </w:r>
      <w:r>
        <w:rPr>
          <w:rFonts w:ascii="inter-regular" w:hAnsi="inter-regular"/>
          <w:color w:val="000000"/>
          <w:bdr w:val="none" w:sz="0" w:space="0" w:color="auto" w:frame="1"/>
        </w:rPr>
        <w:t> main(String args[])   </w:t>
      </w:r>
    </w:p>
    <w:p w14:paraId="4B5D269B" w14:textId="77777777" w:rsidR="008A5B78" w:rsidRDefault="008A5B78" w:rsidP="008A5B78">
      <w:pPr>
        <w:pStyle w:val="alt"/>
        <w:numPr>
          <w:ilvl w:val="0"/>
          <w:numId w:val="269"/>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   </w:t>
      </w:r>
    </w:p>
    <w:p w14:paraId="4F9EEA2A" w14:textId="77777777" w:rsidR="008A5B78" w:rsidRDefault="008A5B78" w:rsidP="008A5B78">
      <w:pPr>
        <w:numPr>
          <w:ilvl w:val="0"/>
          <w:numId w:val="269"/>
        </w:numPr>
        <w:spacing w:after="0" w:line="375" w:lineRule="atLeast"/>
        <w:jc w:val="both"/>
        <w:rPr>
          <w:rFonts w:ascii="inter-regular" w:hAnsi="inter-regular"/>
          <w:color w:val="000000"/>
        </w:rPr>
      </w:pPr>
      <w:r>
        <w:rPr>
          <w:rFonts w:ascii="inter-regular" w:hAnsi="inter-regular"/>
          <w:color w:val="000000"/>
          <w:bdr w:val="none" w:sz="0" w:space="0" w:color="auto" w:frame="1"/>
        </w:rPr>
        <w:t>        Set&lt;Integer&gt; data = </w:t>
      </w:r>
      <w:r>
        <w:rPr>
          <w:rStyle w:val="keyword"/>
          <w:rFonts w:ascii="inter-regular" w:hAnsi="inter-regular"/>
          <w:b/>
          <w:bCs/>
          <w:color w:val="006699"/>
          <w:bdr w:val="none" w:sz="0" w:space="0" w:color="auto" w:frame="1"/>
        </w:rPr>
        <w:t>new</w:t>
      </w:r>
      <w:r>
        <w:rPr>
          <w:rFonts w:ascii="inter-regular" w:hAnsi="inter-regular"/>
          <w:color w:val="000000"/>
          <w:bdr w:val="none" w:sz="0" w:space="0" w:color="auto" w:frame="1"/>
        </w:rPr>
        <w:t> LinkedHashSet&lt;Integer&gt;();   </w:t>
      </w:r>
    </w:p>
    <w:p w14:paraId="1E8A2FA4" w14:textId="77777777" w:rsidR="008A5B78" w:rsidRDefault="008A5B78" w:rsidP="008A5B78">
      <w:pPr>
        <w:pStyle w:val="alt"/>
        <w:numPr>
          <w:ilvl w:val="0"/>
          <w:numId w:val="269"/>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w:t>
      </w:r>
    </w:p>
    <w:p w14:paraId="36526D03" w14:textId="77777777" w:rsidR="008A5B78" w:rsidRDefault="008A5B78" w:rsidP="008A5B78">
      <w:pPr>
        <w:numPr>
          <w:ilvl w:val="0"/>
          <w:numId w:val="269"/>
        </w:numPr>
        <w:spacing w:after="0" w:line="375" w:lineRule="atLeast"/>
        <w:jc w:val="both"/>
        <w:rPr>
          <w:rFonts w:ascii="inter-regular" w:hAnsi="inter-regular"/>
          <w:color w:val="000000"/>
        </w:rPr>
      </w:pPr>
      <w:r>
        <w:rPr>
          <w:rFonts w:ascii="inter-regular" w:hAnsi="inter-regular"/>
          <w:color w:val="000000"/>
          <w:bdr w:val="none" w:sz="0" w:space="0" w:color="auto" w:frame="1"/>
        </w:rPr>
        <w:t>        data.add(</w:t>
      </w:r>
      <w:r>
        <w:rPr>
          <w:rStyle w:val="number"/>
          <w:rFonts w:ascii="inter-regular" w:hAnsi="inter-regular"/>
          <w:color w:val="C00000"/>
          <w:bdr w:val="none" w:sz="0" w:space="0" w:color="auto" w:frame="1"/>
        </w:rPr>
        <w:t>31</w:t>
      </w:r>
      <w:r>
        <w:rPr>
          <w:rFonts w:ascii="inter-regular" w:hAnsi="inter-regular"/>
          <w:color w:val="000000"/>
          <w:bdr w:val="none" w:sz="0" w:space="0" w:color="auto" w:frame="1"/>
        </w:rPr>
        <w:t>);   </w:t>
      </w:r>
    </w:p>
    <w:p w14:paraId="132CDC0B" w14:textId="77777777" w:rsidR="008A5B78" w:rsidRDefault="008A5B78" w:rsidP="008A5B78">
      <w:pPr>
        <w:pStyle w:val="alt"/>
        <w:numPr>
          <w:ilvl w:val="0"/>
          <w:numId w:val="269"/>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data.add(</w:t>
      </w:r>
      <w:r>
        <w:rPr>
          <w:rStyle w:val="number"/>
          <w:rFonts w:ascii="inter-regular" w:hAnsi="inter-regular"/>
          <w:color w:val="C00000"/>
          <w:bdr w:val="none" w:sz="0" w:space="0" w:color="auto" w:frame="1"/>
        </w:rPr>
        <w:t>21</w:t>
      </w:r>
      <w:r>
        <w:rPr>
          <w:rFonts w:ascii="inter-regular" w:hAnsi="inter-regular"/>
          <w:color w:val="000000"/>
          <w:bdr w:val="none" w:sz="0" w:space="0" w:color="auto" w:frame="1"/>
        </w:rPr>
        <w:t>);   </w:t>
      </w:r>
    </w:p>
    <w:p w14:paraId="3B023E34" w14:textId="77777777" w:rsidR="008A5B78" w:rsidRDefault="008A5B78" w:rsidP="008A5B78">
      <w:pPr>
        <w:numPr>
          <w:ilvl w:val="0"/>
          <w:numId w:val="269"/>
        </w:numPr>
        <w:spacing w:after="0" w:line="375" w:lineRule="atLeast"/>
        <w:jc w:val="both"/>
        <w:rPr>
          <w:rFonts w:ascii="inter-regular" w:hAnsi="inter-regular"/>
          <w:color w:val="000000"/>
        </w:rPr>
      </w:pPr>
      <w:r>
        <w:rPr>
          <w:rFonts w:ascii="inter-regular" w:hAnsi="inter-regular"/>
          <w:color w:val="000000"/>
          <w:bdr w:val="none" w:sz="0" w:space="0" w:color="auto" w:frame="1"/>
        </w:rPr>
        <w:t>        data.add(</w:t>
      </w:r>
      <w:r>
        <w:rPr>
          <w:rStyle w:val="number"/>
          <w:rFonts w:ascii="inter-regular" w:hAnsi="inter-regular"/>
          <w:color w:val="C00000"/>
          <w:bdr w:val="none" w:sz="0" w:space="0" w:color="auto" w:frame="1"/>
        </w:rPr>
        <w:t>41</w:t>
      </w:r>
      <w:r>
        <w:rPr>
          <w:rFonts w:ascii="inter-regular" w:hAnsi="inter-regular"/>
          <w:color w:val="000000"/>
          <w:bdr w:val="none" w:sz="0" w:space="0" w:color="auto" w:frame="1"/>
        </w:rPr>
        <w:t>);   </w:t>
      </w:r>
    </w:p>
    <w:p w14:paraId="6019312C" w14:textId="77777777" w:rsidR="008A5B78" w:rsidRDefault="008A5B78" w:rsidP="008A5B78">
      <w:pPr>
        <w:pStyle w:val="alt"/>
        <w:numPr>
          <w:ilvl w:val="0"/>
          <w:numId w:val="269"/>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System.out.println(</w:t>
      </w:r>
      <w:r>
        <w:rPr>
          <w:rStyle w:val="string"/>
          <w:rFonts w:ascii="inter-regular" w:hAnsi="inter-regular"/>
          <w:color w:val="0000FF"/>
          <w:bdr w:val="none" w:sz="0" w:space="0" w:color="auto" w:frame="1"/>
        </w:rPr>
        <w:t>"Set: "</w:t>
      </w:r>
      <w:r>
        <w:rPr>
          <w:rFonts w:ascii="inter-regular" w:hAnsi="inter-regular"/>
          <w:color w:val="000000"/>
          <w:bdr w:val="none" w:sz="0" w:space="0" w:color="auto" w:frame="1"/>
        </w:rPr>
        <w:t> + data);  </w:t>
      </w:r>
    </w:p>
    <w:p w14:paraId="41804E7C" w14:textId="77777777" w:rsidR="008A5B78" w:rsidRDefault="008A5B78" w:rsidP="008A5B78">
      <w:pPr>
        <w:numPr>
          <w:ilvl w:val="0"/>
          <w:numId w:val="269"/>
        </w:numPr>
        <w:spacing w:after="0" w:line="375" w:lineRule="atLeast"/>
        <w:jc w:val="both"/>
        <w:rPr>
          <w:rFonts w:ascii="inter-regular" w:hAnsi="inter-regular"/>
          <w:color w:val="000000"/>
        </w:rPr>
      </w:pPr>
      <w:r>
        <w:rPr>
          <w:rFonts w:ascii="inter-regular" w:hAnsi="inter-regular"/>
          <w:color w:val="000000"/>
          <w:bdr w:val="none" w:sz="0" w:space="0" w:color="auto" w:frame="1"/>
        </w:rPr>
        <w:t>          </w:t>
      </w:r>
    </w:p>
    <w:p w14:paraId="724FBB4B" w14:textId="77777777" w:rsidR="008A5B78" w:rsidRDefault="008A5B78" w:rsidP="008A5B78">
      <w:pPr>
        <w:pStyle w:val="alt"/>
        <w:numPr>
          <w:ilvl w:val="0"/>
          <w:numId w:val="269"/>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data.clear();   </w:t>
      </w:r>
    </w:p>
    <w:p w14:paraId="77D11AB0" w14:textId="77777777" w:rsidR="008A5B78" w:rsidRDefault="008A5B78" w:rsidP="008A5B78">
      <w:pPr>
        <w:numPr>
          <w:ilvl w:val="0"/>
          <w:numId w:val="269"/>
        </w:numPr>
        <w:spacing w:after="0" w:line="375" w:lineRule="atLeast"/>
        <w:jc w:val="both"/>
        <w:rPr>
          <w:rFonts w:ascii="inter-regular" w:hAnsi="inter-regular"/>
          <w:color w:val="000000"/>
        </w:rPr>
      </w:pPr>
      <w:r>
        <w:rPr>
          <w:rFonts w:ascii="inter-regular" w:hAnsi="inter-regular"/>
          <w:color w:val="000000"/>
          <w:bdr w:val="none" w:sz="0" w:space="0" w:color="auto" w:frame="1"/>
        </w:rPr>
        <w:t>        System.out.println(</w:t>
      </w:r>
      <w:r>
        <w:rPr>
          <w:rStyle w:val="string"/>
          <w:rFonts w:ascii="inter-regular" w:hAnsi="inter-regular"/>
          <w:color w:val="0000FF"/>
          <w:bdr w:val="none" w:sz="0" w:space="0" w:color="auto" w:frame="1"/>
        </w:rPr>
        <w:t>"The final set: "</w:t>
      </w:r>
      <w:r>
        <w:rPr>
          <w:rFonts w:ascii="inter-regular" w:hAnsi="inter-regular"/>
          <w:color w:val="000000"/>
          <w:bdr w:val="none" w:sz="0" w:space="0" w:color="auto" w:frame="1"/>
        </w:rPr>
        <w:t> + data);   </w:t>
      </w:r>
    </w:p>
    <w:p w14:paraId="2BF9C840" w14:textId="77777777" w:rsidR="008A5B78" w:rsidRDefault="008A5B78" w:rsidP="008A5B78">
      <w:pPr>
        <w:pStyle w:val="alt"/>
        <w:numPr>
          <w:ilvl w:val="0"/>
          <w:numId w:val="269"/>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   </w:t>
      </w:r>
    </w:p>
    <w:p w14:paraId="288411E6" w14:textId="77777777" w:rsidR="008A5B78" w:rsidRDefault="008A5B78" w:rsidP="008A5B78">
      <w:pPr>
        <w:numPr>
          <w:ilvl w:val="0"/>
          <w:numId w:val="269"/>
        </w:numPr>
        <w:spacing w:after="0" w:line="375" w:lineRule="atLeast"/>
        <w:jc w:val="both"/>
        <w:rPr>
          <w:rFonts w:ascii="inter-regular" w:hAnsi="inter-regular"/>
          <w:color w:val="000000"/>
        </w:rPr>
      </w:pPr>
      <w:r>
        <w:rPr>
          <w:rFonts w:ascii="inter-regular" w:hAnsi="inter-regular"/>
          <w:color w:val="000000"/>
          <w:bdr w:val="none" w:sz="0" w:space="0" w:color="auto" w:frame="1"/>
        </w:rPr>
        <w:t>}  </w:t>
      </w:r>
    </w:p>
    <w:p w14:paraId="6DAF6571" w14:textId="77777777" w:rsidR="008A5B78" w:rsidRDefault="008A5B78" w:rsidP="008A5B78">
      <w:pPr>
        <w:pStyle w:val="NormalWeb"/>
        <w:shd w:val="clear" w:color="auto" w:fill="FFFFFF"/>
        <w:jc w:val="both"/>
        <w:rPr>
          <w:rFonts w:ascii="inter-regular" w:hAnsi="inter-regular"/>
          <w:color w:val="333333"/>
        </w:rPr>
      </w:pPr>
      <w:r>
        <w:rPr>
          <w:rStyle w:val="Strong"/>
          <w:rFonts w:ascii="Segoe UI" w:hAnsi="Segoe UI" w:cs="Segoe UI"/>
          <w:color w:val="333333"/>
        </w:rPr>
        <w:t>Output:</w:t>
      </w:r>
    </w:p>
    <w:p w14:paraId="7CD3856D" w14:textId="77777777" w:rsidR="008A5B78" w:rsidRDefault="008A5B78" w:rsidP="008A5B78">
      <w:pPr>
        <w:rPr>
          <w:rFonts w:ascii="Times New Roman" w:hAnsi="Times New Roman"/>
        </w:rPr>
      </w:pPr>
      <w:r>
        <w:rPr>
          <w:noProof/>
        </w:rPr>
        <w:drawing>
          <wp:inline distT="0" distB="0" distL="0" distR="0" wp14:anchorId="3A948EFE" wp14:editId="703E7E3D">
            <wp:extent cx="5731510" cy="1673225"/>
            <wp:effectExtent l="0" t="0" r="2540" b="3175"/>
            <wp:docPr id="1161879764" name="Picture 12" descr="Set in Ja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Set in Java"/>
                    <pic:cNvPicPr>
                      <a:picLocks noChangeAspect="1" noChangeArrowheads="1"/>
                    </pic:cNvPicPr>
                  </pic:nvPicPr>
                  <pic:blipFill>
                    <a:blip r:embed="rId252">
                      <a:extLst>
                        <a:ext uri="{28A0092B-C50C-407E-A947-70E740481C1C}">
                          <a14:useLocalDpi xmlns:a14="http://schemas.microsoft.com/office/drawing/2010/main" val="0"/>
                        </a:ext>
                      </a:extLst>
                    </a:blip>
                    <a:srcRect/>
                    <a:stretch>
                      <a:fillRect/>
                    </a:stretch>
                  </pic:blipFill>
                  <pic:spPr bwMode="auto">
                    <a:xfrm>
                      <a:off x="0" y="0"/>
                      <a:ext cx="5731510" cy="1673225"/>
                    </a:xfrm>
                    <a:prstGeom prst="rect">
                      <a:avLst/>
                    </a:prstGeom>
                    <a:noFill/>
                    <a:ln>
                      <a:noFill/>
                    </a:ln>
                  </pic:spPr>
                </pic:pic>
              </a:graphicData>
            </a:graphic>
          </wp:inline>
        </w:drawing>
      </w:r>
    </w:p>
    <w:p w14:paraId="59B29DA8" w14:textId="77777777" w:rsidR="008A5B78" w:rsidRDefault="008A5B78" w:rsidP="008A5B78">
      <w:pPr>
        <w:pStyle w:val="Heading3"/>
        <w:shd w:val="clear" w:color="auto" w:fill="FFFFFF"/>
        <w:spacing w:line="312" w:lineRule="atLeast"/>
        <w:jc w:val="both"/>
        <w:rPr>
          <w:rFonts w:ascii="Helvetica" w:hAnsi="Helvetica"/>
          <w:color w:val="610B4B"/>
          <w:sz w:val="32"/>
          <w:szCs w:val="32"/>
        </w:rPr>
      </w:pPr>
      <w:r>
        <w:rPr>
          <w:rFonts w:ascii="Helvetica" w:hAnsi="Helvetica"/>
          <w:b/>
          <w:bCs/>
          <w:color w:val="610B4B"/>
          <w:sz w:val="32"/>
          <w:szCs w:val="32"/>
        </w:rPr>
        <w:t>4) contains()</w:t>
      </w:r>
    </w:p>
    <w:p w14:paraId="34572800" w14:textId="77777777" w:rsidR="008A5B78" w:rsidRDefault="008A5B78" w:rsidP="008A5B78">
      <w:pPr>
        <w:pStyle w:val="NormalWeb"/>
        <w:shd w:val="clear" w:color="auto" w:fill="FFFFFF"/>
        <w:jc w:val="both"/>
        <w:rPr>
          <w:rFonts w:ascii="inter-regular" w:hAnsi="inter-regular"/>
          <w:color w:val="333333"/>
        </w:rPr>
      </w:pPr>
      <w:r>
        <w:rPr>
          <w:rFonts w:ascii="inter-regular" w:hAnsi="inter-regular"/>
          <w:color w:val="333333"/>
        </w:rPr>
        <w:t>The contains() method is used to know the presence of an element in the set. Its return value is true or false depending on the presence of the element.</w:t>
      </w:r>
    </w:p>
    <w:p w14:paraId="0EA6460B" w14:textId="77777777" w:rsidR="008A5B78" w:rsidRDefault="008A5B78" w:rsidP="008A5B78">
      <w:pPr>
        <w:pStyle w:val="NormalWeb"/>
        <w:shd w:val="clear" w:color="auto" w:fill="FFFFFF"/>
        <w:jc w:val="both"/>
        <w:rPr>
          <w:rFonts w:ascii="inter-regular" w:hAnsi="inter-regular"/>
          <w:color w:val="333333"/>
        </w:rPr>
      </w:pPr>
      <w:r>
        <w:rPr>
          <w:rStyle w:val="Strong"/>
          <w:rFonts w:ascii="Segoe UI" w:hAnsi="Segoe UI" w:cs="Segoe UI"/>
          <w:color w:val="333333"/>
        </w:rPr>
        <w:t>Syntax:</w:t>
      </w:r>
    </w:p>
    <w:p w14:paraId="1BD9D6C2" w14:textId="77777777" w:rsidR="008A5B78" w:rsidRDefault="008A5B78" w:rsidP="008A5B78">
      <w:pPr>
        <w:pStyle w:val="alt"/>
        <w:numPr>
          <w:ilvl w:val="0"/>
          <w:numId w:val="270"/>
        </w:numPr>
        <w:spacing w:before="0" w:beforeAutospacing="0" w:after="0" w:afterAutospacing="0" w:line="375" w:lineRule="atLeast"/>
        <w:jc w:val="both"/>
        <w:rPr>
          <w:rFonts w:ascii="inter-regular" w:hAnsi="inter-regular"/>
          <w:color w:val="000000"/>
        </w:rPr>
      </w:pPr>
      <w:r>
        <w:rPr>
          <w:rStyle w:val="keyword"/>
          <w:rFonts w:ascii="inter-regular" w:hAnsi="inter-regular"/>
          <w:b/>
          <w:bCs/>
          <w:color w:val="006699"/>
          <w:bdr w:val="none" w:sz="0" w:space="0" w:color="auto" w:frame="1"/>
        </w:rPr>
        <w:t>boolean</w:t>
      </w:r>
      <w:r>
        <w:rPr>
          <w:rFonts w:ascii="inter-regular" w:hAnsi="inter-regular"/>
          <w:color w:val="000000"/>
          <w:bdr w:val="none" w:sz="0" w:space="0" w:color="auto" w:frame="1"/>
        </w:rPr>
        <w:t> contains(Object element)  </w:t>
      </w:r>
    </w:p>
    <w:p w14:paraId="0F10A440" w14:textId="77777777" w:rsidR="008A5B78" w:rsidRDefault="008A5B78" w:rsidP="008A5B78">
      <w:pPr>
        <w:pStyle w:val="NormalWeb"/>
        <w:shd w:val="clear" w:color="auto" w:fill="FFFFFF"/>
        <w:jc w:val="both"/>
        <w:rPr>
          <w:rFonts w:ascii="inter-regular" w:hAnsi="inter-regular"/>
          <w:color w:val="333333"/>
        </w:rPr>
      </w:pPr>
      <w:r>
        <w:rPr>
          <w:rStyle w:val="Strong"/>
          <w:rFonts w:ascii="Segoe UI" w:hAnsi="Segoe UI" w:cs="Segoe UI"/>
          <w:color w:val="333333"/>
        </w:rPr>
        <w:t>SetExample6.java</w:t>
      </w:r>
    </w:p>
    <w:p w14:paraId="0C79E194" w14:textId="77777777" w:rsidR="008A5B78" w:rsidRDefault="008A5B78" w:rsidP="008A5B78">
      <w:pPr>
        <w:pStyle w:val="alt"/>
        <w:numPr>
          <w:ilvl w:val="0"/>
          <w:numId w:val="271"/>
        </w:numPr>
        <w:spacing w:before="0" w:beforeAutospacing="0" w:after="0" w:afterAutospacing="0" w:line="375" w:lineRule="atLeast"/>
        <w:jc w:val="both"/>
        <w:rPr>
          <w:rFonts w:ascii="inter-regular" w:hAnsi="inter-regular"/>
          <w:color w:val="000000"/>
        </w:rPr>
      </w:pPr>
      <w:r>
        <w:rPr>
          <w:rStyle w:val="keyword"/>
          <w:rFonts w:ascii="inter-regular" w:hAnsi="inter-regular"/>
          <w:b/>
          <w:bCs/>
          <w:color w:val="006699"/>
          <w:bdr w:val="none" w:sz="0" w:space="0" w:color="auto" w:frame="1"/>
        </w:rPr>
        <w:t>import</w:t>
      </w:r>
      <w:r>
        <w:rPr>
          <w:rFonts w:ascii="inter-regular" w:hAnsi="inter-regular"/>
          <w:color w:val="000000"/>
          <w:bdr w:val="none" w:sz="0" w:space="0" w:color="auto" w:frame="1"/>
        </w:rPr>
        <w:t> java.io.*;   </w:t>
      </w:r>
    </w:p>
    <w:p w14:paraId="3ACF9254" w14:textId="77777777" w:rsidR="008A5B78" w:rsidRDefault="008A5B78" w:rsidP="008A5B78">
      <w:pPr>
        <w:numPr>
          <w:ilvl w:val="0"/>
          <w:numId w:val="271"/>
        </w:numPr>
        <w:spacing w:after="0" w:line="375" w:lineRule="atLeast"/>
        <w:jc w:val="both"/>
        <w:rPr>
          <w:rFonts w:ascii="inter-regular" w:hAnsi="inter-regular"/>
          <w:color w:val="000000"/>
        </w:rPr>
      </w:pPr>
      <w:r>
        <w:rPr>
          <w:rStyle w:val="keyword"/>
          <w:rFonts w:ascii="inter-regular" w:hAnsi="inter-regular"/>
          <w:b/>
          <w:bCs/>
          <w:color w:val="006699"/>
          <w:bdr w:val="none" w:sz="0" w:space="0" w:color="auto" w:frame="1"/>
        </w:rPr>
        <w:t>import</w:t>
      </w:r>
      <w:r>
        <w:rPr>
          <w:rFonts w:ascii="inter-regular" w:hAnsi="inter-regular"/>
          <w:color w:val="000000"/>
          <w:bdr w:val="none" w:sz="0" w:space="0" w:color="auto" w:frame="1"/>
        </w:rPr>
        <w:t> java.util.*;   </w:t>
      </w:r>
    </w:p>
    <w:p w14:paraId="482D76C2" w14:textId="77777777" w:rsidR="008A5B78" w:rsidRDefault="008A5B78" w:rsidP="008A5B78">
      <w:pPr>
        <w:pStyle w:val="alt"/>
        <w:numPr>
          <w:ilvl w:val="0"/>
          <w:numId w:val="271"/>
        </w:numPr>
        <w:spacing w:before="0" w:beforeAutospacing="0" w:after="0" w:afterAutospacing="0" w:line="375" w:lineRule="atLeast"/>
        <w:jc w:val="both"/>
        <w:rPr>
          <w:rFonts w:ascii="inter-regular" w:hAnsi="inter-regular"/>
          <w:color w:val="000000"/>
        </w:rPr>
      </w:pPr>
      <w:r>
        <w:rPr>
          <w:rStyle w:val="keyword"/>
          <w:rFonts w:ascii="inter-regular" w:hAnsi="inter-regular"/>
          <w:b/>
          <w:bCs/>
          <w:color w:val="006699"/>
          <w:bdr w:val="none" w:sz="0" w:space="0" w:color="auto" w:frame="1"/>
        </w:rPr>
        <w:t>class</w:t>
      </w:r>
      <w:r>
        <w:rPr>
          <w:rFonts w:ascii="inter-regular" w:hAnsi="inter-regular"/>
          <w:color w:val="000000"/>
          <w:bdr w:val="none" w:sz="0" w:space="0" w:color="auto" w:frame="1"/>
        </w:rPr>
        <w:t> containsMethod {   </w:t>
      </w:r>
    </w:p>
    <w:p w14:paraId="1331CCF1" w14:textId="77777777" w:rsidR="008A5B78" w:rsidRDefault="008A5B78" w:rsidP="008A5B78">
      <w:pPr>
        <w:numPr>
          <w:ilvl w:val="0"/>
          <w:numId w:val="271"/>
        </w:numPr>
        <w:spacing w:after="0" w:line="375" w:lineRule="atLeast"/>
        <w:jc w:val="both"/>
        <w:rPr>
          <w:rFonts w:ascii="inter-regular" w:hAnsi="inter-regular"/>
          <w:color w:val="000000"/>
        </w:rPr>
      </w:pP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public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static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void</w:t>
      </w:r>
      <w:r>
        <w:rPr>
          <w:rFonts w:ascii="inter-regular" w:hAnsi="inter-regular"/>
          <w:color w:val="000000"/>
          <w:bdr w:val="none" w:sz="0" w:space="0" w:color="auto" w:frame="1"/>
        </w:rPr>
        <w:t> main(String args[])   </w:t>
      </w:r>
    </w:p>
    <w:p w14:paraId="788FF291" w14:textId="77777777" w:rsidR="008A5B78" w:rsidRDefault="008A5B78" w:rsidP="008A5B78">
      <w:pPr>
        <w:pStyle w:val="alt"/>
        <w:numPr>
          <w:ilvl w:val="0"/>
          <w:numId w:val="271"/>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lastRenderedPageBreak/>
        <w:t>    {   </w:t>
      </w:r>
    </w:p>
    <w:p w14:paraId="4559ADA5" w14:textId="77777777" w:rsidR="008A5B78" w:rsidRDefault="008A5B78" w:rsidP="008A5B78">
      <w:pPr>
        <w:numPr>
          <w:ilvl w:val="0"/>
          <w:numId w:val="271"/>
        </w:numPr>
        <w:spacing w:after="0" w:line="375" w:lineRule="atLeast"/>
        <w:jc w:val="both"/>
        <w:rPr>
          <w:rFonts w:ascii="inter-regular" w:hAnsi="inter-regular"/>
          <w:color w:val="000000"/>
        </w:rPr>
      </w:pPr>
      <w:r>
        <w:rPr>
          <w:rFonts w:ascii="inter-regular" w:hAnsi="inter-regular"/>
          <w:color w:val="000000"/>
          <w:bdr w:val="none" w:sz="0" w:space="0" w:color="auto" w:frame="1"/>
        </w:rPr>
        <w:t>        Set&lt;Integer&gt; data = </w:t>
      </w:r>
      <w:r>
        <w:rPr>
          <w:rStyle w:val="keyword"/>
          <w:rFonts w:ascii="inter-regular" w:hAnsi="inter-regular"/>
          <w:b/>
          <w:bCs/>
          <w:color w:val="006699"/>
          <w:bdr w:val="none" w:sz="0" w:space="0" w:color="auto" w:frame="1"/>
        </w:rPr>
        <w:t>new</w:t>
      </w:r>
      <w:r>
        <w:rPr>
          <w:rFonts w:ascii="inter-regular" w:hAnsi="inter-regular"/>
          <w:color w:val="000000"/>
          <w:bdr w:val="none" w:sz="0" w:space="0" w:color="auto" w:frame="1"/>
        </w:rPr>
        <w:t> LinkedHashSet&lt;Integer&gt;();   </w:t>
      </w:r>
    </w:p>
    <w:p w14:paraId="1C676E48" w14:textId="77777777" w:rsidR="008A5B78" w:rsidRDefault="008A5B78" w:rsidP="008A5B78">
      <w:pPr>
        <w:pStyle w:val="alt"/>
        <w:numPr>
          <w:ilvl w:val="0"/>
          <w:numId w:val="271"/>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data.add(</w:t>
      </w:r>
      <w:r>
        <w:rPr>
          <w:rStyle w:val="number"/>
          <w:rFonts w:ascii="inter-regular" w:hAnsi="inter-regular"/>
          <w:color w:val="C00000"/>
          <w:bdr w:val="none" w:sz="0" w:space="0" w:color="auto" w:frame="1"/>
        </w:rPr>
        <w:t>31</w:t>
      </w:r>
      <w:r>
        <w:rPr>
          <w:rFonts w:ascii="inter-regular" w:hAnsi="inter-regular"/>
          <w:color w:val="000000"/>
          <w:bdr w:val="none" w:sz="0" w:space="0" w:color="auto" w:frame="1"/>
        </w:rPr>
        <w:t>);   </w:t>
      </w:r>
    </w:p>
    <w:p w14:paraId="46FE83BE" w14:textId="77777777" w:rsidR="008A5B78" w:rsidRDefault="008A5B78" w:rsidP="008A5B78">
      <w:pPr>
        <w:numPr>
          <w:ilvl w:val="0"/>
          <w:numId w:val="271"/>
        </w:numPr>
        <w:spacing w:after="0" w:line="375" w:lineRule="atLeast"/>
        <w:jc w:val="both"/>
        <w:rPr>
          <w:rFonts w:ascii="inter-regular" w:hAnsi="inter-regular"/>
          <w:color w:val="000000"/>
        </w:rPr>
      </w:pPr>
      <w:r>
        <w:rPr>
          <w:rFonts w:ascii="inter-regular" w:hAnsi="inter-regular"/>
          <w:color w:val="000000"/>
          <w:bdr w:val="none" w:sz="0" w:space="0" w:color="auto" w:frame="1"/>
        </w:rPr>
        <w:t>        data.add(</w:t>
      </w:r>
      <w:r>
        <w:rPr>
          <w:rStyle w:val="number"/>
          <w:rFonts w:ascii="inter-regular" w:hAnsi="inter-regular"/>
          <w:color w:val="C00000"/>
          <w:bdr w:val="none" w:sz="0" w:space="0" w:color="auto" w:frame="1"/>
        </w:rPr>
        <w:t>21</w:t>
      </w:r>
      <w:r>
        <w:rPr>
          <w:rFonts w:ascii="inter-regular" w:hAnsi="inter-regular"/>
          <w:color w:val="000000"/>
          <w:bdr w:val="none" w:sz="0" w:space="0" w:color="auto" w:frame="1"/>
        </w:rPr>
        <w:t>);   </w:t>
      </w:r>
    </w:p>
    <w:p w14:paraId="2D10E3B8" w14:textId="77777777" w:rsidR="008A5B78" w:rsidRDefault="008A5B78" w:rsidP="008A5B78">
      <w:pPr>
        <w:pStyle w:val="alt"/>
        <w:numPr>
          <w:ilvl w:val="0"/>
          <w:numId w:val="271"/>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data.add(</w:t>
      </w:r>
      <w:r>
        <w:rPr>
          <w:rStyle w:val="number"/>
          <w:rFonts w:ascii="inter-regular" w:hAnsi="inter-regular"/>
          <w:color w:val="C00000"/>
          <w:bdr w:val="none" w:sz="0" w:space="0" w:color="auto" w:frame="1"/>
        </w:rPr>
        <w:t>41</w:t>
      </w:r>
      <w:r>
        <w:rPr>
          <w:rFonts w:ascii="inter-regular" w:hAnsi="inter-regular"/>
          <w:color w:val="000000"/>
          <w:bdr w:val="none" w:sz="0" w:space="0" w:color="auto" w:frame="1"/>
        </w:rPr>
        <w:t>);   </w:t>
      </w:r>
    </w:p>
    <w:p w14:paraId="7BFCDF8F" w14:textId="77777777" w:rsidR="008A5B78" w:rsidRDefault="008A5B78" w:rsidP="008A5B78">
      <w:pPr>
        <w:numPr>
          <w:ilvl w:val="0"/>
          <w:numId w:val="271"/>
        </w:numPr>
        <w:spacing w:after="0" w:line="375" w:lineRule="atLeast"/>
        <w:jc w:val="both"/>
        <w:rPr>
          <w:rFonts w:ascii="inter-regular" w:hAnsi="inter-regular"/>
          <w:color w:val="000000"/>
        </w:rPr>
      </w:pPr>
      <w:r>
        <w:rPr>
          <w:rFonts w:ascii="inter-regular" w:hAnsi="inter-regular"/>
          <w:color w:val="000000"/>
          <w:bdr w:val="none" w:sz="0" w:space="0" w:color="auto" w:frame="1"/>
        </w:rPr>
        <w:t>        data.add(</w:t>
      </w:r>
      <w:r>
        <w:rPr>
          <w:rStyle w:val="number"/>
          <w:rFonts w:ascii="inter-regular" w:hAnsi="inter-regular"/>
          <w:color w:val="C00000"/>
          <w:bdr w:val="none" w:sz="0" w:space="0" w:color="auto" w:frame="1"/>
        </w:rPr>
        <w:t>51</w:t>
      </w:r>
      <w:r>
        <w:rPr>
          <w:rFonts w:ascii="inter-regular" w:hAnsi="inter-regular"/>
          <w:color w:val="000000"/>
          <w:bdr w:val="none" w:sz="0" w:space="0" w:color="auto" w:frame="1"/>
        </w:rPr>
        <w:t>);   </w:t>
      </w:r>
    </w:p>
    <w:p w14:paraId="2F19695C" w14:textId="77777777" w:rsidR="008A5B78" w:rsidRDefault="008A5B78" w:rsidP="008A5B78">
      <w:pPr>
        <w:pStyle w:val="alt"/>
        <w:numPr>
          <w:ilvl w:val="0"/>
          <w:numId w:val="271"/>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data.add(</w:t>
      </w:r>
      <w:r>
        <w:rPr>
          <w:rStyle w:val="number"/>
          <w:rFonts w:ascii="inter-regular" w:hAnsi="inter-regular"/>
          <w:color w:val="C00000"/>
          <w:bdr w:val="none" w:sz="0" w:space="0" w:color="auto" w:frame="1"/>
        </w:rPr>
        <w:t>11</w:t>
      </w:r>
      <w:r>
        <w:rPr>
          <w:rFonts w:ascii="inter-regular" w:hAnsi="inter-regular"/>
          <w:color w:val="000000"/>
          <w:bdr w:val="none" w:sz="0" w:space="0" w:color="auto" w:frame="1"/>
        </w:rPr>
        <w:t>);   </w:t>
      </w:r>
    </w:p>
    <w:p w14:paraId="7CEBC45C" w14:textId="77777777" w:rsidR="008A5B78" w:rsidRDefault="008A5B78" w:rsidP="008A5B78">
      <w:pPr>
        <w:numPr>
          <w:ilvl w:val="0"/>
          <w:numId w:val="271"/>
        </w:numPr>
        <w:spacing w:after="0" w:line="375" w:lineRule="atLeast"/>
        <w:jc w:val="both"/>
        <w:rPr>
          <w:rFonts w:ascii="inter-regular" w:hAnsi="inter-regular"/>
          <w:color w:val="000000"/>
        </w:rPr>
      </w:pPr>
      <w:r>
        <w:rPr>
          <w:rFonts w:ascii="inter-regular" w:hAnsi="inter-regular"/>
          <w:color w:val="000000"/>
          <w:bdr w:val="none" w:sz="0" w:space="0" w:color="auto" w:frame="1"/>
        </w:rPr>
        <w:t>        data.add(</w:t>
      </w:r>
      <w:r>
        <w:rPr>
          <w:rStyle w:val="number"/>
          <w:rFonts w:ascii="inter-regular" w:hAnsi="inter-regular"/>
          <w:color w:val="C00000"/>
          <w:bdr w:val="none" w:sz="0" w:space="0" w:color="auto" w:frame="1"/>
        </w:rPr>
        <w:t>81</w:t>
      </w:r>
      <w:r>
        <w:rPr>
          <w:rFonts w:ascii="inter-regular" w:hAnsi="inter-regular"/>
          <w:color w:val="000000"/>
          <w:bdr w:val="none" w:sz="0" w:space="0" w:color="auto" w:frame="1"/>
        </w:rPr>
        <w:t>);   </w:t>
      </w:r>
    </w:p>
    <w:p w14:paraId="7BD90ABC" w14:textId="77777777" w:rsidR="008A5B78" w:rsidRDefault="008A5B78" w:rsidP="008A5B78">
      <w:pPr>
        <w:pStyle w:val="alt"/>
        <w:numPr>
          <w:ilvl w:val="0"/>
          <w:numId w:val="271"/>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System.out.println(</w:t>
      </w:r>
      <w:r>
        <w:rPr>
          <w:rStyle w:val="string"/>
          <w:rFonts w:ascii="inter-regular" w:hAnsi="inter-regular"/>
          <w:color w:val="0000FF"/>
          <w:bdr w:val="none" w:sz="0" w:space="0" w:color="auto" w:frame="1"/>
        </w:rPr>
        <w:t>"Set: "</w:t>
      </w:r>
      <w:r>
        <w:rPr>
          <w:rFonts w:ascii="inter-regular" w:hAnsi="inter-regular"/>
          <w:color w:val="000000"/>
          <w:bdr w:val="none" w:sz="0" w:space="0" w:color="auto" w:frame="1"/>
        </w:rPr>
        <w:t> + data);  </w:t>
      </w:r>
    </w:p>
    <w:p w14:paraId="507DBE50" w14:textId="77777777" w:rsidR="008A5B78" w:rsidRDefault="008A5B78" w:rsidP="008A5B78">
      <w:pPr>
        <w:numPr>
          <w:ilvl w:val="0"/>
          <w:numId w:val="271"/>
        </w:numPr>
        <w:spacing w:after="0" w:line="375" w:lineRule="atLeast"/>
        <w:jc w:val="both"/>
        <w:rPr>
          <w:rFonts w:ascii="inter-regular" w:hAnsi="inter-regular"/>
          <w:color w:val="000000"/>
        </w:rPr>
      </w:pPr>
      <w:r>
        <w:rPr>
          <w:rFonts w:ascii="inter-regular" w:hAnsi="inter-regular"/>
          <w:color w:val="000000"/>
          <w:bdr w:val="none" w:sz="0" w:space="0" w:color="auto" w:frame="1"/>
        </w:rPr>
        <w:t>        System.out.println(</w:t>
      </w:r>
      <w:r>
        <w:rPr>
          <w:rStyle w:val="string"/>
          <w:rFonts w:ascii="inter-regular" w:hAnsi="inter-regular"/>
          <w:color w:val="0000FF"/>
          <w:bdr w:val="none" w:sz="0" w:space="0" w:color="auto" w:frame="1"/>
        </w:rPr>
        <w:t>"Does the Set contains '91'?"</w:t>
      </w:r>
      <w:r>
        <w:rPr>
          <w:rFonts w:ascii="inter-regular" w:hAnsi="inter-regular"/>
          <w:color w:val="000000"/>
          <w:bdr w:val="none" w:sz="0" w:space="0" w:color="auto" w:frame="1"/>
        </w:rPr>
        <w:t> + data.contains(</w:t>
      </w:r>
      <w:r>
        <w:rPr>
          <w:rStyle w:val="number"/>
          <w:rFonts w:ascii="inter-regular" w:hAnsi="inter-regular"/>
          <w:color w:val="C00000"/>
          <w:bdr w:val="none" w:sz="0" w:space="0" w:color="auto" w:frame="1"/>
        </w:rPr>
        <w:t>91</w:t>
      </w:r>
      <w:r>
        <w:rPr>
          <w:rFonts w:ascii="inter-regular" w:hAnsi="inter-regular"/>
          <w:color w:val="000000"/>
          <w:bdr w:val="none" w:sz="0" w:space="0" w:color="auto" w:frame="1"/>
        </w:rPr>
        <w:t>));   </w:t>
      </w:r>
    </w:p>
    <w:p w14:paraId="02FAF22F" w14:textId="77777777" w:rsidR="008A5B78" w:rsidRDefault="008A5B78" w:rsidP="008A5B78">
      <w:pPr>
        <w:pStyle w:val="alt"/>
        <w:numPr>
          <w:ilvl w:val="0"/>
          <w:numId w:val="271"/>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System.out.println(</w:t>
      </w:r>
      <w:r>
        <w:rPr>
          <w:rStyle w:val="string"/>
          <w:rFonts w:ascii="inter-regular" w:hAnsi="inter-regular"/>
          <w:color w:val="0000FF"/>
          <w:bdr w:val="none" w:sz="0" w:space="0" w:color="auto" w:frame="1"/>
        </w:rPr>
        <w:t>"Does the Set contains 'javaTpoint'? "</w:t>
      </w:r>
      <w:r>
        <w:rPr>
          <w:rFonts w:ascii="inter-regular" w:hAnsi="inter-regular"/>
          <w:color w:val="000000"/>
          <w:bdr w:val="none" w:sz="0" w:space="0" w:color="auto" w:frame="1"/>
        </w:rPr>
        <w:t> + data.contains(</w:t>
      </w:r>
      <w:r>
        <w:rPr>
          <w:rStyle w:val="string"/>
          <w:rFonts w:ascii="inter-regular" w:hAnsi="inter-regular"/>
          <w:color w:val="0000FF"/>
          <w:bdr w:val="none" w:sz="0" w:space="0" w:color="auto" w:frame="1"/>
        </w:rPr>
        <w:t>"4"</w:t>
      </w:r>
      <w:r>
        <w:rPr>
          <w:rFonts w:ascii="inter-regular" w:hAnsi="inter-regular"/>
          <w:color w:val="000000"/>
          <w:bdr w:val="none" w:sz="0" w:space="0" w:color="auto" w:frame="1"/>
        </w:rPr>
        <w:t>));  </w:t>
      </w:r>
    </w:p>
    <w:p w14:paraId="7029B6DC" w14:textId="77777777" w:rsidR="008A5B78" w:rsidRDefault="008A5B78" w:rsidP="008A5B78">
      <w:pPr>
        <w:numPr>
          <w:ilvl w:val="0"/>
          <w:numId w:val="271"/>
        </w:numPr>
        <w:spacing w:after="0" w:line="375" w:lineRule="atLeast"/>
        <w:jc w:val="both"/>
        <w:rPr>
          <w:rFonts w:ascii="inter-regular" w:hAnsi="inter-regular"/>
          <w:color w:val="000000"/>
        </w:rPr>
      </w:pPr>
      <w:r>
        <w:rPr>
          <w:rFonts w:ascii="inter-regular" w:hAnsi="inter-regular"/>
          <w:color w:val="000000"/>
          <w:bdr w:val="none" w:sz="0" w:space="0" w:color="auto" w:frame="1"/>
        </w:rPr>
        <w:t>        System.out.println(</w:t>
      </w:r>
      <w:r>
        <w:rPr>
          <w:rStyle w:val="string"/>
          <w:rFonts w:ascii="inter-regular" w:hAnsi="inter-regular"/>
          <w:color w:val="0000FF"/>
          <w:bdr w:val="none" w:sz="0" w:space="0" w:color="auto" w:frame="1"/>
        </w:rPr>
        <w:t>"Does the Set contains '51'? "</w:t>
      </w:r>
      <w:r>
        <w:rPr>
          <w:rFonts w:ascii="inter-regular" w:hAnsi="inter-regular"/>
          <w:color w:val="000000"/>
          <w:bdr w:val="none" w:sz="0" w:space="0" w:color="auto" w:frame="1"/>
        </w:rPr>
        <w:t> + data.contains(</w:t>
      </w:r>
      <w:r>
        <w:rPr>
          <w:rStyle w:val="number"/>
          <w:rFonts w:ascii="inter-regular" w:hAnsi="inter-regular"/>
          <w:color w:val="C00000"/>
          <w:bdr w:val="none" w:sz="0" w:space="0" w:color="auto" w:frame="1"/>
        </w:rPr>
        <w:t>51</w:t>
      </w:r>
      <w:r>
        <w:rPr>
          <w:rFonts w:ascii="inter-regular" w:hAnsi="inter-regular"/>
          <w:color w:val="000000"/>
          <w:bdr w:val="none" w:sz="0" w:space="0" w:color="auto" w:frame="1"/>
        </w:rPr>
        <w:t>));  </w:t>
      </w:r>
    </w:p>
    <w:p w14:paraId="0B590233" w14:textId="77777777" w:rsidR="008A5B78" w:rsidRDefault="008A5B78" w:rsidP="008A5B78">
      <w:pPr>
        <w:pStyle w:val="alt"/>
        <w:numPr>
          <w:ilvl w:val="0"/>
          <w:numId w:val="271"/>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   </w:t>
      </w:r>
    </w:p>
    <w:p w14:paraId="70B614B3" w14:textId="77777777" w:rsidR="008A5B78" w:rsidRDefault="008A5B78" w:rsidP="008A5B78">
      <w:pPr>
        <w:numPr>
          <w:ilvl w:val="0"/>
          <w:numId w:val="271"/>
        </w:numPr>
        <w:spacing w:after="0" w:line="375" w:lineRule="atLeast"/>
        <w:jc w:val="both"/>
        <w:rPr>
          <w:rFonts w:ascii="inter-regular" w:hAnsi="inter-regular"/>
          <w:color w:val="000000"/>
        </w:rPr>
      </w:pPr>
      <w:r>
        <w:rPr>
          <w:rFonts w:ascii="inter-regular" w:hAnsi="inter-regular"/>
          <w:color w:val="000000"/>
          <w:bdr w:val="none" w:sz="0" w:space="0" w:color="auto" w:frame="1"/>
        </w:rPr>
        <w:t>}  </w:t>
      </w:r>
    </w:p>
    <w:p w14:paraId="1444FD62" w14:textId="77777777" w:rsidR="008A5B78" w:rsidRDefault="008A5B78" w:rsidP="008A5B78">
      <w:pPr>
        <w:pStyle w:val="NormalWeb"/>
        <w:shd w:val="clear" w:color="auto" w:fill="FFFFFF"/>
        <w:jc w:val="both"/>
        <w:rPr>
          <w:rFonts w:ascii="inter-regular" w:hAnsi="inter-regular"/>
          <w:color w:val="333333"/>
        </w:rPr>
      </w:pPr>
      <w:r>
        <w:rPr>
          <w:rStyle w:val="Strong"/>
          <w:rFonts w:ascii="Segoe UI" w:hAnsi="Segoe UI" w:cs="Segoe UI"/>
          <w:color w:val="333333"/>
        </w:rPr>
        <w:t>Output:</w:t>
      </w:r>
    </w:p>
    <w:p w14:paraId="35B950E0" w14:textId="77777777" w:rsidR="008A5B78" w:rsidRDefault="008A5B78" w:rsidP="008A5B78">
      <w:pPr>
        <w:rPr>
          <w:rFonts w:ascii="Times New Roman" w:hAnsi="Times New Roman"/>
        </w:rPr>
      </w:pPr>
      <w:r>
        <w:rPr>
          <w:noProof/>
        </w:rPr>
        <w:drawing>
          <wp:inline distT="0" distB="0" distL="0" distR="0" wp14:anchorId="287DCD71" wp14:editId="7D3F3573">
            <wp:extent cx="5731510" cy="1673225"/>
            <wp:effectExtent l="0" t="0" r="2540" b="3175"/>
            <wp:docPr id="774822958" name="Picture 11" descr="Set in Ja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descr="Set in Java"/>
                    <pic:cNvPicPr>
                      <a:picLocks noChangeAspect="1" noChangeArrowheads="1"/>
                    </pic:cNvPicPr>
                  </pic:nvPicPr>
                  <pic:blipFill>
                    <a:blip r:embed="rId253">
                      <a:extLst>
                        <a:ext uri="{28A0092B-C50C-407E-A947-70E740481C1C}">
                          <a14:useLocalDpi xmlns:a14="http://schemas.microsoft.com/office/drawing/2010/main" val="0"/>
                        </a:ext>
                      </a:extLst>
                    </a:blip>
                    <a:srcRect/>
                    <a:stretch>
                      <a:fillRect/>
                    </a:stretch>
                  </pic:blipFill>
                  <pic:spPr bwMode="auto">
                    <a:xfrm>
                      <a:off x="0" y="0"/>
                      <a:ext cx="5731510" cy="1673225"/>
                    </a:xfrm>
                    <a:prstGeom prst="rect">
                      <a:avLst/>
                    </a:prstGeom>
                    <a:noFill/>
                    <a:ln>
                      <a:noFill/>
                    </a:ln>
                  </pic:spPr>
                </pic:pic>
              </a:graphicData>
            </a:graphic>
          </wp:inline>
        </w:drawing>
      </w:r>
    </w:p>
    <w:p w14:paraId="216064AA" w14:textId="77777777" w:rsidR="008A5B78" w:rsidRDefault="008A5B78" w:rsidP="008A5B78">
      <w:pPr>
        <w:pStyle w:val="Heading3"/>
        <w:shd w:val="clear" w:color="auto" w:fill="FFFFFF"/>
        <w:spacing w:line="312" w:lineRule="atLeast"/>
        <w:jc w:val="both"/>
        <w:rPr>
          <w:rFonts w:ascii="Helvetica" w:hAnsi="Helvetica"/>
          <w:color w:val="610B4B"/>
          <w:sz w:val="32"/>
          <w:szCs w:val="32"/>
        </w:rPr>
      </w:pPr>
      <w:r>
        <w:rPr>
          <w:rFonts w:ascii="Helvetica" w:hAnsi="Helvetica"/>
          <w:b/>
          <w:bCs/>
          <w:color w:val="610B4B"/>
          <w:sz w:val="32"/>
          <w:szCs w:val="32"/>
        </w:rPr>
        <w:t>5) containsAll()</w:t>
      </w:r>
    </w:p>
    <w:p w14:paraId="0A028595" w14:textId="77777777" w:rsidR="008A5B78" w:rsidRDefault="008A5B78" w:rsidP="008A5B78">
      <w:pPr>
        <w:pStyle w:val="NormalWeb"/>
        <w:shd w:val="clear" w:color="auto" w:fill="FFFFFF"/>
        <w:jc w:val="both"/>
        <w:rPr>
          <w:rFonts w:ascii="inter-regular" w:hAnsi="inter-regular"/>
          <w:color w:val="333333"/>
        </w:rPr>
      </w:pPr>
      <w:r>
        <w:rPr>
          <w:rFonts w:ascii="inter-regular" w:hAnsi="inter-regular"/>
          <w:color w:val="333333"/>
        </w:rPr>
        <w:t>The method is used to check whether all the elements of the collection are available in the existing set or not. It returns true if all the elements of the collection are present in the set and returns false even if one of the elements is missing in the existing set.</w:t>
      </w:r>
    </w:p>
    <w:p w14:paraId="1DCB64F8" w14:textId="77777777" w:rsidR="008A5B78" w:rsidRDefault="008A5B78" w:rsidP="008A5B78">
      <w:pPr>
        <w:pStyle w:val="NormalWeb"/>
        <w:shd w:val="clear" w:color="auto" w:fill="FFFFFF"/>
        <w:jc w:val="both"/>
        <w:rPr>
          <w:rFonts w:ascii="inter-regular" w:hAnsi="inter-regular"/>
          <w:color w:val="333333"/>
        </w:rPr>
      </w:pPr>
      <w:r>
        <w:rPr>
          <w:rStyle w:val="Strong"/>
          <w:rFonts w:ascii="Segoe UI" w:hAnsi="Segoe UI" w:cs="Segoe UI"/>
          <w:color w:val="333333"/>
        </w:rPr>
        <w:t>Syntax:</w:t>
      </w:r>
    </w:p>
    <w:p w14:paraId="1EED4EA5" w14:textId="77777777" w:rsidR="008A5B78" w:rsidRDefault="008A5B78" w:rsidP="008A5B78">
      <w:pPr>
        <w:pStyle w:val="alt"/>
        <w:numPr>
          <w:ilvl w:val="0"/>
          <w:numId w:val="272"/>
        </w:numPr>
        <w:spacing w:before="0" w:beforeAutospacing="0" w:after="0" w:afterAutospacing="0" w:line="375" w:lineRule="atLeast"/>
        <w:jc w:val="both"/>
        <w:rPr>
          <w:rFonts w:ascii="inter-regular" w:hAnsi="inter-regular"/>
          <w:color w:val="000000"/>
        </w:rPr>
      </w:pPr>
      <w:r>
        <w:rPr>
          <w:rStyle w:val="keyword"/>
          <w:rFonts w:ascii="inter-regular" w:hAnsi="inter-regular"/>
          <w:b/>
          <w:bCs/>
          <w:color w:val="006699"/>
          <w:bdr w:val="none" w:sz="0" w:space="0" w:color="auto" w:frame="1"/>
        </w:rPr>
        <w:t>public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boolean</w:t>
      </w:r>
      <w:r>
        <w:rPr>
          <w:rFonts w:ascii="inter-regular" w:hAnsi="inter-regular"/>
          <w:color w:val="000000"/>
          <w:bdr w:val="none" w:sz="0" w:space="0" w:color="auto" w:frame="1"/>
        </w:rPr>
        <w:t> containsAll(Collection data)  </w:t>
      </w:r>
    </w:p>
    <w:p w14:paraId="10EECD89" w14:textId="77777777" w:rsidR="008A5B78" w:rsidRDefault="008A5B78" w:rsidP="008A5B78">
      <w:pPr>
        <w:pStyle w:val="NormalWeb"/>
        <w:shd w:val="clear" w:color="auto" w:fill="FFFFFF"/>
        <w:jc w:val="both"/>
        <w:rPr>
          <w:rFonts w:ascii="inter-regular" w:hAnsi="inter-regular"/>
          <w:color w:val="333333"/>
        </w:rPr>
      </w:pPr>
      <w:r>
        <w:rPr>
          <w:rStyle w:val="Strong"/>
          <w:rFonts w:ascii="Segoe UI" w:hAnsi="Segoe UI" w:cs="Segoe UI"/>
          <w:color w:val="333333"/>
        </w:rPr>
        <w:t>SetExample7.java</w:t>
      </w:r>
    </w:p>
    <w:p w14:paraId="344FC016" w14:textId="77777777" w:rsidR="008A5B78" w:rsidRDefault="008A5B78" w:rsidP="008A5B78">
      <w:pPr>
        <w:pStyle w:val="alt"/>
        <w:numPr>
          <w:ilvl w:val="0"/>
          <w:numId w:val="273"/>
        </w:numPr>
        <w:spacing w:before="0" w:beforeAutospacing="0" w:after="0" w:afterAutospacing="0" w:line="375" w:lineRule="atLeast"/>
        <w:jc w:val="both"/>
        <w:rPr>
          <w:rFonts w:ascii="inter-regular" w:hAnsi="inter-regular"/>
          <w:color w:val="000000"/>
        </w:rPr>
      </w:pPr>
      <w:r>
        <w:rPr>
          <w:rStyle w:val="keyword"/>
          <w:rFonts w:ascii="inter-regular" w:hAnsi="inter-regular"/>
          <w:b/>
          <w:bCs/>
          <w:color w:val="006699"/>
          <w:bdr w:val="none" w:sz="0" w:space="0" w:color="auto" w:frame="1"/>
        </w:rPr>
        <w:t>import</w:t>
      </w:r>
      <w:r>
        <w:rPr>
          <w:rFonts w:ascii="inter-regular" w:hAnsi="inter-regular"/>
          <w:color w:val="000000"/>
          <w:bdr w:val="none" w:sz="0" w:space="0" w:color="auto" w:frame="1"/>
        </w:rPr>
        <w:t> java.io.*;   </w:t>
      </w:r>
    </w:p>
    <w:p w14:paraId="7288D21F" w14:textId="77777777" w:rsidR="008A5B78" w:rsidRDefault="008A5B78" w:rsidP="008A5B78">
      <w:pPr>
        <w:numPr>
          <w:ilvl w:val="0"/>
          <w:numId w:val="273"/>
        </w:numPr>
        <w:spacing w:after="0" w:line="375" w:lineRule="atLeast"/>
        <w:jc w:val="both"/>
        <w:rPr>
          <w:rFonts w:ascii="inter-regular" w:hAnsi="inter-regular"/>
          <w:color w:val="000000"/>
        </w:rPr>
      </w:pPr>
      <w:r>
        <w:rPr>
          <w:rStyle w:val="keyword"/>
          <w:rFonts w:ascii="inter-regular" w:hAnsi="inter-regular"/>
          <w:b/>
          <w:bCs/>
          <w:color w:val="006699"/>
          <w:bdr w:val="none" w:sz="0" w:space="0" w:color="auto" w:frame="1"/>
        </w:rPr>
        <w:t>import</w:t>
      </w:r>
      <w:r>
        <w:rPr>
          <w:rFonts w:ascii="inter-regular" w:hAnsi="inter-regular"/>
          <w:color w:val="000000"/>
          <w:bdr w:val="none" w:sz="0" w:space="0" w:color="auto" w:frame="1"/>
        </w:rPr>
        <w:t> java.util.*;   </w:t>
      </w:r>
    </w:p>
    <w:p w14:paraId="05F1F011" w14:textId="77777777" w:rsidR="008A5B78" w:rsidRDefault="008A5B78" w:rsidP="008A5B78">
      <w:pPr>
        <w:pStyle w:val="alt"/>
        <w:numPr>
          <w:ilvl w:val="0"/>
          <w:numId w:val="273"/>
        </w:numPr>
        <w:spacing w:before="0" w:beforeAutospacing="0" w:after="0" w:afterAutospacing="0" w:line="375" w:lineRule="atLeast"/>
        <w:jc w:val="both"/>
        <w:rPr>
          <w:rFonts w:ascii="inter-regular" w:hAnsi="inter-regular"/>
          <w:color w:val="000000"/>
        </w:rPr>
      </w:pPr>
      <w:r>
        <w:rPr>
          <w:rStyle w:val="keyword"/>
          <w:rFonts w:ascii="inter-regular" w:hAnsi="inter-regular"/>
          <w:b/>
          <w:bCs/>
          <w:color w:val="006699"/>
          <w:bdr w:val="none" w:sz="0" w:space="0" w:color="auto" w:frame="1"/>
        </w:rPr>
        <w:lastRenderedPageBreak/>
        <w:t>class</w:t>
      </w:r>
      <w:r>
        <w:rPr>
          <w:rFonts w:ascii="inter-regular" w:hAnsi="inter-regular"/>
          <w:color w:val="000000"/>
          <w:bdr w:val="none" w:sz="0" w:space="0" w:color="auto" w:frame="1"/>
        </w:rPr>
        <w:t> containsAllMethod {   </w:t>
      </w:r>
    </w:p>
    <w:p w14:paraId="2D9378F2" w14:textId="77777777" w:rsidR="008A5B78" w:rsidRDefault="008A5B78" w:rsidP="008A5B78">
      <w:pPr>
        <w:numPr>
          <w:ilvl w:val="0"/>
          <w:numId w:val="273"/>
        </w:numPr>
        <w:spacing w:after="0" w:line="375" w:lineRule="atLeast"/>
        <w:jc w:val="both"/>
        <w:rPr>
          <w:rFonts w:ascii="inter-regular" w:hAnsi="inter-regular"/>
          <w:color w:val="000000"/>
        </w:rPr>
      </w:pP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public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static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void</w:t>
      </w:r>
      <w:r>
        <w:rPr>
          <w:rFonts w:ascii="inter-regular" w:hAnsi="inter-regular"/>
          <w:color w:val="000000"/>
          <w:bdr w:val="none" w:sz="0" w:space="0" w:color="auto" w:frame="1"/>
        </w:rPr>
        <w:t> main(String args[])   </w:t>
      </w:r>
    </w:p>
    <w:p w14:paraId="0D939B4F" w14:textId="77777777" w:rsidR="008A5B78" w:rsidRDefault="008A5B78" w:rsidP="008A5B78">
      <w:pPr>
        <w:pStyle w:val="alt"/>
        <w:numPr>
          <w:ilvl w:val="0"/>
          <w:numId w:val="273"/>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   </w:t>
      </w:r>
    </w:p>
    <w:p w14:paraId="72B9CC6F" w14:textId="77777777" w:rsidR="008A5B78" w:rsidRDefault="008A5B78" w:rsidP="008A5B78">
      <w:pPr>
        <w:numPr>
          <w:ilvl w:val="0"/>
          <w:numId w:val="273"/>
        </w:numPr>
        <w:spacing w:after="0" w:line="375" w:lineRule="atLeast"/>
        <w:jc w:val="both"/>
        <w:rPr>
          <w:rFonts w:ascii="inter-regular" w:hAnsi="inter-regular"/>
          <w:color w:val="000000"/>
        </w:rPr>
      </w:pPr>
      <w:r>
        <w:rPr>
          <w:rFonts w:ascii="inter-regular" w:hAnsi="inter-regular"/>
          <w:color w:val="000000"/>
          <w:bdr w:val="none" w:sz="0" w:space="0" w:color="auto" w:frame="1"/>
        </w:rPr>
        <w:t>        Set&lt;Integer&gt; data = </w:t>
      </w:r>
      <w:r>
        <w:rPr>
          <w:rStyle w:val="keyword"/>
          <w:rFonts w:ascii="inter-regular" w:hAnsi="inter-regular"/>
          <w:b/>
          <w:bCs/>
          <w:color w:val="006699"/>
          <w:bdr w:val="none" w:sz="0" w:space="0" w:color="auto" w:frame="1"/>
        </w:rPr>
        <w:t>new</w:t>
      </w:r>
      <w:r>
        <w:rPr>
          <w:rFonts w:ascii="inter-regular" w:hAnsi="inter-regular"/>
          <w:color w:val="000000"/>
          <w:bdr w:val="none" w:sz="0" w:space="0" w:color="auto" w:frame="1"/>
        </w:rPr>
        <w:t> LinkedHashSet&lt;Integer&gt;();   </w:t>
      </w:r>
    </w:p>
    <w:p w14:paraId="5CE4BB01" w14:textId="77777777" w:rsidR="008A5B78" w:rsidRDefault="008A5B78" w:rsidP="008A5B78">
      <w:pPr>
        <w:pStyle w:val="alt"/>
        <w:numPr>
          <w:ilvl w:val="0"/>
          <w:numId w:val="273"/>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data.add(</w:t>
      </w:r>
      <w:r>
        <w:rPr>
          <w:rStyle w:val="number"/>
          <w:rFonts w:ascii="inter-regular" w:hAnsi="inter-regular"/>
          <w:color w:val="C00000"/>
          <w:bdr w:val="none" w:sz="0" w:space="0" w:color="auto" w:frame="1"/>
        </w:rPr>
        <w:t>31</w:t>
      </w:r>
      <w:r>
        <w:rPr>
          <w:rFonts w:ascii="inter-regular" w:hAnsi="inter-regular"/>
          <w:color w:val="000000"/>
          <w:bdr w:val="none" w:sz="0" w:space="0" w:color="auto" w:frame="1"/>
        </w:rPr>
        <w:t>);   </w:t>
      </w:r>
    </w:p>
    <w:p w14:paraId="4DE6F8CB" w14:textId="77777777" w:rsidR="008A5B78" w:rsidRDefault="008A5B78" w:rsidP="008A5B78">
      <w:pPr>
        <w:numPr>
          <w:ilvl w:val="0"/>
          <w:numId w:val="273"/>
        </w:numPr>
        <w:spacing w:after="0" w:line="375" w:lineRule="atLeast"/>
        <w:jc w:val="both"/>
        <w:rPr>
          <w:rFonts w:ascii="inter-regular" w:hAnsi="inter-regular"/>
          <w:color w:val="000000"/>
        </w:rPr>
      </w:pPr>
      <w:r>
        <w:rPr>
          <w:rFonts w:ascii="inter-regular" w:hAnsi="inter-regular"/>
          <w:color w:val="000000"/>
          <w:bdr w:val="none" w:sz="0" w:space="0" w:color="auto" w:frame="1"/>
        </w:rPr>
        <w:t>        data.add(</w:t>
      </w:r>
      <w:r>
        <w:rPr>
          <w:rStyle w:val="number"/>
          <w:rFonts w:ascii="inter-regular" w:hAnsi="inter-regular"/>
          <w:color w:val="C00000"/>
          <w:bdr w:val="none" w:sz="0" w:space="0" w:color="auto" w:frame="1"/>
        </w:rPr>
        <w:t>21</w:t>
      </w:r>
      <w:r>
        <w:rPr>
          <w:rFonts w:ascii="inter-regular" w:hAnsi="inter-regular"/>
          <w:color w:val="000000"/>
          <w:bdr w:val="none" w:sz="0" w:space="0" w:color="auto" w:frame="1"/>
        </w:rPr>
        <w:t>);   </w:t>
      </w:r>
    </w:p>
    <w:p w14:paraId="30E35F03" w14:textId="77777777" w:rsidR="008A5B78" w:rsidRDefault="008A5B78" w:rsidP="008A5B78">
      <w:pPr>
        <w:pStyle w:val="alt"/>
        <w:numPr>
          <w:ilvl w:val="0"/>
          <w:numId w:val="273"/>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data.add(</w:t>
      </w:r>
      <w:r>
        <w:rPr>
          <w:rStyle w:val="number"/>
          <w:rFonts w:ascii="inter-regular" w:hAnsi="inter-regular"/>
          <w:color w:val="C00000"/>
          <w:bdr w:val="none" w:sz="0" w:space="0" w:color="auto" w:frame="1"/>
        </w:rPr>
        <w:t>41</w:t>
      </w:r>
      <w:r>
        <w:rPr>
          <w:rFonts w:ascii="inter-regular" w:hAnsi="inter-regular"/>
          <w:color w:val="000000"/>
          <w:bdr w:val="none" w:sz="0" w:space="0" w:color="auto" w:frame="1"/>
        </w:rPr>
        <w:t>);   </w:t>
      </w:r>
    </w:p>
    <w:p w14:paraId="1DC0B2B6" w14:textId="77777777" w:rsidR="008A5B78" w:rsidRDefault="008A5B78" w:rsidP="008A5B78">
      <w:pPr>
        <w:numPr>
          <w:ilvl w:val="0"/>
          <w:numId w:val="273"/>
        </w:numPr>
        <w:spacing w:after="0" w:line="375" w:lineRule="atLeast"/>
        <w:jc w:val="both"/>
        <w:rPr>
          <w:rFonts w:ascii="inter-regular" w:hAnsi="inter-regular"/>
          <w:color w:val="000000"/>
        </w:rPr>
      </w:pPr>
      <w:r>
        <w:rPr>
          <w:rFonts w:ascii="inter-regular" w:hAnsi="inter-regular"/>
          <w:color w:val="000000"/>
          <w:bdr w:val="none" w:sz="0" w:space="0" w:color="auto" w:frame="1"/>
        </w:rPr>
        <w:t>        data.add(</w:t>
      </w:r>
      <w:r>
        <w:rPr>
          <w:rStyle w:val="number"/>
          <w:rFonts w:ascii="inter-regular" w:hAnsi="inter-regular"/>
          <w:color w:val="C00000"/>
          <w:bdr w:val="none" w:sz="0" w:space="0" w:color="auto" w:frame="1"/>
        </w:rPr>
        <w:t>51</w:t>
      </w:r>
      <w:r>
        <w:rPr>
          <w:rFonts w:ascii="inter-regular" w:hAnsi="inter-regular"/>
          <w:color w:val="000000"/>
          <w:bdr w:val="none" w:sz="0" w:space="0" w:color="auto" w:frame="1"/>
        </w:rPr>
        <w:t>);   </w:t>
      </w:r>
    </w:p>
    <w:p w14:paraId="0494A193" w14:textId="77777777" w:rsidR="008A5B78" w:rsidRDefault="008A5B78" w:rsidP="008A5B78">
      <w:pPr>
        <w:pStyle w:val="alt"/>
        <w:numPr>
          <w:ilvl w:val="0"/>
          <w:numId w:val="273"/>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data.add(</w:t>
      </w:r>
      <w:r>
        <w:rPr>
          <w:rStyle w:val="number"/>
          <w:rFonts w:ascii="inter-regular" w:hAnsi="inter-regular"/>
          <w:color w:val="C00000"/>
          <w:bdr w:val="none" w:sz="0" w:space="0" w:color="auto" w:frame="1"/>
        </w:rPr>
        <w:t>11</w:t>
      </w:r>
      <w:r>
        <w:rPr>
          <w:rFonts w:ascii="inter-regular" w:hAnsi="inter-regular"/>
          <w:color w:val="000000"/>
          <w:bdr w:val="none" w:sz="0" w:space="0" w:color="auto" w:frame="1"/>
        </w:rPr>
        <w:t>);   </w:t>
      </w:r>
    </w:p>
    <w:p w14:paraId="55073362" w14:textId="77777777" w:rsidR="008A5B78" w:rsidRDefault="008A5B78" w:rsidP="008A5B78">
      <w:pPr>
        <w:numPr>
          <w:ilvl w:val="0"/>
          <w:numId w:val="273"/>
        </w:numPr>
        <w:spacing w:after="0" w:line="375" w:lineRule="atLeast"/>
        <w:jc w:val="both"/>
        <w:rPr>
          <w:rFonts w:ascii="inter-regular" w:hAnsi="inter-regular"/>
          <w:color w:val="000000"/>
        </w:rPr>
      </w:pPr>
      <w:r>
        <w:rPr>
          <w:rFonts w:ascii="inter-regular" w:hAnsi="inter-regular"/>
          <w:color w:val="000000"/>
          <w:bdr w:val="none" w:sz="0" w:space="0" w:color="auto" w:frame="1"/>
        </w:rPr>
        <w:t>        data.add(</w:t>
      </w:r>
      <w:r>
        <w:rPr>
          <w:rStyle w:val="number"/>
          <w:rFonts w:ascii="inter-regular" w:hAnsi="inter-regular"/>
          <w:color w:val="C00000"/>
          <w:bdr w:val="none" w:sz="0" w:space="0" w:color="auto" w:frame="1"/>
        </w:rPr>
        <w:t>81</w:t>
      </w:r>
      <w:r>
        <w:rPr>
          <w:rFonts w:ascii="inter-regular" w:hAnsi="inter-regular"/>
          <w:color w:val="000000"/>
          <w:bdr w:val="none" w:sz="0" w:space="0" w:color="auto" w:frame="1"/>
        </w:rPr>
        <w:t>);   </w:t>
      </w:r>
    </w:p>
    <w:p w14:paraId="104B0C2C" w14:textId="77777777" w:rsidR="008A5B78" w:rsidRDefault="008A5B78" w:rsidP="008A5B78">
      <w:pPr>
        <w:pStyle w:val="alt"/>
        <w:numPr>
          <w:ilvl w:val="0"/>
          <w:numId w:val="273"/>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w:t>
      </w:r>
    </w:p>
    <w:p w14:paraId="2A1EB819" w14:textId="77777777" w:rsidR="008A5B78" w:rsidRDefault="008A5B78" w:rsidP="008A5B78">
      <w:pPr>
        <w:numPr>
          <w:ilvl w:val="0"/>
          <w:numId w:val="273"/>
        </w:numPr>
        <w:spacing w:after="0" w:line="375" w:lineRule="atLeast"/>
        <w:jc w:val="both"/>
        <w:rPr>
          <w:rFonts w:ascii="inter-regular" w:hAnsi="inter-regular"/>
          <w:color w:val="000000"/>
        </w:rPr>
      </w:pPr>
      <w:r>
        <w:rPr>
          <w:rFonts w:ascii="inter-regular" w:hAnsi="inter-regular"/>
          <w:color w:val="000000"/>
          <w:bdr w:val="none" w:sz="0" w:space="0" w:color="auto" w:frame="1"/>
        </w:rPr>
        <w:t>        System.out.println(</w:t>
      </w:r>
      <w:r>
        <w:rPr>
          <w:rStyle w:val="string"/>
          <w:rFonts w:ascii="inter-regular" w:hAnsi="inter-regular"/>
          <w:color w:val="0000FF"/>
          <w:bdr w:val="none" w:sz="0" w:space="0" w:color="auto" w:frame="1"/>
        </w:rPr>
        <w:t>"data: "</w:t>
      </w:r>
      <w:r>
        <w:rPr>
          <w:rFonts w:ascii="inter-regular" w:hAnsi="inter-regular"/>
          <w:color w:val="000000"/>
          <w:bdr w:val="none" w:sz="0" w:space="0" w:color="auto" w:frame="1"/>
        </w:rPr>
        <w:t> + data);  </w:t>
      </w:r>
    </w:p>
    <w:p w14:paraId="77894ED3" w14:textId="77777777" w:rsidR="008A5B78" w:rsidRDefault="008A5B78" w:rsidP="008A5B78">
      <w:pPr>
        <w:pStyle w:val="alt"/>
        <w:numPr>
          <w:ilvl w:val="0"/>
          <w:numId w:val="273"/>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w:t>
      </w:r>
    </w:p>
    <w:p w14:paraId="69A1FA3F" w14:textId="77777777" w:rsidR="008A5B78" w:rsidRDefault="008A5B78" w:rsidP="008A5B78">
      <w:pPr>
        <w:numPr>
          <w:ilvl w:val="0"/>
          <w:numId w:val="273"/>
        </w:numPr>
        <w:spacing w:after="0" w:line="375" w:lineRule="atLeast"/>
        <w:jc w:val="both"/>
        <w:rPr>
          <w:rFonts w:ascii="inter-regular" w:hAnsi="inter-regular"/>
          <w:color w:val="000000"/>
        </w:rPr>
      </w:pPr>
      <w:r>
        <w:rPr>
          <w:rFonts w:ascii="inter-regular" w:hAnsi="inter-regular"/>
          <w:color w:val="000000"/>
          <w:bdr w:val="none" w:sz="0" w:space="0" w:color="auto" w:frame="1"/>
        </w:rPr>
        <w:t>        Set&lt;Integer&gt; newData = </w:t>
      </w:r>
      <w:r>
        <w:rPr>
          <w:rStyle w:val="keyword"/>
          <w:rFonts w:ascii="inter-regular" w:hAnsi="inter-regular"/>
          <w:b/>
          <w:bCs/>
          <w:color w:val="006699"/>
          <w:bdr w:val="none" w:sz="0" w:space="0" w:color="auto" w:frame="1"/>
        </w:rPr>
        <w:t>new</w:t>
      </w:r>
      <w:r>
        <w:rPr>
          <w:rFonts w:ascii="inter-regular" w:hAnsi="inter-regular"/>
          <w:color w:val="000000"/>
          <w:bdr w:val="none" w:sz="0" w:space="0" w:color="auto" w:frame="1"/>
        </w:rPr>
        <w:t> LinkedHashSet&lt;Integer&gt;();   </w:t>
      </w:r>
    </w:p>
    <w:p w14:paraId="060A3DFF" w14:textId="77777777" w:rsidR="008A5B78" w:rsidRDefault="008A5B78" w:rsidP="008A5B78">
      <w:pPr>
        <w:pStyle w:val="alt"/>
        <w:numPr>
          <w:ilvl w:val="0"/>
          <w:numId w:val="273"/>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newData.add(</w:t>
      </w:r>
      <w:r>
        <w:rPr>
          <w:rStyle w:val="number"/>
          <w:rFonts w:ascii="inter-regular" w:hAnsi="inter-regular"/>
          <w:color w:val="C00000"/>
          <w:bdr w:val="none" w:sz="0" w:space="0" w:color="auto" w:frame="1"/>
        </w:rPr>
        <w:t>31</w:t>
      </w:r>
      <w:r>
        <w:rPr>
          <w:rFonts w:ascii="inter-regular" w:hAnsi="inter-regular"/>
          <w:color w:val="000000"/>
          <w:bdr w:val="none" w:sz="0" w:space="0" w:color="auto" w:frame="1"/>
        </w:rPr>
        <w:t>);   </w:t>
      </w:r>
    </w:p>
    <w:p w14:paraId="51F923D2" w14:textId="77777777" w:rsidR="008A5B78" w:rsidRDefault="008A5B78" w:rsidP="008A5B78">
      <w:pPr>
        <w:numPr>
          <w:ilvl w:val="0"/>
          <w:numId w:val="273"/>
        </w:numPr>
        <w:spacing w:after="0" w:line="375" w:lineRule="atLeast"/>
        <w:jc w:val="both"/>
        <w:rPr>
          <w:rFonts w:ascii="inter-regular" w:hAnsi="inter-regular"/>
          <w:color w:val="000000"/>
        </w:rPr>
      </w:pPr>
      <w:r>
        <w:rPr>
          <w:rFonts w:ascii="inter-regular" w:hAnsi="inter-regular"/>
          <w:color w:val="000000"/>
          <w:bdr w:val="none" w:sz="0" w:space="0" w:color="auto" w:frame="1"/>
        </w:rPr>
        <w:t>        newData.add(</w:t>
      </w:r>
      <w:r>
        <w:rPr>
          <w:rStyle w:val="number"/>
          <w:rFonts w:ascii="inter-regular" w:hAnsi="inter-regular"/>
          <w:color w:val="C00000"/>
          <w:bdr w:val="none" w:sz="0" w:space="0" w:color="auto" w:frame="1"/>
        </w:rPr>
        <w:t>21</w:t>
      </w:r>
      <w:r>
        <w:rPr>
          <w:rFonts w:ascii="inter-regular" w:hAnsi="inter-regular"/>
          <w:color w:val="000000"/>
          <w:bdr w:val="none" w:sz="0" w:space="0" w:color="auto" w:frame="1"/>
        </w:rPr>
        <w:t>);   </w:t>
      </w:r>
    </w:p>
    <w:p w14:paraId="5DE0145E" w14:textId="77777777" w:rsidR="008A5B78" w:rsidRDefault="008A5B78" w:rsidP="008A5B78">
      <w:pPr>
        <w:pStyle w:val="alt"/>
        <w:numPr>
          <w:ilvl w:val="0"/>
          <w:numId w:val="273"/>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newData.add(</w:t>
      </w:r>
      <w:r>
        <w:rPr>
          <w:rStyle w:val="number"/>
          <w:rFonts w:ascii="inter-regular" w:hAnsi="inter-regular"/>
          <w:color w:val="C00000"/>
          <w:bdr w:val="none" w:sz="0" w:space="0" w:color="auto" w:frame="1"/>
        </w:rPr>
        <w:t>41</w:t>
      </w:r>
      <w:r>
        <w:rPr>
          <w:rFonts w:ascii="inter-regular" w:hAnsi="inter-regular"/>
          <w:color w:val="000000"/>
          <w:bdr w:val="none" w:sz="0" w:space="0" w:color="auto" w:frame="1"/>
        </w:rPr>
        <w:t>);   </w:t>
      </w:r>
    </w:p>
    <w:p w14:paraId="787A3542" w14:textId="77777777" w:rsidR="008A5B78" w:rsidRDefault="008A5B78" w:rsidP="008A5B78">
      <w:pPr>
        <w:numPr>
          <w:ilvl w:val="0"/>
          <w:numId w:val="273"/>
        </w:numPr>
        <w:spacing w:after="0" w:line="375" w:lineRule="atLeast"/>
        <w:jc w:val="both"/>
        <w:rPr>
          <w:rFonts w:ascii="inter-regular" w:hAnsi="inter-regular"/>
          <w:color w:val="000000"/>
        </w:rPr>
      </w:pPr>
      <w:r>
        <w:rPr>
          <w:rFonts w:ascii="inter-regular" w:hAnsi="inter-regular"/>
          <w:color w:val="000000"/>
          <w:bdr w:val="none" w:sz="0" w:space="0" w:color="auto" w:frame="1"/>
        </w:rPr>
        <w:t>          </w:t>
      </w:r>
    </w:p>
    <w:p w14:paraId="035A2063" w14:textId="77777777" w:rsidR="008A5B78" w:rsidRDefault="008A5B78" w:rsidP="008A5B78">
      <w:pPr>
        <w:pStyle w:val="alt"/>
        <w:numPr>
          <w:ilvl w:val="0"/>
          <w:numId w:val="273"/>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System.out.println(</w:t>
      </w:r>
      <w:r>
        <w:rPr>
          <w:rStyle w:val="string"/>
          <w:rFonts w:ascii="inter-regular" w:hAnsi="inter-regular"/>
          <w:color w:val="0000FF"/>
          <w:bdr w:val="none" w:sz="0" w:space="0" w:color="auto" w:frame="1"/>
        </w:rPr>
        <w:t>"\nDoes data contains newData?: "</w:t>
      </w:r>
      <w:r>
        <w:rPr>
          <w:rFonts w:ascii="inter-regular" w:hAnsi="inter-regular"/>
          <w:color w:val="000000"/>
          <w:bdr w:val="none" w:sz="0" w:space="0" w:color="auto" w:frame="1"/>
        </w:rPr>
        <w:t>+ data.containsAll(newData));  </w:t>
      </w:r>
    </w:p>
    <w:p w14:paraId="33992FBC" w14:textId="77777777" w:rsidR="008A5B78" w:rsidRDefault="008A5B78" w:rsidP="008A5B78">
      <w:pPr>
        <w:numPr>
          <w:ilvl w:val="0"/>
          <w:numId w:val="273"/>
        </w:numPr>
        <w:spacing w:after="0" w:line="375" w:lineRule="atLeast"/>
        <w:jc w:val="both"/>
        <w:rPr>
          <w:rFonts w:ascii="inter-regular" w:hAnsi="inter-regular"/>
          <w:color w:val="000000"/>
        </w:rPr>
      </w:pPr>
      <w:r>
        <w:rPr>
          <w:rFonts w:ascii="inter-regular" w:hAnsi="inter-regular"/>
          <w:color w:val="000000"/>
          <w:bdr w:val="none" w:sz="0" w:space="0" w:color="auto" w:frame="1"/>
        </w:rPr>
        <w:t>          </w:t>
      </w:r>
    </w:p>
    <w:p w14:paraId="16C91ADD" w14:textId="77777777" w:rsidR="008A5B78" w:rsidRDefault="008A5B78" w:rsidP="008A5B78">
      <w:pPr>
        <w:pStyle w:val="alt"/>
        <w:numPr>
          <w:ilvl w:val="0"/>
          <w:numId w:val="273"/>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   </w:t>
      </w:r>
    </w:p>
    <w:p w14:paraId="3C18426A" w14:textId="77777777" w:rsidR="008A5B78" w:rsidRDefault="008A5B78" w:rsidP="008A5B78">
      <w:pPr>
        <w:numPr>
          <w:ilvl w:val="0"/>
          <w:numId w:val="273"/>
        </w:numPr>
        <w:spacing w:after="0" w:line="375" w:lineRule="atLeast"/>
        <w:jc w:val="both"/>
        <w:rPr>
          <w:rFonts w:ascii="inter-regular" w:hAnsi="inter-regular"/>
          <w:color w:val="000000"/>
        </w:rPr>
      </w:pPr>
      <w:r>
        <w:rPr>
          <w:rFonts w:ascii="inter-regular" w:hAnsi="inter-regular"/>
          <w:color w:val="000000"/>
          <w:bdr w:val="none" w:sz="0" w:space="0" w:color="auto" w:frame="1"/>
        </w:rPr>
        <w:t>}  </w:t>
      </w:r>
    </w:p>
    <w:p w14:paraId="09B8A3D8" w14:textId="77777777" w:rsidR="008A5B78" w:rsidRDefault="008A5B78" w:rsidP="008A5B78">
      <w:pPr>
        <w:pStyle w:val="NormalWeb"/>
        <w:shd w:val="clear" w:color="auto" w:fill="FFFFFF"/>
        <w:jc w:val="both"/>
        <w:rPr>
          <w:rFonts w:ascii="inter-regular" w:hAnsi="inter-regular"/>
          <w:color w:val="333333"/>
        </w:rPr>
      </w:pPr>
      <w:r>
        <w:rPr>
          <w:rStyle w:val="Strong"/>
          <w:rFonts w:ascii="Segoe UI" w:hAnsi="Segoe UI" w:cs="Segoe UI"/>
          <w:color w:val="333333"/>
        </w:rPr>
        <w:t>Output:</w:t>
      </w:r>
    </w:p>
    <w:p w14:paraId="0B7245F3" w14:textId="77777777" w:rsidR="008A5B78" w:rsidRDefault="008A5B78" w:rsidP="008A5B78">
      <w:pPr>
        <w:rPr>
          <w:rFonts w:ascii="Times New Roman" w:hAnsi="Times New Roman"/>
        </w:rPr>
      </w:pPr>
      <w:r>
        <w:rPr>
          <w:noProof/>
        </w:rPr>
        <w:drawing>
          <wp:inline distT="0" distB="0" distL="0" distR="0" wp14:anchorId="7CF26EF7" wp14:editId="7B97F309">
            <wp:extent cx="5731510" cy="1673225"/>
            <wp:effectExtent l="0" t="0" r="2540" b="3175"/>
            <wp:docPr id="577159629" name="Picture 10" descr="Set in Ja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Set in Java"/>
                    <pic:cNvPicPr>
                      <a:picLocks noChangeAspect="1" noChangeArrowheads="1"/>
                    </pic:cNvPicPr>
                  </pic:nvPicPr>
                  <pic:blipFill>
                    <a:blip r:embed="rId254">
                      <a:extLst>
                        <a:ext uri="{28A0092B-C50C-407E-A947-70E740481C1C}">
                          <a14:useLocalDpi xmlns:a14="http://schemas.microsoft.com/office/drawing/2010/main" val="0"/>
                        </a:ext>
                      </a:extLst>
                    </a:blip>
                    <a:srcRect/>
                    <a:stretch>
                      <a:fillRect/>
                    </a:stretch>
                  </pic:blipFill>
                  <pic:spPr bwMode="auto">
                    <a:xfrm>
                      <a:off x="0" y="0"/>
                      <a:ext cx="5731510" cy="1673225"/>
                    </a:xfrm>
                    <a:prstGeom prst="rect">
                      <a:avLst/>
                    </a:prstGeom>
                    <a:noFill/>
                    <a:ln>
                      <a:noFill/>
                    </a:ln>
                  </pic:spPr>
                </pic:pic>
              </a:graphicData>
            </a:graphic>
          </wp:inline>
        </w:drawing>
      </w:r>
    </w:p>
    <w:p w14:paraId="39F242C2" w14:textId="77777777" w:rsidR="008A5B78" w:rsidRDefault="008A5B78" w:rsidP="008A5B78">
      <w:pPr>
        <w:pStyle w:val="Heading3"/>
        <w:shd w:val="clear" w:color="auto" w:fill="FFFFFF"/>
        <w:spacing w:line="312" w:lineRule="atLeast"/>
        <w:jc w:val="both"/>
        <w:rPr>
          <w:rFonts w:ascii="Helvetica" w:hAnsi="Helvetica"/>
          <w:color w:val="610B4B"/>
          <w:sz w:val="32"/>
          <w:szCs w:val="32"/>
        </w:rPr>
      </w:pPr>
      <w:r>
        <w:rPr>
          <w:rFonts w:ascii="Helvetica" w:hAnsi="Helvetica"/>
          <w:b/>
          <w:bCs/>
          <w:color w:val="610B4B"/>
          <w:sz w:val="32"/>
          <w:szCs w:val="32"/>
        </w:rPr>
        <w:t>6) hashCode()</w:t>
      </w:r>
    </w:p>
    <w:p w14:paraId="1DF7F142" w14:textId="77777777" w:rsidR="008A5B78" w:rsidRDefault="008A5B78" w:rsidP="008A5B78">
      <w:pPr>
        <w:pStyle w:val="NormalWeb"/>
        <w:shd w:val="clear" w:color="auto" w:fill="FFFFFF"/>
        <w:jc w:val="both"/>
        <w:rPr>
          <w:rFonts w:ascii="inter-regular" w:hAnsi="inter-regular"/>
          <w:color w:val="333333"/>
        </w:rPr>
      </w:pPr>
      <w:r>
        <w:rPr>
          <w:rFonts w:ascii="inter-regular" w:hAnsi="inter-regular"/>
          <w:color w:val="333333"/>
        </w:rPr>
        <w:t>The method is used to derive the hash code value for the current instance of the set. It returns hash code value of integer type.</w:t>
      </w:r>
    </w:p>
    <w:p w14:paraId="4BEF3037" w14:textId="77777777" w:rsidR="008A5B78" w:rsidRDefault="008A5B78" w:rsidP="008A5B78">
      <w:pPr>
        <w:pStyle w:val="NormalWeb"/>
        <w:shd w:val="clear" w:color="auto" w:fill="FFFFFF"/>
        <w:jc w:val="both"/>
        <w:rPr>
          <w:rFonts w:ascii="inter-regular" w:hAnsi="inter-regular"/>
          <w:color w:val="333333"/>
        </w:rPr>
      </w:pPr>
      <w:r>
        <w:rPr>
          <w:rStyle w:val="Strong"/>
          <w:rFonts w:ascii="Segoe UI" w:hAnsi="Segoe UI" w:cs="Segoe UI"/>
          <w:color w:val="333333"/>
        </w:rPr>
        <w:lastRenderedPageBreak/>
        <w:t>Syntax:</w:t>
      </w:r>
    </w:p>
    <w:p w14:paraId="32199382" w14:textId="77777777" w:rsidR="008A5B78" w:rsidRDefault="008A5B78" w:rsidP="008A5B78">
      <w:pPr>
        <w:pStyle w:val="alt"/>
        <w:numPr>
          <w:ilvl w:val="0"/>
          <w:numId w:val="274"/>
        </w:numPr>
        <w:spacing w:before="0" w:beforeAutospacing="0" w:after="0" w:afterAutospacing="0" w:line="375" w:lineRule="atLeast"/>
        <w:jc w:val="both"/>
        <w:rPr>
          <w:rFonts w:ascii="inter-regular" w:hAnsi="inter-regular"/>
          <w:color w:val="000000"/>
        </w:rPr>
      </w:pPr>
      <w:r>
        <w:rPr>
          <w:rStyle w:val="keyword"/>
          <w:rFonts w:ascii="inter-regular" w:hAnsi="inter-regular"/>
          <w:b/>
          <w:bCs/>
          <w:color w:val="006699"/>
          <w:bdr w:val="none" w:sz="0" w:space="0" w:color="auto" w:frame="1"/>
        </w:rPr>
        <w:t>public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int</w:t>
      </w:r>
      <w:r>
        <w:rPr>
          <w:rFonts w:ascii="inter-regular" w:hAnsi="inter-regular"/>
          <w:color w:val="000000"/>
          <w:bdr w:val="none" w:sz="0" w:space="0" w:color="auto" w:frame="1"/>
        </w:rPr>
        <w:t> hashCode()  </w:t>
      </w:r>
    </w:p>
    <w:p w14:paraId="1A3CC0CA" w14:textId="77777777" w:rsidR="008A5B78" w:rsidRDefault="008A5B78" w:rsidP="008A5B78">
      <w:pPr>
        <w:pStyle w:val="NormalWeb"/>
        <w:shd w:val="clear" w:color="auto" w:fill="FFFFFF"/>
        <w:jc w:val="both"/>
        <w:rPr>
          <w:rFonts w:ascii="inter-regular" w:hAnsi="inter-regular"/>
          <w:color w:val="333333"/>
        </w:rPr>
      </w:pPr>
      <w:r>
        <w:rPr>
          <w:rStyle w:val="Strong"/>
          <w:rFonts w:ascii="Segoe UI" w:hAnsi="Segoe UI" w:cs="Segoe UI"/>
          <w:color w:val="333333"/>
        </w:rPr>
        <w:t>SetExample8.java</w:t>
      </w:r>
    </w:p>
    <w:p w14:paraId="27BCC1B4" w14:textId="77777777" w:rsidR="008A5B78" w:rsidRDefault="008A5B78" w:rsidP="008A5B78">
      <w:pPr>
        <w:pStyle w:val="alt"/>
        <w:numPr>
          <w:ilvl w:val="0"/>
          <w:numId w:val="275"/>
        </w:numPr>
        <w:spacing w:before="0" w:beforeAutospacing="0" w:after="0" w:afterAutospacing="0" w:line="375" w:lineRule="atLeast"/>
        <w:jc w:val="both"/>
        <w:rPr>
          <w:rFonts w:ascii="inter-regular" w:hAnsi="inter-regular"/>
          <w:color w:val="000000"/>
        </w:rPr>
      </w:pPr>
      <w:r>
        <w:rPr>
          <w:rStyle w:val="keyword"/>
          <w:rFonts w:ascii="inter-regular" w:hAnsi="inter-regular"/>
          <w:b/>
          <w:bCs/>
          <w:color w:val="006699"/>
          <w:bdr w:val="none" w:sz="0" w:space="0" w:color="auto" w:frame="1"/>
        </w:rPr>
        <w:t>import</w:t>
      </w:r>
      <w:r>
        <w:rPr>
          <w:rFonts w:ascii="inter-regular" w:hAnsi="inter-regular"/>
          <w:color w:val="000000"/>
          <w:bdr w:val="none" w:sz="0" w:space="0" w:color="auto" w:frame="1"/>
        </w:rPr>
        <w:t> java.io.*;   </w:t>
      </w:r>
    </w:p>
    <w:p w14:paraId="0F5FD256" w14:textId="77777777" w:rsidR="008A5B78" w:rsidRDefault="008A5B78" w:rsidP="008A5B78">
      <w:pPr>
        <w:numPr>
          <w:ilvl w:val="0"/>
          <w:numId w:val="275"/>
        </w:numPr>
        <w:spacing w:after="0" w:line="375" w:lineRule="atLeast"/>
        <w:jc w:val="both"/>
        <w:rPr>
          <w:rFonts w:ascii="inter-regular" w:hAnsi="inter-regular"/>
          <w:color w:val="000000"/>
        </w:rPr>
      </w:pPr>
      <w:r>
        <w:rPr>
          <w:rStyle w:val="keyword"/>
          <w:rFonts w:ascii="inter-regular" w:hAnsi="inter-regular"/>
          <w:b/>
          <w:bCs/>
          <w:color w:val="006699"/>
          <w:bdr w:val="none" w:sz="0" w:space="0" w:color="auto" w:frame="1"/>
        </w:rPr>
        <w:t>import</w:t>
      </w:r>
      <w:r>
        <w:rPr>
          <w:rFonts w:ascii="inter-regular" w:hAnsi="inter-regular"/>
          <w:color w:val="000000"/>
          <w:bdr w:val="none" w:sz="0" w:space="0" w:color="auto" w:frame="1"/>
        </w:rPr>
        <w:t> java.util.*;   </w:t>
      </w:r>
    </w:p>
    <w:p w14:paraId="6A14ECB4" w14:textId="77777777" w:rsidR="008A5B78" w:rsidRDefault="008A5B78" w:rsidP="008A5B78">
      <w:pPr>
        <w:pStyle w:val="alt"/>
        <w:numPr>
          <w:ilvl w:val="0"/>
          <w:numId w:val="275"/>
        </w:numPr>
        <w:spacing w:before="0" w:beforeAutospacing="0" w:after="0" w:afterAutospacing="0" w:line="375" w:lineRule="atLeast"/>
        <w:jc w:val="both"/>
        <w:rPr>
          <w:rFonts w:ascii="inter-regular" w:hAnsi="inter-regular"/>
          <w:color w:val="000000"/>
        </w:rPr>
      </w:pPr>
      <w:r>
        <w:rPr>
          <w:rStyle w:val="keyword"/>
          <w:rFonts w:ascii="inter-regular" w:hAnsi="inter-regular"/>
          <w:b/>
          <w:bCs/>
          <w:color w:val="006699"/>
          <w:bdr w:val="none" w:sz="0" w:space="0" w:color="auto" w:frame="1"/>
        </w:rPr>
        <w:t>class</w:t>
      </w:r>
      <w:r>
        <w:rPr>
          <w:rFonts w:ascii="inter-regular" w:hAnsi="inter-regular"/>
          <w:color w:val="000000"/>
          <w:bdr w:val="none" w:sz="0" w:space="0" w:color="auto" w:frame="1"/>
        </w:rPr>
        <w:t> hashCodeMethod {   </w:t>
      </w:r>
    </w:p>
    <w:p w14:paraId="3FC9AFD3" w14:textId="77777777" w:rsidR="008A5B78" w:rsidRDefault="008A5B78" w:rsidP="008A5B78">
      <w:pPr>
        <w:numPr>
          <w:ilvl w:val="0"/>
          <w:numId w:val="275"/>
        </w:numPr>
        <w:spacing w:after="0" w:line="375" w:lineRule="atLeast"/>
        <w:jc w:val="both"/>
        <w:rPr>
          <w:rFonts w:ascii="inter-regular" w:hAnsi="inter-regular"/>
          <w:color w:val="000000"/>
        </w:rPr>
      </w:pP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public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static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void</w:t>
      </w:r>
      <w:r>
        <w:rPr>
          <w:rFonts w:ascii="inter-regular" w:hAnsi="inter-regular"/>
          <w:color w:val="000000"/>
          <w:bdr w:val="none" w:sz="0" w:space="0" w:color="auto" w:frame="1"/>
        </w:rPr>
        <w:t> main(String args[])   </w:t>
      </w:r>
    </w:p>
    <w:p w14:paraId="376B03D9" w14:textId="77777777" w:rsidR="008A5B78" w:rsidRDefault="008A5B78" w:rsidP="008A5B78">
      <w:pPr>
        <w:pStyle w:val="alt"/>
        <w:numPr>
          <w:ilvl w:val="0"/>
          <w:numId w:val="275"/>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   </w:t>
      </w:r>
    </w:p>
    <w:p w14:paraId="1F7F7FA4" w14:textId="77777777" w:rsidR="008A5B78" w:rsidRDefault="008A5B78" w:rsidP="008A5B78">
      <w:pPr>
        <w:numPr>
          <w:ilvl w:val="0"/>
          <w:numId w:val="275"/>
        </w:numPr>
        <w:spacing w:after="0" w:line="375" w:lineRule="atLeast"/>
        <w:jc w:val="both"/>
        <w:rPr>
          <w:rFonts w:ascii="inter-regular" w:hAnsi="inter-regular"/>
          <w:color w:val="000000"/>
        </w:rPr>
      </w:pPr>
      <w:r>
        <w:rPr>
          <w:rFonts w:ascii="inter-regular" w:hAnsi="inter-regular"/>
          <w:color w:val="000000"/>
          <w:bdr w:val="none" w:sz="0" w:space="0" w:color="auto" w:frame="1"/>
        </w:rPr>
        <w:t>        Set&lt;Integer&gt; data = </w:t>
      </w:r>
      <w:r>
        <w:rPr>
          <w:rStyle w:val="keyword"/>
          <w:rFonts w:ascii="inter-regular" w:hAnsi="inter-regular"/>
          <w:b/>
          <w:bCs/>
          <w:color w:val="006699"/>
          <w:bdr w:val="none" w:sz="0" w:space="0" w:color="auto" w:frame="1"/>
        </w:rPr>
        <w:t>new</w:t>
      </w:r>
      <w:r>
        <w:rPr>
          <w:rFonts w:ascii="inter-regular" w:hAnsi="inter-regular"/>
          <w:color w:val="000000"/>
          <w:bdr w:val="none" w:sz="0" w:space="0" w:color="auto" w:frame="1"/>
        </w:rPr>
        <w:t> LinkedHashSet&lt;Integer&gt;();   </w:t>
      </w:r>
    </w:p>
    <w:p w14:paraId="795067F4" w14:textId="77777777" w:rsidR="008A5B78" w:rsidRDefault="008A5B78" w:rsidP="008A5B78">
      <w:pPr>
        <w:pStyle w:val="alt"/>
        <w:numPr>
          <w:ilvl w:val="0"/>
          <w:numId w:val="275"/>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data.add(</w:t>
      </w:r>
      <w:r>
        <w:rPr>
          <w:rStyle w:val="number"/>
          <w:rFonts w:ascii="inter-regular" w:hAnsi="inter-regular"/>
          <w:color w:val="C00000"/>
          <w:bdr w:val="none" w:sz="0" w:space="0" w:color="auto" w:frame="1"/>
        </w:rPr>
        <w:t>31</w:t>
      </w:r>
      <w:r>
        <w:rPr>
          <w:rFonts w:ascii="inter-regular" w:hAnsi="inter-regular"/>
          <w:color w:val="000000"/>
          <w:bdr w:val="none" w:sz="0" w:space="0" w:color="auto" w:frame="1"/>
        </w:rPr>
        <w:t>);   </w:t>
      </w:r>
    </w:p>
    <w:p w14:paraId="1CB0F062" w14:textId="77777777" w:rsidR="008A5B78" w:rsidRDefault="008A5B78" w:rsidP="008A5B78">
      <w:pPr>
        <w:numPr>
          <w:ilvl w:val="0"/>
          <w:numId w:val="275"/>
        </w:numPr>
        <w:spacing w:after="0" w:line="375" w:lineRule="atLeast"/>
        <w:jc w:val="both"/>
        <w:rPr>
          <w:rFonts w:ascii="inter-regular" w:hAnsi="inter-regular"/>
          <w:color w:val="000000"/>
        </w:rPr>
      </w:pPr>
      <w:r>
        <w:rPr>
          <w:rFonts w:ascii="inter-regular" w:hAnsi="inter-regular"/>
          <w:color w:val="000000"/>
          <w:bdr w:val="none" w:sz="0" w:space="0" w:color="auto" w:frame="1"/>
        </w:rPr>
        <w:t>        data.add(</w:t>
      </w:r>
      <w:r>
        <w:rPr>
          <w:rStyle w:val="number"/>
          <w:rFonts w:ascii="inter-regular" w:hAnsi="inter-regular"/>
          <w:color w:val="C00000"/>
          <w:bdr w:val="none" w:sz="0" w:space="0" w:color="auto" w:frame="1"/>
        </w:rPr>
        <w:t>21</w:t>
      </w:r>
      <w:r>
        <w:rPr>
          <w:rFonts w:ascii="inter-regular" w:hAnsi="inter-regular"/>
          <w:color w:val="000000"/>
          <w:bdr w:val="none" w:sz="0" w:space="0" w:color="auto" w:frame="1"/>
        </w:rPr>
        <w:t>);   </w:t>
      </w:r>
    </w:p>
    <w:p w14:paraId="4B029314" w14:textId="77777777" w:rsidR="008A5B78" w:rsidRDefault="008A5B78" w:rsidP="008A5B78">
      <w:pPr>
        <w:pStyle w:val="alt"/>
        <w:numPr>
          <w:ilvl w:val="0"/>
          <w:numId w:val="275"/>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data.add(</w:t>
      </w:r>
      <w:r>
        <w:rPr>
          <w:rStyle w:val="number"/>
          <w:rFonts w:ascii="inter-regular" w:hAnsi="inter-regular"/>
          <w:color w:val="C00000"/>
          <w:bdr w:val="none" w:sz="0" w:space="0" w:color="auto" w:frame="1"/>
        </w:rPr>
        <w:t>41</w:t>
      </w:r>
      <w:r>
        <w:rPr>
          <w:rFonts w:ascii="inter-regular" w:hAnsi="inter-regular"/>
          <w:color w:val="000000"/>
          <w:bdr w:val="none" w:sz="0" w:space="0" w:color="auto" w:frame="1"/>
        </w:rPr>
        <w:t>);   </w:t>
      </w:r>
    </w:p>
    <w:p w14:paraId="3CD137F0" w14:textId="77777777" w:rsidR="008A5B78" w:rsidRDefault="008A5B78" w:rsidP="008A5B78">
      <w:pPr>
        <w:numPr>
          <w:ilvl w:val="0"/>
          <w:numId w:val="275"/>
        </w:numPr>
        <w:spacing w:after="0" w:line="375" w:lineRule="atLeast"/>
        <w:jc w:val="both"/>
        <w:rPr>
          <w:rFonts w:ascii="inter-regular" w:hAnsi="inter-regular"/>
          <w:color w:val="000000"/>
        </w:rPr>
      </w:pPr>
      <w:r>
        <w:rPr>
          <w:rFonts w:ascii="inter-regular" w:hAnsi="inter-regular"/>
          <w:color w:val="000000"/>
          <w:bdr w:val="none" w:sz="0" w:space="0" w:color="auto" w:frame="1"/>
        </w:rPr>
        <w:t>        data.add(</w:t>
      </w:r>
      <w:r>
        <w:rPr>
          <w:rStyle w:val="number"/>
          <w:rFonts w:ascii="inter-regular" w:hAnsi="inter-regular"/>
          <w:color w:val="C00000"/>
          <w:bdr w:val="none" w:sz="0" w:space="0" w:color="auto" w:frame="1"/>
        </w:rPr>
        <w:t>51</w:t>
      </w:r>
      <w:r>
        <w:rPr>
          <w:rFonts w:ascii="inter-regular" w:hAnsi="inter-regular"/>
          <w:color w:val="000000"/>
          <w:bdr w:val="none" w:sz="0" w:space="0" w:color="auto" w:frame="1"/>
        </w:rPr>
        <w:t>);   </w:t>
      </w:r>
    </w:p>
    <w:p w14:paraId="415BCB94" w14:textId="77777777" w:rsidR="008A5B78" w:rsidRDefault="008A5B78" w:rsidP="008A5B78">
      <w:pPr>
        <w:pStyle w:val="alt"/>
        <w:numPr>
          <w:ilvl w:val="0"/>
          <w:numId w:val="275"/>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data.add(</w:t>
      </w:r>
      <w:r>
        <w:rPr>
          <w:rStyle w:val="number"/>
          <w:rFonts w:ascii="inter-regular" w:hAnsi="inter-regular"/>
          <w:color w:val="C00000"/>
          <w:bdr w:val="none" w:sz="0" w:space="0" w:color="auto" w:frame="1"/>
        </w:rPr>
        <w:t>11</w:t>
      </w:r>
      <w:r>
        <w:rPr>
          <w:rFonts w:ascii="inter-regular" w:hAnsi="inter-regular"/>
          <w:color w:val="000000"/>
          <w:bdr w:val="none" w:sz="0" w:space="0" w:color="auto" w:frame="1"/>
        </w:rPr>
        <w:t>);   </w:t>
      </w:r>
    </w:p>
    <w:p w14:paraId="799DBAFD" w14:textId="77777777" w:rsidR="008A5B78" w:rsidRDefault="008A5B78" w:rsidP="008A5B78">
      <w:pPr>
        <w:numPr>
          <w:ilvl w:val="0"/>
          <w:numId w:val="275"/>
        </w:numPr>
        <w:spacing w:after="0" w:line="375" w:lineRule="atLeast"/>
        <w:jc w:val="both"/>
        <w:rPr>
          <w:rFonts w:ascii="inter-regular" w:hAnsi="inter-regular"/>
          <w:color w:val="000000"/>
        </w:rPr>
      </w:pPr>
      <w:r>
        <w:rPr>
          <w:rFonts w:ascii="inter-regular" w:hAnsi="inter-regular"/>
          <w:color w:val="000000"/>
          <w:bdr w:val="none" w:sz="0" w:space="0" w:color="auto" w:frame="1"/>
        </w:rPr>
        <w:t>        data.add(</w:t>
      </w:r>
      <w:r>
        <w:rPr>
          <w:rStyle w:val="number"/>
          <w:rFonts w:ascii="inter-regular" w:hAnsi="inter-regular"/>
          <w:color w:val="C00000"/>
          <w:bdr w:val="none" w:sz="0" w:space="0" w:color="auto" w:frame="1"/>
        </w:rPr>
        <w:t>81</w:t>
      </w:r>
      <w:r>
        <w:rPr>
          <w:rFonts w:ascii="inter-regular" w:hAnsi="inter-regular"/>
          <w:color w:val="000000"/>
          <w:bdr w:val="none" w:sz="0" w:space="0" w:color="auto" w:frame="1"/>
        </w:rPr>
        <w:t>);   </w:t>
      </w:r>
    </w:p>
    <w:p w14:paraId="331B6E07" w14:textId="77777777" w:rsidR="008A5B78" w:rsidRDefault="008A5B78" w:rsidP="008A5B78">
      <w:pPr>
        <w:pStyle w:val="alt"/>
        <w:numPr>
          <w:ilvl w:val="0"/>
          <w:numId w:val="275"/>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System.out.println(</w:t>
      </w:r>
      <w:r>
        <w:rPr>
          <w:rStyle w:val="string"/>
          <w:rFonts w:ascii="inter-regular" w:hAnsi="inter-regular"/>
          <w:color w:val="0000FF"/>
          <w:bdr w:val="none" w:sz="0" w:space="0" w:color="auto" w:frame="1"/>
        </w:rPr>
        <w:t>"data: "</w:t>
      </w:r>
      <w:r>
        <w:rPr>
          <w:rFonts w:ascii="inter-regular" w:hAnsi="inter-regular"/>
          <w:color w:val="000000"/>
          <w:bdr w:val="none" w:sz="0" w:space="0" w:color="auto" w:frame="1"/>
        </w:rPr>
        <w:t> + data);  </w:t>
      </w:r>
    </w:p>
    <w:p w14:paraId="3E58CE98" w14:textId="77777777" w:rsidR="008A5B78" w:rsidRDefault="008A5B78" w:rsidP="008A5B78">
      <w:pPr>
        <w:numPr>
          <w:ilvl w:val="0"/>
          <w:numId w:val="275"/>
        </w:numPr>
        <w:spacing w:after="0" w:line="375" w:lineRule="atLeast"/>
        <w:jc w:val="both"/>
        <w:rPr>
          <w:rFonts w:ascii="inter-regular" w:hAnsi="inter-regular"/>
          <w:color w:val="000000"/>
        </w:rPr>
      </w:pPr>
      <w:r>
        <w:rPr>
          <w:rFonts w:ascii="inter-regular" w:hAnsi="inter-regular"/>
          <w:color w:val="000000"/>
          <w:bdr w:val="none" w:sz="0" w:space="0" w:color="auto" w:frame="1"/>
        </w:rPr>
        <w:t>        System.out.println(</w:t>
      </w:r>
      <w:r>
        <w:rPr>
          <w:rStyle w:val="string"/>
          <w:rFonts w:ascii="inter-regular" w:hAnsi="inter-regular"/>
          <w:color w:val="0000FF"/>
          <w:bdr w:val="none" w:sz="0" w:space="0" w:color="auto" w:frame="1"/>
        </w:rPr>
        <w:t>"\nThe hash code value of set is:"</w:t>
      </w:r>
      <w:r>
        <w:rPr>
          <w:rFonts w:ascii="inter-regular" w:hAnsi="inter-regular"/>
          <w:color w:val="000000"/>
          <w:bdr w:val="none" w:sz="0" w:space="0" w:color="auto" w:frame="1"/>
        </w:rPr>
        <w:t>+ data.hashCode());      </w:t>
      </w:r>
    </w:p>
    <w:p w14:paraId="6FFA8511" w14:textId="77777777" w:rsidR="008A5B78" w:rsidRDefault="008A5B78" w:rsidP="008A5B78">
      <w:pPr>
        <w:pStyle w:val="alt"/>
        <w:numPr>
          <w:ilvl w:val="0"/>
          <w:numId w:val="275"/>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   </w:t>
      </w:r>
    </w:p>
    <w:p w14:paraId="78CFD3EF" w14:textId="77777777" w:rsidR="008A5B78" w:rsidRDefault="008A5B78" w:rsidP="008A5B78">
      <w:pPr>
        <w:numPr>
          <w:ilvl w:val="0"/>
          <w:numId w:val="275"/>
        </w:numPr>
        <w:spacing w:after="0" w:line="375" w:lineRule="atLeast"/>
        <w:jc w:val="both"/>
        <w:rPr>
          <w:rFonts w:ascii="inter-regular" w:hAnsi="inter-regular"/>
          <w:color w:val="000000"/>
        </w:rPr>
      </w:pPr>
      <w:r>
        <w:rPr>
          <w:rFonts w:ascii="inter-regular" w:hAnsi="inter-regular"/>
          <w:color w:val="000000"/>
          <w:bdr w:val="none" w:sz="0" w:space="0" w:color="auto" w:frame="1"/>
        </w:rPr>
        <w:t>}  </w:t>
      </w:r>
    </w:p>
    <w:p w14:paraId="58027447" w14:textId="77777777" w:rsidR="008A5B78" w:rsidRDefault="008A5B78" w:rsidP="008A5B78">
      <w:pPr>
        <w:pStyle w:val="NormalWeb"/>
        <w:shd w:val="clear" w:color="auto" w:fill="FFFFFF"/>
        <w:jc w:val="both"/>
        <w:rPr>
          <w:rFonts w:ascii="inter-regular" w:hAnsi="inter-regular"/>
          <w:color w:val="333333"/>
        </w:rPr>
      </w:pPr>
      <w:r>
        <w:rPr>
          <w:rStyle w:val="Strong"/>
          <w:rFonts w:ascii="Segoe UI" w:hAnsi="Segoe UI" w:cs="Segoe UI"/>
          <w:color w:val="333333"/>
        </w:rPr>
        <w:t>Output:</w:t>
      </w:r>
    </w:p>
    <w:p w14:paraId="7133BCC1" w14:textId="77777777" w:rsidR="008A5B78" w:rsidRDefault="008A5B78" w:rsidP="008A5B78">
      <w:pPr>
        <w:rPr>
          <w:rFonts w:ascii="Times New Roman" w:hAnsi="Times New Roman"/>
        </w:rPr>
      </w:pPr>
      <w:r>
        <w:rPr>
          <w:noProof/>
        </w:rPr>
        <w:drawing>
          <wp:inline distT="0" distB="0" distL="0" distR="0" wp14:anchorId="0F53A379" wp14:editId="16B30E89">
            <wp:extent cx="5731510" cy="1673225"/>
            <wp:effectExtent l="0" t="0" r="2540" b="3175"/>
            <wp:docPr id="1233185415" name="Picture 9" descr="Set in Ja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descr="Set in Java"/>
                    <pic:cNvPicPr>
                      <a:picLocks noChangeAspect="1" noChangeArrowheads="1"/>
                    </pic:cNvPicPr>
                  </pic:nvPicPr>
                  <pic:blipFill>
                    <a:blip r:embed="rId255">
                      <a:extLst>
                        <a:ext uri="{28A0092B-C50C-407E-A947-70E740481C1C}">
                          <a14:useLocalDpi xmlns:a14="http://schemas.microsoft.com/office/drawing/2010/main" val="0"/>
                        </a:ext>
                      </a:extLst>
                    </a:blip>
                    <a:srcRect/>
                    <a:stretch>
                      <a:fillRect/>
                    </a:stretch>
                  </pic:blipFill>
                  <pic:spPr bwMode="auto">
                    <a:xfrm>
                      <a:off x="0" y="0"/>
                      <a:ext cx="5731510" cy="1673225"/>
                    </a:xfrm>
                    <a:prstGeom prst="rect">
                      <a:avLst/>
                    </a:prstGeom>
                    <a:noFill/>
                    <a:ln>
                      <a:noFill/>
                    </a:ln>
                  </pic:spPr>
                </pic:pic>
              </a:graphicData>
            </a:graphic>
          </wp:inline>
        </w:drawing>
      </w:r>
    </w:p>
    <w:p w14:paraId="68DD26B5" w14:textId="77777777" w:rsidR="008A5B78" w:rsidRDefault="008A5B78" w:rsidP="008A5B78">
      <w:pPr>
        <w:pStyle w:val="Heading3"/>
        <w:shd w:val="clear" w:color="auto" w:fill="FFFFFF"/>
        <w:spacing w:line="312" w:lineRule="atLeast"/>
        <w:jc w:val="both"/>
        <w:rPr>
          <w:rFonts w:ascii="Helvetica" w:hAnsi="Helvetica"/>
          <w:color w:val="610B4B"/>
          <w:sz w:val="32"/>
          <w:szCs w:val="32"/>
        </w:rPr>
      </w:pPr>
      <w:r>
        <w:rPr>
          <w:rFonts w:ascii="Helvetica" w:hAnsi="Helvetica"/>
          <w:b/>
          <w:bCs/>
          <w:color w:val="610B4B"/>
          <w:sz w:val="32"/>
          <w:szCs w:val="32"/>
        </w:rPr>
        <w:t>7) isEmpty()</w:t>
      </w:r>
    </w:p>
    <w:p w14:paraId="0722CB7E" w14:textId="77777777" w:rsidR="008A5B78" w:rsidRDefault="008A5B78" w:rsidP="008A5B78">
      <w:pPr>
        <w:pStyle w:val="NormalWeb"/>
        <w:shd w:val="clear" w:color="auto" w:fill="FFFFFF"/>
        <w:jc w:val="both"/>
        <w:rPr>
          <w:rFonts w:ascii="inter-regular" w:hAnsi="inter-regular"/>
          <w:color w:val="333333"/>
        </w:rPr>
      </w:pPr>
      <w:r>
        <w:rPr>
          <w:rFonts w:ascii="inter-regular" w:hAnsi="inter-regular"/>
          <w:color w:val="333333"/>
        </w:rPr>
        <w:t>The isEmpty() method is used to identify the emptiness of the set . It returns true if the set is empty and returns false if the set is not empty.</w:t>
      </w:r>
    </w:p>
    <w:p w14:paraId="5CE55D2A" w14:textId="77777777" w:rsidR="008A5B78" w:rsidRDefault="008A5B78" w:rsidP="008A5B78">
      <w:pPr>
        <w:pStyle w:val="NormalWeb"/>
        <w:shd w:val="clear" w:color="auto" w:fill="FFFFFF"/>
        <w:jc w:val="both"/>
        <w:rPr>
          <w:rFonts w:ascii="inter-regular" w:hAnsi="inter-regular"/>
          <w:color w:val="333333"/>
        </w:rPr>
      </w:pPr>
      <w:r>
        <w:rPr>
          <w:rStyle w:val="Strong"/>
          <w:rFonts w:ascii="Segoe UI" w:hAnsi="Segoe UI" w:cs="Segoe UI"/>
          <w:color w:val="333333"/>
        </w:rPr>
        <w:t>Syntax:</w:t>
      </w:r>
    </w:p>
    <w:p w14:paraId="6633FD88" w14:textId="77777777" w:rsidR="008A5B78" w:rsidRDefault="008A5B78" w:rsidP="008A5B78">
      <w:pPr>
        <w:pStyle w:val="alt"/>
        <w:numPr>
          <w:ilvl w:val="0"/>
          <w:numId w:val="276"/>
        </w:numPr>
        <w:spacing w:before="0" w:beforeAutospacing="0" w:after="0" w:afterAutospacing="0" w:line="375" w:lineRule="atLeast"/>
        <w:jc w:val="both"/>
        <w:rPr>
          <w:rFonts w:ascii="inter-regular" w:hAnsi="inter-regular"/>
          <w:color w:val="000000"/>
        </w:rPr>
      </w:pPr>
      <w:r>
        <w:rPr>
          <w:rStyle w:val="keyword"/>
          <w:rFonts w:ascii="inter-regular" w:hAnsi="inter-regular"/>
          <w:b/>
          <w:bCs/>
          <w:color w:val="006699"/>
          <w:bdr w:val="none" w:sz="0" w:space="0" w:color="auto" w:frame="1"/>
        </w:rPr>
        <w:lastRenderedPageBreak/>
        <w:t>boolean</w:t>
      </w:r>
      <w:r>
        <w:rPr>
          <w:rFonts w:ascii="inter-regular" w:hAnsi="inter-regular"/>
          <w:color w:val="000000"/>
          <w:bdr w:val="none" w:sz="0" w:space="0" w:color="auto" w:frame="1"/>
        </w:rPr>
        <w:t> isEmpty()  </w:t>
      </w:r>
    </w:p>
    <w:p w14:paraId="73922C1C" w14:textId="77777777" w:rsidR="008A5B78" w:rsidRDefault="008A5B78" w:rsidP="008A5B78">
      <w:pPr>
        <w:pStyle w:val="NormalWeb"/>
        <w:shd w:val="clear" w:color="auto" w:fill="FFFFFF"/>
        <w:jc w:val="both"/>
        <w:rPr>
          <w:rFonts w:ascii="inter-regular" w:hAnsi="inter-regular"/>
          <w:color w:val="333333"/>
        </w:rPr>
      </w:pPr>
      <w:r>
        <w:rPr>
          <w:rStyle w:val="Strong"/>
          <w:rFonts w:ascii="Segoe UI" w:hAnsi="Segoe UI" w:cs="Segoe UI"/>
          <w:color w:val="333333"/>
        </w:rPr>
        <w:t>SetExample9.java</w:t>
      </w:r>
    </w:p>
    <w:p w14:paraId="49B328FB" w14:textId="77777777" w:rsidR="008A5B78" w:rsidRDefault="008A5B78" w:rsidP="008A5B78">
      <w:pPr>
        <w:pStyle w:val="alt"/>
        <w:numPr>
          <w:ilvl w:val="0"/>
          <w:numId w:val="277"/>
        </w:numPr>
        <w:spacing w:before="0" w:beforeAutospacing="0" w:after="0" w:afterAutospacing="0" w:line="375" w:lineRule="atLeast"/>
        <w:jc w:val="both"/>
        <w:rPr>
          <w:rFonts w:ascii="inter-regular" w:hAnsi="inter-regular"/>
          <w:color w:val="000000"/>
        </w:rPr>
      </w:pPr>
      <w:r>
        <w:rPr>
          <w:rStyle w:val="keyword"/>
          <w:rFonts w:ascii="inter-regular" w:hAnsi="inter-regular"/>
          <w:b/>
          <w:bCs/>
          <w:color w:val="006699"/>
          <w:bdr w:val="none" w:sz="0" w:space="0" w:color="auto" w:frame="1"/>
        </w:rPr>
        <w:t>import</w:t>
      </w:r>
      <w:r>
        <w:rPr>
          <w:rFonts w:ascii="inter-regular" w:hAnsi="inter-regular"/>
          <w:color w:val="000000"/>
          <w:bdr w:val="none" w:sz="0" w:space="0" w:color="auto" w:frame="1"/>
        </w:rPr>
        <w:t> java.io.*;   </w:t>
      </w:r>
    </w:p>
    <w:p w14:paraId="7937F3EE" w14:textId="77777777" w:rsidR="008A5B78" w:rsidRDefault="008A5B78" w:rsidP="008A5B78">
      <w:pPr>
        <w:numPr>
          <w:ilvl w:val="0"/>
          <w:numId w:val="277"/>
        </w:numPr>
        <w:spacing w:after="0" w:line="375" w:lineRule="atLeast"/>
        <w:jc w:val="both"/>
        <w:rPr>
          <w:rFonts w:ascii="inter-regular" w:hAnsi="inter-regular"/>
          <w:color w:val="000000"/>
        </w:rPr>
      </w:pPr>
      <w:r>
        <w:rPr>
          <w:rStyle w:val="keyword"/>
          <w:rFonts w:ascii="inter-regular" w:hAnsi="inter-regular"/>
          <w:b/>
          <w:bCs/>
          <w:color w:val="006699"/>
          <w:bdr w:val="none" w:sz="0" w:space="0" w:color="auto" w:frame="1"/>
        </w:rPr>
        <w:t>import</w:t>
      </w:r>
      <w:r>
        <w:rPr>
          <w:rFonts w:ascii="inter-regular" w:hAnsi="inter-regular"/>
          <w:color w:val="000000"/>
          <w:bdr w:val="none" w:sz="0" w:space="0" w:color="auto" w:frame="1"/>
        </w:rPr>
        <w:t> java.util.*;   </w:t>
      </w:r>
    </w:p>
    <w:p w14:paraId="7295EDFD" w14:textId="77777777" w:rsidR="008A5B78" w:rsidRDefault="008A5B78" w:rsidP="008A5B78">
      <w:pPr>
        <w:pStyle w:val="alt"/>
        <w:numPr>
          <w:ilvl w:val="0"/>
          <w:numId w:val="277"/>
        </w:numPr>
        <w:spacing w:before="0" w:beforeAutospacing="0" w:after="0" w:afterAutospacing="0" w:line="375" w:lineRule="atLeast"/>
        <w:jc w:val="both"/>
        <w:rPr>
          <w:rFonts w:ascii="inter-regular" w:hAnsi="inter-regular"/>
          <w:color w:val="000000"/>
        </w:rPr>
      </w:pPr>
      <w:r>
        <w:rPr>
          <w:rStyle w:val="keyword"/>
          <w:rFonts w:ascii="inter-regular" w:hAnsi="inter-regular"/>
          <w:b/>
          <w:bCs/>
          <w:color w:val="006699"/>
          <w:bdr w:val="none" w:sz="0" w:space="0" w:color="auto" w:frame="1"/>
        </w:rPr>
        <w:t>class</w:t>
      </w:r>
      <w:r>
        <w:rPr>
          <w:rFonts w:ascii="inter-regular" w:hAnsi="inter-regular"/>
          <w:color w:val="000000"/>
          <w:bdr w:val="none" w:sz="0" w:space="0" w:color="auto" w:frame="1"/>
        </w:rPr>
        <w:t> isEmptyMethod {   </w:t>
      </w:r>
    </w:p>
    <w:p w14:paraId="7CD7FEEA" w14:textId="77777777" w:rsidR="008A5B78" w:rsidRDefault="008A5B78" w:rsidP="008A5B78">
      <w:pPr>
        <w:numPr>
          <w:ilvl w:val="0"/>
          <w:numId w:val="277"/>
        </w:numPr>
        <w:spacing w:after="0" w:line="375" w:lineRule="atLeast"/>
        <w:jc w:val="both"/>
        <w:rPr>
          <w:rFonts w:ascii="inter-regular" w:hAnsi="inter-regular"/>
          <w:color w:val="000000"/>
        </w:rPr>
      </w:pP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public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static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void</w:t>
      </w:r>
      <w:r>
        <w:rPr>
          <w:rFonts w:ascii="inter-regular" w:hAnsi="inter-regular"/>
          <w:color w:val="000000"/>
          <w:bdr w:val="none" w:sz="0" w:space="0" w:color="auto" w:frame="1"/>
        </w:rPr>
        <w:t> main(String args[])   </w:t>
      </w:r>
    </w:p>
    <w:p w14:paraId="055B4887" w14:textId="77777777" w:rsidR="008A5B78" w:rsidRDefault="008A5B78" w:rsidP="008A5B78">
      <w:pPr>
        <w:pStyle w:val="alt"/>
        <w:numPr>
          <w:ilvl w:val="0"/>
          <w:numId w:val="277"/>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   </w:t>
      </w:r>
    </w:p>
    <w:p w14:paraId="19FA1DB7" w14:textId="77777777" w:rsidR="008A5B78" w:rsidRDefault="008A5B78" w:rsidP="008A5B78">
      <w:pPr>
        <w:numPr>
          <w:ilvl w:val="0"/>
          <w:numId w:val="277"/>
        </w:numPr>
        <w:spacing w:after="0" w:line="375" w:lineRule="atLeast"/>
        <w:jc w:val="both"/>
        <w:rPr>
          <w:rFonts w:ascii="inter-regular" w:hAnsi="inter-regular"/>
          <w:color w:val="000000"/>
        </w:rPr>
      </w:pPr>
      <w:r>
        <w:rPr>
          <w:rFonts w:ascii="inter-regular" w:hAnsi="inter-regular"/>
          <w:color w:val="000000"/>
          <w:bdr w:val="none" w:sz="0" w:space="0" w:color="auto" w:frame="1"/>
        </w:rPr>
        <w:t>        Set&lt;Integer&gt; data = </w:t>
      </w:r>
      <w:r>
        <w:rPr>
          <w:rStyle w:val="keyword"/>
          <w:rFonts w:ascii="inter-regular" w:hAnsi="inter-regular"/>
          <w:b/>
          <w:bCs/>
          <w:color w:val="006699"/>
          <w:bdr w:val="none" w:sz="0" w:space="0" w:color="auto" w:frame="1"/>
        </w:rPr>
        <w:t>new</w:t>
      </w:r>
      <w:r>
        <w:rPr>
          <w:rFonts w:ascii="inter-regular" w:hAnsi="inter-regular"/>
          <w:color w:val="000000"/>
          <w:bdr w:val="none" w:sz="0" w:space="0" w:color="auto" w:frame="1"/>
        </w:rPr>
        <w:t> LinkedHashSet&lt;Integer&gt;();   </w:t>
      </w:r>
    </w:p>
    <w:p w14:paraId="2B52B193" w14:textId="77777777" w:rsidR="008A5B78" w:rsidRDefault="008A5B78" w:rsidP="008A5B78">
      <w:pPr>
        <w:pStyle w:val="alt"/>
        <w:numPr>
          <w:ilvl w:val="0"/>
          <w:numId w:val="277"/>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data.add(</w:t>
      </w:r>
      <w:r>
        <w:rPr>
          <w:rStyle w:val="number"/>
          <w:rFonts w:ascii="inter-regular" w:hAnsi="inter-regular"/>
          <w:color w:val="C00000"/>
          <w:bdr w:val="none" w:sz="0" w:space="0" w:color="auto" w:frame="1"/>
        </w:rPr>
        <w:t>31</w:t>
      </w:r>
      <w:r>
        <w:rPr>
          <w:rFonts w:ascii="inter-regular" w:hAnsi="inter-regular"/>
          <w:color w:val="000000"/>
          <w:bdr w:val="none" w:sz="0" w:space="0" w:color="auto" w:frame="1"/>
        </w:rPr>
        <w:t>);   </w:t>
      </w:r>
    </w:p>
    <w:p w14:paraId="1E7321CE" w14:textId="77777777" w:rsidR="008A5B78" w:rsidRDefault="008A5B78" w:rsidP="008A5B78">
      <w:pPr>
        <w:numPr>
          <w:ilvl w:val="0"/>
          <w:numId w:val="277"/>
        </w:numPr>
        <w:spacing w:after="0" w:line="375" w:lineRule="atLeast"/>
        <w:jc w:val="both"/>
        <w:rPr>
          <w:rFonts w:ascii="inter-regular" w:hAnsi="inter-regular"/>
          <w:color w:val="000000"/>
        </w:rPr>
      </w:pPr>
      <w:r>
        <w:rPr>
          <w:rFonts w:ascii="inter-regular" w:hAnsi="inter-regular"/>
          <w:color w:val="000000"/>
          <w:bdr w:val="none" w:sz="0" w:space="0" w:color="auto" w:frame="1"/>
        </w:rPr>
        <w:t>        data.add(</w:t>
      </w:r>
      <w:r>
        <w:rPr>
          <w:rStyle w:val="number"/>
          <w:rFonts w:ascii="inter-regular" w:hAnsi="inter-regular"/>
          <w:color w:val="C00000"/>
          <w:bdr w:val="none" w:sz="0" w:space="0" w:color="auto" w:frame="1"/>
        </w:rPr>
        <w:t>21</w:t>
      </w:r>
      <w:r>
        <w:rPr>
          <w:rFonts w:ascii="inter-regular" w:hAnsi="inter-regular"/>
          <w:color w:val="000000"/>
          <w:bdr w:val="none" w:sz="0" w:space="0" w:color="auto" w:frame="1"/>
        </w:rPr>
        <w:t>);   </w:t>
      </w:r>
    </w:p>
    <w:p w14:paraId="41E4A7AA" w14:textId="77777777" w:rsidR="008A5B78" w:rsidRDefault="008A5B78" w:rsidP="008A5B78">
      <w:pPr>
        <w:pStyle w:val="alt"/>
        <w:numPr>
          <w:ilvl w:val="0"/>
          <w:numId w:val="277"/>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data.add(</w:t>
      </w:r>
      <w:r>
        <w:rPr>
          <w:rStyle w:val="number"/>
          <w:rFonts w:ascii="inter-regular" w:hAnsi="inter-regular"/>
          <w:color w:val="C00000"/>
          <w:bdr w:val="none" w:sz="0" w:space="0" w:color="auto" w:frame="1"/>
        </w:rPr>
        <w:t>41</w:t>
      </w:r>
      <w:r>
        <w:rPr>
          <w:rFonts w:ascii="inter-regular" w:hAnsi="inter-regular"/>
          <w:color w:val="000000"/>
          <w:bdr w:val="none" w:sz="0" w:space="0" w:color="auto" w:frame="1"/>
        </w:rPr>
        <w:t>);   </w:t>
      </w:r>
    </w:p>
    <w:p w14:paraId="7C00F7B3" w14:textId="77777777" w:rsidR="008A5B78" w:rsidRDefault="008A5B78" w:rsidP="008A5B78">
      <w:pPr>
        <w:numPr>
          <w:ilvl w:val="0"/>
          <w:numId w:val="277"/>
        </w:numPr>
        <w:spacing w:after="0" w:line="375" w:lineRule="atLeast"/>
        <w:jc w:val="both"/>
        <w:rPr>
          <w:rFonts w:ascii="inter-regular" w:hAnsi="inter-regular"/>
          <w:color w:val="000000"/>
        </w:rPr>
      </w:pPr>
      <w:r>
        <w:rPr>
          <w:rFonts w:ascii="inter-regular" w:hAnsi="inter-regular"/>
          <w:color w:val="000000"/>
          <w:bdr w:val="none" w:sz="0" w:space="0" w:color="auto" w:frame="1"/>
        </w:rPr>
        <w:t>        data.add(</w:t>
      </w:r>
      <w:r>
        <w:rPr>
          <w:rStyle w:val="number"/>
          <w:rFonts w:ascii="inter-regular" w:hAnsi="inter-regular"/>
          <w:color w:val="C00000"/>
          <w:bdr w:val="none" w:sz="0" w:space="0" w:color="auto" w:frame="1"/>
        </w:rPr>
        <w:t>51</w:t>
      </w:r>
      <w:r>
        <w:rPr>
          <w:rFonts w:ascii="inter-regular" w:hAnsi="inter-regular"/>
          <w:color w:val="000000"/>
          <w:bdr w:val="none" w:sz="0" w:space="0" w:color="auto" w:frame="1"/>
        </w:rPr>
        <w:t>);   </w:t>
      </w:r>
    </w:p>
    <w:p w14:paraId="4C2B9127" w14:textId="77777777" w:rsidR="008A5B78" w:rsidRDefault="008A5B78" w:rsidP="008A5B78">
      <w:pPr>
        <w:pStyle w:val="alt"/>
        <w:numPr>
          <w:ilvl w:val="0"/>
          <w:numId w:val="277"/>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data.add(</w:t>
      </w:r>
      <w:r>
        <w:rPr>
          <w:rStyle w:val="number"/>
          <w:rFonts w:ascii="inter-regular" w:hAnsi="inter-regular"/>
          <w:color w:val="C00000"/>
          <w:bdr w:val="none" w:sz="0" w:space="0" w:color="auto" w:frame="1"/>
        </w:rPr>
        <w:t>11</w:t>
      </w:r>
      <w:r>
        <w:rPr>
          <w:rFonts w:ascii="inter-regular" w:hAnsi="inter-regular"/>
          <w:color w:val="000000"/>
          <w:bdr w:val="none" w:sz="0" w:space="0" w:color="auto" w:frame="1"/>
        </w:rPr>
        <w:t>);   </w:t>
      </w:r>
    </w:p>
    <w:p w14:paraId="3E6C5A36" w14:textId="77777777" w:rsidR="008A5B78" w:rsidRDefault="008A5B78" w:rsidP="008A5B78">
      <w:pPr>
        <w:numPr>
          <w:ilvl w:val="0"/>
          <w:numId w:val="277"/>
        </w:numPr>
        <w:spacing w:after="0" w:line="375" w:lineRule="atLeast"/>
        <w:jc w:val="both"/>
        <w:rPr>
          <w:rFonts w:ascii="inter-regular" w:hAnsi="inter-regular"/>
          <w:color w:val="000000"/>
        </w:rPr>
      </w:pPr>
      <w:r>
        <w:rPr>
          <w:rFonts w:ascii="inter-regular" w:hAnsi="inter-regular"/>
          <w:color w:val="000000"/>
          <w:bdr w:val="none" w:sz="0" w:space="0" w:color="auto" w:frame="1"/>
        </w:rPr>
        <w:t>        data.add(</w:t>
      </w:r>
      <w:r>
        <w:rPr>
          <w:rStyle w:val="number"/>
          <w:rFonts w:ascii="inter-regular" w:hAnsi="inter-regular"/>
          <w:color w:val="C00000"/>
          <w:bdr w:val="none" w:sz="0" w:space="0" w:color="auto" w:frame="1"/>
        </w:rPr>
        <w:t>81</w:t>
      </w:r>
      <w:r>
        <w:rPr>
          <w:rFonts w:ascii="inter-regular" w:hAnsi="inter-regular"/>
          <w:color w:val="000000"/>
          <w:bdr w:val="none" w:sz="0" w:space="0" w:color="auto" w:frame="1"/>
        </w:rPr>
        <w:t>);   </w:t>
      </w:r>
    </w:p>
    <w:p w14:paraId="5DCDA9AC" w14:textId="77777777" w:rsidR="008A5B78" w:rsidRDefault="008A5B78" w:rsidP="008A5B78">
      <w:pPr>
        <w:pStyle w:val="alt"/>
        <w:numPr>
          <w:ilvl w:val="0"/>
          <w:numId w:val="277"/>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System.out.println(</w:t>
      </w:r>
      <w:r>
        <w:rPr>
          <w:rStyle w:val="string"/>
          <w:rFonts w:ascii="inter-regular" w:hAnsi="inter-regular"/>
          <w:color w:val="0000FF"/>
          <w:bdr w:val="none" w:sz="0" w:space="0" w:color="auto" w:frame="1"/>
        </w:rPr>
        <w:t>"data: "</w:t>
      </w:r>
      <w:r>
        <w:rPr>
          <w:rFonts w:ascii="inter-regular" w:hAnsi="inter-regular"/>
          <w:color w:val="000000"/>
          <w:bdr w:val="none" w:sz="0" w:space="0" w:color="auto" w:frame="1"/>
        </w:rPr>
        <w:t> + data);  </w:t>
      </w:r>
    </w:p>
    <w:p w14:paraId="35F32671" w14:textId="77777777" w:rsidR="008A5B78" w:rsidRDefault="008A5B78" w:rsidP="008A5B78">
      <w:pPr>
        <w:numPr>
          <w:ilvl w:val="0"/>
          <w:numId w:val="277"/>
        </w:numPr>
        <w:spacing w:after="0" w:line="375" w:lineRule="atLeast"/>
        <w:jc w:val="both"/>
        <w:rPr>
          <w:rFonts w:ascii="inter-regular" w:hAnsi="inter-regular"/>
          <w:color w:val="000000"/>
        </w:rPr>
      </w:pPr>
      <w:r>
        <w:rPr>
          <w:rFonts w:ascii="inter-regular" w:hAnsi="inter-regular"/>
          <w:color w:val="000000"/>
          <w:bdr w:val="none" w:sz="0" w:space="0" w:color="auto" w:frame="1"/>
        </w:rPr>
        <w:t>       System.out.println(</w:t>
      </w:r>
      <w:r>
        <w:rPr>
          <w:rStyle w:val="string"/>
          <w:rFonts w:ascii="inter-regular" w:hAnsi="inter-regular"/>
          <w:color w:val="0000FF"/>
          <w:bdr w:val="none" w:sz="0" w:space="0" w:color="auto" w:frame="1"/>
        </w:rPr>
        <w:t>"\nIs data empty?: "</w:t>
      </w:r>
      <w:r>
        <w:rPr>
          <w:rFonts w:ascii="inter-regular" w:hAnsi="inter-regular"/>
          <w:color w:val="000000"/>
          <w:bdr w:val="none" w:sz="0" w:space="0" w:color="auto" w:frame="1"/>
        </w:rPr>
        <w:t>+ data.isEmpty());      </w:t>
      </w:r>
    </w:p>
    <w:p w14:paraId="4C1699A9" w14:textId="77777777" w:rsidR="008A5B78" w:rsidRDefault="008A5B78" w:rsidP="008A5B78">
      <w:pPr>
        <w:pStyle w:val="alt"/>
        <w:numPr>
          <w:ilvl w:val="0"/>
          <w:numId w:val="277"/>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   </w:t>
      </w:r>
    </w:p>
    <w:p w14:paraId="1A11D5B8" w14:textId="77777777" w:rsidR="008A5B78" w:rsidRDefault="008A5B78" w:rsidP="008A5B78">
      <w:pPr>
        <w:numPr>
          <w:ilvl w:val="0"/>
          <w:numId w:val="277"/>
        </w:numPr>
        <w:spacing w:after="0" w:line="375" w:lineRule="atLeast"/>
        <w:jc w:val="both"/>
        <w:rPr>
          <w:rFonts w:ascii="inter-regular" w:hAnsi="inter-regular"/>
          <w:color w:val="000000"/>
        </w:rPr>
      </w:pPr>
      <w:r>
        <w:rPr>
          <w:rFonts w:ascii="inter-regular" w:hAnsi="inter-regular"/>
          <w:color w:val="000000"/>
          <w:bdr w:val="none" w:sz="0" w:space="0" w:color="auto" w:frame="1"/>
        </w:rPr>
        <w:t>}  </w:t>
      </w:r>
    </w:p>
    <w:p w14:paraId="3940A7D8" w14:textId="77777777" w:rsidR="008A5B78" w:rsidRDefault="008A5B78" w:rsidP="008A5B78">
      <w:pPr>
        <w:pStyle w:val="NormalWeb"/>
        <w:shd w:val="clear" w:color="auto" w:fill="FFFFFF"/>
        <w:jc w:val="both"/>
        <w:rPr>
          <w:rFonts w:ascii="inter-regular" w:hAnsi="inter-regular"/>
          <w:color w:val="333333"/>
        </w:rPr>
      </w:pPr>
      <w:r>
        <w:rPr>
          <w:rStyle w:val="Strong"/>
          <w:rFonts w:ascii="Segoe UI" w:hAnsi="Segoe UI" w:cs="Segoe UI"/>
          <w:color w:val="333333"/>
        </w:rPr>
        <w:t>Output:</w:t>
      </w:r>
    </w:p>
    <w:p w14:paraId="0073E58F" w14:textId="77777777" w:rsidR="008A5B78" w:rsidRDefault="008A5B78" w:rsidP="008A5B78">
      <w:pPr>
        <w:rPr>
          <w:rFonts w:ascii="Times New Roman" w:hAnsi="Times New Roman"/>
        </w:rPr>
      </w:pPr>
      <w:r>
        <w:rPr>
          <w:noProof/>
        </w:rPr>
        <w:drawing>
          <wp:inline distT="0" distB="0" distL="0" distR="0" wp14:anchorId="6E414C5F" wp14:editId="5A1BD7F7">
            <wp:extent cx="5731510" cy="1673225"/>
            <wp:effectExtent l="0" t="0" r="2540" b="3175"/>
            <wp:docPr id="399805784" name="Picture 8" descr="Set in Ja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descr="Set in Java"/>
                    <pic:cNvPicPr>
                      <a:picLocks noChangeAspect="1" noChangeArrowheads="1"/>
                    </pic:cNvPicPr>
                  </pic:nvPicPr>
                  <pic:blipFill>
                    <a:blip r:embed="rId256">
                      <a:extLst>
                        <a:ext uri="{28A0092B-C50C-407E-A947-70E740481C1C}">
                          <a14:useLocalDpi xmlns:a14="http://schemas.microsoft.com/office/drawing/2010/main" val="0"/>
                        </a:ext>
                      </a:extLst>
                    </a:blip>
                    <a:srcRect/>
                    <a:stretch>
                      <a:fillRect/>
                    </a:stretch>
                  </pic:blipFill>
                  <pic:spPr bwMode="auto">
                    <a:xfrm>
                      <a:off x="0" y="0"/>
                      <a:ext cx="5731510" cy="1673225"/>
                    </a:xfrm>
                    <a:prstGeom prst="rect">
                      <a:avLst/>
                    </a:prstGeom>
                    <a:noFill/>
                    <a:ln>
                      <a:noFill/>
                    </a:ln>
                  </pic:spPr>
                </pic:pic>
              </a:graphicData>
            </a:graphic>
          </wp:inline>
        </w:drawing>
      </w:r>
    </w:p>
    <w:p w14:paraId="793A5B7D" w14:textId="77777777" w:rsidR="008A5B78" w:rsidRDefault="008A5B78" w:rsidP="008A5B78">
      <w:pPr>
        <w:pStyle w:val="Heading3"/>
        <w:shd w:val="clear" w:color="auto" w:fill="FFFFFF"/>
        <w:spacing w:line="312" w:lineRule="atLeast"/>
        <w:jc w:val="both"/>
        <w:rPr>
          <w:rFonts w:ascii="Helvetica" w:hAnsi="Helvetica"/>
          <w:color w:val="610B4B"/>
          <w:sz w:val="32"/>
          <w:szCs w:val="32"/>
        </w:rPr>
      </w:pPr>
      <w:r>
        <w:rPr>
          <w:rFonts w:ascii="Helvetica" w:hAnsi="Helvetica"/>
          <w:b/>
          <w:bCs/>
          <w:color w:val="610B4B"/>
          <w:sz w:val="32"/>
          <w:szCs w:val="32"/>
        </w:rPr>
        <w:t>8) iterator()</w:t>
      </w:r>
    </w:p>
    <w:p w14:paraId="4ED4C19F" w14:textId="77777777" w:rsidR="008A5B78" w:rsidRDefault="008A5B78" w:rsidP="008A5B78">
      <w:pPr>
        <w:pStyle w:val="NormalWeb"/>
        <w:shd w:val="clear" w:color="auto" w:fill="FFFFFF"/>
        <w:jc w:val="both"/>
        <w:rPr>
          <w:rFonts w:ascii="inter-regular" w:hAnsi="inter-regular"/>
          <w:color w:val="333333"/>
        </w:rPr>
      </w:pPr>
      <w:r>
        <w:rPr>
          <w:rFonts w:ascii="inter-regular" w:hAnsi="inter-regular"/>
          <w:color w:val="333333"/>
        </w:rPr>
        <w:t>The iterator() method is used to find the iterator of the set. The iterator is used to get the element one by one.</w:t>
      </w:r>
    </w:p>
    <w:p w14:paraId="5314D5D7" w14:textId="77777777" w:rsidR="008A5B78" w:rsidRDefault="008A5B78" w:rsidP="008A5B78">
      <w:pPr>
        <w:pStyle w:val="NormalWeb"/>
        <w:shd w:val="clear" w:color="auto" w:fill="FFFFFF"/>
        <w:jc w:val="both"/>
        <w:rPr>
          <w:rFonts w:ascii="inter-regular" w:hAnsi="inter-regular"/>
          <w:color w:val="333333"/>
        </w:rPr>
      </w:pPr>
      <w:r>
        <w:rPr>
          <w:rStyle w:val="Strong"/>
          <w:rFonts w:ascii="Segoe UI" w:hAnsi="Segoe UI" w:cs="Segoe UI"/>
          <w:color w:val="333333"/>
        </w:rPr>
        <w:t>Syntax:</w:t>
      </w:r>
    </w:p>
    <w:p w14:paraId="615C7437" w14:textId="77777777" w:rsidR="008A5B78" w:rsidRDefault="008A5B78" w:rsidP="008A5B78">
      <w:pPr>
        <w:pStyle w:val="alt"/>
        <w:numPr>
          <w:ilvl w:val="0"/>
          <w:numId w:val="278"/>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Iterator iterate_value = set1.iterator();  </w:t>
      </w:r>
    </w:p>
    <w:p w14:paraId="32E35D63" w14:textId="77777777" w:rsidR="008A5B78" w:rsidRDefault="008A5B78" w:rsidP="008A5B78">
      <w:pPr>
        <w:pStyle w:val="NormalWeb"/>
        <w:shd w:val="clear" w:color="auto" w:fill="FFFFFF"/>
        <w:jc w:val="both"/>
        <w:rPr>
          <w:rFonts w:ascii="inter-regular" w:hAnsi="inter-regular"/>
          <w:color w:val="333333"/>
        </w:rPr>
      </w:pPr>
      <w:r>
        <w:rPr>
          <w:rStyle w:val="Strong"/>
          <w:rFonts w:ascii="Segoe UI" w:hAnsi="Segoe UI" w:cs="Segoe UI"/>
          <w:color w:val="333333"/>
        </w:rPr>
        <w:lastRenderedPageBreak/>
        <w:t>SetExample10.java</w:t>
      </w:r>
    </w:p>
    <w:p w14:paraId="57827F06" w14:textId="77777777" w:rsidR="008A5B78" w:rsidRDefault="008A5B78" w:rsidP="008A5B78">
      <w:pPr>
        <w:pStyle w:val="alt"/>
        <w:numPr>
          <w:ilvl w:val="0"/>
          <w:numId w:val="279"/>
        </w:numPr>
        <w:spacing w:before="0" w:beforeAutospacing="0" w:after="0" w:afterAutospacing="0" w:line="375" w:lineRule="atLeast"/>
        <w:jc w:val="both"/>
        <w:rPr>
          <w:rFonts w:ascii="inter-regular" w:hAnsi="inter-regular"/>
          <w:color w:val="000000"/>
        </w:rPr>
      </w:pPr>
      <w:r>
        <w:rPr>
          <w:rStyle w:val="keyword"/>
          <w:rFonts w:ascii="inter-regular" w:hAnsi="inter-regular"/>
          <w:b/>
          <w:bCs/>
          <w:color w:val="006699"/>
          <w:bdr w:val="none" w:sz="0" w:space="0" w:color="auto" w:frame="1"/>
        </w:rPr>
        <w:t>import</w:t>
      </w:r>
      <w:r>
        <w:rPr>
          <w:rFonts w:ascii="inter-regular" w:hAnsi="inter-regular"/>
          <w:color w:val="000000"/>
          <w:bdr w:val="none" w:sz="0" w:space="0" w:color="auto" w:frame="1"/>
        </w:rPr>
        <w:t> java.io.*;   </w:t>
      </w:r>
    </w:p>
    <w:p w14:paraId="444FDDC6" w14:textId="77777777" w:rsidR="008A5B78" w:rsidRDefault="008A5B78" w:rsidP="008A5B78">
      <w:pPr>
        <w:numPr>
          <w:ilvl w:val="0"/>
          <w:numId w:val="279"/>
        </w:numPr>
        <w:spacing w:after="0" w:line="375" w:lineRule="atLeast"/>
        <w:jc w:val="both"/>
        <w:rPr>
          <w:rFonts w:ascii="inter-regular" w:hAnsi="inter-regular"/>
          <w:color w:val="000000"/>
        </w:rPr>
      </w:pPr>
      <w:r>
        <w:rPr>
          <w:rStyle w:val="keyword"/>
          <w:rFonts w:ascii="inter-regular" w:hAnsi="inter-regular"/>
          <w:b/>
          <w:bCs/>
          <w:color w:val="006699"/>
          <w:bdr w:val="none" w:sz="0" w:space="0" w:color="auto" w:frame="1"/>
        </w:rPr>
        <w:t>import</w:t>
      </w:r>
      <w:r>
        <w:rPr>
          <w:rFonts w:ascii="inter-regular" w:hAnsi="inter-regular"/>
          <w:color w:val="000000"/>
          <w:bdr w:val="none" w:sz="0" w:space="0" w:color="auto" w:frame="1"/>
        </w:rPr>
        <w:t> java.util.*;   </w:t>
      </w:r>
    </w:p>
    <w:p w14:paraId="46FBD18A" w14:textId="77777777" w:rsidR="008A5B78" w:rsidRDefault="008A5B78" w:rsidP="008A5B78">
      <w:pPr>
        <w:pStyle w:val="alt"/>
        <w:numPr>
          <w:ilvl w:val="0"/>
          <w:numId w:val="279"/>
        </w:numPr>
        <w:spacing w:before="0" w:beforeAutospacing="0" w:after="0" w:afterAutospacing="0" w:line="375" w:lineRule="atLeast"/>
        <w:jc w:val="both"/>
        <w:rPr>
          <w:rFonts w:ascii="inter-regular" w:hAnsi="inter-regular"/>
          <w:color w:val="000000"/>
        </w:rPr>
      </w:pPr>
      <w:r>
        <w:rPr>
          <w:rStyle w:val="keyword"/>
          <w:rFonts w:ascii="inter-regular" w:hAnsi="inter-regular"/>
          <w:b/>
          <w:bCs/>
          <w:color w:val="006699"/>
          <w:bdr w:val="none" w:sz="0" w:space="0" w:color="auto" w:frame="1"/>
        </w:rPr>
        <w:t>class</w:t>
      </w:r>
      <w:r>
        <w:rPr>
          <w:rFonts w:ascii="inter-regular" w:hAnsi="inter-regular"/>
          <w:color w:val="000000"/>
          <w:bdr w:val="none" w:sz="0" w:space="0" w:color="auto" w:frame="1"/>
        </w:rPr>
        <w:t> iteratorMethod {   </w:t>
      </w:r>
    </w:p>
    <w:p w14:paraId="45A28874" w14:textId="77777777" w:rsidR="008A5B78" w:rsidRDefault="008A5B78" w:rsidP="008A5B78">
      <w:pPr>
        <w:numPr>
          <w:ilvl w:val="0"/>
          <w:numId w:val="279"/>
        </w:numPr>
        <w:spacing w:after="0" w:line="375" w:lineRule="atLeast"/>
        <w:jc w:val="both"/>
        <w:rPr>
          <w:rFonts w:ascii="inter-regular" w:hAnsi="inter-regular"/>
          <w:color w:val="000000"/>
        </w:rPr>
      </w:pP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public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static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void</w:t>
      </w:r>
      <w:r>
        <w:rPr>
          <w:rFonts w:ascii="inter-regular" w:hAnsi="inter-regular"/>
          <w:color w:val="000000"/>
          <w:bdr w:val="none" w:sz="0" w:space="0" w:color="auto" w:frame="1"/>
        </w:rPr>
        <w:t> main(String args[])   </w:t>
      </w:r>
    </w:p>
    <w:p w14:paraId="0759A482" w14:textId="77777777" w:rsidR="008A5B78" w:rsidRDefault="008A5B78" w:rsidP="008A5B78">
      <w:pPr>
        <w:pStyle w:val="alt"/>
        <w:numPr>
          <w:ilvl w:val="0"/>
          <w:numId w:val="279"/>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   </w:t>
      </w:r>
    </w:p>
    <w:p w14:paraId="1508C4F4" w14:textId="77777777" w:rsidR="008A5B78" w:rsidRDefault="008A5B78" w:rsidP="008A5B78">
      <w:pPr>
        <w:numPr>
          <w:ilvl w:val="0"/>
          <w:numId w:val="279"/>
        </w:numPr>
        <w:spacing w:after="0" w:line="375" w:lineRule="atLeast"/>
        <w:jc w:val="both"/>
        <w:rPr>
          <w:rFonts w:ascii="inter-regular" w:hAnsi="inter-regular"/>
          <w:color w:val="000000"/>
        </w:rPr>
      </w:pPr>
      <w:r>
        <w:rPr>
          <w:rFonts w:ascii="inter-regular" w:hAnsi="inter-regular"/>
          <w:color w:val="000000"/>
          <w:bdr w:val="none" w:sz="0" w:space="0" w:color="auto" w:frame="1"/>
        </w:rPr>
        <w:t>        Set&lt;Integer&gt; data = </w:t>
      </w:r>
      <w:r>
        <w:rPr>
          <w:rStyle w:val="keyword"/>
          <w:rFonts w:ascii="inter-regular" w:hAnsi="inter-regular"/>
          <w:b/>
          <w:bCs/>
          <w:color w:val="006699"/>
          <w:bdr w:val="none" w:sz="0" w:space="0" w:color="auto" w:frame="1"/>
        </w:rPr>
        <w:t>new</w:t>
      </w:r>
      <w:r>
        <w:rPr>
          <w:rFonts w:ascii="inter-regular" w:hAnsi="inter-regular"/>
          <w:color w:val="000000"/>
          <w:bdr w:val="none" w:sz="0" w:space="0" w:color="auto" w:frame="1"/>
        </w:rPr>
        <w:t> LinkedHashSet&lt;Integer&gt;();   </w:t>
      </w:r>
    </w:p>
    <w:p w14:paraId="0C788130" w14:textId="77777777" w:rsidR="008A5B78" w:rsidRDefault="008A5B78" w:rsidP="008A5B78">
      <w:pPr>
        <w:pStyle w:val="alt"/>
        <w:numPr>
          <w:ilvl w:val="0"/>
          <w:numId w:val="279"/>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data.add(</w:t>
      </w:r>
      <w:r>
        <w:rPr>
          <w:rStyle w:val="number"/>
          <w:rFonts w:ascii="inter-regular" w:hAnsi="inter-regular"/>
          <w:color w:val="C00000"/>
          <w:bdr w:val="none" w:sz="0" w:space="0" w:color="auto" w:frame="1"/>
        </w:rPr>
        <w:t>31</w:t>
      </w:r>
      <w:r>
        <w:rPr>
          <w:rFonts w:ascii="inter-regular" w:hAnsi="inter-regular"/>
          <w:color w:val="000000"/>
          <w:bdr w:val="none" w:sz="0" w:space="0" w:color="auto" w:frame="1"/>
        </w:rPr>
        <w:t>);   </w:t>
      </w:r>
    </w:p>
    <w:p w14:paraId="0600B8ED" w14:textId="77777777" w:rsidR="008A5B78" w:rsidRDefault="008A5B78" w:rsidP="008A5B78">
      <w:pPr>
        <w:numPr>
          <w:ilvl w:val="0"/>
          <w:numId w:val="279"/>
        </w:numPr>
        <w:spacing w:after="0" w:line="375" w:lineRule="atLeast"/>
        <w:jc w:val="both"/>
        <w:rPr>
          <w:rFonts w:ascii="inter-regular" w:hAnsi="inter-regular"/>
          <w:color w:val="000000"/>
        </w:rPr>
      </w:pPr>
      <w:r>
        <w:rPr>
          <w:rFonts w:ascii="inter-regular" w:hAnsi="inter-regular"/>
          <w:color w:val="000000"/>
          <w:bdr w:val="none" w:sz="0" w:space="0" w:color="auto" w:frame="1"/>
        </w:rPr>
        <w:t>        data.add(</w:t>
      </w:r>
      <w:r>
        <w:rPr>
          <w:rStyle w:val="number"/>
          <w:rFonts w:ascii="inter-regular" w:hAnsi="inter-regular"/>
          <w:color w:val="C00000"/>
          <w:bdr w:val="none" w:sz="0" w:space="0" w:color="auto" w:frame="1"/>
        </w:rPr>
        <w:t>21</w:t>
      </w:r>
      <w:r>
        <w:rPr>
          <w:rFonts w:ascii="inter-regular" w:hAnsi="inter-regular"/>
          <w:color w:val="000000"/>
          <w:bdr w:val="none" w:sz="0" w:space="0" w:color="auto" w:frame="1"/>
        </w:rPr>
        <w:t>);   </w:t>
      </w:r>
    </w:p>
    <w:p w14:paraId="64C30F32" w14:textId="77777777" w:rsidR="008A5B78" w:rsidRDefault="008A5B78" w:rsidP="008A5B78">
      <w:pPr>
        <w:pStyle w:val="alt"/>
        <w:numPr>
          <w:ilvl w:val="0"/>
          <w:numId w:val="279"/>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data.add(</w:t>
      </w:r>
      <w:r>
        <w:rPr>
          <w:rStyle w:val="number"/>
          <w:rFonts w:ascii="inter-regular" w:hAnsi="inter-regular"/>
          <w:color w:val="C00000"/>
          <w:bdr w:val="none" w:sz="0" w:space="0" w:color="auto" w:frame="1"/>
        </w:rPr>
        <w:t>41</w:t>
      </w:r>
      <w:r>
        <w:rPr>
          <w:rFonts w:ascii="inter-regular" w:hAnsi="inter-regular"/>
          <w:color w:val="000000"/>
          <w:bdr w:val="none" w:sz="0" w:space="0" w:color="auto" w:frame="1"/>
        </w:rPr>
        <w:t>);   </w:t>
      </w:r>
    </w:p>
    <w:p w14:paraId="2A2AECB9" w14:textId="77777777" w:rsidR="008A5B78" w:rsidRDefault="008A5B78" w:rsidP="008A5B78">
      <w:pPr>
        <w:numPr>
          <w:ilvl w:val="0"/>
          <w:numId w:val="279"/>
        </w:numPr>
        <w:spacing w:after="0" w:line="375" w:lineRule="atLeast"/>
        <w:jc w:val="both"/>
        <w:rPr>
          <w:rFonts w:ascii="inter-regular" w:hAnsi="inter-regular"/>
          <w:color w:val="000000"/>
        </w:rPr>
      </w:pPr>
      <w:r>
        <w:rPr>
          <w:rFonts w:ascii="inter-regular" w:hAnsi="inter-regular"/>
          <w:color w:val="000000"/>
          <w:bdr w:val="none" w:sz="0" w:space="0" w:color="auto" w:frame="1"/>
        </w:rPr>
        <w:t>        data.add(</w:t>
      </w:r>
      <w:r>
        <w:rPr>
          <w:rStyle w:val="number"/>
          <w:rFonts w:ascii="inter-regular" w:hAnsi="inter-regular"/>
          <w:color w:val="C00000"/>
          <w:bdr w:val="none" w:sz="0" w:space="0" w:color="auto" w:frame="1"/>
        </w:rPr>
        <w:t>51</w:t>
      </w:r>
      <w:r>
        <w:rPr>
          <w:rFonts w:ascii="inter-regular" w:hAnsi="inter-regular"/>
          <w:color w:val="000000"/>
          <w:bdr w:val="none" w:sz="0" w:space="0" w:color="auto" w:frame="1"/>
        </w:rPr>
        <w:t>);   </w:t>
      </w:r>
    </w:p>
    <w:p w14:paraId="4BC83CD7" w14:textId="77777777" w:rsidR="008A5B78" w:rsidRDefault="008A5B78" w:rsidP="008A5B78">
      <w:pPr>
        <w:pStyle w:val="alt"/>
        <w:numPr>
          <w:ilvl w:val="0"/>
          <w:numId w:val="279"/>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data.add(</w:t>
      </w:r>
      <w:r>
        <w:rPr>
          <w:rStyle w:val="number"/>
          <w:rFonts w:ascii="inter-regular" w:hAnsi="inter-regular"/>
          <w:color w:val="C00000"/>
          <w:bdr w:val="none" w:sz="0" w:space="0" w:color="auto" w:frame="1"/>
        </w:rPr>
        <w:t>11</w:t>
      </w:r>
      <w:r>
        <w:rPr>
          <w:rFonts w:ascii="inter-regular" w:hAnsi="inter-regular"/>
          <w:color w:val="000000"/>
          <w:bdr w:val="none" w:sz="0" w:space="0" w:color="auto" w:frame="1"/>
        </w:rPr>
        <w:t>);   </w:t>
      </w:r>
    </w:p>
    <w:p w14:paraId="5BD2D075" w14:textId="77777777" w:rsidR="008A5B78" w:rsidRDefault="008A5B78" w:rsidP="008A5B78">
      <w:pPr>
        <w:numPr>
          <w:ilvl w:val="0"/>
          <w:numId w:val="279"/>
        </w:numPr>
        <w:spacing w:after="0" w:line="375" w:lineRule="atLeast"/>
        <w:jc w:val="both"/>
        <w:rPr>
          <w:rFonts w:ascii="inter-regular" w:hAnsi="inter-regular"/>
          <w:color w:val="000000"/>
        </w:rPr>
      </w:pPr>
      <w:r>
        <w:rPr>
          <w:rFonts w:ascii="inter-regular" w:hAnsi="inter-regular"/>
          <w:color w:val="000000"/>
          <w:bdr w:val="none" w:sz="0" w:space="0" w:color="auto" w:frame="1"/>
        </w:rPr>
        <w:t>        data.add(</w:t>
      </w:r>
      <w:r>
        <w:rPr>
          <w:rStyle w:val="number"/>
          <w:rFonts w:ascii="inter-regular" w:hAnsi="inter-regular"/>
          <w:color w:val="C00000"/>
          <w:bdr w:val="none" w:sz="0" w:space="0" w:color="auto" w:frame="1"/>
        </w:rPr>
        <w:t>81</w:t>
      </w:r>
      <w:r>
        <w:rPr>
          <w:rFonts w:ascii="inter-regular" w:hAnsi="inter-regular"/>
          <w:color w:val="000000"/>
          <w:bdr w:val="none" w:sz="0" w:space="0" w:color="auto" w:frame="1"/>
        </w:rPr>
        <w:t>);   </w:t>
      </w:r>
    </w:p>
    <w:p w14:paraId="4193F5DD" w14:textId="77777777" w:rsidR="008A5B78" w:rsidRDefault="008A5B78" w:rsidP="008A5B78">
      <w:pPr>
        <w:pStyle w:val="alt"/>
        <w:numPr>
          <w:ilvl w:val="0"/>
          <w:numId w:val="279"/>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System.out.println(</w:t>
      </w:r>
      <w:r>
        <w:rPr>
          <w:rStyle w:val="string"/>
          <w:rFonts w:ascii="inter-regular" w:hAnsi="inter-regular"/>
          <w:color w:val="0000FF"/>
          <w:bdr w:val="none" w:sz="0" w:space="0" w:color="auto" w:frame="1"/>
        </w:rPr>
        <w:t>"data: "</w:t>
      </w:r>
      <w:r>
        <w:rPr>
          <w:rFonts w:ascii="inter-regular" w:hAnsi="inter-regular"/>
          <w:color w:val="000000"/>
          <w:bdr w:val="none" w:sz="0" w:space="0" w:color="auto" w:frame="1"/>
        </w:rPr>
        <w:t> + data);  </w:t>
      </w:r>
    </w:p>
    <w:p w14:paraId="644C058F" w14:textId="77777777" w:rsidR="008A5B78" w:rsidRDefault="008A5B78" w:rsidP="008A5B78">
      <w:pPr>
        <w:numPr>
          <w:ilvl w:val="0"/>
          <w:numId w:val="279"/>
        </w:numPr>
        <w:spacing w:after="0" w:line="375" w:lineRule="atLeast"/>
        <w:jc w:val="both"/>
        <w:rPr>
          <w:rFonts w:ascii="inter-regular" w:hAnsi="inter-regular"/>
          <w:color w:val="000000"/>
        </w:rPr>
      </w:pPr>
      <w:r>
        <w:rPr>
          <w:rFonts w:ascii="inter-regular" w:hAnsi="inter-regular"/>
          <w:color w:val="000000"/>
          <w:bdr w:val="none" w:sz="0" w:space="0" w:color="auto" w:frame="1"/>
        </w:rPr>
        <w:t>          </w:t>
      </w:r>
    </w:p>
    <w:p w14:paraId="537E3CD4" w14:textId="77777777" w:rsidR="008A5B78" w:rsidRDefault="008A5B78" w:rsidP="008A5B78">
      <w:pPr>
        <w:pStyle w:val="alt"/>
        <w:numPr>
          <w:ilvl w:val="0"/>
          <w:numId w:val="279"/>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Iterator newData = data.iterator();  </w:t>
      </w:r>
    </w:p>
    <w:p w14:paraId="2CF070DA" w14:textId="77777777" w:rsidR="008A5B78" w:rsidRDefault="008A5B78" w:rsidP="008A5B78">
      <w:pPr>
        <w:numPr>
          <w:ilvl w:val="0"/>
          <w:numId w:val="279"/>
        </w:numPr>
        <w:spacing w:after="0" w:line="375" w:lineRule="atLeast"/>
        <w:jc w:val="both"/>
        <w:rPr>
          <w:rFonts w:ascii="inter-regular" w:hAnsi="inter-regular"/>
          <w:color w:val="000000"/>
        </w:rPr>
      </w:pPr>
      <w:r>
        <w:rPr>
          <w:rFonts w:ascii="inter-regular" w:hAnsi="inter-regular"/>
          <w:color w:val="000000"/>
          <w:bdr w:val="none" w:sz="0" w:space="0" w:color="auto" w:frame="1"/>
        </w:rPr>
        <w:t>        System.out.println(</w:t>
      </w:r>
      <w:r>
        <w:rPr>
          <w:rStyle w:val="string"/>
          <w:rFonts w:ascii="inter-regular" w:hAnsi="inter-regular"/>
          <w:color w:val="0000FF"/>
          <w:bdr w:val="none" w:sz="0" w:space="0" w:color="auto" w:frame="1"/>
        </w:rPr>
        <w:t>"The NewData values are: "</w:t>
      </w:r>
      <w:r>
        <w:rPr>
          <w:rFonts w:ascii="inter-regular" w:hAnsi="inter-regular"/>
          <w:color w:val="000000"/>
          <w:bdr w:val="none" w:sz="0" w:space="0" w:color="auto" w:frame="1"/>
        </w:rPr>
        <w:t>);   </w:t>
      </w:r>
    </w:p>
    <w:p w14:paraId="1F261AE3" w14:textId="77777777" w:rsidR="008A5B78" w:rsidRDefault="008A5B78" w:rsidP="008A5B78">
      <w:pPr>
        <w:pStyle w:val="alt"/>
        <w:numPr>
          <w:ilvl w:val="0"/>
          <w:numId w:val="279"/>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while</w:t>
      </w:r>
      <w:r>
        <w:rPr>
          <w:rFonts w:ascii="inter-regular" w:hAnsi="inter-regular"/>
          <w:color w:val="000000"/>
          <w:bdr w:val="none" w:sz="0" w:space="0" w:color="auto" w:frame="1"/>
        </w:rPr>
        <w:t> (newData.hasNext()) {   </w:t>
      </w:r>
    </w:p>
    <w:p w14:paraId="13E23914" w14:textId="77777777" w:rsidR="008A5B78" w:rsidRDefault="008A5B78" w:rsidP="008A5B78">
      <w:pPr>
        <w:numPr>
          <w:ilvl w:val="0"/>
          <w:numId w:val="279"/>
        </w:numPr>
        <w:spacing w:after="0" w:line="375" w:lineRule="atLeast"/>
        <w:jc w:val="both"/>
        <w:rPr>
          <w:rFonts w:ascii="inter-regular" w:hAnsi="inter-regular"/>
          <w:color w:val="000000"/>
        </w:rPr>
      </w:pPr>
      <w:r>
        <w:rPr>
          <w:rFonts w:ascii="inter-regular" w:hAnsi="inter-regular"/>
          <w:color w:val="000000"/>
          <w:bdr w:val="none" w:sz="0" w:space="0" w:color="auto" w:frame="1"/>
        </w:rPr>
        <w:t>            System.out.println(newData.next());   </w:t>
      </w:r>
    </w:p>
    <w:p w14:paraId="68B47A19" w14:textId="77777777" w:rsidR="008A5B78" w:rsidRDefault="008A5B78" w:rsidP="008A5B78">
      <w:pPr>
        <w:pStyle w:val="alt"/>
        <w:numPr>
          <w:ilvl w:val="0"/>
          <w:numId w:val="279"/>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  </w:t>
      </w:r>
    </w:p>
    <w:p w14:paraId="6EBCF602" w14:textId="77777777" w:rsidR="008A5B78" w:rsidRDefault="008A5B78" w:rsidP="008A5B78">
      <w:pPr>
        <w:numPr>
          <w:ilvl w:val="0"/>
          <w:numId w:val="279"/>
        </w:numPr>
        <w:spacing w:after="0" w:line="375" w:lineRule="atLeast"/>
        <w:jc w:val="both"/>
        <w:rPr>
          <w:rFonts w:ascii="inter-regular" w:hAnsi="inter-regular"/>
          <w:color w:val="000000"/>
        </w:rPr>
      </w:pPr>
      <w:r>
        <w:rPr>
          <w:rFonts w:ascii="inter-regular" w:hAnsi="inter-regular"/>
          <w:color w:val="000000"/>
          <w:bdr w:val="none" w:sz="0" w:space="0" w:color="auto" w:frame="1"/>
        </w:rPr>
        <w:t>    }   </w:t>
      </w:r>
    </w:p>
    <w:p w14:paraId="62369E44" w14:textId="77777777" w:rsidR="008A5B78" w:rsidRDefault="008A5B78" w:rsidP="008A5B78">
      <w:pPr>
        <w:pStyle w:val="alt"/>
        <w:numPr>
          <w:ilvl w:val="0"/>
          <w:numId w:val="279"/>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w:t>
      </w:r>
    </w:p>
    <w:p w14:paraId="64627423" w14:textId="77777777" w:rsidR="008A5B78" w:rsidRDefault="008A5B78" w:rsidP="008A5B78">
      <w:pPr>
        <w:pStyle w:val="NormalWeb"/>
        <w:shd w:val="clear" w:color="auto" w:fill="FFFFFF"/>
        <w:jc w:val="both"/>
        <w:rPr>
          <w:rFonts w:ascii="inter-regular" w:hAnsi="inter-regular"/>
          <w:color w:val="333333"/>
        </w:rPr>
      </w:pPr>
      <w:r>
        <w:rPr>
          <w:rStyle w:val="Strong"/>
          <w:rFonts w:ascii="Segoe UI" w:hAnsi="Segoe UI" w:cs="Segoe UI"/>
          <w:color w:val="333333"/>
        </w:rPr>
        <w:t>Output:</w:t>
      </w:r>
    </w:p>
    <w:p w14:paraId="300E4FF6" w14:textId="77777777" w:rsidR="008A5B78" w:rsidRDefault="008A5B78" w:rsidP="008A5B78">
      <w:pPr>
        <w:rPr>
          <w:rFonts w:ascii="Times New Roman" w:hAnsi="Times New Roman"/>
        </w:rPr>
      </w:pPr>
      <w:r>
        <w:rPr>
          <w:noProof/>
        </w:rPr>
        <w:drawing>
          <wp:inline distT="0" distB="0" distL="0" distR="0" wp14:anchorId="7938F784" wp14:editId="197C8C86">
            <wp:extent cx="5731510" cy="2136140"/>
            <wp:effectExtent l="0" t="0" r="2540" b="0"/>
            <wp:docPr id="287480538" name="Picture 7" descr="Set in Ja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descr="Set in Java"/>
                    <pic:cNvPicPr>
                      <a:picLocks noChangeAspect="1" noChangeArrowheads="1"/>
                    </pic:cNvPicPr>
                  </pic:nvPicPr>
                  <pic:blipFill>
                    <a:blip r:embed="rId257">
                      <a:extLst>
                        <a:ext uri="{28A0092B-C50C-407E-A947-70E740481C1C}">
                          <a14:useLocalDpi xmlns:a14="http://schemas.microsoft.com/office/drawing/2010/main" val="0"/>
                        </a:ext>
                      </a:extLst>
                    </a:blip>
                    <a:srcRect/>
                    <a:stretch>
                      <a:fillRect/>
                    </a:stretch>
                  </pic:blipFill>
                  <pic:spPr bwMode="auto">
                    <a:xfrm>
                      <a:off x="0" y="0"/>
                      <a:ext cx="5731510" cy="2136140"/>
                    </a:xfrm>
                    <a:prstGeom prst="rect">
                      <a:avLst/>
                    </a:prstGeom>
                    <a:noFill/>
                    <a:ln>
                      <a:noFill/>
                    </a:ln>
                  </pic:spPr>
                </pic:pic>
              </a:graphicData>
            </a:graphic>
          </wp:inline>
        </w:drawing>
      </w:r>
    </w:p>
    <w:p w14:paraId="301E63C4" w14:textId="77777777" w:rsidR="008A5B78" w:rsidRDefault="008A5B78" w:rsidP="008A5B78">
      <w:pPr>
        <w:pStyle w:val="Heading3"/>
        <w:shd w:val="clear" w:color="auto" w:fill="FFFFFF"/>
        <w:spacing w:line="312" w:lineRule="atLeast"/>
        <w:jc w:val="both"/>
        <w:rPr>
          <w:rFonts w:ascii="Helvetica" w:hAnsi="Helvetica"/>
          <w:color w:val="610B4B"/>
          <w:sz w:val="32"/>
          <w:szCs w:val="32"/>
        </w:rPr>
      </w:pPr>
      <w:r>
        <w:rPr>
          <w:rFonts w:ascii="Helvetica" w:hAnsi="Helvetica"/>
          <w:b/>
          <w:bCs/>
          <w:color w:val="610B4B"/>
          <w:sz w:val="32"/>
          <w:szCs w:val="32"/>
        </w:rPr>
        <w:lastRenderedPageBreak/>
        <w:t>9) remove()</w:t>
      </w:r>
    </w:p>
    <w:p w14:paraId="18E6100D" w14:textId="77777777" w:rsidR="008A5B78" w:rsidRDefault="008A5B78" w:rsidP="008A5B78">
      <w:pPr>
        <w:pStyle w:val="NormalWeb"/>
        <w:shd w:val="clear" w:color="auto" w:fill="FFFFFF"/>
        <w:jc w:val="both"/>
        <w:rPr>
          <w:rFonts w:ascii="inter-regular" w:hAnsi="inter-regular"/>
          <w:color w:val="333333"/>
        </w:rPr>
      </w:pPr>
      <w:r>
        <w:rPr>
          <w:rFonts w:ascii="inter-regular" w:hAnsi="inter-regular"/>
          <w:color w:val="333333"/>
        </w:rPr>
        <w:t>The method is used to remove a specified element from the Set. Its return value depends on the availability of the element. It returns true if the element is available in the set and returns false if it is unavailable in the set.</w:t>
      </w:r>
    </w:p>
    <w:p w14:paraId="4D027EE4" w14:textId="77777777" w:rsidR="008A5B78" w:rsidRDefault="008A5B78" w:rsidP="008A5B78">
      <w:pPr>
        <w:pStyle w:val="NormalWeb"/>
        <w:shd w:val="clear" w:color="auto" w:fill="FFFFFF"/>
        <w:jc w:val="both"/>
        <w:rPr>
          <w:rFonts w:ascii="inter-regular" w:hAnsi="inter-regular"/>
          <w:color w:val="333333"/>
        </w:rPr>
      </w:pPr>
      <w:r>
        <w:rPr>
          <w:rStyle w:val="Strong"/>
          <w:rFonts w:ascii="Segoe UI" w:hAnsi="Segoe UI" w:cs="Segoe UI"/>
          <w:color w:val="333333"/>
        </w:rPr>
        <w:t>Syntax:</w:t>
      </w:r>
    </w:p>
    <w:p w14:paraId="73CAC532" w14:textId="77777777" w:rsidR="008A5B78" w:rsidRDefault="008A5B78" w:rsidP="008A5B78">
      <w:pPr>
        <w:pStyle w:val="alt"/>
        <w:numPr>
          <w:ilvl w:val="0"/>
          <w:numId w:val="280"/>
        </w:numPr>
        <w:spacing w:before="0" w:beforeAutospacing="0" w:after="0" w:afterAutospacing="0" w:line="375" w:lineRule="atLeast"/>
        <w:jc w:val="both"/>
        <w:rPr>
          <w:rFonts w:ascii="inter-regular" w:hAnsi="inter-regular"/>
          <w:color w:val="000000"/>
        </w:rPr>
      </w:pPr>
      <w:r>
        <w:rPr>
          <w:rStyle w:val="keyword"/>
          <w:rFonts w:ascii="inter-regular" w:hAnsi="inter-regular"/>
          <w:b/>
          <w:bCs/>
          <w:color w:val="006699"/>
          <w:bdr w:val="none" w:sz="0" w:space="0" w:color="auto" w:frame="1"/>
        </w:rPr>
        <w:t>boolean</w:t>
      </w:r>
      <w:r>
        <w:rPr>
          <w:rFonts w:ascii="inter-regular" w:hAnsi="inter-regular"/>
          <w:color w:val="000000"/>
          <w:bdr w:val="none" w:sz="0" w:space="0" w:color="auto" w:frame="1"/>
        </w:rPr>
        <w:t> remove(Object O)  </w:t>
      </w:r>
    </w:p>
    <w:p w14:paraId="44FBFD3C" w14:textId="77777777" w:rsidR="008A5B78" w:rsidRDefault="008A5B78" w:rsidP="008A5B78">
      <w:pPr>
        <w:pStyle w:val="NormalWeb"/>
        <w:shd w:val="clear" w:color="auto" w:fill="FFFFFF"/>
        <w:jc w:val="both"/>
        <w:rPr>
          <w:rFonts w:ascii="inter-regular" w:hAnsi="inter-regular"/>
          <w:color w:val="333333"/>
        </w:rPr>
      </w:pPr>
      <w:r>
        <w:rPr>
          <w:rStyle w:val="Strong"/>
          <w:rFonts w:ascii="Segoe UI" w:hAnsi="Segoe UI" w:cs="Segoe UI"/>
          <w:color w:val="333333"/>
        </w:rPr>
        <w:t>SetExample11.java</w:t>
      </w:r>
    </w:p>
    <w:p w14:paraId="122EBA32" w14:textId="77777777" w:rsidR="008A5B78" w:rsidRDefault="008A5B78" w:rsidP="008A5B78">
      <w:pPr>
        <w:pStyle w:val="alt"/>
        <w:numPr>
          <w:ilvl w:val="0"/>
          <w:numId w:val="281"/>
        </w:numPr>
        <w:spacing w:before="0" w:beforeAutospacing="0" w:after="0" w:afterAutospacing="0" w:line="375" w:lineRule="atLeast"/>
        <w:jc w:val="both"/>
        <w:rPr>
          <w:rFonts w:ascii="inter-regular" w:hAnsi="inter-regular"/>
          <w:color w:val="000000"/>
        </w:rPr>
      </w:pPr>
      <w:r>
        <w:rPr>
          <w:rStyle w:val="keyword"/>
          <w:rFonts w:ascii="inter-regular" w:hAnsi="inter-regular"/>
          <w:b/>
          <w:bCs/>
          <w:color w:val="006699"/>
          <w:bdr w:val="none" w:sz="0" w:space="0" w:color="auto" w:frame="1"/>
        </w:rPr>
        <w:t>import</w:t>
      </w:r>
      <w:r>
        <w:rPr>
          <w:rFonts w:ascii="inter-regular" w:hAnsi="inter-regular"/>
          <w:color w:val="000000"/>
          <w:bdr w:val="none" w:sz="0" w:space="0" w:color="auto" w:frame="1"/>
        </w:rPr>
        <w:t> java.io.*;   </w:t>
      </w:r>
    </w:p>
    <w:p w14:paraId="25A9CA03" w14:textId="77777777" w:rsidR="008A5B78" w:rsidRDefault="008A5B78" w:rsidP="008A5B78">
      <w:pPr>
        <w:numPr>
          <w:ilvl w:val="0"/>
          <w:numId w:val="281"/>
        </w:numPr>
        <w:spacing w:after="0" w:line="375" w:lineRule="atLeast"/>
        <w:jc w:val="both"/>
        <w:rPr>
          <w:rFonts w:ascii="inter-regular" w:hAnsi="inter-regular"/>
          <w:color w:val="000000"/>
        </w:rPr>
      </w:pPr>
      <w:r>
        <w:rPr>
          <w:rStyle w:val="keyword"/>
          <w:rFonts w:ascii="inter-regular" w:hAnsi="inter-regular"/>
          <w:b/>
          <w:bCs/>
          <w:color w:val="006699"/>
          <w:bdr w:val="none" w:sz="0" w:space="0" w:color="auto" w:frame="1"/>
        </w:rPr>
        <w:t>import</w:t>
      </w:r>
      <w:r>
        <w:rPr>
          <w:rFonts w:ascii="inter-regular" w:hAnsi="inter-regular"/>
          <w:color w:val="000000"/>
          <w:bdr w:val="none" w:sz="0" w:space="0" w:color="auto" w:frame="1"/>
        </w:rPr>
        <w:t> java.util.*;   </w:t>
      </w:r>
    </w:p>
    <w:p w14:paraId="7DB79141" w14:textId="77777777" w:rsidR="008A5B78" w:rsidRDefault="008A5B78" w:rsidP="008A5B78">
      <w:pPr>
        <w:pStyle w:val="alt"/>
        <w:numPr>
          <w:ilvl w:val="0"/>
          <w:numId w:val="281"/>
        </w:numPr>
        <w:spacing w:before="0" w:beforeAutospacing="0" w:after="0" w:afterAutospacing="0" w:line="375" w:lineRule="atLeast"/>
        <w:jc w:val="both"/>
        <w:rPr>
          <w:rFonts w:ascii="inter-regular" w:hAnsi="inter-regular"/>
          <w:color w:val="000000"/>
        </w:rPr>
      </w:pPr>
      <w:r>
        <w:rPr>
          <w:rStyle w:val="keyword"/>
          <w:rFonts w:ascii="inter-regular" w:hAnsi="inter-regular"/>
          <w:b/>
          <w:bCs/>
          <w:color w:val="006699"/>
          <w:bdr w:val="none" w:sz="0" w:space="0" w:color="auto" w:frame="1"/>
        </w:rPr>
        <w:t>class</w:t>
      </w:r>
      <w:r>
        <w:rPr>
          <w:rFonts w:ascii="inter-regular" w:hAnsi="inter-regular"/>
          <w:color w:val="000000"/>
          <w:bdr w:val="none" w:sz="0" w:space="0" w:color="auto" w:frame="1"/>
        </w:rPr>
        <w:t> removeMethod {   </w:t>
      </w:r>
    </w:p>
    <w:p w14:paraId="064C655A" w14:textId="77777777" w:rsidR="008A5B78" w:rsidRDefault="008A5B78" w:rsidP="008A5B78">
      <w:pPr>
        <w:numPr>
          <w:ilvl w:val="0"/>
          <w:numId w:val="281"/>
        </w:numPr>
        <w:spacing w:after="0" w:line="375" w:lineRule="atLeast"/>
        <w:jc w:val="both"/>
        <w:rPr>
          <w:rFonts w:ascii="inter-regular" w:hAnsi="inter-regular"/>
          <w:color w:val="000000"/>
        </w:rPr>
      </w:pP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public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static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void</w:t>
      </w:r>
      <w:r>
        <w:rPr>
          <w:rFonts w:ascii="inter-regular" w:hAnsi="inter-regular"/>
          <w:color w:val="000000"/>
          <w:bdr w:val="none" w:sz="0" w:space="0" w:color="auto" w:frame="1"/>
        </w:rPr>
        <w:t> main(String args[])   </w:t>
      </w:r>
    </w:p>
    <w:p w14:paraId="3BD8CF30" w14:textId="77777777" w:rsidR="008A5B78" w:rsidRDefault="008A5B78" w:rsidP="008A5B78">
      <w:pPr>
        <w:pStyle w:val="alt"/>
        <w:numPr>
          <w:ilvl w:val="0"/>
          <w:numId w:val="281"/>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   </w:t>
      </w:r>
    </w:p>
    <w:p w14:paraId="079145B3" w14:textId="77777777" w:rsidR="008A5B78" w:rsidRDefault="008A5B78" w:rsidP="008A5B78">
      <w:pPr>
        <w:numPr>
          <w:ilvl w:val="0"/>
          <w:numId w:val="281"/>
        </w:numPr>
        <w:spacing w:after="0" w:line="375" w:lineRule="atLeast"/>
        <w:jc w:val="both"/>
        <w:rPr>
          <w:rFonts w:ascii="inter-regular" w:hAnsi="inter-regular"/>
          <w:color w:val="000000"/>
        </w:rPr>
      </w:pPr>
      <w:r>
        <w:rPr>
          <w:rFonts w:ascii="inter-regular" w:hAnsi="inter-regular"/>
          <w:color w:val="000000"/>
          <w:bdr w:val="none" w:sz="0" w:space="0" w:color="auto" w:frame="1"/>
        </w:rPr>
        <w:t>        Set&lt;Integer&gt; data = </w:t>
      </w:r>
      <w:r>
        <w:rPr>
          <w:rStyle w:val="keyword"/>
          <w:rFonts w:ascii="inter-regular" w:hAnsi="inter-regular"/>
          <w:b/>
          <w:bCs/>
          <w:color w:val="006699"/>
          <w:bdr w:val="none" w:sz="0" w:space="0" w:color="auto" w:frame="1"/>
        </w:rPr>
        <w:t>new</w:t>
      </w:r>
      <w:r>
        <w:rPr>
          <w:rFonts w:ascii="inter-regular" w:hAnsi="inter-regular"/>
          <w:color w:val="000000"/>
          <w:bdr w:val="none" w:sz="0" w:space="0" w:color="auto" w:frame="1"/>
        </w:rPr>
        <w:t> LinkedHashSet&lt;Integer&gt;();   </w:t>
      </w:r>
    </w:p>
    <w:p w14:paraId="6B2B8EA9" w14:textId="77777777" w:rsidR="008A5B78" w:rsidRDefault="008A5B78" w:rsidP="008A5B78">
      <w:pPr>
        <w:pStyle w:val="alt"/>
        <w:numPr>
          <w:ilvl w:val="0"/>
          <w:numId w:val="281"/>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data.add(</w:t>
      </w:r>
      <w:r>
        <w:rPr>
          <w:rStyle w:val="number"/>
          <w:rFonts w:ascii="inter-regular" w:hAnsi="inter-regular"/>
          <w:color w:val="C00000"/>
          <w:bdr w:val="none" w:sz="0" w:space="0" w:color="auto" w:frame="1"/>
        </w:rPr>
        <w:t>31</w:t>
      </w:r>
      <w:r>
        <w:rPr>
          <w:rFonts w:ascii="inter-regular" w:hAnsi="inter-regular"/>
          <w:color w:val="000000"/>
          <w:bdr w:val="none" w:sz="0" w:space="0" w:color="auto" w:frame="1"/>
        </w:rPr>
        <w:t>);   </w:t>
      </w:r>
    </w:p>
    <w:p w14:paraId="010CD0CD" w14:textId="77777777" w:rsidR="008A5B78" w:rsidRDefault="008A5B78" w:rsidP="008A5B78">
      <w:pPr>
        <w:numPr>
          <w:ilvl w:val="0"/>
          <w:numId w:val="281"/>
        </w:numPr>
        <w:spacing w:after="0" w:line="375" w:lineRule="atLeast"/>
        <w:jc w:val="both"/>
        <w:rPr>
          <w:rFonts w:ascii="inter-regular" w:hAnsi="inter-regular"/>
          <w:color w:val="000000"/>
        </w:rPr>
      </w:pPr>
      <w:r>
        <w:rPr>
          <w:rFonts w:ascii="inter-regular" w:hAnsi="inter-regular"/>
          <w:color w:val="000000"/>
          <w:bdr w:val="none" w:sz="0" w:space="0" w:color="auto" w:frame="1"/>
        </w:rPr>
        <w:t>        data.add(</w:t>
      </w:r>
      <w:r>
        <w:rPr>
          <w:rStyle w:val="number"/>
          <w:rFonts w:ascii="inter-regular" w:hAnsi="inter-regular"/>
          <w:color w:val="C00000"/>
          <w:bdr w:val="none" w:sz="0" w:space="0" w:color="auto" w:frame="1"/>
        </w:rPr>
        <w:t>21</w:t>
      </w:r>
      <w:r>
        <w:rPr>
          <w:rFonts w:ascii="inter-regular" w:hAnsi="inter-regular"/>
          <w:color w:val="000000"/>
          <w:bdr w:val="none" w:sz="0" w:space="0" w:color="auto" w:frame="1"/>
        </w:rPr>
        <w:t>);   </w:t>
      </w:r>
    </w:p>
    <w:p w14:paraId="63B2EF0F" w14:textId="77777777" w:rsidR="008A5B78" w:rsidRDefault="008A5B78" w:rsidP="008A5B78">
      <w:pPr>
        <w:pStyle w:val="alt"/>
        <w:numPr>
          <w:ilvl w:val="0"/>
          <w:numId w:val="281"/>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data.add(</w:t>
      </w:r>
      <w:r>
        <w:rPr>
          <w:rStyle w:val="number"/>
          <w:rFonts w:ascii="inter-regular" w:hAnsi="inter-regular"/>
          <w:color w:val="C00000"/>
          <w:bdr w:val="none" w:sz="0" w:space="0" w:color="auto" w:frame="1"/>
        </w:rPr>
        <w:t>41</w:t>
      </w:r>
      <w:r>
        <w:rPr>
          <w:rFonts w:ascii="inter-regular" w:hAnsi="inter-regular"/>
          <w:color w:val="000000"/>
          <w:bdr w:val="none" w:sz="0" w:space="0" w:color="auto" w:frame="1"/>
        </w:rPr>
        <w:t>);   </w:t>
      </w:r>
    </w:p>
    <w:p w14:paraId="628A0131" w14:textId="77777777" w:rsidR="008A5B78" w:rsidRDefault="008A5B78" w:rsidP="008A5B78">
      <w:pPr>
        <w:numPr>
          <w:ilvl w:val="0"/>
          <w:numId w:val="281"/>
        </w:numPr>
        <w:spacing w:after="0" w:line="375" w:lineRule="atLeast"/>
        <w:jc w:val="both"/>
        <w:rPr>
          <w:rFonts w:ascii="inter-regular" w:hAnsi="inter-regular"/>
          <w:color w:val="000000"/>
        </w:rPr>
      </w:pPr>
      <w:r>
        <w:rPr>
          <w:rFonts w:ascii="inter-regular" w:hAnsi="inter-regular"/>
          <w:color w:val="000000"/>
          <w:bdr w:val="none" w:sz="0" w:space="0" w:color="auto" w:frame="1"/>
        </w:rPr>
        <w:t>        data.add(</w:t>
      </w:r>
      <w:r>
        <w:rPr>
          <w:rStyle w:val="number"/>
          <w:rFonts w:ascii="inter-regular" w:hAnsi="inter-regular"/>
          <w:color w:val="C00000"/>
          <w:bdr w:val="none" w:sz="0" w:space="0" w:color="auto" w:frame="1"/>
        </w:rPr>
        <w:t>51</w:t>
      </w:r>
      <w:r>
        <w:rPr>
          <w:rFonts w:ascii="inter-regular" w:hAnsi="inter-regular"/>
          <w:color w:val="000000"/>
          <w:bdr w:val="none" w:sz="0" w:space="0" w:color="auto" w:frame="1"/>
        </w:rPr>
        <w:t>);   </w:t>
      </w:r>
    </w:p>
    <w:p w14:paraId="635CABEF" w14:textId="77777777" w:rsidR="008A5B78" w:rsidRDefault="008A5B78" w:rsidP="008A5B78">
      <w:pPr>
        <w:pStyle w:val="alt"/>
        <w:numPr>
          <w:ilvl w:val="0"/>
          <w:numId w:val="281"/>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data.add(</w:t>
      </w:r>
      <w:r>
        <w:rPr>
          <w:rStyle w:val="number"/>
          <w:rFonts w:ascii="inter-regular" w:hAnsi="inter-regular"/>
          <w:color w:val="C00000"/>
          <w:bdr w:val="none" w:sz="0" w:space="0" w:color="auto" w:frame="1"/>
        </w:rPr>
        <w:t>11</w:t>
      </w:r>
      <w:r>
        <w:rPr>
          <w:rFonts w:ascii="inter-regular" w:hAnsi="inter-regular"/>
          <w:color w:val="000000"/>
          <w:bdr w:val="none" w:sz="0" w:space="0" w:color="auto" w:frame="1"/>
        </w:rPr>
        <w:t>);   </w:t>
      </w:r>
    </w:p>
    <w:p w14:paraId="753CE8AE" w14:textId="77777777" w:rsidR="008A5B78" w:rsidRDefault="008A5B78" w:rsidP="008A5B78">
      <w:pPr>
        <w:numPr>
          <w:ilvl w:val="0"/>
          <w:numId w:val="281"/>
        </w:numPr>
        <w:spacing w:after="0" w:line="375" w:lineRule="atLeast"/>
        <w:jc w:val="both"/>
        <w:rPr>
          <w:rFonts w:ascii="inter-regular" w:hAnsi="inter-regular"/>
          <w:color w:val="000000"/>
        </w:rPr>
      </w:pPr>
      <w:r>
        <w:rPr>
          <w:rFonts w:ascii="inter-regular" w:hAnsi="inter-regular"/>
          <w:color w:val="000000"/>
          <w:bdr w:val="none" w:sz="0" w:space="0" w:color="auto" w:frame="1"/>
        </w:rPr>
        <w:t>        data.add(</w:t>
      </w:r>
      <w:r>
        <w:rPr>
          <w:rStyle w:val="number"/>
          <w:rFonts w:ascii="inter-regular" w:hAnsi="inter-regular"/>
          <w:color w:val="C00000"/>
          <w:bdr w:val="none" w:sz="0" w:space="0" w:color="auto" w:frame="1"/>
        </w:rPr>
        <w:t>81</w:t>
      </w:r>
      <w:r>
        <w:rPr>
          <w:rFonts w:ascii="inter-regular" w:hAnsi="inter-regular"/>
          <w:color w:val="000000"/>
          <w:bdr w:val="none" w:sz="0" w:space="0" w:color="auto" w:frame="1"/>
        </w:rPr>
        <w:t>);   </w:t>
      </w:r>
    </w:p>
    <w:p w14:paraId="3CB75AE4" w14:textId="77777777" w:rsidR="008A5B78" w:rsidRDefault="008A5B78" w:rsidP="008A5B78">
      <w:pPr>
        <w:pStyle w:val="alt"/>
        <w:numPr>
          <w:ilvl w:val="0"/>
          <w:numId w:val="281"/>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System.out.println(</w:t>
      </w:r>
      <w:r>
        <w:rPr>
          <w:rStyle w:val="string"/>
          <w:rFonts w:ascii="inter-regular" w:hAnsi="inter-regular"/>
          <w:color w:val="0000FF"/>
          <w:bdr w:val="none" w:sz="0" w:space="0" w:color="auto" w:frame="1"/>
        </w:rPr>
        <w:t>"data: "</w:t>
      </w:r>
      <w:r>
        <w:rPr>
          <w:rFonts w:ascii="inter-regular" w:hAnsi="inter-regular"/>
          <w:color w:val="000000"/>
          <w:bdr w:val="none" w:sz="0" w:space="0" w:color="auto" w:frame="1"/>
        </w:rPr>
        <w:t> + data);  </w:t>
      </w:r>
    </w:p>
    <w:p w14:paraId="6126A415" w14:textId="77777777" w:rsidR="008A5B78" w:rsidRDefault="008A5B78" w:rsidP="008A5B78">
      <w:pPr>
        <w:numPr>
          <w:ilvl w:val="0"/>
          <w:numId w:val="281"/>
        </w:numPr>
        <w:spacing w:after="0" w:line="375" w:lineRule="atLeast"/>
        <w:jc w:val="both"/>
        <w:rPr>
          <w:rFonts w:ascii="inter-regular" w:hAnsi="inter-regular"/>
          <w:color w:val="000000"/>
        </w:rPr>
      </w:pPr>
      <w:r>
        <w:rPr>
          <w:rFonts w:ascii="inter-regular" w:hAnsi="inter-regular"/>
          <w:color w:val="000000"/>
          <w:bdr w:val="none" w:sz="0" w:space="0" w:color="auto" w:frame="1"/>
        </w:rPr>
        <w:t>          </w:t>
      </w:r>
    </w:p>
    <w:p w14:paraId="2271AFDE" w14:textId="77777777" w:rsidR="008A5B78" w:rsidRDefault="008A5B78" w:rsidP="008A5B78">
      <w:pPr>
        <w:pStyle w:val="alt"/>
        <w:numPr>
          <w:ilvl w:val="0"/>
          <w:numId w:val="281"/>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data.remove(</w:t>
      </w:r>
      <w:r>
        <w:rPr>
          <w:rStyle w:val="number"/>
          <w:rFonts w:ascii="inter-regular" w:hAnsi="inter-regular"/>
          <w:color w:val="C00000"/>
          <w:bdr w:val="none" w:sz="0" w:space="0" w:color="auto" w:frame="1"/>
        </w:rPr>
        <w:t>81</w:t>
      </w:r>
      <w:r>
        <w:rPr>
          <w:rFonts w:ascii="inter-regular" w:hAnsi="inter-regular"/>
          <w:color w:val="000000"/>
          <w:bdr w:val="none" w:sz="0" w:space="0" w:color="auto" w:frame="1"/>
        </w:rPr>
        <w:t>);  </w:t>
      </w:r>
    </w:p>
    <w:p w14:paraId="7E74A33F" w14:textId="77777777" w:rsidR="008A5B78" w:rsidRDefault="008A5B78" w:rsidP="008A5B78">
      <w:pPr>
        <w:numPr>
          <w:ilvl w:val="0"/>
          <w:numId w:val="281"/>
        </w:numPr>
        <w:spacing w:after="0" w:line="375" w:lineRule="atLeast"/>
        <w:jc w:val="both"/>
        <w:rPr>
          <w:rFonts w:ascii="inter-regular" w:hAnsi="inter-regular"/>
          <w:color w:val="000000"/>
        </w:rPr>
      </w:pPr>
      <w:r>
        <w:rPr>
          <w:rFonts w:ascii="inter-regular" w:hAnsi="inter-regular"/>
          <w:color w:val="000000"/>
          <w:bdr w:val="none" w:sz="0" w:space="0" w:color="auto" w:frame="1"/>
        </w:rPr>
        <w:t>        data.remove(</w:t>
      </w:r>
      <w:r>
        <w:rPr>
          <w:rStyle w:val="number"/>
          <w:rFonts w:ascii="inter-regular" w:hAnsi="inter-regular"/>
          <w:color w:val="C00000"/>
          <w:bdr w:val="none" w:sz="0" w:space="0" w:color="auto" w:frame="1"/>
        </w:rPr>
        <w:t>21</w:t>
      </w:r>
      <w:r>
        <w:rPr>
          <w:rFonts w:ascii="inter-regular" w:hAnsi="inter-regular"/>
          <w:color w:val="000000"/>
          <w:bdr w:val="none" w:sz="0" w:space="0" w:color="auto" w:frame="1"/>
        </w:rPr>
        <w:t>);  </w:t>
      </w:r>
    </w:p>
    <w:p w14:paraId="5BA7B2A7" w14:textId="77777777" w:rsidR="008A5B78" w:rsidRDefault="008A5B78" w:rsidP="008A5B78">
      <w:pPr>
        <w:pStyle w:val="alt"/>
        <w:numPr>
          <w:ilvl w:val="0"/>
          <w:numId w:val="281"/>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data.remove(</w:t>
      </w:r>
      <w:r>
        <w:rPr>
          <w:rStyle w:val="number"/>
          <w:rFonts w:ascii="inter-regular" w:hAnsi="inter-regular"/>
          <w:color w:val="C00000"/>
          <w:bdr w:val="none" w:sz="0" w:space="0" w:color="auto" w:frame="1"/>
        </w:rPr>
        <w:t>11</w:t>
      </w:r>
      <w:r>
        <w:rPr>
          <w:rFonts w:ascii="inter-regular" w:hAnsi="inter-regular"/>
          <w:color w:val="000000"/>
          <w:bdr w:val="none" w:sz="0" w:space="0" w:color="auto" w:frame="1"/>
        </w:rPr>
        <w:t>);      </w:t>
      </w:r>
    </w:p>
    <w:p w14:paraId="4B7D99CB" w14:textId="77777777" w:rsidR="008A5B78" w:rsidRDefault="008A5B78" w:rsidP="008A5B78">
      <w:pPr>
        <w:numPr>
          <w:ilvl w:val="0"/>
          <w:numId w:val="281"/>
        </w:numPr>
        <w:spacing w:after="0" w:line="375" w:lineRule="atLeast"/>
        <w:jc w:val="both"/>
        <w:rPr>
          <w:rFonts w:ascii="inter-regular" w:hAnsi="inter-regular"/>
          <w:color w:val="000000"/>
        </w:rPr>
      </w:pPr>
      <w:r>
        <w:rPr>
          <w:rFonts w:ascii="inter-regular" w:hAnsi="inter-regular"/>
          <w:color w:val="000000"/>
          <w:bdr w:val="none" w:sz="0" w:space="0" w:color="auto" w:frame="1"/>
        </w:rPr>
        <w:t>        System.out.println(</w:t>
      </w:r>
      <w:r>
        <w:rPr>
          <w:rStyle w:val="string"/>
          <w:rFonts w:ascii="inter-regular" w:hAnsi="inter-regular"/>
          <w:color w:val="0000FF"/>
          <w:bdr w:val="none" w:sz="0" w:space="0" w:color="auto" w:frame="1"/>
        </w:rPr>
        <w:t>"data after removing elements: "</w:t>
      </w:r>
      <w:r>
        <w:rPr>
          <w:rFonts w:ascii="inter-regular" w:hAnsi="inter-regular"/>
          <w:color w:val="000000"/>
          <w:bdr w:val="none" w:sz="0" w:space="0" w:color="auto" w:frame="1"/>
        </w:rPr>
        <w:t> + data);  </w:t>
      </w:r>
    </w:p>
    <w:p w14:paraId="2C81D484" w14:textId="77777777" w:rsidR="008A5B78" w:rsidRDefault="008A5B78" w:rsidP="008A5B78">
      <w:pPr>
        <w:pStyle w:val="alt"/>
        <w:numPr>
          <w:ilvl w:val="0"/>
          <w:numId w:val="281"/>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   </w:t>
      </w:r>
    </w:p>
    <w:p w14:paraId="0BC2A8A5" w14:textId="77777777" w:rsidR="008A5B78" w:rsidRDefault="008A5B78" w:rsidP="008A5B78">
      <w:pPr>
        <w:numPr>
          <w:ilvl w:val="0"/>
          <w:numId w:val="281"/>
        </w:numPr>
        <w:spacing w:after="0" w:line="375" w:lineRule="atLeast"/>
        <w:jc w:val="both"/>
        <w:rPr>
          <w:rFonts w:ascii="inter-regular" w:hAnsi="inter-regular"/>
          <w:color w:val="000000"/>
        </w:rPr>
      </w:pPr>
      <w:r>
        <w:rPr>
          <w:rFonts w:ascii="inter-regular" w:hAnsi="inter-regular"/>
          <w:color w:val="000000"/>
          <w:bdr w:val="none" w:sz="0" w:space="0" w:color="auto" w:frame="1"/>
        </w:rPr>
        <w:t>}  </w:t>
      </w:r>
    </w:p>
    <w:p w14:paraId="45CC6981" w14:textId="77777777" w:rsidR="008A5B78" w:rsidRDefault="008A5B78" w:rsidP="008A5B78">
      <w:pPr>
        <w:pStyle w:val="NormalWeb"/>
        <w:shd w:val="clear" w:color="auto" w:fill="FFFFFF"/>
        <w:jc w:val="both"/>
        <w:rPr>
          <w:rFonts w:ascii="inter-regular" w:hAnsi="inter-regular"/>
          <w:color w:val="333333"/>
        </w:rPr>
      </w:pPr>
      <w:r>
        <w:rPr>
          <w:rStyle w:val="Strong"/>
          <w:rFonts w:ascii="Segoe UI" w:hAnsi="Segoe UI" w:cs="Segoe UI"/>
          <w:color w:val="333333"/>
        </w:rPr>
        <w:t>Output:</w:t>
      </w:r>
    </w:p>
    <w:p w14:paraId="4DF8501B" w14:textId="77777777" w:rsidR="008A5B78" w:rsidRDefault="008A5B78" w:rsidP="008A5B78">
      <w:pPr>
        <w:rPr>
          <w:rFonts w:ascii="Times New Roman" w:hAnsi="Times New Roman"/>
        </w:rPr>
      </w:pPr>
      <w:r>
        <w:rPr>
          <w:noProof/>
        </w:rPr>
        <w:lastRenderedPageBreak/>
        <w:drawing>
          <wp:inline distT="0" distB="0" distL="0" distR="0" wp14:anchorId="5A27B709" wp14:editId="40A5C39D">
            <wp:extent cx="5731510" cy="1719580"/>
            <wp:effectExtent l="0" t="0" r="2540" b="0"/>
            <wp:docPr id="1003554607" name="Picture 6" descr="Set in Ja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descr="Set in Java"/>
                    <pic:cNvPicPr>
                      <a:picLocks noChangeAspect="1" noChangeArrowheads="1"/>
                    </pic:cNvPicPr>
                  </pic:nvPicPr>
                  <pic:blipFill>
                    <a:blip r:embed="rId258">
                      <a:extLst>
                        <a:ext uri="{28A0092B-C50C-407E-A947-70E740481C1C}">
                          <a14:useLocalDpi xmlns:a14="http://schemas.microsoft.com/office/drawing/2010/main" val="0"/>
                        </a:ext>
                      </a:extLst>
                    </a:blip>
                    <a:srcRect/>
                    <a:stretch>
                      <a:fillRect/>
                    </a:stretch>
                  </pic:blipFill>
                  <pic:spPr bwMode="auto">
                    <a:xfrm>
                      <a:off x="0" y="0"/>
                      <a:ext cx="5731510" cy="1719580"/>
                    </a:xfrm>
                    <a:prstGeom prst="rect">
                      <a:avLst/>
                    </a:prstGeom>
                    <a:noFill/>
                    <a:ln>
                      <a:noFill/>
                    </a:ln>
                  </pic:spPr>
                </pic:pic>
              </a:graphicData>
            </a:graphic>
          </wp:inline>
        </w:drawing>
      </w:r>
    </w:p>
    <w:p w14:paraId="4A25F845" w14:textId="77777777" w:rsidR="008A5B78" w:rsidRDefault="008A5B78" w:rsidP="008A5B78">
      <w:pPr>
        <w:pStyle w:val="Heading3"/>
        <w:shd w:val="clear" w:color="auto" w:fill="FFFFFF"/>
        <w:spacing w:line="312" w:lineRule="atLeast"/>
        <w:jc w:val="both"/>
        <w:rPr>
          <w:rFonts w:ascii="Helvetica" w:hAnsi="Helvetica"/>
          <w:color w:val="610B4B"/>
          <w:sz w:val="32"/>
          <w:szCs w:val="32"/>
        </w:rPr>
      </w:pPr>
      <w:r>
        <w:rPr>
          <w:rFonts w:ascii="Helvetica" w:hAnsi="Helvetica"/>
          <w:b/>
          <w:bCs/>
          <w:color w:val="610B4B"/>
          <w:sz w:val="32"/>
          <w:szCs w:val="32"/>
        </w:rPr>
        <w:t>11) removeAll()</w:t>
      </w:r>
    </w:p>
    <w:p w14:paraId="2DB24E74" w14:textId="77777777" w:rsidR="008A5B78" w:rsidRDefault="008A5B78" w:rsidP="008A5B78">
      <w:pPr>
        <w:pStyle w:val="NormalWeb"/>
        <w:shd w:val="clear" w:color="auto" w:fill="FFFFFF"/>
        <w:jc w:val="both"/>
        <w:rPr>
          <w:rFonts w:ascii="inter-regular" w:hAnsi="inter-regular"/>
          <w:color w:val="333333"/>
        </w:rPr>
      </w:pPr>
      <w:r>
        <w:rPr>
          <w:rFonts w:ascii="inter-regular" w:hAnsi="inter-regular"/>
          <w:color w:val="333333"/>
        </w:rPr>
        <w:t>The method removes all the elements of the existing set from the specified collection.</w:t>
      </w:r>
    </w:p>
    <w:p w14:paraId="2C787462" w14:textId="77777777" w:rsidR="008A5B78" w:rsidRDefault="008A5B78" w:rsidP="008A5B78">
      <w:pPr>
        <w:pStyle w:val="NormalWeb"/>
        <w:shd w:val="clear" w:color="auto" w:fill="FFFFFF"/>
        <w:jc w:val="both"/>
        <w:rPr>
          <w:rFonts w:ascii="inter-regular" w:hAnsi="inter-regular"/>
          <w:color w:val="333333"/>
        </w:rPr>
      </w:pPr>
      <w:r>
        <w:rPr>
          <w:rStyle w:val="Strong"/>
          <w:rFonts w:ascii="Segoe UI" w:hAnsi="Segoe UI" w:cs="Segoe UI"/>
          <w:color w:val="333333"/>
        </w:rPr>
        <w:t>Syntax:</w:t>
      </w:r>
    </w:p>
    <w:p w14:paraId="2415AEF1" w14:textId="77777777" w:rsidR="008A5B78" w:rsidRDefault="008A5B78" w:rsidP="008A5B78">
      <w:pPr>
        <w:pStyle w:val="alt"/>
        <w:numPr>
          <w:ilvl w:val="0"/>
          <w:numId w:val="282"/>
        </w:numPr>
        <w:spacing w:before="0" w:beforeAutospacing="0" w:after="0" w:afterAutospacing="0" w:line="375" w:lineRule="atLeast"/>
        <w:jc w:val="both"/>
        <w:rPr>
          <w:rFonts w:ascii="inter-regular" w:hAnsi="inter-regular"/>
          <w:color w:val="000000"/>
        </w:rPr>
      </w:pPr>
      <w:r>
        <w:rPr>
          <w:rStyle w:val="keyword"/>
          <w:rFonts w:ascii="inter-regular" w:hAnsi="inter-regular"/>
          <w:b/>
          <w:bCs/>
          <w:color w:val="006699"/>
          <w:bdr w:val="none" w:sz="0" w:space="0" w:color="auto" w:frame="1"/>
        </w:rPr>
        <w:t>public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boolean</w:t>
      </w:r>
      <w:r>
        <w:rPr>
          <w:rFonts w:ascii="inter-regular" w:hAnsi="inter-regular"/>
          <w:color w:val="000000"/>
          <w:bdr w:val="none" w:sz="0" w:space="0" w:color="auto" w:frame="1"/>
        </w:rPr>
        <w:t> removeAll(Collection data)  </w:t>
      </w:r>
    </w:p>
    <w:p w14:paraId="6EE51722" w14:textId="77777777" w:rsidR="008A5B78" w:rsidRDefault="008A5B78" w:rsidP="008A5B78">
      <w:pPr>
        <w:pStyle w:val="NormalWeb"/>
        <w:shd w:val="clear" w:color="auto" w:fill="FFFFFF"/>
        <w:jc w:val="both"/>
        <w:rPr>
          <w:rFonts w:ascii="inter-regular" w:hAnsi="inter-regular"/>
          <w:color w:val="333333"/>
        </w:rPr>
      </w:pPr>
      <w:r>
        <w:rPr>
          <w:rStyle w:val="Strong"/>
          <w:rFonts w:ascii="Segoe UI" w:hAnsi="Segoe UI" w:cs="Segoe UI"/>
          <w:color w:val="333333"/>
        </w:rPr>
        <w:t>SetExample12.java</w:t>
      </w:r>
    </w:p>
    <w:p w14:paraId="65B56D68" w14:textId="77777777" w:rsidR="008A5B78" w:rsidRDefault="008A5B78" w:rsidP="008A5B78">
      <w:pPr>
        <w:pStyle w:val="alt"/>
        <w:numPr>
          <w:ilvl w:val="0"/>
          <w:numId w:val="283"/>
        </w:numPr>
        <w:spacing w:before="0" w:beforeAutospacing="0" w:after="0" w:afterAutospacing="0" w:line="375" w:lineRule="atLeast"/>
        <w:jc w:val="both"/>
        <w:rPr>
          <w:rFonts w:ascii="inter-regular" w:hAnsi="inter-regular"/>
          <w:color w:val="000000"/>
        </w:rPr>
      </w:pPr>
      <w:r>
        <w:rPr>
          <w:rStyle w:val="keyword"/>
          <w:rFonts w:ascii="inter-regular" w:hAnsi="inter-regular"/>
          <w:b/>
          <w:bCs/>
          <w:color w:val="006699"/>
          <w:bdr w:val="none" w:sz="0" w:space="0" w:color="auto" w:frame="1"/>
        </w:rPr>
        <w:t>import</w:t>
      </w:r>
      <w:r>
        <w:rPr>
          <w:rFonts w:ascii="inter-regular" w:hAnsi="inter-regular"/>
          <w:color w:val="000000"/>
          <w:bdr w:val="none" w:sz="0" w:space="0" w:color="auto" w:frame="1"/>
        </w:rPr>
        <w:t> java.io.*;   </w:t>
      </w:r>
    </w:p>
    <w:p w14:paraId="7C332AEF" w14:textId="77777777" w:rsidR="008A5B78" w:rsidRDefault="008A5B78" w:rsidP="008A5B78">
      <w:pPr>
        <w:numPr>
          <w:ilvl w:val="0"/>
          <w:numId w:val="283"/>
        </w:numPr>
        <w:spacing w:after="0" w:line="375" w:lineRule="atLeast"/>
        <w:jc w:val="both"/>
        <w:rPr>
          <w:rFonts w:ascii="inter-regular" w:hAnsi="inter-regular"/>
          <w:color w:val="000000"/>
        </w:rPr>
      </w:pPr>
      <w:r>
        <w:rPr>
          <w:rStyle w:val="keyword"/>
          <w:rFonts w:ascii="inter-regular" w:hAnsi="inter-regular"/>
          <w:b/>
          <w:bCs/>
          <w:color w:val="006699"/>
          <w:bdr w:val="none" w:sz="0" w:space="0" w:color="auto" w:frame="1"/>
        </w:rPr>
        <w:t>import</w:t>
      </w:r>
      <w:r>
        <w:rPr>
          <w:rFonts w:ascii="inter-regular" w:hAnsi="inter-regular"/>
          <w:color w:val="000000"/>
          <w:bdr w:val="none" w:sz="0" w:space="0" w:color="auto" w:frame="1"/>
        </w:rPr>
        <w:t> java.util.*;  </w:t>
      </w:r>
    </w:p>
    <w:p w14:paraId="52031234" w14:textId="77777777" w:rsidR="008A5B78" w:rsidRDefault="008A5B78" w:rsidP="008A5B78">
      <w:pPr>
        <w:pStyle w:val="alt"/>
        <w:numPr>
          <w:ilvl w:val="0"/>
          <w:numId w:val="283"/>
        </w:numPr>
        <w:spacing w:before="0" w:beforeAutospacing="0" w:after="0" w:afterAutospacing="0" w:line="375" w:lineRule="atLeast"/>
        <w:jc w:val="both"/>
        <w:rPr>
          <w:rFonts w:ascii="inter-regular" w:hAnsi="inter-regular"/>
          <w:color w:val="000000"/>
        </w:rPr>
      </w:pPr>
      <w:r>
        <w:rPr>
          <w:rStyle w:val="keyword"/>
          <w:rFonts w:ascii="inter-regular" w:hAnsi="inter-regular"/>
          <w:b/>
          <w:bCs/>
          <w:color w:val="006699"/>
          <w:bdr w:val="none" w:sz="0" w:space="0" w:color="auto" w:frame="1"/>
        </w:rPr>
        <w:t>class</w:t>
      </w:r>
      <w:r>
        <w:rPr>
          <w:rFonts w:ascii="inter-regular" w:hAnsi="inter-regular"/>
          <w:color w:val="000000"/>
          <w:bdr w:val="none" w:sz="0" w:space="0" w:color="auto" w:frame="1"/>
        </w:rPr>
        <w:t> removeAllMethod {   </w:t>
      </w:r>
    </w:p>
    <w:p w14:paraId="5ADE26A3" w14:textId="77777777" w:rsidR="008A5B78" w:rsidRDefault="008A5B78" w:rsidP="008A5B78">
      <w:pPr>
        <w:numPr>
          <w:ilvl w:val="0"/>
          <w:numId w:val="283"/>
        </w:numPr>
        <w:spacing w:after="0" w:line="375" w:lineRule="atLeast"/>
        <w:jc w:val="both"/>
        <w:rPr>
          <w:rFonts w:ascii="inter-regular" w:hAnsi="inter-regular"/>
          <w:color w:val="000000"/>
        </w:rPr>
      </w:pP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public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static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void</w:t>
      </w:r>
      <w:r>
        <w:rPr>
          <w:rFonts w:ascii="inter-regular" w:hAnsi="inter-regular"/>
          <w:color w:val="000000"/>
          <w:bdr w:val="none" w:sz="0" w:space="0" w:color="auto" w:frame="1"/>
        </w:rPr>
        <w:t> main(String args[])   </w:t>
      </w:r>
    </w:p>
    <w:p w14:paraId="177D1B93" w14:textId="77777777" w:rsidR="008A5B78" w:rsidRDefault="008A5B78" w:rsidP="008A5B78">
      <w:pPr>
        <w:pStyle w:val="alt"/>
        <w:numPr>
          <w:ilvl w:val="0"/>
          <w:numId w:val="283"/>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   </w:t>
      </w:r>
    </w:p>
    <w:p w14:paraId="3597A082" w14:textId="77777777" w:rsidR="008A5B78" w:rsidRDefault="008A5B78" w:rsidP="008A5B78">
      <w:pPr>
        <w:numPr>
          <w:ilvl w:val="0"/>
          <w:numId w:val="283"/>
        </w:numPr>
        <w:spacing w:after="0" w:line="375" w:lineRule="atLeast"/>
        <w:jc w:val="both"/>
        <w:rPr>
          <w:rFonts w:ascii="inter-regular" w:hAnsi="inter-regular"/>
          <w:color w:val="000000"/>
        </w:rPr>
      </w:pPr>
      <w:r>
        <w:rPr>
          <w:rFonts w:ascii="inter-regular" w:hAnsi="inter-regular"/>
          <w:color w:val="000000"/>
          <w:bdr w:val="none" w:sz="0" w:space="0" w:color="auto" w:frame="1"/>
        </w:rPr>
        <w:t>        Set&lt;Integer&gt; data = </w:t>
      </w:r>
      <w:r>
        <w:rPr>
          <w:rStyle w:val="keyword"/>
          <w:rFonts w:ascii="inter-regular" w:hAnsi="inter-regular"/>
          <w:b/>
          <w:bCs/>
          <w:color w:val="006699"/>
          <w:bdr w:val="none" w:sz="0" w:space="0" w:color="auto" w:frame="1"/>
        </w:rPr>
        <w:t>new</w:t>
      </w:r>
      <w:r>
        <w:rPr>
          <w:rFonts w:ascii="inter-regular" w:hAnsi="inter-regular"/>
          <w:color w:val="000000"/>
          <w:bdr w:val="none" w:sz="0" w:space="0" w:color="auto" w:frame="1"/>
        </w:rPr>
        <w:t> LinkedHashSet&lt;Integer&gt;();   </w:t>
      </w:r>
    </w:p>
    <w:p w14:paraId="14F5675B" w14:textId="77777777" w:rsidR="008A5B78" w:rsidRDefault="008A5B78" w:rsidP="008A5B78">
      <w:pPr>
        <w:pStyle w:val="alt"/>
        <w:numPr>
          <w:ilvl w:val="0"/>
          <w:numId w:val="283"/>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data.add(</w:t>
      </w:r>
      <w:r>
        <w:rPr>
          <w:rStyle w:val="number"/>
          <w:rFonts w:ascii="inter-regular" w:hAnsi="inter-regular"/>
          <w:color w:val="C00000"/>
          <w:bdr w:val="none" w:sz="0" w:space="0" w:color="auto" w:frame="1"/>
        </w:rPr>
        <w:t>31</w:t>
      </w:r>
      <w:r>
        <w:rPr>
          <w:rFonts w:ascii="inter-regular" w:hAnsi="inter-regular"/>
          <w:color w:val="000000"/>
          <w:bdr w:val="none" w:sz="0" w:space="0" w:color="auto" w:frame="1"/>
        </w:rPr>
        <w:t>);   </w:t>
      </w:r>
    </w:p>
    <w:p w14:paraId="258AD684" w14:textId="77777777" w:rsidR="008A5B78" w:rsidRDefault="008A5B78" w:rsidP="008A5B78">
      <w:pPr>
        <w:numPr>
          <w:ilvl w:val="0"/>
          <w:numId w:val="283"/>
        </w:numPr>
        <w:spacing w:after="0" w:line="375" w:lineRule="atLeast"/>
        <w:jc w:val="both"/>
        <w:rPr>
          <w:rFonts w:ascii="inter-regular" w:hAnsi="inter-regular"/>
          <w:color w:val="000000"/>
        </w:rPr>
      </w:pPr>
      <w:r>
        <w:rPr>
          <w:rFonts w:ascii="inter-regular" w:hAnsi="inter-regular"/>
          <w:color w:val="000000"/>
          <w:bdr w:val="none" w:sz="0" w:space="0" w:color="auto" w:frame="1"/>
        </w:rPr>
        <w:t>        data.add(</w:t>
      </w:r>
      <w:r>
        <w:rPr>
          <w:rStyle w:val="number"/>
          <w:rFonts w:ascii="inter-regular" w:hAnsi="inter-regular"/>
          <w:color w:val="C00000"/>
          <w:bdr w:val="none" w:sz="0" w:space="0" w:color="auto" w:frame="1"/>
        </w:rPr>
        <w:t>21</w:t>
      </w:r>
      <w:r>
        <w:rPr>
          <w:rFonts w:ascii="inter-regular" w:hAnsi="inter-regular"/>
          <w:color w:val="000000"/>
          <w:bdr w:val="none" w:sz="0" w:space="0" w:color="auto" w:frame="1"/>
        </w:rPr>
        <w:t>);   </w:t>
      </w:r>
    </w:p>
    <w:p w14:paraId="5A54523B" w14:textId="77777777" w:rsidR="008A5B78" w:rsidRDefault="008A5B78" w:rsidP="008A5B78">
      <w:pPr>
        <w:pStyle w:val="alt"/>
        <w:numPr>
          <w:ilvl w:val="0"/>
          <w:numId w:val="283"/>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data.add(</w:t>
      </w:r>
      <w:r>
        <w:rPr>
          <w:rStyle w:val="number"/>
          <w:rFonts w:ascii="inter-regular" w:hAnsi="inter-regular"/>
          <w:color w:val="C00000"/>
          <w:bdr w:val="none" w:sz="0" w:space="0" w:color="auto" w:frame="1"/>
        </w:rPr>
        <w:t>41</w:t>
      </w:r>
      <w:r>
        <w:rPr>
          <w:rFonts w:ascii="inter-regular" w:hAnsi="inter-regular"/>
          <w:color w:val="000000"/>
          <w:bdr w:val="none" w:sz="0" w:space="0" w:color="auto" w:frame="1"/>
        </w:rPr>
        <w:t>);  </w:t>
      </w:r>
    </w:p>
    <w:p w14:paraId="6FE377D3" w14:textId="77777777" w:rsidR="008A5B78" w:rsidRDefault="008A5B78" w:rsidP="008A5B78">
      <w:pPr>
        <w:numPr>
          <w:ilvl w:val="0"/>
          <w:numId w:val="283"/>
        </w:numPr>
        <w:spacing w:after="0" w:line="375" w:lineRule="atLeast"/>
        <w:jc w:val="both"/>
        <w:rPr>
          <w:rFonts w:ascii="inter-regular" w:hAnsi="inter-regular"/>
          <w:color w:val="000000"/>
        </w:rPr>
      </w:pPr>
      <w:r>
        <w:rPr>
          <w:rFonts w:ascii="inter-regular" w:hAnsi="inter-regular"/>
          <w:color w:val="000000"/>
          <w:bdr w:val="none" w:sz="0" w:space="0" w:color="auto" w:frame="1"/>
        </w:rPr>
        <w:t>        data.add(</w:t>
      </w:r>
      <w:r>
        <w:rPr>
          <w:rStyle w:val="number"/>
          <w:rFonts w:ascii="inter-regular" w:hAnsi="inter-regular"/>
          <w:color w:val="C00000"/>
          <w:bdr w:val="none" w:sz="0" w:space="0" w:color="auto" w:frame="1"/>
        </w:rPr>
        <w:t>91</w:t>
      </w:r>
      <w:r>
        <w:rPr>
          <w:rFonts w:ascii="inter-regular" w:hAnsi="inter-regular"/>
          <w:color w:val="000000"/>
          <w:bdr w:val="none" w:sz="0" w:space="0" w:color="auto" w:frame="1"/>
        </w:rPr>
        <w:t>);   </w:t>
      </w:r>
    </w:p>
    <w:p w14:paraId="0478C40E" w14:textId="77777777" w:rsidR="008A5B78" w:rsidRDefault="008A5B78" w:rsidP="008A5B78">
      <w:pPr>
        <w:pStyle w:val="alt"/>
        <w:numPr>
          <w:ilvl w:val="0"/>
          <w:numId w:val="283"/>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data.add(</w:t>
      </w:r>
      <w:r>
        <w:rPr>
          <w:rStyle w:val="number"/>
          <w:rFonts w:ascii="inter-regular" w:hAnsi="inter-regular"/>
          <w:color w:val="C00000"/>
          <w:bdr w:val="none" w:sz="0" w:space="0" w:color="auto" w:frame="1"/>
        </w:rPr>
        <w:t>71</w:t>
      </w:r>
      <w:r>
        <w:rPr>
          <w:rFonts w:ascii="inter-regular" w:hAnsi="inter-regular"/>
          <w:color w:val="000000"/>
          <w:bdr w:val="none" w:sz="0" w:space="0" w:color="auto" w:frame="1"/>
        </w:rPr>
        <w:t>);   </w:t>
      </w:r>
    </w:p>
    <w:p w14:paraId="2805FDDE" w14:textId="77777777" w:rsidR="008A5B78" w:rsidRDefault="008A5B78" w:rsidP="008A5B78">
      <w:pPr>
        <w:numPr>
          <w:ilvl w:val="0"/>
          <w:numId w:val="283"/>
        </w:numPr>
        <w:spacing w:after="0" w:line="375" w:lineRule="atLeast"/>
        <w:jc w:val="both"/>
        <w:rPr>
          <w:rFonts w:ascii="inter-regular" w:hAnsi="inter-regular"/>
          <w:color w:val="000000"/>
        </w:rPr>
      </w:pPr>
      <w:r>
        <w:rPr>
          <w:rFonts w:ascii="inter-regular" w:hAnsi="inter-regular"/>
          <w:color w:val="000000"/>
          <w:bdr w:val="none" w:sz="0" w:space="0" w:color="auto" w:frame="1"/>
        </w:rPr>
        <w:t>        data.add(</w:t>
      </w:r>
      <w:r>
        <w:rPr>
          <w:rStyle w:val="number"/>
          <w:rFonts w:ascii="inter-regular" w:hAnsi="inter-regular"/>
          <w:color w:val="C00000"/>
          <w:bdr w:val="none" w:sz="0" w:space="0" w:color="auto" w:frame="1"/>
        </w:rPr>
        <w:t>81</w:t>
      </w:r>
      <w:r>
        <w:rPr>
          <w:rFonts w:ascii="inter-regular" w:hAnsi="inter-regular"/>
          <w:color w:val="000000"/>
          <w:bdr w:val="none" w:sz="0" w:space="0" w:color="auto" w:frame="1"/>
        </w:rPr>
        <w:t>);         </w:t>
      </w:r>
    </w:p>
    <w:p w14:paraId="08E8EAA5" w14:textId="77777777" w:rsidR="008A5B78" w:rsidRDefault="008A5B78" w:rsidP="008A5B78">
      <w:pPr>
        <w:pStyle w:val="alt"/>
        <w:numPr>
          <w:ilvl w:val="0"/>
          <w:numId w:val="283"/>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System.out.println(</w:t>
      </w:r>
      <w:r>
        <w:rPr>
          <w:rStyle w:val="string"/>
          <w:rFonts w:ascii="inter-regular" w:hAnsi="inter-regular"/>
          <w:color w:val="0000FF"/>
          <w:bdr w:val="none" w:sz="0" w:space="0" w:color="auto" w:frame="1"/>
        </w:rPr>
        <w:t>"data: "</w:t>
      </w:r>
      <w:r>
        <w:rPr>
          <w:rFonts w:ascii="inter-regular" w:hAnsi="inter-regular"/>
          <w:color w:val="000000"/>
          <w:bdr w:val="none" w:sz="0" w:space="0" w:color="auto" w:frame="1"/>
        </w:rPr>
        <w:t> + data);  </w:t>
      </w:r>
    </w:p>
    <w:p w14:paraId="6A7E69DF" w14:textId="77777777" w:rsidR="008A5B78" w:rsidRDefault="008A5B78" w:rsidP="008A5B78">
      <w:pPr>
        <w:numPr>
          <w:ilvl w:val="0"/>
          <w:numId w:val="283"/>
        </w:numPr>
        <w:spacing w:after="0" w:line="375" w:lineRule="atLeast"/>
        <w:jc w:val="both"/>
        <w:rPr>
          <w:rFonts w:ascii="inter-regular" w:hAnsi="inter-regular"/>
          <w:color w:val="000000"/>
        </w:rPr>
      </w:pPr>
      <w:r>
        <w:rPr>
          <w:rFonts w:ascii="inter-regular" w:hAnsi="inter-regular"/>
          <w:color w:val="000000"/>
          <w:bdr w:val="none" w:sz="0" w:space="0" w:color="auto" w:frame="1"/>
        </w:rPr>
        <w:t>          </w:t>
      </w:r>
    </w:p>
    <w:p w14:paraId="0EB0771E" w14:textId="77777777" w:rsidR="008A5B78" w:rsidRDefault="008A5B78" w:rsidP="008A5B78">
      <w:pPr>
        <w:pStyle w:val="alt"/>
        <w:numPr>
          <w:ilvl w:val="0"/>
          <w:numId w:val="283"/>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ArrayList&lt;Integer&gt; newData = </w:t>
      </w:r>
      <w:r>
        <w:rPr>
          <w:rStyle w:val="keyword"/>
          <w:rFonts w:ascii="inter-regular" w:hAnsi="inter-regular"/>
          <w:b/>
          <w:bCs/>
          <w:color w:val="006699"/>
          <w:bdr w:val="none" w:sz="0" w:space="0" w:color="auto" w:frame="1"/>
        </w:rPr>
        <w:t>new</w:t>
      </w:r>
      <w:r>
        <w:rPr>
          <w:rFonts w:ascii="inter-regular" w:hAnsi="inter-regular"/>
          <w:color w:val="000000"/>
          <w:bdr w:val="none" w:sz="0" w:space="0" w:color="auto" w:frame="1"/>
        </w:rPr>
        <w:t> ArrayList&lt;Integer&gt;();   </w:t>
      </w:r>
    </w:p>
    <w:p w14:paraId="22D66AFB" w14:textId="77777777" w:rsidR="008A5B78" w:rsidRDefault="008A5B78" w:rsidP="008A5B78">
      <w:pPr>
        <w:numPr>
          <w:ilvl w:val="0"/>
          <w:numId w:val="283"/>
        </w:numPr>
        <w:spacing w:after="0" w:line="375" w:lineRule="atLeast"/>
        <w:jc w:val="both"/>
        <w:rPr>
          <w:rFonts w:ascii="inter-regular" w:hAnsi="inter-regular"/>
          <w:color w:val="000000"/>
        </w:rPr>
      </w:pPr>
      <w:r>
        <w:rPr>
          <w:rFonts w:ascii="inter-regular" w:hAnsi="inter-regular"/>
          <w:color w:val="000000"/>
          <w:bdr w:val="none" w:sz="0" w:space="0" w:color="auto" w:frame="1"/>
        </w:rPr>
        <w:t>        newData.add(</w:t>
      </w:r>
      <w:r>
        <w:rPr>
          <w:rStyle w:val="number"/>
          <w:rFonts w:ascii="inter-regular" w:hAnsi="inter-regular"/>
          <w:color w:val="C00000"/>
          <w:bdr w:val="none" w:sz="0" w:space="0" w:color="auto" w:frame="1"/>
        </w:rPr>
        <w:t>91</w:t>
      </w:r>
      <w:r>
        <w:rPr>
          <w:rFonts w:ascii="inter-regular" w:hAnsi="inter-regular"/>
          <w:color w:val="000000"/>
          <w:bdr w:val="none" w:sz="0" w:space="0" w:color="auto" w:frame="1"/>
        </w:rPr>
        <w:t>);   </w:t>
      </w:r>
    </w:p>
    <w:p w14:paraId="16D2D1B0" w14:textId="77777777" w:rsidR="008A5B78" w:rsidRDefault="008A5B78" w:rsidP="008A5B78">
      <w:pPr>
        <w:pStyle w:val="alt"/>
        <w:numPr>
          <w:ilvl w:val="0"/>
          <w:numId w:val="283"/>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newData.add(</w:t>
      </w:r>
      <w:r>
        <w:rPr>
          <w:rStyle w:val="number"/>
          <w:rFonts w:ascii="inter-regular" w:hAnsi="inter-regular"/>
          <w:color w:val="C00000"/>
          <w:bdr w:val="none" w:sz="0" w:space="0" w:color="auto" w:frame="1"/>
        </w:rPr>
        <w:t>71</w:t>
      </w:r>
      <w:r>
        <w:rPr>
          <w:rFonts w:ascii="inter-regular" w:hAnsi="inter-regular"/>
          <w:color w:val="000000"/>
          <w:bdr w:val="none" w:sz="0" w:space="0" w:color="auto" w:frame="1"/>
        </w:rPr>
        <w:t>);   </w:t>
      </w:r>
    </w:p>
    <w:p w14:paraId="30C310C0" w14:textId="77777777" w:rsidR="008A5B78" w:rsidRDefault="008A5B78" w:rsidP="008A5B78">
      <w:pPr>
        <w:numPr>
          <w:ilvl w:val="0"/>
          <w:numId w:val="283"/>
        </w:numPr>
        <w:spacing w:after="0" w:line="375" w:lineRule="atLeast"/>
        <w:jc w:val="both"/>
        <w:rPr>
          <w:rFonts w:ascii="inter-regular" w:hAnsi="inter-regular"/>
          <w:color w:val="000000"/>
        </w:rPr>
      </w:pPr>
      <w:r>
        <w:rPr>
          <w:rFonts w:ascii="inter-regular" w:hAnsi="inter-regular"/>
          <w:color w:val="000000"/>
          <w:bdr w:val="none" w:sz="0" w:space="0" w:color="auto" w:frame="1"/>
        </w:rPr>
        <w:t>        newData.add(</w:t>
      </w:r>
      <w:r>
        <w:rPr>
          <w:rStyle w:val="number"/>
          <w:rFonts w:ascii="inter-regular" w:hAnsi="inter-regular"/>
          <w:color w:val="C00000"/>
          <w:bdr w:val="none" w:sz="0" w:space="0" w:color="auto" w:frame="1"/>
        </w:rPr>
        <w:t>81</w:t>
      </w:r>
      <w:r>
        <w:rPr>
          <w:rFonts w:ascii="inter-regular" w:hAnsi="inter-regular"/>
          <w:color w:val="000000"/>
          <w:bdr w:val="none" w:sz="0" w:space="0" w:color="auto" w:frame="1"/>
        </w:rPr>
        <w:t>);  </w:t>
      </w:r>
    </w:p>
    <w:p w14:paraId="466657FD" w14:textId="77777777" w:rsidR="008A5B78" w:rsidRDefault="008A5B78" w:rsidP="008A5B78">
      <w:pPr>
        <w:pStyle w:val="alt"/>
        <w:numPr>
          <w:ilvl w:val="0"/>
          <w:numId w:val="283"/>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System.out.println(</w:t>
      </w:r>
      <w:r>
        <w:rPr>
          <w:rStyle w:val="string"/>
          <w:rFonts w:ascii="inter-regular" w:hAnsi="inter-regular"/>
          <w:color w:val="0000FF"/>
          <w:bdr w:val="none" w:sz="0" w:space="0" w:color="auto" w:frame="1"/>
        </w:rPr>
        <w:t>"NewData: "</w:t>
      </w:r>
      <w:r>
        <w:rPr>
          <w:rFonts w:ascii="inter-regular" w:hAnsi="inter-regular"/>
          <w:color w:val="000000"/>
          <w:bdr w:val="none" w:sz="0" w:space="0" w:color="auto" w:frame="1"/>
        </w:rPr>
        <w:t> + newData);  </w:t>
      </w:r>
    </w:p>
    <w:p w14:paraId="5F4A4E43" w14:textId="77777777" w:rsidR="008A5B78" w:rsidRDefault="008A5B78" w:rsidP="008A5B78">
      <w:pPr>
        <w:numPr>
          <w:ilvl w:val="0"/>
          <w:numId w:val="283"/>
        </w:numPr>
        <w:spacing w:after="0" w:line="375" w:lineRule="atLeast"/>
        <w:jc w:val="both"/>
        <w:rPr>
          <w:rFonts w:ascii="inter-regular" w:hAnsi="inter-regular"/>
          <w:color w:val="000000"/>
        </w:rPr>
      </w:pPr>
      <w:r>
        <w:rPr>
          <w:rFonts w:ascii="inter-regular" w:hAnsi="inter-regular"/>
          <w:color w:val="000000"/>
          <w:bdr w:val="none" w:sz="0" w:space="0" w:color="auto" w:frame="1"/>
        </w:rPr>
        <w:t>          </w:t>
      </w:r>
    </w:p>
    <w:p w14:paraId="40A959E0" w14:textId="77777777" w:rsidR="008A5B78" w:rsidRDefault="008A5B78" w:rsidP="008A5B78">
      <w:pPr>
        <w:pStyle w:val="alt"/>
        <w:numPr>
          <w:ilvl w:val="0"/>
          <w:numId w:val="283"/>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data.removeAll(newData);  </w:t>
      </w:r>
    </w:p>
    <w:p w14:paraId="3BE9B1AE" w14:textId="77777777" w:rsidR="008A5B78" w:rsidRDefault="008A5B78" w:rsidP="008A5B78">
      <w:pPr>
        <w:numPr>
          <w:ilvl w:val="0"/>
          <w:numId w:val="283"/>
        </w:numPr>
        <w:spacing w:after="0" w:line="375" w:lineRule="atLeast"/>
        <w:jc w:val="both"/>
        <w:rPr>
          <w:rFonts w:ascii="inter-regular" w:hAnsi="inter-regular"/>
          <w:color w:val="000000"/>
        </w:rPr>
      </w:pPr>
      <w:r>
        <w:rPr>
          <w:rFonts w:ascii="inter-regular" w:hAnsi="inter-regular"/>
          <w:color w:val="000000"/>
          <w:bdr w:val="none" w:sz="0" w:space="0" w:color="auto" w:frame="1"/>
        </w:rPr>
        <w:lastRenderedPageBreak/>
        <w:t>        System.out.println(</w:t>
      </w:r>
      <w:r>
        <w:rPr>
          <w:rStyle w:val="string"/>
          <w:rFonts w:ascii="inter-regular" w:hAnsi="inter-regular"/>
          <w:color w:val="0000FF"/>
          <w:bdr w:val="none" w:sz="0" w:space="0" w:color="auto" w:frame="1"/>
        </w:rPr>
        <w:t>"data after removing Newdata elements : "</w:t>
      </w:r>
      <w:r>
        <w:rPr>
          <w:rFonts w:ascii="inter-regular" w:hAnsi="inter-regular"/>
          <w:color w:val="000000"/>
          <w:bdr w:val="none" w:sz="0" w:space="0" w:color="auto" w:frame="1"/>
        </w:rPr>
        <w:t> + data);         </w:t>
      </w:r>
    </w:p>
    <w:p w14:paraId="0F5228BF" w14:textId="77777777" w:rsidR="008A5B78" w:rsidRDefault="008A5B78" w:rsidP="008A5B78">
      <w:pPr>
        <w:pStyle w:val="alt"/>
        <w:numPr>
          <w:ilvl w:val="0"/>
          <w:numId w:val="283"/>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   </w:t>
      </w:r>
    </w:p>
    <w:p w14:paraId="5DF1D444" w14:textId="77777777" w:rsidR="008A5B78" w:rsidRDefault="008A5B78" w:rsidP="008A5B78">
      <w:pPr>
        <w:numPr>
          <w:ilvl w:val="0"/>
          <w:numId w:val="283"/>
        </w:numPr>
        <w:spacing w:after="0" w:line="375" w:lineRule="atLeast"/>
        <w:jc w:val="both"/>
        <w:rPr>
          <w:rFonts w:ascii="inter-regular" w:hAnsi="inter-regular"/>
          <w:color w:val="000000"/>
        </w:rPr>
      </w:pPr>
      <w:r>
        <w:rPr>
          <w:rFonts w:ascii="inter-regular" w:hAnsi="inter-regular"/>
          <w:color w:val="000000"/>
          <w:bdr w:val="none" w:sz="0" w:space="0" w:color="auto" w:frame="1"/>
        </w:rPr>
        <w:t>}  </w:t>
      </w:r>
    </w:p>
    <w:p w14:paraId="21692D57" w14:textId="77777777" w:rsidR="008A5B78" w:rsidRDefault="008A5B78" w:rsidP="008A5B78">
      <w:pPr>
        <w:pStyle w:val="NormalWeb"/>
        <w:shd w:val="clear" w:color="auto" w:fill="FFFFFF"/>
        <w:jc w:val="both"/>
        <w:rPr>
          <w:rFonts w:ascii="inter-regular" w:hAnsi="inter-regular"/>
          <w:color w:val="333333"/>
        </w:rPr>
      </w:pPr>
      <w:r>
        <w:rPr>
          <w:rStyle w:val="Strong"/>
          <w:rFonts w:ascii="Segoe UI" w:hAnsi="Segoe UI" w:cs="Segoe UI"/>
          <w:color w:val="333333"/>
        </w:rPr>
        <w:t>Output:</w:t>
      </w:r>
    </w:p>
    <w:p w14:paraId="5AFD2704" w14:textId="77777777" w:rsidR="008A5B78" w:rsidRDefault="008A5B78" w:rsidP="008A5B78">
      <w:pPr>
        <w:rPr>
          <w:rFonts w:ascii="Times New Roman" w:hAnsi="Times New Roman"/>
        </w:rPr>
      </w:pPr>
      <w:r>
        <w:rPr>
          <w:noProof/>
        </w:rPr>
        <w:drawing>
          <wp:inline distT="0" distB="0" distL="0" distR="0" wp14:anchorId="324E34BA" wp14:editId="7D49A37A">
            <wp:extent cx="5731510" cy="1719580"/>
            <wp:effectExtent l="0" t="0" r="2540" b="0"/>
            <wp:docPr id="2029207242" name="Picture 5" descr="Set in Ja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descr="Set in Java"/>
                    <pic:cNvPicPr>
                      <a:picLocks noChangeAspect="1" noChangeArrowheads="1"/>
                    </pic:cNvPicPr>
                  </pic:nvPicPr>
                  <pic:blipFill>
                    <a:blip r:embed="rId259">
                      <a:extLst>
                        <a:ext uri="{28A0092B-C50C-407E-A947-70E740481C1C}">
                          <a14:useLocalDpi xmlns:a14="http://schemas.microsoft.com/office/drawing/2010/main" val="0"/>
                        </a:ext>
                      </a:extLst>
                    </a:blip>
                    <a:srcRect/>
                    <a:stretch>
                      <a:fillRect/>
                    </a:stretch>
                  </pic:blipFill>
                  <pic:spPr bwMode="auto">
                    <a:xfrm>
                      <a:off x="0" y="0"/>
                      <a:ext cx="5731510" cy="1719580"/>
                    </a:xfrm>
                    <a:prstGeom prst="rect">
                      <a:avLst/>
                    </a:prstGeom>
                    <a:noFill/>
                    <a:ln>
                      <a:noFill/>
                    </a:ln>
                  </pic:spPr>
                </pic:pic>
              </a:graphicData>
            </a:graphic>
          </wp:inline>
        </w:drawing>
      </w:r>
    </w:p>
    <w:p w14:paraId="3CCE9813" w14:textId="77777777" w:rsidR="008A5B78" w:rsidRDefault="008A5B78" w:rsidP="008A5B78">
      <w:pPr>
        <w:pStyle w:val="Heading3"/>
        <w:shd w:val="clear" w:color="auto" w:fill="FFFFFF"/>
        <w:spacing w:line="312" w:lineRule="atLeast"/>
        <w:jc w:val="both"/>
        <w:rPr>
          <w:rFonts w:ascii="Helvetica" w:hAnsi="Helvetica"/>
          <w:color w:val="610B4B"/>
          <w:sz w:val="32"/>
          <w:szCs w:val="32"/>
        </w:rPr>
      </w:pPr>
      <w:r>
        <w:rPr>
          <w:rFonts w:ascii="Helvetica" w:hAnsi="Helvetica"/>
          <w:b/>
          <w:bCs/>
          <w:color w:val="610B4B"/>
          <w:sz w:val="32"/>
          <w:szCs w:val="32"/>
        </w:rPr>
        <w:t>11) retainAll()</w:t>
      </w:r>
    </w:p>
    <w:p w14:paraId="5CACDFA7" w14:textId="77777777" w:rsidR="008A5B78" w:rsidRDefault="008A5B78" w:rsidP="008A5B78">
      <w:pPr>
        <w:pStyle w:val="NormalWeb"/>
        <w:shd w:val="clear" w:color="auto" w:fill="FFFFFF"/>
        <w:jc w:val="both"/>
        <w:rPr>
          <w:rFonts w:ascii="inter-regular" w:hAnsi="inter-regular"/>
          <w:color w:val="333333"/>
        </w:rPr>
      </w:pPr>
      <w:r>
        <w:rPr>
          <w:rFonts w:ascii="inter-regular" w:hAnsi="inter-regular"/>
          <w:color w:val="333333"/>
        </w:rPr>
        <w:t>The method retains all the elements from the set specified in the given collection.</w:t>
      </w:r>
    </w:p>
    <w:p w14:paraId="6F0CDFD5" w14:textId="77777777" w:rsidR="008A5B78" w:rsidRDefault="008A5B78" w:rsidP="008A5B78">
      <w:pPr>
        <w:pStyle w:val="NormalWeb"/>
        <w:shd w:val="clear" w:color="auto" w:fill="FFFFFF"/>
        <w:jc w:val="both"/>
        <w:rPr>
          <w:rFonts w:ascii="inter-regular" w:hAnsi="inter-regular"/>
          <w:color w:val="333333"/>
        </w:rPr>
      </w:pPr>
      <w:r>
        <w:rPr>
          <w:rStyle w:val="Strong"/>
          <w:rFonts w:ascii="Segoe UI" w:hAnsi="Segoe UI" w:cs="Segoe UI"/>
          <w:color w:val="333333"/>
        </w:rPr>
        <w:t>Syntax:</w:t>
      </w:r>
    </w:p>
    <w:p w14:paraId="5BF3EA3C" w14:textId="77777777" w:rsidR="008A5B78" w:rsidRDefault="008A5B78" w:rsidP="008A5B78">
      <w:pPr>
        <w:pStyle w:val="alt"/>
        <w:numPr>
          <w:ilvl w:val="0"/>
          <w:numId w:val="284"/>
        </w:numPr>
        <w:spacing w:before="0" w:beforeAutospacing="0" w:after="0" w:afterAutospacing="0" w:line="375" w:lineRule="atLeast"/>
        <w:jc w:val="both"/>
        <w:rPr>
          <w:rFonts w:ascii="inter-regular" w:hAnsi="inter-regular"/>
          <w:color w:val="000000"/>
        </w:rPr>
      </w:pPr>
      <w:r>
        <w:rPr>
          <w:rStyle w:val="keyword"/>
          <w:rFonts w:ascii="inter-regular" w:hAnsi="inter-regular"/>
          <w:b/>
          <w:bCs/>
          <w:color w:val="006699"/>
          <w:bdr w:val="none" w:sz="0" w:space="0" w:color="auto" w:frame="1"/>
        </w:rPr>
        <w:t>public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boolean</w:t>
      </w:r>
      <w:r>
        <w:rPr>
          <w:rFonts w:ascii="inter-regular" w:hAnsi="inter-regular"/>
          <w:color w:val="000000"/>
          <w:bdr w:val="none" w:sz="0" w:space="0" w:color="auto" w:frame="1"/>
        </w:rPr>
        <w:t> retainAll(Collection data)  </w:t>
      </w:r>
    </w:p>
    <w:p w14:paraId="376DE361" w14:textId="77777777" w:rsidR="008A5B78" w:rsidRDefault="008A5B78" w:rsidP="008A5B78">
      <w:pPr>
        <w:pStyle w:val="NormalWeb"/>
        <w:shd w:val="clear" w:color="auto" w:fill="FFFFFF"/>
        <w:jc w:val="both"/>
        <w:rPr>
          <w:rFonts w:ascii="inter-regular" w:hAnsi="inter-regular"/>
          <w:color w:val="333333"/>
        </w:rPr>
      </w:pPr>
      <w:r>
        <w:rPr>
          <w:rStyle w:val="Strong"/>
          <w:rFonts w:ascii="Segoe UI" w:hAnsi="Segoe UI" w:cs="Segoe UI"/>
          <w:color w:val="333333"/>
        </w:rPr>
        <w:t>SetExample13.java</w:t>
      </w:r>
    </w:p>
    <w:p w14:paraId="0DB8C314" w14:textId="77777777" w:rsidR="008A5B78" w:rsidRDefault="008A5B78" w:rsidP="008A5B78">
      <w:pPr>
        <w:pStyle w:val="alt"/>
        <w:numPr>
          <w:ilvl w:val="0"/>
          <w:numId w:val="285"/>
        </w:numPr>
        <w:spacing w:before="0" w:beforeAutospacing="0" w:after="0" w:afterAutospacing="0" w:line="375" w:lineRule="atLeast"/>
        <w:jc w:val="both"/>
        <w:rPr>
          <w:rFonts w:ascii="inter-regular" w:hAnsi="inter-regular"/>
          <w:color w:val="000000"/>
        </w:rPr>
      </w:pPr>
      <w:r>
        <w:rPr>
          <w:rStyle w:val="keyword"/>
          <w:rFonts w:ascii="inter-regular" w:hAnsi="inter-regular"/>
          <w:b/>
          <w:bCs/>
          <w:color w:val="006699"/>
          <w:bdr w:val="none" w:sz="0" w:space="0" w:color="auto" w:frame="1"/>
        </w:rPr>
        <w:t>import</w:t>
      </w:r>
      <w:r>
        <w:rPr>
          <w:rFonts w:ascii="inter-regular" w:hAnsi="inter-regular"/>
          <w:color w:val="000000"/>
          <w:bdr w:val="none" w:sz="0" w:space="0" w:color="auto" w:frame="1"/>
        </w:rPr>
        <w:t> java.io.*;   </w:t>
      </w:r>
    </w:p>
    <w:p w14:paraId="04208AA5" w14:textId="77777777" w:rsidR="008A5B78" w:rsidRDefault="008A5B78" w:rsidP="008A5B78">
      <w:pPr>
        <w:numPr>
          <w:ilvl w:val="0"/>
          <w:numId w:val="285"/>
        </w:numPr>
        <w:spacing w:after="0" w:line="375" w:lineRule="atLeast"/>
        <w:jc w:val="both"/>
        <w:rPr>
          <w:rFonts w:ascii="inter-regular" w:hAnsi="inter-regular"/>
          <w:color w:val="000000"/>
        </w:rPr>
      </w:pPr>
      <w:r>
        <w:rPr>
          <w:rStyle w:val="keyword"/>
          <w:rFonts w:ascii="inter-regular" w:hAnsi="inter-regular"/>
          <w:b/>
          <w:bCs/>
          <w:color w:val="006699"/>
          <w:bdr w:val="none" w:sz="0" w:space="0" w:color="auto" w:frame="1"/>
        </w:rPr>
        <w:t>import</w:t>
      </w:r>
      <w:r>
        <w:rPr>
          <w:rFonts w:ascii="inter-regular" w:hAnsi="inter-regular"/>
          <w:color w:val="000000"/>
          <w:bdr w:val="none" w:sz="0" w:space="0" w:color="auto" w:frame="1"/>
        </w:rPr>
        <w:t> java.util.*;  </w:t>
      </w:r>
    </w:p>
    <w:p w14:paraId="6F738E24" w14:textId="77777777" w:rsidR="008A5B78" w:rsidRDefault="008A5B78" w:rsidP="008A5B78">
      <w:pPr>
        <w:pStyle w:val="alt"/>
        <w:numPr>
          <w:ilvl w:val="0"/>
          <w:numId w:val="285"/>
        </w:numPr>
        <w:spacing w:before="0" w:beforeAutospacing="0" w:after="0" w:afterAutospacing="0" w:line="375" w:lineRule="atLeast"/>
        <w:jc w:val="both"/>
        <w:rPr>
          <w:rFonts w:ascii="inter-regular" w:hAnsi="inter-regular"/>
          <w:color w:val="000000"/>
        </w:rPr>
      </w:pPr>
      <w:r>
        <w:rPr>
          <w:rStyle w:val="keyword"/>
          <w:rFonts w:ascii="inter-regular" w:hAnsi="inter-regular"/>
          <w:b/>
          <w:bCs/>
          <w:color w:val="006699"/>
          <w:bdr w:val="none" w:sz="0" w:space="0" w:color="auto" w:frame="1"/>
        </w:rPr>
        <w:t>class</w:t>
      </w:r>
      <w:r>
        <w:rPr>
          <w:rFonts w:ascii="inter-regular" w:hAnsi="inter-regular"/>
          <w:color w:val="000000"/>
          <w:bdr w:val="none" w:sz="0" w:space="0" w:color="auto" w:frame="1"/>
        </w:rPr>
        <w:t> retainAllMethod {   </w:t>
      </w:r>
    </w:p>
    <w:p w14:paraId="3F20EFBE" w14:textId="77777777" w:rsidR="008A5B78" w:rsidRDefault="008A5B78" w:rsidP="008A5B78">
      <w:pPr>
        <w:numPr>
          <w:ilvl w:val="0"/>
          <w:numId w:val="285"/>
        </w:numPr>
        <w:spacing w:after="0" w:line="375" w:lineRule="atLeast"/>
        <w:jc w:val="both"/>
        <w:rPr>
          <w:rFonts w:ascii="inter-regular" w:hAnsi="inter-regular"/>
          <w:color w:val="000000"/>
        </w:rPr>
      </w:pP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public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static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void</w:t>
      </w:r>
      <w:r>
        <w:rPr>
          <w:rFonts w:ascii="inter-regular" w:hAnsi="inter-regular"/>
          <w:color w:val="000000"/>
          <w:bdr w:val="none" w:sz="0" w:space="0" w:color="auto" w:frame="1"/>
        </w:rPr>
        <w:t> main(String args[])   </w:t>
      </w:r>
    </w:p>
    <w:p w14:paraId="6D9A1ED1" w14:textId="77777777" w:rsidR="008A5B78" w:rsidRDefault="008A5B78" w:rsidP="008A5B78">
      <w:pPr>
        <w:pStyle w:val="alt"/>
        <w:numPr>
          <w:ilvl w:val="0"/>
          <w:numId w:val="285"/>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   </w:t>
      </w:r>
    </w:p>
    <w:p w14:paraId="4C9D2D1D" w14:textId="77777777" w:rsidR="008A5B78" w:rsidRDefault="008A5B78" w:rsidP="008A5B78">
      <w:pPr>
        <w:numPr>
          <w:ilvl w:val="0"/>
          <w:numId w:val="285"/>
        </w:numPr>
        <w:spacing w:after="0" w:line="375" w:lineRule="atLeast"/>
        <w:jc w:val="both"/>
        <w:rPr>
          <w:rFonts w:ascii="inter-regular" w:hAnsi="inter-regular"/>
          <w:color w:val="000000"/>
        </w:rPr>
      </w:pPr>
      <w:r>
        <w:rPr>
          <w:rFonts w:ascii="inter-regular" w:hAnsi="inter-regular"/>
          <w:color w:val="000000"/>
          <w:bdr w:val="none" w:sz="0" w:space="0" w:color="auto" w:frame="1"/>
        </w:rPr>
        <w:t>        Set&lt;Integer&gt; data = </w:t>
      </w:r>
      <w:r>
        <w:rPr>
          <w:rStyle w:val="keyword"/>
          <w:rFonts w:ascii="inter-regular" w:hAnsi="inter-regular"/>
          <w:b/>
          <w:bCs/>
          <w:color w:val="006699"/>
          <w:bdr w:val="none" w:sz="0" w:space="0" w:color="auto" w:frame="1"/>
        </w:rPr>
        <w:t>new</w:t>
      </w:r>
      <w:r>
        <w:rPr>
          <w:rFonts w:ascii="inter-regular" w:hAnsi="inter-regular"/>
          <w:color w:val="000000"/>
          <w:bdr w:val="none" w:sz="0" w:space="0" w:color="auto" w:frame="1"/>
        </w:rPr>
        <w:t> LinkedHashSet&lt;Integer&gt;();   </w:t>
      </w:r>
    </w:p>
    <w:p w14:paraId="44D88EAC" w14:textId="77777777" w:rsidR="008A5B78" w:rsidRDefault="008A5B78" w:rsidP="008A5B78">
      <w:pPr>
        <w:pStyle w:val="alt"/>
        <w:numPr>
          <w:ilvl w:val="0"/>
          <w:numId w:val="285"/>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data.add(</w:t>
      </w:r>
      <w:r>
        <w:rPr>
          <w:rStyle w:val="number"/>
          <w:rFonts w:ascii="inter-regular" w:hAnsi="inter-regular"/>
          <w:color w:val="C00000"/>
          <w:bdr w:val="none" w:sz="0" w:space="0" w:color="auto" w:frame="1"/>
        </w:rPr>
        <w:t>31</w:t>
      </w:r>
      <w:r>
        <w:rPr>
          <w:rFonts w:ascii="inter-regular" w:hAnsi="inter-regular"/>
          <w:color w:val="000000"/>
          <w:bdr w:val="none" w:sz="0" w:space="0" w:color="auto" w:frame="1"/>
        </w:rPr>
        <w:t>);   </w:t>
      </w:r>
    </w:p>
    <w:p w14:paraId="42E62DDB" w14:textId="77777777" w:rsidR="008A5B78" w:rsidRDefault="008A5B78" w:rsidP="008A5B78">
      <w:pPr>
        <w:numPr>
          <w:ilvl w:val="0"/>
          <w:numId w:val="285"/>
        </w:numPr>
        <w:spacing w:after="0" w:line="375" w:lineRule="atLeast"/>
        <w:jc w:val="both"/>
        <w:rPr>
          <w:rFonts w:ascii="inter-regular" w:hAnsi="inter-regular"/>
          <w:color w:val="000000"/>
        </w:rPr>
      </w:pPr>
      <w:r>
        <w:rPr>
          <w:rFonts w:ascii="inter-regular" w:hAnsi="inter-regular"/>
          <w:color w:val="000000"/>
          <w:bdr w:val="none" w:sz="0" w:space="0" w:color="auto" w:frame="1"/>
        </w:rPr>
        <w:t>        data.add(</w:t>
      </w:r>
      <w:r>
        <w:rPr>
          <w:rStyle w:val="number"/>
          <w:rFonts w:ascii="inter-regular" w:hAnsi="inter-regular"/>
          <w:color w:val="C00000"/>
          <w:bdr w:val="none" w:sz="0" w:space="0" w:color="auto" w:frame="1"/>
        </w:rPr>
        <w:t>21</w:t>
      </w:r>
      <w:r>
        <w:rPr>
          <w:rFonts w:ascii="inter-regular" w:hAnsi="inter-regular"/>
          <w:color w:val="000000"/>
          <w:bdr w:val="none" w:sz="0" w:space="0" w:color="auto" w:frame="1"/>
        </w:rPr>
        <w:t>);   </w:t>
      </w:r>
    </w:p>
    <w:p w14:paraId="137A0E71" w14:textId="77777777" w:rsidR="008A5B78" w:rsidRDefault="008A5B78" w:rsidP="008A5B78">
      <w:pPr>
        <w:pStyle w:val="alt"/>
        <w:numPr>
          <w:ilvl w:val="0"/>
          <w:numId w:val="285"/>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data.add(</w:t>
      </w:r>
      <w:r>
        <w:rPr>
          <w:rStyle w:val="number"/>
          <w:rFonts w:ascii="inter-regular" w:hAnsi="inter-regular"/>
          <w:color w:val="C00000"/>
          <w:bdr w:val="none" w:sz="0" w:space="0" w:color="auto" w:frame="1"/>
        </w:rPr>
        <w:t>41</w:t>
      </w:r>
      <w:r>
        <w:rPr>
          <w:rFonts w:ascii="inter-regular" w:hAnsi="inter-regular"/>
          <w:color w:val="000000"/>
          <w:bdr w:val="none" w:sz="0" w:space="0" w:color="auto" w:frame="1"/>
        </w:rPr>
        <w:t>);  </w:t>
      </w:r>
    </w:p>
    <w:p w14:paraId="4C88BD65" w14:textId="77777777" w:rsidR="008A5B78" w:rsidRDefault="008A5B78" w:rsidP="008A5B78">
      <w:pPr>
        <w:numPr>
          <w:ilvl w:val="0"/>
          <w:numId w:val="285"/>
        </w:numPr>
        <w:spacing w:after="0" w:line="375" w:lineRule="atLeast"/>
        <w:jc w:val="both"/>
        <w:rPr>
          <w:rFonts w:ascii="inter-regular" w:hAnsi="inter-regular"/>
          <w:color w:val="000000"/>
        </w:rPr>
      </w:pPr>
      <w:r>
        <w:rPr>
          <w:rFonts w:ascii="inter-regular" w:hAnsi="inter-regular"/>
          <w:color w:val="000000"/>
          <w:bdr w:val="none" w:sz="0" w:space="0" w:color="auto" w:frame="1"/>
        </w:rPr>
        <w:t>        data.add(</w:t>
      </w:r>
      <w:r>
        <w:rPr>
          <w:rStyle w:val="number"/>
          <w:rFonts w:ascii="inter-regular" w:hAnsi="inter-regular"/>
          <w:color w:val="C00000"/>
          <w:bdr w:val="none" w:sz="0" w:space="0" w:color="auto" w:frame="1"/>
        </w:rPr>
        <w:t>91</w:t>
      </w:r>
      <w:r>
        <w:rPr>
          <w:rFonts w:ascii="inter-regular" w:hAnsi="inter-regular"/>
          <w:color w:val="000000"/>
          <w:bdr w:val="none" w:sz="0" w:space="0" w:color="auto" w:frame="1"/>
        </w:rPr>
        <w:t>);   </w:t>
      </w:r>
    </w:p>
    <w:p w14:paraId="34D6BC4F" w14:textId="77777777" w:rsidR="008A5B78" w:rsidRDefault="008A5B78" w:rsidP="008A5B78">
      <w:pPr>
        <w:pStyle w:val="alt"/>
        <w:numPr>
          <w:ilvl w:val="0"/>
          <w:numId w:val="285"/>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data.add(</w:t>
      </w:r>
      <w:r>
        <w:rPr>
          <w:rStyle w:val="number"/>
          <w:rFonts w:ascii="inter-regular" w:hAnsi="inter-regular"/>
          <w:color w:val="C00000"/>
          <w:bdr w:val="none" w:sz="0" w:space="0" w:color="auto" w:frame="1"/>
        </w:rPr>
        <w:t>71</w:t>
      </w:r>
      <w:r>
        <w:rPr>
          <w:rFonts w:ascii="inter-regular" w:hAnsi="inter-regular"/>
          <w:color w:val="000000"/>
          <w:bdr w:val="none" w:sz="0" w:space="0" w:color="auto" w:frame="1"/>
        </w:rPr>
        <w:t>);   </w:t>
      </w:r>
    </w:p>
    <w:p w14:paraId="2D02FCC4" w14:textId="77777777" w:rsidR="008A5B78" w:rsidRDefault="008A5B78" w:rsidP="008A5B78">
      <w:pPr>
        <w:numPr>
          <w:ilvl w:val="0"/>
          <w:numId w:val="285"/>
        </w:numPr>
        <w:spacing w:after="0" w:line="375" w:lineRule="atLeast"/>
        <w:jc w:val="both"/>
        <w:rPr>
          <w:rFonts w:ascii="inter-regular" w:hAnsi="inter-regular"/>
          <w:color w:val="000000"/>
        </w:rPr>
      </w:pPr>
      <w:r>
        <w:rPr>
          <w:rFonts w:ascii="inter-regular" w:hAnsi="inter-regular"/>
          <w:color w:val="000000"/>
          <w:bdr w:val="none" w:sz="0" w:space="0" w:color="auto" w:frame="1"/>
        </w:rPr>
        <w:t>        data.add(</w:t>
      </w:r>
      <w:r>
        <w:rPr>
          <w:rStyle w:val="number"/>
          <w:rFonts w:ascii="inter-regular" w:hAnsi="inter-regular"/>
          <w:color w:val="C00000"/>
          <w:bdr w:val="none" w:sz="0" w:space="0" w:color="auto" w:frame="1"/>
        </w:rPr>
        <w:t>81</w:t>
      </w:r>
      <w:r>
        <w:rPr>
          <w:rFonts w:ascii="inter-regular" w:hAnsi="inter-regular"/>
          <w:color w:val="000000"/>
          <w:bdr w:val="none" w:sz="0" w:space="0" w:color="auto" w:frame="1"/>
        </w:rPr>
        <w:t>);         </w:t>
      </w:r>
    </w:p>
    <w:p w14:paraId="66A7AB6A" w14:textId="77777777" w:rsidR="008A5B78" w:rsidRDefault="008A5B78" w:rsidP="008A5B78">
      <w:pPr>
        <w:pStyle w:val="alt"/>
        <w:numPr>
          <w:ilvl w:val="0"/>
          <w:numId w:val="285"/>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System.out.println(</w:t>
      </w:r>
      <w:r>
        <w:rPr>
          <w:rStyle w:val="string"/>
          <w:rFonts w:ascii="inter-regular" w:hAnsi="inter-regular"/>
          <w:color w:val="0000FF"/>
          <w:bdr w:val="none" w:sz="0" w:space="0" w:color="auto" w:frame="1"/>
        </w:rPr>
        <w:t>"data: "</w:t>
      </w:r>
      <w:r>
        <w:rPr>
          <w:rFonts w:ascii="inter-regular" w:hAnsi="inter-regular"/>
          <w:color w:val="000000"/>
          <w:bdr w:val="none" w:sz="0" w:space="0" w:color="auto" w:frame="1"/>
        </w:rPr>
        <w:t> + data);  </w:t>
      </w:r>
    </w:p>
    <w:p w14:paraId="4967F4E6" w14:textId="77777777" w:rsidR="008A5B78" w:rsidRDefault="008A5B78" w:rsidP="008A5B78">
      <w:pPr>
        <w:numPr>
          <w:ilvl w:val="0"/>
          <w:numId w:val="285"/>
        </w:numPr>
        <w:spacing w:after="0" w:line="375" w:lineRule="atLeast"/>
        <w:jc w:val="both"/>
        <w:rPr>
          <w:rFonts w:ascii="inter-regular" w:hAnsi="inter-regular"/>
          <w:color w:val="000000"/>
        </w:rPr>
      </w:pPr>
      <w:r>
        <w:rPr>
          <w:rFonts w:ascii="inter-regular" w:hAnsi="inter-regular"/>
          <w:color w:val="000000"/>
          <w:bdr w:val="none" w:sz="0" w:space="0" w:color="auto" w:frame="1"/>
        </w:rPr>
        <w:t>          </w:t>
      </w:r>
    </w:p>
    <w:p w14:paraId="342AEAE8" w14:textId="77777777" w:rsidR="008A5B78" w:rsidRDefault="008A5B78" w:rsidP="008A5B78">
      <w:pPr>
        <w:pStyle w:val="alt"/>
        <w:numPr>
          <w:ilvl w:val="0"/>
          <w:numId w:val="285"/>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ArrayList&lt;Integer&gt; newData = </w:t>
      </w:r>
      <w:r>
        <w:rPr>
          <w:rStyle w:val="keyword"/>
          <w:rFonts w:ascii="inter-regular" w:hAnsi="inter-regular"/>
          <w:b/>
          <w:bCs/>
          <w:color w:val="006699"/>
          <w:bdr w:val="none" w:sz="0" w:space="0" w:color="auto" w:frame="1"/>
        </w:rPr>
        <w:t>new</w:t>
      </w:r>
      <w:r>
        <w:rPr>
          <w:rFonts w:ascii="inter-regular" w:hAnsi="inter-regular"/>
          <w:color w:val="000000"/>
          <w:bdr w:val="none" w:sz="0" w:space="0" w:color="auto" w:frame="1"/>
        </w:rPr>
        <w:t> ArrayList&lt;Integer&gt;();   </w:t>
      </w:r>
    </w:p>
    <w:p w14:paraId="6D828777" w14:textId="77777777" w:rsidR="008A5B78" w:rsidRDefault="008A5B78" w:rsidP="008A5B78">
      <w:pPr>
        <w:numPr>
          <w:ilvl w:val="0"/>
          <w:numId w:val="285"/>
        </w:numPr>
        <w:spacing w:after="0" w:line="375" w:lineRule="atLeast"/>
        <w:jc w:val="both"/>
        <w:rPr>
          <w:rFonts w:ascii="inter-regular" w:hAnsi="inter-regular"/>
          <w:color w:val="000000"/>
        </w:rPr>
      </w:pPr>
      <w:r>
        <w:rPr>
          <w:rFonts w:ascii="inter-regular" w:hAnsi="inter-regular"/>
          <w:color w:val="000000"/>
          <w:bdr w:val="none" w:sz="0" w:space="0" w:color="auto" w:frame="1"/>
        </w:rPr>
        <w:t>        newData.add(</w:t>
      </w:r>
      <w:r>
        <w:rPr>
          <w:rStyle w:val="number"/>
          <w:rFonts w:ascii="inter-regular" w:hAnsi="inter-regular"/>
          <w:color w:val="C00000"/>
          <w:bdr w:val="none" w:sz="0" w:space="0" w:color="auto" w:frame="1"/>
        </w:rPr>
        <w:t>91</w:t>
      </w:r>
      <w:r>
        <w:rPr>
          <w:rFonts w:ascii="inter-regular" w:hAnsi="inter-regular"/>
          <w:color w:val="000000"/>
          <w:bdr w:val="none" w:sz="0" w:space="0" w:color="auto" w:frame="1"/>
        </w:rPr>
        <w:t>);   </w:t>
      </w:r>
    </w:p>
    <w:p w14:paraId="4393E17B" w14:textId="77777777" w:rsidR="008A5B78" w:rsidRDefault="008A5B78" w:rsidP="008A5B78">
      <w:pPr>
        <w:pStyle w:val="alt"/>
        <w:numPr>
          <w:ilvl w:val="0"/>
          <w:numId w:val="285"/>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lastRenderedPageBreak/>
        <w:t>        newData.add(</w:t>
      </w:r>
      <w:r>
        <w:rPr>
          <w:rStyle w:val="number"/>
          <w:rFonts w:ascii="inter-regular" w:hAnsi="inter-regular"/>
          <w:color w:val="C00000"/>
          <w:bdr w:val="none" w:sz="0" w:space="0" w:color="auto" w:frame="1"/>
        </w:rPr>
        <w:t>71</w:t>
      </w:r>
      <w:r>
        <w:rPr>
          <w:rFonts w:ascii="inter-regular" w:hAnsi="inter-regular"/>
          <w:color w:val="000000"/>
          <w:bdr w:val="none" w:sz="0" w:space="0" w:color="auto" w:frame="1"/>
        </w:rPr>
        <w:t>);   </w:t>
      </w:r>
    </w:p>
    <w:p w14:paraId="1B3E1243" w14:textId="77777777" w:rsidR="008A5B78" w:rsidRDefault="008A5B78" w:rsidP="008A5B78">
      <w:pPr>
        <w:numPr>
          <w:ilvl w:val="0"/>
          <w:numId w:val="285"/>
        </w:numPr>
        <w:spacing w:after="0" w:line="375" w:lineRule="atLeast"/>
        <w:jc w:val="both"/>
        <w:rPr>
          <w:rFonts w:ascii="inter-regular" w:hAnsi="inter-regular"/>
          <w:color w:val="000000"/>
        </w:rPr>
      </w:pPr>
      <w:r>
        <w:rPr>
          <w:rFonts w:ascii="inter-regular" w:hAnsi="inter-regular"/>
          <w:color w:val="000000"/>
          <w:bdr w:val="none" w:sz="0" w:space="0" w:color="auto" w:frame="1"/>
        </w:rPr>
        <w:t>        newData.add(</w:t>
      </w:r>
      <w:r>
        <w:rPr>
          <w:rStyle w:val="number"/>
          <w:rFonts w:ascii="inter-regular" w:hAnsi="inter-regular"/>
          <w:color w:val="C00000"/>
          <w:bdr w:val="none" w:sz="0" w:space="0" w:color="auto" w:frame="1"/>
        </w:rPr>
        <w:t>81</w:t>
      </w:r>
      <w:r>
        <w:rPr>
          <w:rFonts w:ascii="inter-regular" w:hAnsi="inter-regular"/>
          <w:color w:val="000000"/>
          <w:bdr w:val="none" w:sz="0" w:space="0" w:color="auto" w:frame="1"/>
        </w:rPr>
        <w:t>);  </w:t>
      </w:r>
    </w:p>
    <w:p w14:paraId="374F615E" w14:textId="77777777" w:rsidR="008A5B78" w:rsidRDefault="008A5B78" w:rsidP="008A5B78">
      <w:pPr>
        <w:pStyle w:val="alt"/>
        <w:numPr>
          <w:ilvl w:val="0"/>
          <w:numId w:val="285"/>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System.out.println(</w:t>
      </w:r>
      <w:r>
        <w:rPr>
          <w:rStyle w:val="string"/>
          <w:rFonts w:ascii="inter-regular" w:hAnsi="inter-regular"/>
          <w:color w:val="0000FF"/>
          <w:bdr w:val="none" w:sz="0" w:space="0" w:color="auto" w:frame="1"/>
        </w:rPr>
        <w:t>"newData: "</w:t>
      </w:r>
      <w:r>
        <w:rPr>
          <w:rFonts w:ascii="inter-regular" w:hAnsi="inter-regular"/>
          <w:color w:val="000000"/>
          <w:bdr w:val="none" w:sz="0" w:space="0" w:color="auto" w:frame="1"/>
        </w:rPr>
        <w:t> + newData);  </w:t>
      </w:r>
    </w:p>
    <w:p w14:paraId="7B57227F" w14:textId="77777777" w:rsidR="008A5B78" w:rsidRDefault="008A5B78" w:rsidP="008A5B78">
      <w:pPr>
        <w:numPr>
          <w:ilvl w:val="0"/>
          <w:numId w:val="285"/>
        </w:numPr>
        <w:spacing w:after="0" w:line="375" w:lineRule="atLeast"/>
        <w:jc w:val="both"/>
        <w:rPr>
          <w:rFonts w:ascii="inter-regular" w:hAnsi="inter-regular"/>
          <w:color w:val="000000"/>
        </w:rPr>
      </w:pPr>
      <w:r>
        <w:rPr>
          <w:rFonts w:ascii="inter-regular" w:hAnsi="inter-regular"/>
          <w:color w:val="000000"/>
          <w:bdr w:val="none" w:sz="0" w:space="0" w:color="auto" w:frame="1"/>
        </w:rPr>
        <w:t>          </w:t>
      </w:r>
    </w:p>
    <w:p w14:paraId="58D349B0" w14:textId="77777777" w:rsidR="008A5B78" w:rsidRDefault="008A5B78" w:rsidP="008A5B78">
      <w:pPr>
        <w:pStyle w:val="alt"/>
        <w:numPr>
          <w:ilvl w:val="0"/>
          <w:numId w:val="285"/>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data.retainAll(newData);      </w:t>
      </w:r>
    </w:p>
    <w:p w14:paraId="3CBEBFFA" w14:textId="77777777" w:rsidR="008A5B78" w:rsidRDefault="008A5B78" w:rsidP="008A5B78">
      <w:pPr>
        <w:numPr>
          <w:ilvl w:val="0"/>
          <w:numId w:val="285"/>
        </w:numPr>
        <w:spacing w:after="0" w:line="375" w:lineRule="atLeast"/>
        <w:jc w:val="both"/>
        <w:rPr>
          <w:rFonts w:ascii="inter-regular" w:hAnsi="inter-regular"/>
          <w:color w:val="000000"/>
        </w:rPr>
      </w:pPr>
      <w:r>
        <w:rPr>
          <w:rFonts w:ascii="inter-regular" w:hAnsi="inter-regular"/>
          <w:color w:val="000000"/>
          <w:bdr w:val="none" w:sz="0" w:space="0" w:color="auto" w:frame="1"/>
        </w:rPr>
        <w:t>        System.out.println(</w:t>
      </w:r>
      <w:r>
        <w:rPr>
          <w:rStyle w:val="string"/>
          <w:rFonts w:ascii="inter-regular" w:hAnsi="inter-regular"/>
          <w:color w:val="0000FF"/>
          <w:bdr w:val="none" w:sz="0" w:space="0" w:color="auto" w:frame="1"/>
        </w:rPr>
        <w:t>"data after retaining newdata elements : "</w:t>
      </w:r>
      <w:r>
        <w:rPr>
          <w:rFonts w:ascii="inter-regular" w:hAnsi="inter-regular"/>
          <w:color w:val="000000"/>
          <w:bdr w:val="none" w:sz="0" w:space="0" w:color="auto" w:frame="1"/>
        </w:rPr>
        <w:t> + data);        </w:t>
      </w:r>
    </w:p>
    <w:p w14:paraId="7CD7A7E4" w14:textId="77777777" w:rsidR="008A5B78" w:rsidRDefault="008A5B78" w:rsidP="008A5B78">
      <w:pPr>
        <w:pStyle w:val="alt"/>
        <w:numPr>
          <w:ilvl w:val="0"/>
          <w:numId w:val="285"/>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   </w:t>
      </w:r>
    </w:p>
    <w:p w14:paraId="7850E05E" w14:textId="77777777" w:rsidR="008A5B78" w:rsidRDefault="008A5B78" w:rsidP="008A5B78">
      <w:pPr>
        <w:numPr>
          <w:ilvl w:val="0"/>
          <w:numId w:val="285"/>
        </w:numPr>
        <w:spacing w:after="0" w:line="375" w:lineRule="atLeast"/>
        <w:jc w:val="both"/>
        <w:rPr>
          <w:rFonts w:ascii="inter-regular" w:hAnsi="inter-regular"/>
          <w:color w:val="000000"/>
        </w:rPr>
      </w:pPr>
      <w:r>
        <w:rPr>
          <w:rFonts w:ascii="inter-regular" w:hAnsi="inter-regular"/>
          <w:color w:val="000000"/>
          <w:bdr w:val="none" w:sz="0" w:space="0" w:color="auto" w:frame="1"/>
        </w:rPr>
        <w:t>}  </w:t>
      </w:r>
    </w:p>
    <w:p w14:paraId="51BC70CE" w14:textId="77777777" w:rsidR="008A5B78" w:rsidRDefault="008A5B78" w:rsidP="008A5B78">
      <w:pPr>
        <w:pStyle w:val="NormalWeb"/>
        <w:shd w:val="clear" w:color="auto" w:fill="FFFFFF"/>
        <w:jc w:val="both"/>
        <w:rPr>
          <w:rFonts w:ascii="inter-regular" w:hAnsi="inter-regular"/>
          <w:color w:val="333333"/>
        </w:rPr>
      </w:pPr>
      <w:r>
        <w:rPr>
          <w:rStyle w:val="Strong"/>
          <w:rFonts w:ascii="Segoe UI" w:hAnsi="Segoe UI" w:cs="Segoe UI"/>
          <w:color w:val="333333"/>
        </w:rPr>
        <w:t>Output:</w:t>
      </w:r>
    </w:p>
    <w:p w14:paraId="45407603" w14:textId="77777777" w:rsidR="008A5B78" w:rsidRDefault="008A5B78" w:rsidP="008A5B78">
      <w:pPr>
        <w:rPr>
          <w:rFonts w:ascii="Times New Roman" w:hAnsi="Times New Roman"/>
        </w:rPr>
      </w:pPr>
      <w:r>
        <w:rPr>
          <w:noProof/>
        </w:rPr>
        <w:drawing>
          <wp:inline distT="0" distB="0" distL="0" distR="0" wp14:anchorId="0D116C58" wp14:editId="70762A88">
            <wp:extent cx="5731510" cy="1719580"/>
            <wp:effectExtent l="0" t="0" r="2540" b="0"/>
            <wp:docPr id="1084820335" name="Picture 4" descr="Set in Ja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descr="Set in Java"/>
                    <pic:cNvPicPr>
                      <a:picLocks noChangeAspect="1" noChangeArrowheads="1"/>
                    </pic:cNvPicPr>
                  </pic:nvPicPr>
                  <pic:blipFill>
                    <a:blip r:embed="rId260">
                      <a:extLst>
                        <a:ext uri="{28A0092B-C50C-407E-A947-70E740481C1C}">
                          <a14:useLocalDpi xmlns:a14="http://schemas.microsoft.com/office/drawing/2010/main" val="0"/>
                        </a:ext>
                      </a:extLst>
                    </a:blip>
                    <a:srcRect/>
                    <a:stretch>
                      <a:fillRect/>
                    </a:stretch>
                  </pic:blipFill>
                  <pic:spPr bwMode="auto">
                    <a:xfrm>
                      <a:off x="0" y="0"/>
                      <a:ext cx="5731510" cy="1719580"/>
                    </a:xfrm>
                    <a:prstGeom prst="rect">
                      <a:avLst/>
                    </a:prstGeom>
                    <a:noFill/>
                    <a:ln>
                      <a:noFill/>
                    </a:ln>
                  </pic:spPr>
                </pic:pic>
              </a:graphicData>
            </a:graphic>
          </wp:inline>
        </w:drawing>
      </w:r>
    </w:p>
    <w:p w14:paraId="54FC2F80" w14:textId="77777777" w:rsidR="008A5B78" w:rsidRDefault="008A5B78" w:rsidP="008A5B78">
      <w:pPr>
        <w:pStyle w:val="Heading3"/>
        <w:shd w:val="clear" w:color="auto" w:fill="FFFFFF"/>
        <w:spacing w:line="312" w:lineRule="atLeast"/>
        <w:jc w:val="both"/>
        <w:rPr>
          <w:rFonts w:ascii="Helvetica" w:hAnsi="Helvetica"/>
          <w:color w:val="610B4B"/>
          <w:sz w:val="32"/>
          <w:szCs w:val="32"/>
        </w:rPr>
      </w:pPr>
      <w:r>
        <w:rPr>
          <w:rFonts w:ascii="Helvetica" w:hAnsi="Helvetica"/>
          <w:b/>
          <w:bCs/>
          <w:color w:val="610B4B"/>
          <w:sz w:val="32"/>
          <w:szCs w:val="32"/>
        </w:rPr>
        <w:t>12) size()</w:t>
      </w:r>
    </w:p>
    <w:p w14:paraId="69B7163E" w14:textId="77777777" w:rsidR="008A5B78" w:rsidRDefault="008A5B78" w:rsidP="008A5B78">
      <w:pPr>
        <w:pStyle w:val="NormalWeb"/>
        <w:shd w:val="clear" w:color="auto" w:fill="FFFFFF"/>
        <w:jc w:val="both"/>
        <w:rPr>
          <w:rFonts w:ascii="inter-regular" w:hAnsi="inter-regular"/>
          <w:color w:val="333333"/>
        </w:rPr>
      </w:pPr>
      <w:r>
        <w:rPr>
          <w:rFonts w:ascii="inter-regular" w:hAnsi="inter-regular"/>
          <w:color w:val="333333"/>
        </w:rPr>
        <w:t>The method returns the size of the set.</w:t>
      </w:r>
    </w:p>
    <w:p w14:paraId="2FDD3313" w14:textId="77777777" w:rsidR="008A5B78" w:rsidRDefault="008A5B78" w:rsidP="008A5B78">
      <w:pPr>
        <w:pStyle w:val="NormalWeb"/>
        <w:shd w:val="clear" w:color="auto" w:fill="FFFFFF"/>
        <w:jc w:val="both"/>
        <w:rPr>
          <w:rFonts w:ascii="inter-regular" w:hAnsi="inter-regular"/>
          <w:color w:val="333333"/>
        </w:rPr>
      </w:pPr>
      <w:r>
        <w:rPr>
          <w:rStyle w:val="Strong"/>
          <w:rFonts w:ascii="Segoe UI" w:hAnsi="Segoe UI" w:cs="Segoe UI"/>
          <w:color w:val="333333"/>
        </w:rPr>
        <w:t>Syntax:</w:t>
      </w:r>
    </w:p>
    <w:p w14:paraId="53FD1E9E" w14:textId="77777777" w:rsidR="008A5B78" w:rsidRDefault="008A5B78" w:rsidP="008A5B78">
      <w:pPr>
        <w:pStyle w:val="alt"/>
        <w:numPr>
          <w:ilvl w:val="0"/>
          <w:numId w:val="286"/>
        </w:numPr>
        <w:spacing w:before="0" w:beforeAutospacing="0" w:after="0" w:afterAutospacing="0" w:line="375" w:lineRule="atLeast"/>
        <w:jc w:val="both"/>
        <w:rPr>
          <w:rFonts w:ascii="inter-regular" w:hAnsi="inter-regular"/>
          <w:color w:val="000000"/>
        </w:rPr>
      </w:pPr>
      <w:r>
        <w:rPr>
          <w:rStyle w:val="keyword"/>
          <w:rFonts w:ascii="inter-regular" w:hAnsi="inter-regular"/>
          <w:b/>
          <w:bCs/>
          <w:color w:val="006699"/>
          <w:bdr w:val="none" w:sz="0" w:space="0" w:color="auto" w:frame="1"/>
        </w:rPr>
        <w:t>int</w:t>
      </w:r>
      <w:r>
        <w:rPr>
          <w:rFonts w:ascii="inter-regular" w:hAnsi="inter-regular"/>
          <w:color w:val="000000"/>
          <w:bdr w:val="none" w:sz="0" w:space="0" w:color="auto" w:frame="1"/>
        </w:rPr>
        <w:t> size()  </w:t>
      </w:r>
    </w:p>
    <w:p w14:paraId="308C6E83" w14:textId="77777777" w:rsidR="008A5B78" w:rsidRDefault="008A5B78" w:rsidP="008A5B78">
      <w:pPr>
        <w:pStyle w:val="NormalWeb"/>
        <w:shd w:val="clear" w:color="auto" w:fill="FFFFFF"/>
        <w:jc w:val="both"/>
        <w:rPr>
          <w:rFonts w:ascii="inter-regular" w:hAnsi="inter-regular"/>
          <w:color w:val="333333"/>
        </w:rPr>
      </w:pPr>
      <w:r>
        <w:rPr>
          <w:rStyle w:val="Strong"/>
          <w:rFonts w:ascii="Segoe UI" w:hAnsi="Segoe UI" w:cs="Segoe UI"/>
          <w:color w:val="333333"/>
        </w:rPr>
        <w:t>SetExample14.java</w:t>
      </w:r>
    </w:p>
    <w:p w14:paraId="16786CA3" w14:textId="77777777" w:rsidR="008A5B78" w:rsidRDefault="008A5B78" w:rsidP="008A5B78">
      <w:pPr>
        <w:pStyle w:val="alt"/>
        <w:numPr>
          <w:ilvl w:val="0"/>
          <w:numId w:val="287"/>
        </w:numPr>
        <w:spacing w:before="0" w:beforeAutospacing="0" w:after="0" w:afterAutospacing="0" w:line="375" w:lineRule="atLeast"/>
        <w:jc w:val="both"/>
        <w:rPr>
          <w:rFonts w:ascii="inter-regular" w:hAnsi="inter-regular"/>
          <w:color w:val="000000"/>
        </w:rPr>
      </w:pPr>
      <w:r>
        <w:rPr>
          <w:rStyle w:val="keyword"/>
          <w:rFonts w:ascii="inter-regular" w:hAnsi="inter-regular"/>
          <w:b/>
          <w:bCs/>
          <w:color w:val="006699"/>
          <w:bdr w:val="none" w:sz="0" w:space="0" w:color="auto" w:frame="1"/>
        </w:rPr>
        <w:t>import</w:t>
      </w:r>
      <w:r>
        <w:rPr>
          <w:rFonts w:ascii="inter-regular" w:hAnsi="inter-regular"/>
          <w:color w:val="000000"/>
          <w:bdr w:val="none" w:sz="0" w:space="0" w:color="auto" w:frame="1"/>
        </w:rPr>
        <w:t> java.io.*;   </w:t>
      </w:r>
    </w:p>
    <w:p w14:paraId="24EC62E9" w14:textId="77777777" w:rsidR="008A5B78" w:rsidRDefault="008A5B78" w:rsidP="008A5B78">
      <w:pPr>
        <w:numPr>
          <w:ilvl w:val="0"/>
          <w:numId w:val="287"/>
        </w:numPr>
        <w:spacing w:after="0" w:line="375" w:lineRule="atLeast"/>
        <w:jc w:val="both"/>
        <w:rPr>
          <w:rFonts w:ascii="inter-regular" w:hAnsi="inter-regular"/>
          <w:color w:val="000000"/>
        </w:rPr>
      </w:pPr>
      <w:r>
        <w:rPr>
          <w:rStyle w:val="keyword"/>
          <w:rFonts w:ascii="inter-regular" w:hAnsi="inter-regular"/>
          <w:b/>
          <w:bCs/>
          <w:color w:val="006699"/>
          <w:bdr w:val="none" w:sz="0" w:space="0" w:color="auto" w:frame="1"/>
        </w:rPr>
        <w:t>import</w:t>
      </w:r>
      <w:r>
        <w:rPr>
          <w:rFonts w:ascii="inter-regular" w:hAnsi="inter-regular"/>
          <w:color w:val="000000"/>
          <w:bdr w:val="none" w:sz="0" w:space="0" w:color="auto" w:frame="1"/>
        </w:rPr>
        <w:t> java.util.*;  </w:t>
      </w:r>
    </w:p>
    <w:p w14:paraId="1B9B593E" w14:textId="77777777" w:rsidR="008A5B78" w:rsidRDefault="008A5B78" w:rsidP="008A5B78">
      <w:pPr>
        <w:pStyle w:val="alt"/>
        <w:numPr>
          <w:ilvl w:val="0"/>
          <w:numId w:val="287"/>
        </w:numPr>
        <w:spacing w:before="0" w:beforeAutospacing="0" w:after="0" w:afterAutospacing="0" w:line="375" w:lineRule="atLeast"/>
        <w:jc w:val="both"/>
        <w:rPr>
          <w:rFonts w:ascii="inter-regular" w:hAnsi="inter-regular"/>
          <w:color w:val="000000"/>
        </w:rPr>
      </w:pPr>
      <w:r>
        <w:rPr>
          <w:rStyle w:val="keyword"/>
          <w:rFonts w:ascii="inter-regular" w:hAnsi="inter-regular"/>
          <w:b/>
          <w:bCs/>
          <w:color w:val="006699"/>
          <w:bdr w:val="none" w:sz="0" w:space="0" w:color="auto" w:frame="1"/>
        </w:rPr>
        <w:t>class</w:t>
      </w:r>
      <w:r>
        <w:rPr>
          <w:rFonts w:ascii="inter-regular" w:hAnsi="inter-regular"/>
          <w:color w:val="000000"/>
          <w:bdr w:val="none" w:sz="0" w:space="0" w:color="auto" w:frame="1"/>
        </w:rPr>
        <w:t> sizeMethod {   </w:t>
      </w:r>
    </w:p>
    <w:p w14:paraId="31BB55C6" w14:textId="77777777" w:rsidR="008A5B78" w:rsidRDefault="008A5B78" w:rsidP="008A5B78">
      <w:pPr>
        <w:numPr>
          <w:ilvl w:val="0"/>
          <w:numId w:val="287"/>
        </w:numPr>
        <w:spacing w:after="0" w:line="375" w:lineRule="atLeast"/>
        <w:jc w:val="both"/>
        <w:rPr>
          <w:rFonts w:ascii="inter-regular" w:hAnsi="inter-regular"/>
          <w:color w:val="000000"/>
        </w:rPr>
      </w:pP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public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static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void</w:t>
      </w:r>
      <w:r>
        <w:rPr>
          <w:rFonts w:ascii="inter-regular" w:hAnsi="inter-regular"/>
          <w:color w:val="000000"/>
          <w:bdr w:val="none" w:sz="0" w:space="0" w:color="auto" w:frame="1"/>
        </w:rPr>
        <w:t> main(String args[])   </w:t>
      </w:r>
    </w:p>
    <w:p w14:paraId="7AD653E2" w14:textId="77777777" w:rsidR="008A5B78" w:rsidRDefault="008A5B78" w:rsidP="008A5B78">
      <w:pPr>
        <w:pStyle w:val="alt"/>
        <w:numPr>
          <w:ilvl w:val="0"/>
          <w:numId w:val="287"/>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   </w:t>
      </w:r>
    </w:p>
    <w:p w14:paraId="0B5D05D5" w14:textId="77777777" w:rsidR="008A5B78" w:rsidRDefault="008A5B78" w:rsidP="008A5B78">
      <w:pPr>
        <w:numPr>
          <w:ilvl w:val="0"/>
          <w:numId w:val="287"/>
        </w:numPr>
        <w:spacing w:after="0" w:line="375" w:lineRule="atLeast"/>
        <w:jc w:val="both"/>
        <w:rPr>
          <w:rFonts w:ascii="inter-regular" w:hAnsi="inter-regular"/>
          <w:color w:val="000000"/>
        </w:rPr>
      </w:pPr>
      <w:r>
        <w:rPr>
          <w:rFonts w:ascii="inter-regular" w:hAnsi="inter-regular"/>
          <w:color w:val="000000"/>
          <w:bdr w:val="none" w:sz="0" w:space="0" w:color="auto" w:frame="1"/>
        </w:rPr>
        <w:t>        Set&lt;Integer&gt; data = </w:t>
      </w:r>
      <w:r>
        <w:rPr>
          <w:rStyle w:val="keyword"/>
          <w:rFonts w:ascii="inter-regular" w:hAnsi="inter-regular"/>
          <w:b/>
          <w:bCs/>
          <w:color w:val="006699"/>
          <w:bdr w:val="none" w:sz="0" w:space="0" w:color="auto" w:frame="1"/>
        </w:rPr>
        <w:t>new</w:t>
      </w:r>
      <w:r>
        <w:rPr>
          <w:rFonts w:ascii="inter-regular" w:hAnsi="inter-regular"/>
          <w:color w:val="000000"/>
          <w:bdr w:val="none" w:sz="0" w:space="0" w:color="auto" w:frame="1"/>
        </w:rPr>
        <w:t> LinkedHashSet&lt;Integer&gt;();   </w:t>
      </w:r>
    </w:p>
    <w:p w14:paraId="0AB57242" w14:textId="77777777" w:rsidR="008A5B78" w:rsidRDefault="008A5B78" w:rsidP="008A5B78">
      <w:pPr>
        <w:pStyle w:val="alt"/>
        <w:numPr>
          <w:ilvl w:val="0"/>
          <w:numId w:val="287"/>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data.add(</w:t>
      </w:r>
      <w:r>
        <w:rPr>
          <w:rStyle w:val="number"/>
          <w:rFonts w:ascii="inter-regular" w:hAnsi="inter-regular"/>
          <w:color w:val="C00000"/>
          <w:bdr w:val="none" w:sz="0" w:space="0" w:color="auto" w:frame="1"/>
        </w:rPr>
        <w:t>31</w:t>
      </w:r>
      <w:r>
        <w:rPr>
          <w:rFonts w:ascii="inter-regular" w:hAnsi="inter-regular"/>
          <w:color w:val="000000"/>
          <w:bdr w:val="none" w:sz="0" w:space="0" w:color="auto" w:frame="1"/>
        </w:rPr>
        <w:t>);   </w:t>
      </w:r>
    </w:p>
    <w:p w14:paraId="6DECF217" w14:textId="77777777" w:rsidR="008A5B78" w:rsidRDefault="008A5B78" w:rsidP="008A5B78">
      <w:pPr>
        <w:numPr>
          <w:ilvl w:val="0"/>
          <w:numId w:val="287"/>
        </w:numPr>
        <w:spacing w:after="0" w:line="375" w:lineRule="atLeast"/>
        <w:jc w:val="both"/>
        <w:rPr>
          <w:rFonts w:ascii="inter-regular" w:hAnsi="inter-regular"/>
          <w:color w:val="000000"/>
        </w:rPr>
      </w:pPr>
      <w:r>
        <w:rPr>
          <w:rFonts w:ascii="inter-regular" w:hAnsi="inter-regular"/>
          <w:color w:val="000000"/>
          <w:bdr w:val="none" w:sz="0" w:space="0" w:color="auto" w:frame="1"/>
        </w:rPr>
        <w:t>        data.add(</w:t>
      </w:r>
      <w:r>
        <w:rPr>
          <w:rStyle w:val="number"/>
          <w:rFonts w:ascii="inter-regular" w:hAnsi="inter-regular"/>
          <w:color w:val="C00000"/>
          <w:bdr w:val="none" w:sz="0" w:space="0" w:color="auto" w:frame="1"/>
        </w:rPr>
        <w:t>21</w:t>
      </w:r>
      <w:r>
        <w:rPr>
          <w:rFonts w:ascii="inter-regular" w:hAnsi="inter-regular"/>
          <w:color w:val="000000"/>
          <w:bdr w:val="none" w:sz="0" w:space="0" w:color="auto" w:frame="1"/>
        </w:rPr>
        <w:t>);   </w:t>
      </w:r>
    </w:p>
    <w:p w14:paraId="36104B53" w14:textId="77777777" w:rsidR="008A5B78" w:rsidRDefault="008A5B78" w:rsidP="008A5B78">
      <w:pPr>
        <w:pStyle w:val="alt"/>
        <w:numPr>
          <w:ilvl w:val="0"/>
          <w:numId w:val="287"/>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data.add(</w:t>
      </w:r>
      <w:r>
        <w:rPr>
          <w:rStyle w:val="number"/>
          <w:rFonts w:ascii="inter-regular" w:hAnsi="inter-regular"/>
          <w:color w:val="C00000"/>
          <w:bdr w:val="none" w:sz="0" w:space="0" w:color="auto" w:frame="1"/>
        </w:rPr>
        <w:t>41</w:t>
      </w:r>
      <w:r>
        <w:rPr>
          <w:rFonts w:ascii="inter-regular" w:hAnsi="inter-regular"/>
          <w:color w:val="000000"/>
          <w:bdr w:val="none" w:sz="0" w:space="0" w:color="auto" w:frame="1"/>
        </w:rPr>
        <w:t>);  </w:t>
      </w:r>
    </w:p>
    <w:p w14:paraId="2A268971" w14:textId="77777777" w:rsidR="008A5B78" w:rsidRDefault="008A5B78" w:rsidP="008A5B78">
      <w:pPr>
        <w:numPr>
          <w:ilvl w:val="0"/>
          <w:numId w:val="287"/>
        </w:numPr>
        <w:spacing w:after="0" w:line="375" w:lineRule="atLeast"/>
        <w:jc w:val="both"/>
        <w:rPr>
          <w:rFonts w:ascii="inter-regular" w:hAnsi="inter-regular"/>
          <w:color w:val="000000"/>
        </w:rPr>
      </w:pPr>
      <w:r>
        <w:rPr>
          <w:rFonts w:ascii="inter-regular" w:hAnsi="inter-regular"/>
          <w:color w:val="000000"/>
          <w:bdr w:val="none" w:sz="0" w:space="0" w:color="auto" w:frame="1"/>
        </w:rPr>
        <w:t>        data.add(</w:t>
      </w:r>
      <w:r>
        <w:rPr>
          <w:rStyle w:val="number"/>
          <w:rFonts w:ascii="inter-regular" w:hAnsi="inter-regular"/>
          <w:color w:val="C00000"/>
          <w:bdr w:val="none" w:sz="0" w:space="0" w:color="auto" w:frame="1"/>
        </w:rPr>
        <w:t>91</w:t>
      </w:r>
      <w:r>
        <w:rPr>
          <w:rFonts w:ascii="inter-regular" w:hAnsi="inter-regular"/>
          <w:color w:val="000000"/>
          <w:bdr w:val="none" w:sz="0" w:space="0" w:color="auto" w:frame="1"/>
        </w:rPr>
        <w:t>);   </w:t>
      </w:r>
    </w:p>
    <w:p w14:paraId="2373892C" w14:textId="77777777" w:rsidR="008A5B78" w:rsidRDefault="008A5B78" w:rsidP="008A5B78">
      <w:pPr>
        <w:pStyle w:val="alt"/>
        <w:numPr>
          <w:ilvl w:val="0"/>
          <w:numId w:val="287"/>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data.add(</w:t>
      </w:r>
      <w:r>
        <w:rPr>
          <w:rStyle w:val="number"/>
          <w:rFonts w:ascii="inter-regular" w:hAnsi="inter-regular"/>
          <w:color w:val="C00000"/>
          <w:bdr w:val="none" w:sz="0" w:space="0" w:color="auto" w:frame="1"/>
        </w:rPr>
        <w:t>71</w:t>
      </w:r>
      <w:r>
        <w:rPr>
          <w:rFonts w:ascii="inter-regular" w:hAnsi="inter-regular"/>
          <w:color w:val="000000"/>
          <w:bdr w:val="none" w:sz="0" w:space="0" w:color="auto" w:frame="1"/>
        </w:rPr>
        <w:t>);   </w:t>
      </w:r>
    </w:p>
    <w:p w14:paraId="22621DA6" w14:textId="77777777" w:rsidR="008A5B78" w:rsidRDefault="008A5B78" w:rsidP="008A5B78">
      <w:pPr>
        <w:numPr>
          <w:ilvl w:val="0"/>
          <w:numId w:val="287"/>
        </w:numPr>
        <w:spacing w:after="0" w:line="375" w:lineRule="atLeast"/>
        <w:jc w:val="both"/>
        <w:rPr>
          <w:rFonts w:ascii="inter-regular" w:hAnsi="inter-regular"/>
          <w:color w:val="000000"/>
        </w:rPr>
      </w:pPr>
      <w:r>
        <w:rPr>
          <w:rFonts w:ascii="inter-regular" w:hAnsi="inter-regular"/>
          <w:color w:val="000000"/>
          <w:bdr w:val="none" w:sz="0" w:space="0" w:color="auto" w:frame="1"/>
        </w:rPr>
        <w:lastRenderedPageBreak/>
        <w:t>        data.add(</w:t>
      </w:r>
      <w:r>
        <w:rPr>
          <w:rStyle w:val="number"/>
          <w:rFonts w:ascii="inter-regular" w:hAnsi="inter-regular"/>
          <w:color w:val="C00000"/>
          <w:bdr w:val="none" w:sz="0" w:space="0" w:color="auto" w:frame="1"/>
        </w:rPr>
        <w:t>81</w:t>
      </w:r>
      <w:r>
        <w:rPr>
          <w:rFonts w:ascii="inter-regular" w:hAnsi="inter-regular"/>
          <w:color w:val="000000"/>
          <w:bdr w:val="none" w:sz="0" w:space="0" w:color="auto" w:frame="1"/>
        </w:rPr>
        <w:t>);         </w:t>
      </w:r>
    </w:p>
    <w:p w14:paraId="291839C8" w14:textId="77777777" w:rsidR="008A5B78" w:rsidRDefault="008A5B78" w:rsidP="008A5B78">
      <w:pPr>
        <w:pStyle w:val="alt"/>
        <w:numPr>
          <w:ilvl w:val="0"/>
          <w:numId w:val="287"/>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System.out.println(</w:t>
      </w:r>
      <w:r>
        <w:rPr>
          <w:rStyle w:val="string"/>
          <w:rFonts w:ascii="inter-regular" w:hAnsi="inter-regular"/>
          <w:color w:val="0000FF"/>
          <w:bdr w:val="none" w:sz="0" w:space="0" w:color="auto" w:frame="1"/>
        </w:rPr>
        <w:t>"data: "</w:t>
      </w:r>
      <w:r>
        <w:rPr>
          <w:rFonts w:ascii="inter-regular" w:hAnsi="inter-regular"/>
          <w:color w:val="000000"/>
          <w:bdr w:val="none" w:sz="0" w:space="0" w:color="auto" w:frame="1"/>
        </w:rPr>
        <w:t> + data);  </w:t>
      </w:r>
    </w:p>
    <w:p w14:paraId="216D6448" w14:textId="77777777" w:rsidR="008A5B78" w:rsidRDefault="008A5B78" w:rsidP="008A5B78">
      <w:pPr>
        <w:numPr>
          <w:ilvl w:val="0"/>
          <w:numId w:val="287"/>
        </w:numPr>
        <w:spacing w:after="0" w:line="375" w:lineRule="atLeast"/>
        <w:jc w:val="both"/>
        <w:rPr>
          <w:rFonts w:ascii="inter-regular" w:hAnsi="inter-regular"/>
          <w:color w:val="000000"/>
        </w:rPr>
      </w:pPr>
      <w:r>
        <w:rPr>
          <w:rFonts w:ascii="inter-regular" w:hAnsi="inter-regular"/>
          <w:color w:val="000000"/>
          <w:bdr w:val="none" w:sz="0" w:space="0" w:color="auto" w:frame="1"/>
        </w:rPr>
        <w:t>          </w:t>
      </w:r>
    </w:p>
    <w:p w14:paraId="7CACE197" w14:textId="77777777" w:rsidR="008A5B78" w:rsidRDefault="008A5B78" w:rsidP="008A5B78">
      <w:pPr>
        <w:pStyle w:val="alt"/>
        <w:numPr>
          <w:ilvl w:val="0"/>
          <w:numId w:val="287"/>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System.out.println(</w:t>
      </w:r>
      <w:r>
        <w:rPr>
          <w:rStyle w:val="string"/>
          <w:rFonts w:ascii="inter-regular" w:hAnsi="inter-regular"/>
          <w:color w:val="0000FF"/>
          <w:bdr w:val="none" w:sz="0" w:space="0" w:color="auto" w:frame="1"/>
        </w:rPr>
        <w:t>"size of the data is : "</w:t>
      </w:r>
      <w:r>
        <w:rPr>
          <w:rFonts w:ascii="inter-regular" w:hAnsi="inter-regular"/>
          <w:color w:val="000000"/>
          <w:bdr w:val="none" w:sz="0" w:space="0" w:color="auto" w:frame="1"/>
        </w:rPr>
        <w:t> + data.size());       </w:t>
      </w:r>
    </w:p>
    <w:p w14:paraId="0F5749FB" w14:textId="77777777" w:rsidR="008A5B78" w:rsidRDefault="008A5B78" w:rsidP="008A5B78">
      <w:pPr>
        <w:numPr>
          <w:ilvl w:val="0"/>
          <w:numId w:val="287"/>
        </w:numPr>
        <w:spacing w:after="0" w:line="375" w:lineRule="atLeast"/>
        <w:jc w:val="both"/>
        <w:rPr>
          <w:rFonts w:ascii="inter-regular" w:hAnsi="inter-regular"/>
          <w:color w:val="000000"/>
        </w:rPr>
      </w:pPr>
      <w:r>
        <w:rPr>
          <w:rFonts w:ascii="inter-regular" w:hAnsi="inter-regular"/>
          <w:color w:val="000000"/>
          <w:bdr w:val="none" w:sz="0" w:space="0" w:color="auto" w:frame="1"/>
        </w:rPr>
        <w:t>    }   </w:t>
      </w:r>
    </w:p>
    <w:p w14:paraId="22BDD9DC" w14:textId="77777777" w:rsidR="008A5B78" w:rsidRDefault="008A5B78" w:rsidP="008A5B78">
      <w:pPr>
        <w:pStyle w:val="alt"/>
        <w:numPr>
          <w:ilvl w:val="0"/>
          <w:numId w:val="287"/>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w:t>
      </w:r>
    </w:p>
    <w:p w14:paraId="685B7ED2" w14:textId="77777777" w:rsidR="008A5B78" w:rsidRDefault="008A5B78" w:rsidP="008A5B78">
      <w:pPr>
        <w:pStyle w:val="NormalWeb"/>
        <w:shd w:val="clear" w:color="auto" w:fill="FFFFFF"/>
        <w:jc w:val="both"/>
        <w:rPr>
          <w:rFonts w:ascii="inter-regular" w:hAnsi="inter-regular"/>
          <w:color w:val="333333"/>
        </w:rPr>
      </w:pPr>
      <w:r>
        <w:rPr>
          <w:rStyle w:val="Strong"/>
          <w:rFonts w:ascii="Segoe UI" w:hAnsi="Segoe UI" w:cs="Segoe UI"/>
          <w:color w:val="333333"/>
        </w:rPr>
        <w:t>Output:</w:t>
      </w:r>
    </w:p>
    <w:p w14:paraId="191D3D72" w14:textId="77777777" w:rsidR="008A5B78" w:rsidRDefault="008A5B78" w:rsidP="008A5B78">
      <w:pPr>
        <w:rPr>
          <w:rFonts w:ascii="Times New Roman" w:hAnsi="Times New Roman"/>
        </w:rPr>
      </w:pPr>
      <w:r>
        <w:rPr>
          <w:noProof/>
        </w:rPr>
        <w:drawing>
          <wp:inline distT="0" distB="0" distL="0" distR="0" wp14:anchorId="004A96F3" wp14:editId="488D9F59">
            <wp:extent cx="5731510" cy="1719580"/>
            <wp:effectExtent l="0" t="0" r="2540" b="0"/>
            <wp:docPr id="1645788774" name="Picture 3" descr="Set in Ja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descr="Set in Java"/>
                    <pic:cNvPicPr>
                      <a:picLocks noChangeAspect="1" noChangeArrowheads="1"/>
                    </pic:cNvPicPr>
                  </pic:nvPicPr>
                  <pic:blipFill>
                    <a:blip r:embed="rId261">
                      <a:extLst>
                        <a:ext uri="{28A0092B-C50C-407E-A947-70E740481C1C}">
                          <a14:useLocalDpi xmlns:a14="http://schemas.microsoft.com/office/drawing/2010/main" val="0"/>
                        </a:ext>
                      </a:extLst>
                    </a:blip>
                    <a:srcRect/>
                    <a:stretch>
                      <a:fillRect/>
                    </a:stretch>
                  </pic:blipFill>
                  <pic:spPr bwMode="auto">
                    <a:xfrm>
                      <a:off x="0" y="0"/>
                      <a:ext cx="5731510" cy="1719580"/>
                    </a:xfrm>
                    <a:prstGeom prst="rect">
                      <a:avLst/>
                    </a:prstGeom>
                    <a:noFill/>
                    <a:ln>
                      <a:noFill/>
                    </a:ln>
                  </pic:spPr>
                </pic:pic>
              </a:graphicData>
            </a:graphic>
          </wp:inline>
        </w:drawing>
      </w:r>
    </w:p>
    <w:p w14:paraId="11CAFB42" w14:textId="77777777" w:rsidR="008A5B78" w:rsidRDefault="008A5B78" w:rsidP="008A5B78">
      <w:pPr>
        <w:pStyle w:val="Heading3"/>
        <w:shd w:val="clear" w:color="auto" w:fill="FFFFFF"/>
        <w:spacing w:line="312" w:lineRule="atLeast"/>
        <w:jc w:val="both"/>
        <w:rPr>
          <w:rFonts w:ascii="Helvetica" w:hAnsi="Helvetica"/>
          <w:color w:val="610B4B"/>
          <w:sz w:val="32"/>
          <w:szCs w:val="32"/>
        </w:rPr>
      </w:pPr>
      <w:r>
        <w:rPr>
          <w:rFonts w:ascii="Helvetica" w:hAnsi="Helvetica"/>
          <w:b/>
          <w:bCs/>
          <w:color w:val="610B4B"/>
          <w:sz w:val="32"/>
          <w:szCs w:val="32"/>
        </w:rPr>
        <w:t>13) removeAll()</w:t>
      </w:r>
    </w:p>
    <w:p w14:paraId="3315D956" w14:textId="77777777" w:rsidR="008A5B78" w:rsidRDefault="008A5B78" w:rsidP="008A5B78">
      <w:pPr>
        <w:pStyle w:val="NormalWeb"/>
        <w:shd w:val="clear" w:color="auto" w:fill="FFFFFF"/>
        <w:jc w:val="both"/>
        <w:rPr>
          <w:rFonts w:ascii="inter-regular" w:hAnsi="inter-regular"/>
          <w:color w:val="333333"/>
        </w:rPr>
      </w:pPr>
      <w:r>
        <w:rPr>
          <w:rFonts w:ascii="inter-regular" w:hAnsi="inter-regular"/>
          <w:color w:val="333333"/>
        </w:rPr>
        <w:t>The method is used to create an array with the same elements of the set.</w:t>
      </w:r>
    </w:p>
    <w:p w14:paraId="683F8138" w14:textId="77777777" w:rsidR="008A5B78" w:rsidRDefault="008A5B78" w:rsidP="008A5B78">
      <w:pPr>
        <w:pStyle w:val="NormalWeb"/>
        <w:shd w:val="clear" w:color="auto" w:fill="FFFFFF"/>
        <w:jc w:val="both"/>
        <w:rPr>
          <w:rFonts w:ascii="inter-regular" w:hAnsi="inter-regular"/>
          <w:color w:val="333333"/>
        </w:rPr>
      </w:pPr>
      <w:r>
        <w:rPr>
          <w:rStyle w:val="Strong"/>
          <w:rFonts w:ascii="Segoe UI" w:hAnsi="Segoe UI" w:cs="Segoe UI"/>
          <w:color w:val="333333"/>
        </w:rPr>
        <w:t>Syntax:</w:t>
      </w:r>
    </w:p>
    <w:p w14:paraId="674D3E66" w14:textId="77777777" w:rsidR="008A5B78" w:rsidRDefault="008A5B78" w:rsidP="008A5B78">
      <w:pPr>
        <w:pStyle w:val="alt"/>
        <w:numPr>
          <w:ilvl w:val="0"/>
          <w:numId w:val="288"/>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Object[] toArray()  </w:t>
      </w:r>
    </w:p>
    <w:p w14:paraId="195FAEF7" w14:textId="77777777" w:rsidR="008A5B78" w:rsidRDefault="008A5B78" w:rsidP="008A5B78">
      <w:pPr>
        <w:pStyle w:val="NormalWeb"/>
        <w:shd w:val="clear" w:color="auto" w:fill="FFFFFF"/>
        <w:jc w:val="both"/>
        <w:rPr>
          <w:rFonts w:ascii="inter-regular" w:hAnsi="inter-regular"/>
          <w:color w:val="333333"/>
        </w:rPr>
      </w:pPr>
      <w:r>
        <w:rPr>
          <w:rStyle w:val="Strong"/>
          <w:rFonts w:ascii="Segoe UI" w:hAnsi="Segoe UI" w:cs="Segoe UI"/>
          <w:color w:val="333333"/>
        </w:rPr>
        <w:t>SetExample15.java</w:t>
      </w:r>
    </w:p>
    <w:p w14:paraId="06C80064" w14:textId="77777777" w:rsidR="008A5B78" w:rsidRDefault="008A5B78" w:rsidP="008A5B78">
      <w:pPr>
        <w:pStyle w:val="alt"/>
        <w:numPr>
          <w:ilvl w:val="0"/>
          <w:numId w:val="289"/>
        </w:numPr>
        <w:spacing w:before="0" w:beforeAutospacing="0" w:after="0" w:afterAutospacing="0" w:line="375" w:lineRule="atLeast"/>
        <w:jc w:val="both"/>
        <w:rPr>
          <w:rFonts w:ascii="inter-regular" w:hAnsi="inter-regular"/>
          <w:color w:val="000000"/>
        </w:rPr>
      </w:pPr>
      <w:r>
        <w:rPr>
          <w:rStyle w:val="keyword"/>
          <w:rFonts w:ascii="inter-regular" w:hAnsi="inter-regular"/>
          <w:b/>
          <w:bCs/>
          <w:color w:val="006699"/>
          <w:bdr w:val="none" w:sz="0" w:space="0" w:color="auto" w:frame="1"/>
        </w:rPr>
        <w:t>import</w:t>
      </w:r>
      <w:r>
        <w:rPr>
          <w:rFonts w:ascii="inter-regular" w:hAnsi="inter-regular"/>
          <w:color w:val="000000"/>
          <w:bdr w:val="none" w:sz="0" w:space="0" w:color="auto" w:frame="1"/>
        </w:rPr>
        <w:t> java.io.*;   </w:t>
      </w:r>
    </w:p>
    <w:p w14:paraId="41C3BAD2" w14:textId="77777777" w:rsidR="008A5B78" w:rsidRDefault="008A5B78" w:rsidP="008A5B78">
      <w:pPr>
        <w:numPr>
          <w:ilvl w:val="0"/>
          <w:numId w:val="289"/>
        </w:numPr>
        <w:spacing w:after="0" w:line="375" w:lineRule="atLeast"/>
        <w:jc w:val="both"/>
        <w:rPr>
          <w:rFonts w:ascii="inter-regular" w:hAnsi="inter-regular"/>
          <w:color w:val="000000"/>
        </w:rPr>
      </w:pPr>
      <w:r>
        <w:rPr>
          <w:rStyle w:val="keyword"/>
          <w:rFonts w:ascii="inter-regular" w:hAnsi="inter-regular"/>
          <w:b/>
          <w:bCs/>
          <w:color w:val="006699"/>
          <w:bdr w:val="none" w:sz="0" w:space="0" w:color="auto" w:frame="1"/>
        </w:rPr>
        <w:t>import</w:t>
      </w:r>
      <w:r>
        <w:rPr>
          <w:rFonts w:ascii="inter-regular" w:hAnsi="inter-regular"/>
          <w:color w:val="000000"/>
          <w:bdr w:val="none" w:sz="0" w:space="0" w:color="auto" w:frame="1"/>
        </w:rPr>
        <w:t> java.util.*;  </w:t>
      </w:r>
    </w:p>
    <w:p w14:paraId="0CE2D080" w14:textId="77777777" w:rsidR="008A5B78" w:rsidRDefault="008A5B78" w:rsidP="008A5B78">
      <w:pPr>
        <w:pStyle w:val="alt"/>
        <w:numPr>
          <w:ilvl w:val="0"/>
          <w:numId w:val="289"/>
        </w:numPr>
        <w:spacing w:before="0" w:beforeAutospacing="0" w:after="0" w:afterAutospacing="0" w:line="375" w:lineRule="atLeast"/>
        <w:jc w:val="both"/>
        <w:rPr>
          <w:rFonts w:ascii="inter-regular" w:hAnsi="inter-regular"/>
          <w:color w:val="000000"/>
        </w:rPr>
      </w:pPr>
      <w:r>
        <w:rPr>
          <w:rStyle w:val="keyword"/>
          <w:rFonts w:ascii="inter-regular" w:hAnsi="inter-regular"/>
          <w:b/>
          <w:bCs/>
          <w:color w:val="006699"/>
          <w:bdr w:val="none" w:sz="0" w:space="0" w:color="auto" w:frame="1"/>
        </w:rPr>
        <w:t>class</w:t>
      </w:r>
      <w:r>
        <w:rPr>
          <w:rFonts w:ascii="inter-regular" w:hAnsi="inter-regular"/>
          <w:color w:val="000000"/>
          <w:bdr w:val="none" w:sz="0" w:space="0" w:color="auto" w:frame="1"/>
        </w:rPr>
        <w:t> toArrayMethod {   </w:t>
      </w:r>
    </w:p>
    <w:p w14:paraId="7465798A" w14:textId="77777777" w:rsidR="008A5B78" w:rsidRDefault="008A5B78" w:rsidP="008A5B78">
      <w:pPr>
        <w:numPr>
          <w:ilvl w:val="0"/>
          <w:numId w:val="289"/>
        </w:numPr>
        <w:spacing w:after="0" w:line="375" w:lineRule="atLeast"/>
        <w:jc w:val="both"/>
        <w:rPr>
          <w:rFonts w:ascii="inter-regular" w:hAnsi="inter-regular"/>
          <w:color w:val="000000"/>
        </w:rPr>
      </w:pP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public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static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void</w:t>
      </w:r>
      <w:r>
        <w:rPr>
          <w:rFonts w:ascii="inter-regular" w:hAnsi="inter-regular"/>
          <w:color w:val="000000"/>
          <w:bdr w:val="none" w:sz="0" w:space="0" w:color="auto" w:frame="1"/>
        </w:rPr>
        <w:t> main(String args[])   </w:t>
      </w:r>
    </w:p>
    <w:p w14:paraId="73F4A86D" w14:textId="77777777" w:rsidR="008A5B78" w:rsidRDefault="008A5B78" w:rsidP="008A5B78">
      <w:pPr>
        <w:pStyle w:val="alt"/>
        <w:numPr>
          <w:ilvl w:val="0"/>
          <w:numId w:val="289"/>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   </w:t>
      </w:r>
    </w:p>
    <w:p w14:paraId="0BEE6333" w14:textId="77777777" w:rsidR="008A5B78" w:rsidRDefault="008A5B78" w:rsidP="008A5B78">
      <w:pPr>
        <w:numPr>
          <w:ilvl w:val="0"/>
          <w:numId w:val="289"/>
        </w:numPr>
        <w:spacing w:after="0" w:line="375" w:lineRule="atLeast"/>
        <w:jc w:val="both"/>
        <w:rPr>
          <w:rFonts w:ascii="inter-regular" w:hAnsi="inter-regular"/>
          <w:color w:val="000000"/>
        </w:rPr>
      </w:pPr>
      <w:r>
        <w:rPr>
          <w:rFonts w:ascii="inter-regular" w:hAnsi="inter-regular"/>
          <w:color w:val="000000"/>
          <w:bdr w:val="none" w:sz="0" w:space="0" w:color="auto" w:frame="1"/>
        </w:rPr>
        <w:t>        Set&lt;Integer&gt; data = </w:t>
      </w:r>
      <w:r>
        <w:rPr>
          <w:rStyle w:val="keyword"/>
          <w:rFonts w:ascii="inter-regular" w:hAnsi="inter-regular"/>
          <w:b/>
          <w:bCs/>
          <w:color w:val="006699"/>
          <w:bdr w:val="none" w:sz="0" w:space="0" w:color="auto" w:frame="1"/>
        </w:rPr>
        <w:t>new</w:t>
      </w:r>
      <w:r>
        <w:rPr>
          <w:rFonts w:ascii="inter-regular" w:hAnsi="inter-regular"/>
          <w:color w:val="000000"/>
          <w:bdr w:val="none" w:sz="0" w:space="0" w:color="auto" w:frame="1"/>
        </w:rPr>
        <w:t> LinkedHashSet&lt;Integer&gt;();   </w:t>
      </w:r>
    </w:p>
    <w:p w14:paraId="536049E8" w14:textId="77777777" w:rsidR="008A5B78" w:rsidRDefault="008A5B78" w:rsidP="008A5B78">
      <w:pPr>
        <w:pStyle w:val="alt"/>
        <w:numPr>
          <w:ilvl w:val="0"/>
          <w:numId w:val="289"/>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data.add(</w:t>
      </w:r>
      <w:r>
        <w:rPr>
          <w:rStyle w:val="number"/>
          <w:rFonts w:ascii="inter-regular" w:hAnsi="inter-regular"/>
          <w:color w:val="C00000"/>
          <w:bdr w:val="none" w:sz="0" w:space="0" w:color="auto" w:frame="1"/>
        </w:rPr>
        <w:t>31</w:t>
      </w:r>
      <w:r>
        <w:rPr>
          <w:rFonts w:ascii="inter-regular" w:hAnsi="inter-regular"/>
          <w:color w:val="000000"/>
          <w:bdr w:val="none" w:sz="0" w:space="0" w:color="auto" w:frame="1"/>
        </w:rPr>
        <w:t>);   </w:t>
      </w:r>
    </w:p>
    <w:p w14:paraId="300033D5" w14:textId="77777777" w:rsidR="008A5B78" w:rsidRDefault="008A5B78" w:rsidP="008A5B78">
      <w:pPr>
        <w:numPr>
          <w:ilvl w:val="0"/>
          <w:numId w:val="289"/>
        </w:numPr>
        <w:spacing w:after="0" w:line="375" w:lineRule="atLeast"/>
        <w:jc w:val="both"/>
        <w:rPr>
          <w:rFonts w:ascii="inter-regular" w:hAnsi="inter-regular"/>
          <w:color w:val="000000"/>
        </w:rPr>
      </w:pPr>
      <w:r>
        <w:rPr>
          <w:rFonts w:ascii="inter-regular" w:hAnsi="inter-regular"/>
          <w:color w:val="000000"/>
          <w:bdr w:val="none" w:sz="0" w:space="0" w:color="auto" w:frame="1"/>
        </w:rPr>
        <w:t>        data.add(</w:t>
      </w:r>
      <w:r>
        <w:rPr>
          <w:rStyle w:val="number"/>
          <w:rFonts w:ascii="inter-regular" w:hAnsi="inter-regular"/>
          <w:color w:val="C00000"/>
          <w:bdr w:val="none" w:sz="0" w:space="0" w:color="auto" w:frame="1"/>
        </w:rPr>
        <w:t>21</w:t>
      </w:r>
      <w:r>
        <w:rPr>
          <w:rFonts w:ascii="inter-regular" w:hAnsi="inter-regular"/>
          <w:color w:val="000000"/>
          <w:bdr w:val="none" w:sz="0" w:space="0" w:color="auto" w:frame="1"/>
        </w:rPr>
        <w:t>);   </w:t>
      </w:r>
    </w:p>
    <w:p w14:paraId="12D13119" w14:textId="77777777" w:rsidR="008A5B78" w:rsidRDefault="008A5B78" w:rsidP="008A5B78">
      <w:pPr>
        <w:pStyle w:val="alt"/>
        <w:numPr>
          <w:ilvl w:val="0"/>
          <w:numId w:val="289"/>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data.add(</w:t>
      </w:r>
      <w:r>
        <w:rPr>
          <w:rStyle w:val="number"/>
          <w:rFonts w:ascii="inter-regular" w:hAnsi="inter-regular"/>
          <w:color w:val="C00000"/>
          <w:bdr w:val="none" w:sz="0" w:space="0" w:color="auto" w:frame="1"/>
        </w:rPr>
        <w:t>41</w:t>
      </w:r>
      <w:r>
        <w:rPr>
          <w:rFonts w:ascii="inter-regular" w:hAnsi="inter-regular"/>
          <w:color w:val="000000"/>
          <w:bdr w:val="none" w:sz="0" w:space="0" w:color="auto" w:frame="1"/>
        </w:rPr>
        <w:t>);  </w:t>
      </w:r>
    </w:p>
    <w:p w14:paraId="7E5540D4" w14:textId="77777777" w:rsidR="008A5B78" w:rsidRDefault="008A5B78" w:rsidP="008A5B78">
      <w:pPr>
        <w:numPr>
          <w:ilvl w:val="0"/>
          <w:numId w:val="289"/>
        </w:numPr>
        <w:spacing w:after="0" w:line="375" w:lineRule="atLeast"/>
        <w:jc w:val="both"/>
        <w:rPr>
          <w:rFonts w:ascii="inter-regular" w:hAnsi="inter-regular"/>
          <w:color w:val="000000"/>
        </w:rPr>
      </w:pPr>
      <w:r>
        <w:rPr>
          <w:rFonts w:ascii="inter-regular" w:hAnsi="inter-regular"/>
          <w:color w:val="000000"/>
          <w:bdr w:val="none" w:sz="0" w:space="0" w:color="auto" w:frame="1"/>
        </w:rPr>
        <w:t>        data.add(</w:t>
      </w:r>
      <w:r>
        <w:rPr>
          <w:rStyle w:val="number"/>
          <w:rFonts w:ascii="inter-regular" w:hAnsi="inter-regular"/>
          <w:color w:val="C00000"/>
          <w:bdr w:val="none" w:sz="0" w:space="0" w:color="auto" w:frame="1"/>
        </w:rPr>
        <w:t>91</w:t>
      </w:r>
      <w:r>
        <w:rPr>
          <w:rFonts w:ascii="inter-regular" w:hAnsi="inter-regular"/>
          <w:color w:val="000000"/>
          <w:bdr w:val="none" w:sz="0" w:space="0" w:color="auto" w:frame="1"/>
        </w:rPr>
        <w:t>);   </w:t>
      </w:r>
    </w:p>
    <w:p w14:paraId="27A5006D" w14:textId="77777777" w:rsidR="008A5B78" w:rsidRDefault="008A5B78" w:rsidP="008A5B78">
      <w:pPr>
        <w:pStyle w:val="alt"/>
        <w:numPr>
          <w:ilvl w:val="0"/>
          <w:numId w:val="289"/>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data.add(</w:t>
      </w:r>
      <w:r>
        <w:rPr>
          <w:rStyle w:val="number"/>
          <w:rFonts w:ascii="inter-regular" w:hAnsi="inter-regular"/>
          <w:color w:val="C00000"/>
          <w:bdr w:val="none" w:sz="0" w:space="0" w:color="auto" w:frame="1"/>
        </w:rPr>
        <w:t>71</w:t>
      </w:r>
      <w:r>
        <w:rPr>
          <w:rFonts w:ascii="inter-regular" w:hAnsi="inter-regular"/>
          <w:color w:val="000000"/>
          <w:bdr w:val="none" w:sz="0" w:space="0" w:color="auto" w:frame="1"/>
        </w:rPr>
        <w:t>);   </w:t>
      </w:r>
    </w:p>
    <w:p w14:paraId="000E0F5F" w14:textId="77777777" w:rsidR="008A5B78" w:rsidRDefault="008A5B78" w:rsidP="008A5B78">
      <w:pPr>
        <w:numPr>
          <w:ilvl w:val="0"/>
          <w:numId w:val="289"/>
        </w:numPr>
        <w:spacing w:after="0" w:line="375" w:lineRule="atLeast"/>
        <w:jc w:val="both"/>
        <w:rPr>
          <w:rFonts w:ascii="inter-regular" w:hAnsi="inter-regular"/>
          <w:color w:val="000000"/>
        </w:rPr>
      </w:pPr>
      <w:r>
        <w:rPr>
          <w:rFonts w:ascii="inter-regular" w:hAnsi="inter-regular"/>
          <w:color w:val="000000"/>
          <w:bdr w:val="none" w:sz="0" w:space="0" w:color="auto" w:frame="1"/>
        </w:rPr>
        <w:t>        data.add(</w:t>
      </w:r>
      <w:r>
        <w:rPr>
          <w:rStyle w:val="number"/>
          <w:rFonts w:ascii="inter-regular" w:hAnsi="inter-regular"/>
          <w:color w:val="C00000"/>
          <w:bdr w:val="none" w:sz="0" w:space="0" w:color="auto" w:frame="1"/>
        </w:rPr>
        <w:t>81</w:t>
      </w:r>
      <w:r>
        <w:rPr>
          <w:rFonts w:ascii="inter-regular" w:hAnsi="inter-regular"/>
          <w:color w:val="000000"/>
          <w:bdr w:val="none" w:sz="0" w:space="0" w:color="auto" w:frame="1"/>
        </w:rPr>
        <w:t>);         </w:t>
      </w:r>
    </w:p>
    <w:p w14:paraId="367064B6" w14:textId="77777777" w:rsidR="008A5B78" w:rsidRDefault="008A5B78" w:rsidP="008A5B78">
      <w:pPr>
        <w:pStyle w:val="alt"/>
        <w:numPr>
          <w:ilvl w:val="0"/>
          <w:numId w:val="289"/>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System.out.println(</w:t>
      </w:r>
      <w:r>
        <w:rPr>
          <w:rStyle w:val="string"/>
          <w:rFonts w:ascii="inter-regular" w:hAnsi="inter-regular"/>
          <w:color w:val="0000FF"/>
          <w:bdr w:val="none" w:sz="0" w:space="0" w:color="auto" w:frame="1"/>
        </w:rPr>
        <w:t>"data: "</w:t>
      </w:r>
      <w:r>
        <w:rPr>
          <w:rFonts w:ascii="inter-regular" w:hAnsi="inter-regular"/>
          <w:color w:val="000000"/>
          <w:bdr w:val="none" w:sz="0" w:space="0" w:color="auto" w:frame="1"/>
        </w:rPr>
        <w:t> + data);  </w:t>
      </w:r>
    </w:p>
    <w:p w14:paraId="10D4729D" w14:textId="77777777" w:rsidR="008A5B78" w:rsidRDefault="008A5B78" w:rsidP="008A5B78">
      <w:pPr>
        <w:numPr>
          <w:ilvl w:val="0"/>
          <w:numId w:val="289"/>
        </w:numPr>
        <w:spacing w:after="0" w:line="375" w:lineRule="atLeast"/>
        <w:jc w:val="both"/>
        <w:rPr>
          <w:rFonts w:ascii="inter-regular" w:hAnsi="inter-regular"/>
          <w:color w:val="000000"/>
        </w:rPr>
      </w:pPr>
      <w:r>
        <w:rPr>
          <w:rFonts w:ascii="inter-regular" w:hAnsi="inter-regular"/>
          <w:color w:val="000000"/>
          <w:bdr w:val="none" w:sz="0" w:space="0" w:color="auto" w:frame="1"/>
        </w:rPr>
        <w:lastRenderedPageBreak/>
        <w:t>  </w:t>
      </w:r>
    </w:p>
    <w:p w14:paraId="413D9FA4" w14:textId="77777777" w:rsidR="008A5B78" w:rsidRDefault="008A5B78" w:rsidP="008A5B78">
      <w:pPr>
        <w:pStyle w:val="alt"/>
        <w:numPr>
          <w:ilvl w:val="0"/>
          <w:numId w:val="289"/>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Object[] array_data = data.toArray();   </w:t>
      </w:r>
    </w:p>
    <w:p w14:paraId="74222FAA" w14:textId="77777777" w:rsidR="008A5B78" w:rsidRDefault="008A5B78" w:rsidP="008A5B78">
      <w:pPr>
        <w:numPr>
          <w:ilvl w:val="0"/>
          <w:numId w:val="289"/>
        </w:numPr>
        <w:spacing w:after="0" w:line="375" w:lineRule="atLeast"/>
        <w:jc w:val="both"/>
        <w:rPr>
          <w:rFonts w:ascii="inter-regular" w:hAnsi="inter-regular"/>
          <w:color w:val="000000"/>
        </w:rPr>
      </w:pPr>
      <w:r>
        <w:rPr>
          <w:rFonts w:ascii="inter-regular" w:hAnsi="inter-regular"/>
          <w:color w:val="000000"/>
          <w:bdr w:val="none" w:sz="0" w:space="0" w:color="auto" w:frame="1"/>
        </w:rPr>
        <w:t>        System.out.println(</w:t>
      </w:r>
      <w:r>
        <w:rPr>
          <w:rStyle w:val="string"/>
          <w:rFonts w:ascii="inter-regular" w:hAnsi="inter-regular"/>
          <w:color w:val="0000FF"/>
          <w:bdr w:val="none" w:sz="0" w:space="0" w:color="auto" w:frame="1"/>
        </w:rPr>
        <w:t>"The array is:"</w:t>
      </w:r>
      <w:r>
        <w:rPr>
          <w:rFonts w:ascii="inter-regular" w:hAnsi="inter-regular"/>
          <w:color w:val="000000"/>
          <w:bdr w:val="none" w:sz="0" w:space="0" w:color="auto" w:frame="1"/>
        </w:rPr>
        <w:t>);   </w:t>
      </w:r>
    </w:p>
    <w:p w14:paraId="5E8B8BD6" w14:textId="77777777" w:rsidR="008A5B78" w:rsidRDefault="008A5B78" w:rsidP="008A5B78">
      <w:pPr>
        <w:pStyle w:val="alt"/>
        <w:numPr>
          <w:ilvl w:val="0"/>
          <w:numId w:val="289"/>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for</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int</w:t>
      </w:r>
      <w:r>
        <w:rPr>
          <w:rFonts w:ascii="inter-regular" w:hAnsi="inter-regular"/>
          <w:color w:val="000000"/>
          <w:bdr w:val="none" w:sz="0" w:space="0" w:color="auto" w:frame="1"/>
        </w:rPr>
        <w:t> i = </w:t>
      </w:r>
      <w:r>
        <w:rPr>
          <w:rStyle w:val="number"/>
          <w:rFonts w:ascii="inter-regular" w:hAnsi="inter-regular"/>
          <w:color w:val="C00000"/>
          <w:bdr w:val="none" w:sz="0" w:space="0" w:color="auto" w:frame="1"/>
        </w:rPr>
        <w:t>0</w:t>
      </w:r>
      <w:r>
        <w:rPr>
          <w:rFonts w:ascii="inter-regular" w:hAnsi="inter-regular"/>
          <w:color w:val="000000"/>
          <w:bdr w:val="none" w:sz="0" w:space="0" w:color="auto" w:frame="1"/>
        </w:rPr>
        <w:t>; i &lt; array_data.length; i++)   </w:t>
      </w:r>
    </w:p>
    <w:p w14:paraId="2A806CFB" w14:textId="77777777" w:rsidR="008A5B78" w:rsidRDefault="008A5B78" w:rsidP="008A5B78">
      <w:pPr>
        <w:numPr>
          <w:ilvl w:val="0"/>
          <w:numId w:val="289"/>
        </w:numPr>
        <w:spacing w:after="0" w:line="375" w:lineRule="atLeast"/>
        <w:jc w:val="both"/>
        <w:rPr>
          <w:rFonts w:ascii="inter-regular" w:hAnsi="inter-regular"/>
          <w:color w:val="000000"/>
        </w:rPr>
      </w:pPr>
      <w:r>
        <w:rPr>
          <w:rFonts w:ascii="inter-regular" w:hAnsi="inter-regular"/>
          <w:color w:val="000000"/>
          <w:bdr w:val="none" w:sz="0" w:space="0" w:color="auto" w:frame="1"/>
        </w:rPr>
        <w:t>            System.out.println(array_data[i]);        </w:t>
      </w:r>
    </w:p>
    <w:p w14:paraId="1BE1A3AA" w14:textId="77777777" w:rsidR="008A5B78" w:rsidRDefault="008A5B78" w:rsidP="008A5B78">
      <w:pPr>
        <w:pStyle w:val="alt"/>
        <w:numPr>
          <w:ilvl w:val="0"/>
          <w:numId w:val="289"/>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   </w:t>
      </w:r>
    </w:p>
    <w:p w14:paraId="3A50795D" w14:textId="77777777" w:rsidR="008A5B78" w:rsidRDefault="008A5B78" w:rsidP="008A5B78">
      <w:pPr>
        <w:numPr>
          <w:ilvl w:val="0"/>
          <w:numId w:val="289"/>
        </w:numPr>
        <w:spacing w:after="0" w:line="375" w:lineRule="atLeast"/>
        <w:jc w:val="both"/>
        <w:rPr>
          <w:rFonts w:ascii="inter-regular" w:hAnsi="inter-regular"/>
          <w:color w:val="000000"/>
        </w:rPr>
      </w:pPr>
      <w:r>
        <w:rPr>
          <w:rFonts w:ascii="inter-regular" w:hAnsi="inter-regular"/>
          <w:color w:val="000000"/>
          <w:bdr w:val="none" w:sz="0" w:space="0" w:color="auto" w:frame="1"/>
        </w:rPr>
        <w:t>}  </w:t>
      </w:r>
    </w:p>
    <w:p w14:paraId="3C4CBF00" w14:textId="77777777" w:rsidR="008A5B78" w:rsidRDefault="008A5B78" w:rsidP="008A5B78">
      <w:pPr>
        <w:pStyle w:val="NormalWeb"/>
        <w:shd w:val="clear" w:color="auto" w:fill="FFFFFF"/>
        <w:jc w:val="both"/>
        <w:rPr>
          <w:rFonts w:ascii="inter-regular" w:hAnsi="inter-regular"/>
          <w:color w:val="333333"/>
        </w:rPr>
      </w:pPr>
      <w:r>
        <w:rPr>
          <w:rStyle w:val="Strong"/>
          <w:rFonts w:ascii="Segoe UI" w:hAnsi="Segoe UI" w:cs="Segoe UI"/>
          <w:color w:val="333333"/>
        </w:rPr>
        <w:t>Output:</w:t>
      </w:r>
    </w:p>
    <w:p w14:paraId="67483126" w14:textId="77777777" w:rsidR="008A5B78" w:rsidRDefault="008A5B78" w:rsidP="008A5B78">
      <w:pPr>
        <w:rPr>
          <w:b/>
          <w:bCs/>
          <w:sz w:val="44"/>
          <w:szCs w:val="44"/>
          <w:u w:val="single"/>
        </w:rPr>
      </w:pPr>
      <w:r>
        <w:rPr>
          <w:noProof/>
        </w:rPr>
        <w:drawing>
          <wp:inline distT="0" distB="0" distL="0" distR="0" wp14:anchorId="7C270693" wp14:editId="00343D8D">
            <wp:extent cx="5731510" cy="2258060"/>
            <wp:effectExtent l="0" t="0" r="2540" b="8890"/>
            <wp:docPr id="1421916395" name="Picture 2" descr="Set in Ja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descr="Set in Java"/>
                    <pic:cNvPicPr>
                      <a:picLocks noChangeAspect="1" noChangeArrowheads="1"/>
                    </pic:cNvPicPr>
                  </pic:nvPicPr>
                  <pic:blipFill>
                    <a:blip r:embed="rId262">
                      <a:extLst>
                        <a:ext uri="{28A0092B-C50C-407E-A947-70E740481C1C}">
                          <a14:useLocalDpi xmlns:a14="http://schemas.microsoft.com/office/drawing/2010/main" val="0"/>
                        </a:ext>
                      </a:extLst>
                    </a:blip>
                    <a:srcRect/>
                    <a:stretch>
                      <a:fillRect/>
                    </a:stretch>
                  </pic:blipFill>
                  <pic:spPr bwMode="auto">
                    <a:xfrm>
                      <a:off x="0" y="0"/>
                      <a:ext cx="5731510" cy="2258060"/>
                    </a:xfrm>
                    <a:prstGeom prst="rect">
                      <a:avLst/>
                    </a:prstGeom>
                    <a:noFill/>
                    <a:ln>
                      <a:noFill/>
                    </a:ln>
                  </pic:spPr>
                </pic:pic>
              </a:graphicData>
            </a:graphic>
          </wp:inline>
        </w:drawing>
      </w:r>
    </w:p>
    <w:p w14:paraId="579269F3" w14:textId="77777777" w:rsidR="008A5B78" w:rsidRDefault="008A5B78" w:rsidP="008A5B78">
      <w:pPr>
        <w:rPr>
          <w:b/>
          <w:bCs/>
          <w:sz w:val="44"/>
          <w:szCs w:val="44"/>
          <w:u w:val="single"/>
        </w:rPr>
      </w:pPr>
    </w:p>
    <w:p w14:paraId="26F785BE" w14:textId="77777777" w:rsidR="008A5B78" w:rsidRDefault="008A5B78" w:rsidP="008A5B78">
      <w:pPr>
        <w:rPr>
          <w:b/>
          <w:bCs/>
          <w:sz w:val="44"/>
          <w:szCs w:val="44"/>
          <w:u w:val="single"/>
        </w:rPr>
      </w:pPr>
      <w:r>
        <w:rPr>
          <w:b/>
          <w:bCs/>
          <w:sz w:val="44"/>
          <w:szCs w:val="44"/>
          <w:u w:val="single"/>
        </w:rPr>
        <w:t xml:space="preserve">Linked Hash Set </w:t>
      </w:r>
    </w:p>
    <w:p w14:paraId="00D2842C" w14:textId="77777777" w:rsidR="008A5B78" w:rsidRDefault="008A5B78" w:rsidP="008A5B78">
      <w:pPr>
        <w:rPr>
          <w:b/>
          <w:bCs/>
          <w:sz w:val="44"/>
          <w:szCs w:val="44"/>
          <w:u w:val="single"/>
        </w:rPr>
      </w:pPr>
    </w:p>
    <w:p w14:paraId="27253DAA" w14:textId="77777777" w:rsidR="008A5B78" w:rsidRDefault="008A5B78" w:rsidP="008A5B78">
      <w:pPr>
        <w:pStyle w:val="NormalWeb"/>
        <w:shd w:val="clear" w:color="auto" w:fill="FFFFFF"/>
        <w:jc w:val="both"/>
        <w:rPr>
          <w:rFonts w:ascii="inter-regular" w:hAnsi="inter-regular"/>
          <w:color w:val="333333"/>
        </w:rPr>
      </w:pPr>
      <w:r>
        <w:rPr>
          <w:rFonts w:ascii="inter-regular" w:hAnsi="inter-regular"/>
          <w:color w:val="333333"/>
        </w:rPr>
        <w:t>Java LinkedHashSet class is a Hashtable and Linked list implementation of the Set interface. It inherits the HashSet class and implements the Set interface.</w:t>
      </w:r>
    </w:p>
    <w:p w14:paraId="5ABB66A5" w14:textId="77777777" w:rsidR="008A5B78" w:rsidRDefault="008A5B78" w:rsidP="008A5B78">
      <w:pPr>
        <w:pStyle w:val="NormalWeb"/>
        <w:shd w:val="clear" w:color="auto" w:fill="FFFFFF"/>
        <w:jc w:val="both"/>
        <w:rPr>
          <w:rFonts w:ascii="inter-regular" w:hAnsi="inter-regular"/>
          <w:color w:val="333333"/>
        </w:rPr>
      </w:pPr>
      <w:r>
        <w:rPr>
          <w:rFonts w:ascii="inter-regular" w:hAnsi="inter-regular"/>
          <w:color w:val="333333"/>
        </w:rPr>
        <w:t>The important points about the Java LinkedHashSet class are:</w:t>
      </w:r>
    </w:p>
    <w:p w14:paraId="625D9CA5" w14:textId="77777777" w:rsidR="008A5B78" w:rsidRDefault="008A5B78" w:rsidP="008A5B78">
      <w:pPr>
        <w:numPr>
          <w:ilvl w:val="0"/>
          <w:numId w:val="290"/>
        </w:numPr>
        <w:shd w:val="clear" w:color="auto" w:fill="FFFFFF"/>
        <w:spacing w:before="60" w:after="100" w:afterAutospacing="1" w:line="375" w:lineRule="atLeast"/>
        <w:jc w:val="both"/>
        <w:rPr>
          <w:rFonts w:ascii="inter-regular" w:hAnsi="inter-regular"/>
          <w:color w:val="000000"/>
        </w:rPr>
      </w:pPr>
      <w:r>
        <w:rPr>
          <w:rFonts w:ascii="inter-regular" w:hAnsi="inter-regular"/>
          <w:color w:val="000000"/>
        </w:rPr>
        <w:t>Java LinkedHashSet class contains unique elements only like HashSet.</w:t>
      </w:r>
    </w:p>
    <w:p w14:paraId="3C4F603A" w14:textId="77777777" w:rsidR="008A5B78" w:rsidRDefault="008A5B78" w:rsidP="008A5B78">
      <w:pPr>
        <w:numPr>
          <w:ilvl w:val="0"/>
          <w:numId w:val="290"/>
        </w:numPr>
        <w:shd w:val="clear" w:color="auto" w:fill="FFFFFF"/>
        <w:spacing w:before="60" w:after="100" w:afterAutospacing="1" w:line="375" w:lineRule="atLeast"/>
        <w:jc w:val="both"/>
        <w:rPr>
          <w:rFonts w:ascii="inter-regular" w:hAnsi="inter-regular"/>
          <w:color w:val="000000"/>
        </w:rPr>
      </w:pPr>
      <w:r>
        <w:rPr>
          <w:rFonts w:ascii="inter-regular" w:hAnsi="inter-regular"/>
          <w:color w:val="000000"/>
        </w:rPr>
        <w:t>Java LinkedHashSet class provides all optional set operations and permits null elements.</w:t>
      </w:r>
    </w:p>
    <w:p w14:paraId="4C2B5554" w14:textId="77777777" w:rsidR="008A5B78" w:rsidRDefault="008A5B78" w:rsidP="008A5B78">
      <w:pPr>
        <w:numPr>
          <w:ilvl w:val="0"/>
          <w:numId w:val="290"/>
        </w:numPr>
        <w:shd w:val="clear" w:color="auto" w:fill="FFFFFF"/>
        <w:spacing w:before="60" w:after="100" w:afterAutospacing="1" w:line="375" w:lineRule="atLeast"/>
        <w:jc w:val="both"/>
        <w:rPr>
          <w:rFonts w:ascii="inter-regular" w:hAnsi="inter-regular"/>
          <w:color w:val="000000"/>
        </w:rPr>
      </w:pPr>
      <w:r>
        <w:rPr>
          <w:rFonts w:ascii="inter-regular" w:hAnsi="inter-regular"/>
          <w:color w:val="000000"/>
        </w:rPr>
        <w:t>Java LinkedHashSet class is non-synchronized.</w:t>
      </w:r>
    </w:p>
    <w:p w14:paraId="35756390" w14:textId="77777777" w:rsidR="008A5B78" w:rsidRDefault="008A5B78" w:rsidP="008A5B78">
      <w:pPr>
        <w:numPr>
          <w:ilvl w:val="0"/>
          <w:numId w:val="290"/>
        </w:numPr>
        <w:shd w:val="clear" w:color="auto" w:fill="FFFFFF"/>
        <w:spacing w:before="60" w:after="100" w:afterAutospacing="1" w:line="375" w:lineRule="atLeast"/>
        <w:jc w:val="both"/>
        <w:rPr>
          <w:rFonts w:ascii="inter-regular" w:hAnsi="inter-regular"/>
          <w:color w:val="000000"/>
        </w:rPr>
      </w:pPr>
      <w:r>
        <w:rPr>
          <w:rFonts w:ascii="inter-regular" w:hAnsi="inter-regular"/>
          <w:color w:val="000000"/>
        </w:rPr>
        <w:t>Java LinkedHashSet class maintains insertion order.</w:t>
      </w:r>
    </w:p>
    <w:p w14:paraId="7379624D" w14:textId="77777777" w:rsidR="008A5B78" w:rsidRDefault="008A5B78" w:rsidP="008A5B78">
      <w:pPr>
        <w:pStyle w:val="Heading4"/>
        <w:pBdr>
          <w:left w:val="single" w:sz="18" w:space="30" w:color="FFA500"/>
        </w:pBdr>
        <w:shd w:val="clear" w:color="auto" w:fill="FAEBD7"/>
        <w:jc w:val="both"/>
        <w:rPr>
          <w:rFonts w:ascii="Arial" w:hAnsi="Arial" w:cs="Arial"/>
          <w:b w:val="0"/>
          <w:bCs w:val="0"/>
          <w:color w:val="333333"/>
          <w:sz w:val="23"/>
          <w:szCs w:val="23"/>
        </w:rPr>
      </w:pPr>
      <w:r>
        <w:rPr>
          <w:rFonts w:ascii="Arial" w:hAnsi="Arial" w:cs="Arial"/>
          <w:b w:val="0"/>
          <w:bCs w:val="0"/>
          <w:color w:val="333333"/>
          <w:sz w:val="23"/>
          <w:szCs w:val="23"/>
        </w:rPr>
        <w:t>Note: Keeping the insertion order in the LinkedHashset has some additional costs, both in terms of extra memory and extra CPU cycles. Therefore, if it is not required to maintain the insertion order, go for the lighter-weight HashMap or the HashSet instead.</w:t>
      </w:r>
    </w:p>
    <w:p w14:paraId="12BD1FC2" w14:textId="77777777" w:rsidR="008A5B78" w:rsidRDefault="008A5B78" w:rsidP="008A5B78">
      <w:pPr>
        <w:pStyle w:val="Heading2"/>
        <w:shd w:val="clear" w:color="auto" w:fill="FFFFFF"/>
        <w:spacing w:line="312" w:lineRule="atLeast"/>
        <w:jc w:val="both"/>
        <w:rPr>
          <w:rFonts w:ascii="Helvetica" w:hAnsi="Helvetica"/>
          <w:b w:val="0"/>
          <w:bCs w:val="0"/>
          <w:color w:val="610B4B"/>
          <w:sz w:val="32"/>
          <w:szCs w:val="32"/>
        </w:rPr>
      </w:pPr>
      <w:r>
        <w:rPr>
          <w:rFonts w:ascii="Helvetica" w:hAnsi="Helvetica"/>
          <w:b w:val="0"/>
          <w:bCs w:val="0"/>
          <w:color w:val="610B4B"/>
          <w:sz w:val="32"/>
          <w:szCs w:val="32"/>
        </w:rPr>
        <w:lastRenderedPageBreak/>
        <w:t>Hierarchy of LinkedHashSet class</w:t>
      </w:r>
    </w:p>
    <w:p w14:paraId="7C780BA5" w14:textId="77777777" w:rsidR="008A5B78" w:rsidRDefault="008A5B78" w:rsidP="008A5B78">
      <w:pPr>
        <w:pStyle w:val="NormalWeb"/>
        <w:shd w:val="clear" w:color="auto" w:fill="FFFFFF"/>
        <w:jc w:val="both"/>
        <w:rPr>
          <w:rFonts w:ascii="inter-regular" w:hAnsi="inter-regular"/>
          <w:color w:val="333333"/>
        </w:rPr>
      </w:pPr>
      <w:r>
        <w:rPr>
          <w:rFonts w:ascii="inter-regular" w:hAnsi="inter-regular"/>
          <w:color w:val="333333"/>
        </w:rPr>
        <w:t>The LinkedHashSet class extends the HashSet class, which implements the Set interface. The Set interface inherits Collection and Iterable interfaces in hierarchical order.</w:t>
      </w:r>
    </w:p>
    <w:p w14:paraId="2463C5A9" w14:textId="77777777" w:rsidR="008A5B78" w:rsidRDefault="008A5B78" w:rsidP="008A5B78">
      <w:pPr>
        <w:pStyle w:val="Heading3"/>
        <w:shd w:val="clear" w:color="auto" w:fill="FFFFFF"/>
        <w:spacing w:line="312" w:lineRule="atLeast"/>
        <w:jc w:val="both"/>
        <w:rPr>
          <w:rFonts w:ascii="Helvetica" w:hAnsi="Helvetica"/>
          <w:color w:val="610B4B"/>
          <w:sz w:val="32"/>
          <w:szCs w:val="32"/>
        </w:rPr>
      </w:pPr>
      <w:r>
        <w:rPr>
          <w:rFonts w:ascii="Helvetica" w:hAnsi="Helvetica"/>
          <w:b/>
          <w:bCs/>
          <w:color w:val="610B4B"/>
          <w:sz w:val="32"/>
          <w:szCs w:val="32"/>
        </w:rPr>
        <w:t>LinkedHashSet Class Declaration</w:t>
      </w:r>
    </w:p>
    <w:p w14:paraId="22A29CAB" w14:textId="77777777" w:rsidR="008A5B78" w:rsidRDefault="008A5B78" w:rsidP="008A5B78">
      <w:pPr>
        <w:pStyle w:val="NormalWeb"/>
        <w:shd w:val="clear" w:color="auto" w:fill="FFFFFF"/>
        <w:jc w:val="both"/>
        <w:rPr>
          <w:rFonts w:ascii="inter-regular" w:hAnsi="inter-regular"/>
          <w:color w:val="333333"/>
        </w:rPr>
      </w:pPr>
      <w:r>
        <w:rPr>
          <w:rFonts w:ascii="inter-regular" w:hAnsi="inter-regular"/>
          <w:color w:val="333333"/>
        </w:rPr>
        <w:t>Let's see the declaration for java.util.LinkedHashSet class.</w:t>
      </w:r>
    </w:p>
    <w:p w14:paraId="53610F68" w14:textId="77777777" w:rsidR="008A5B78" w:rsidRDefault="008A5B78" w:rsidP="008A5B78">
      <w:pPr>
        <w:pStyle w:val="alt"/>
        <w:numPr>
          <w:ilvl w:val="0"/>
          <w:numId w:val="291"/>
        </w:numPr>
        <w:spacing w:before="0" w:beforeAutospacing="0" w:after="0" w:afterAutospacing="0" w:line="375" w:lineRule="atLeast"/>
        <w:jc w:val="both"/>
        <w:rPr>
          <w:rFonts w:ascii="inter-regular" w:hAnsi="inter-regular"/>
          <w:color w:val="000000"/>
        </w:rPr>
      </w:pPr>
      <w:r>
        <w:rPr>
          <w:rStyle w:val="keyword"/>
          <w:rFonts w:ascii="inter-regular" w:hAnsi="inter-regular"/>
          <w:b/>
          <w:bCs/>
          <w:color w:val="006699"/>
          <w:bdr w:val="none" w:sz="0" w:space="0" w:color="auto" w:frame="1"/>
        </w:rPr>
        <w:t>public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class</w:t>
      </w:r>
      <w:r>
        <w:rPr>
          <w:rFonts w:ascii="inter-regular" w:hAnsi="inter-regular"/>
          <w:color w:val="000000"/>
          <w:bdr w:val="none" w:sz="0" w:space="0" w:color="auto" w:frame="1"/>
        </w:rPr>
        <w:t> LinkedHashSet&lt;E&gt; </w:t>
      </w:r>
      <w:r>
        <w:rPr>
          <w:rStyle w:val="keyword"/>
          <w:rFonts w:ascii="inter-regular" w:hAnsi="inter-regular"/>
          <w:b/>
          <w:bCs/>
          <w:color w:val="006699"/>
          <w:bdr w:val="none" w:sz="0" w:space="0" w:color="auto" w:frame="1"/>
        </w:rPr>
        <w:t>extends</w:t>
      </w:r>
      <w:r>
        <w:rPr>
          <w:rFonts w:ascii="inter-regular" w:hAnsi="inter-regular"/>
          <w:color w:val="000000"/>
          <w:bdr w:val="none" w:sz="0" w:space="0" w:color="auto" w:frame="1"/>
        </w:rPr>
        <w:t> HashSet&lt;E&gt; </w:t>
      </w:r>
      <w:r>
        <w:rPr>
          <w:rStyle w:val="keyword"/>
          <w:rFonts w:ascii="inter-regular" w:hAnsi="inter-regular"/>
          <w:b/>
          <w:bCs/>
          <w:color w:val="006699"/>
          <w:bdr w:val="none" w:sz="0" w:space="0" w:color="auto" w:frame="1"/>
        </w:rPr>
        <w:t>implements</w:t>
      </w:r>
      <w:r>
        <w:rPr>
          <w:rFonts w:ascii="inter-regular" w:hAnsi="inter-regular"/>
          <w:color w:val="000000"/>
          <w:bdr w:val="none" w:sz="0" w:space="0" w:color="auto" w:frame="1"/>
        </w:rPr>
        <w:t> Set&lt;E&gt;, Cloneable, Serializable  </w:t>
      </w:r>
    </w:p>
    <w:p w14:paraId="4D98E6F7" w14:textId="77777777" w:rsidR="008A5B78" w:rsidRDefault="008A5B78" w:rsidP="008A5B78">
      <w:pPr>
        <w:pStyle w:val="Heading3"/>
        <w:shd w:val="clear" w:color="auto" w:fill="FFFFFF"/>
        <w:spacing w:line="312" w:lineRule="atLeast"/>
        <w:jc w:val="both"/>
        <w:rPr>
          <w:rFonts w:ascii="Helvetica" w:hAnsi="Helvetica"/>
          <w:color w:val="610B4B"/>
          <w:sz w:val="32"/>
          <w:szCs w:val="32"/>
        </w:rPr>
      </w:pPr>
      <w:r>
        <w:rPr>
          <w:rFonts w:ascii="Helvetica" w:hAnsi="Helvetica"/>
          <w:b/>
          <w:bCs/>
          <w:color w:val="610B4B"/>
          <w:sz w:val="32"/>
          <w:szCs w:val="32"/>
        </w:rPr>
        <w:t>Constructors of Java LinkedHashSet Class</w:t>
      </w:r>
    </w:p>
    <w:tbl>
      <w:tblPr>
        <w:tblW w:w="13235"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3817"/>
        <w:gridCol w:w="9418"/>
      </w:tblGrid>
      <w:tr w:rsidR="008A5B78" w14:paraId="478D0C8A" w14:textId="77777777" w:rsidTr="008A5B78">
        <w:tc>
          <w:tcPr>
            <w:tcW w:w="0" w:type="auto"/>
            <w:shd w:val="clear" w:color="auto" w:fill="C7CCBE"/>
            <w:tcMar>
              <w:top w:w="180" w:type="dxa"/>
              <w:left w:w="180" w:type="dxa"/>
              <w:bottom w:w="180" w:type="dxa"/>
              <w:right w:w="180" w:type="dxa"/>
            </w:tcMar>
            <w:hideMark/>
          </w:tcPr>
          <w:p w14:paraId="7DE177EE" w14:textId="77777777" w:rsidR="008A5B78" w:rsidRDefault="008A5B78">
            <w:pPr>
              <w:rPr>
                <w:rFonts w:ascii="Times New Roman" w:hAnsi="Times New Roman"/>
                <w:b/>
                <w:bCs/>
                <w:color w:val="000000"/>
                <w:sz w:val="26"/>
                <w:szCs w:val="26"/>
              </w:rPr>
            </w:pPr>
            <w:r>
              <w:rPr>
                <w:b/>
                <w:bCs/>
                <w:color w:val="000000"/>
                <w:sz w:val="26"/>
                <w:szCs w:val="26"/>
              </w:rPr>
              <w:t>Constructor</w:t>
            </w:r>
          </w:p>
        </w:tc>
        <w:tc>
          <w:tcPr>
            <w:tcW w:w="0" w:type="auto"/>
            <w:shd w:val="clear" w:color="auto" w:fill="C7CCBE"/>
            <w:tcMar>
              <w:top w:w="180" w:type="dxa"/>
              <w:left w:w="180" w:type="dxa"/>
              <w:bottom w:w="180" w:type="dxa"/>
              <w:right w:w="180" w:type="dxa"/>
            </w:tcMar>
            <w:hideMark/>
          </w:tcPr>
          <w:p w14:paraId="4DC2DC5F" w14:textId="77777777" w:rsidR="008A5B78" w:rsidRDefault="008A5B78">
            <w:pPr>
              <w:rPr>
                <w:b/>
                <w:bCs/>
                <w:color w:val="000000"/>
                <w:sz w:val="26"/>
                <w:szCs w:val="26"/>
              </w:rPr>
            </w:pPr>
            <w:r>
              <w:rPr>
                <w:b/>
                <w:bCs/>
                <w:color w:val="000000"/>
                <w:sz w:val="26"/>
                <w:szCs w:val="26"/>
              </w:rPr>
              <w:t>Description</w:t>
            </w:r>
          </w:p>
        </w:tc>
      </w:tr>
      <w:tr w:rsidR="008A5B78" w14:paraId="4E7D32EF" w14:textId="77777777" w:rsidTr="008A5B78">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926F6C8" w14:textId="77777777" w:rsidR="008A5B78" w:rsidRDefault="008A5B78">
            <w:pPr>
              <w:jc w:val="both"/>
              <w:rPr>
                <w:rFonts w:ascii="inter-regular" w:hAnsi="inter-regular"/>
                <w:color w:val="333333"/>
                <w:sz w:val="24"/>
                <w:szCs w:val="24"/>
              </w:rPr>
            </w:pPr>
            <w:r>
              <w:rPr>
                <w:rFonts w:ascii="inter-regular" w:hAnsi="inter-regular"/>
                <w:color w:val="333333"/>
              </w:rPr>
              <w:t>HashSet()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6D618AB" w14:textId="77777777" w:rsidR="008A5B78" w:rsidRDefault="008A5B78">
            <w:pPr>
              <w:jc w:val="both"/>
              <w:rPr>
                <w:rFonts w:ascii="inter-regular" w:hAnsi="inter-regular"/>
                <w:color w:val="333333"/>
              </w:rPr>
            </w:pPr>
            <w:r>
              <w:rPr>
                <w:rFonts w:ascii="inter-regular" w:hAnsi="inter-regular"/>
                <w:color w:val="333333"/>
              </w:rPr>
              <w:t>It is used to construct a default HashSet.</w:t>
            </w:r>
          </w:p>
        </w:tc>
      </w:tr>
      <w:tr w:rsidR="008A5B78" w14:paraId="0E49780B" w14:textId="77777777" w:rsidTr="008A5B78">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417DA5C" w14:textId="77777777" w:rsidR="008A5B78" w:rsidRDefault="008A5B78">
            <w:pPr>
              <w:jc w:val="both"/>
              <w:rPr>
                <w:rFonts w:ascii="inter-regular" w:hAnsi="inter-regular"/>
                <w:color w:val="333333"/>
              </w:rPr>
            </w:pPr>
            <w:r>
              <w:rPr>
                <w:rFonts w:ascii="inter-regular" w:hAnsi="inter-regular"/>
                <w:color w:val="333333"/>
              </w:rPr>
              <w:t>HashSet(Collection c)</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1220C59B" w14:textId="77777777" w:rsidR="008A5B78" w:rsidRDefault="008A5B78">
            <w:pPr>
              <w:jc w:val="both"/>
              <w:rPr>
                <w:rFonts w:ascii="inter-regular" w:hAnsi="inter-regular"/>
                <w:color w:val="333333"/>
              </w:rPr>
            </w:pPr>
            <w:r>
              <w:rPr>
                <w:rFonts w:ascii="inter-regular" w:hAnsi="inter-regular"/>
                <w:color w:val="333333"/>
              </w:rPr>
              <w:t>It is used to initialize the hash set by using the elements of the collection c.</w:t>
            </w:r>
          </w:p>
        </w:tc>
      </w:tr>
      <w:tr w:rsidR="008A5B78" w14:paraId="4B808B47" w14:textId="77777777" w:rsidTr="008A5B78">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38F0255" w14:textId="77777777" w:rsidR="008A5B78" w:rsidRDefault="008A5B78">
            <w:pPr>
              <w:jc w:val="both"/>
              <w:rPr>
                <w:rFonts w:ascii="inter-regular" w:hAnsi="inter-regular"/>
                <w:color w:val="333333"/>
              </w:rPr>
            </w:pPr>
            <w:r>
              <w:rPr>
                <w:rFonts w:ascii="inter-regular" w:hAnsi="inter-regular"/>
                <w:color w:val="333333"/>
              </w:rPr>
              <w:t>LinkedHashSet(int capacity)</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0594389" w14:textId="77777777" w:rsidR="008A5B78" w:rsidRDefault="008A5B78">
            <w:pPr>
              <w:jc w:val="both"/>
              <w:rPr>
                <w:rFonts w:ascii="inter-regular" w:hAnsi="inter-regular"/>
                <w:color w:val="333333"/>
              </w:rPr>
            </w:pPr>
            <w:r>
              <w:rPr>
                <w:rFonts w:ascii="inter-regular" w:hAnsi="inter-regular"/>
                <w:color w:val="333333"/>
              </w:rPr>
              <w:t>It is used to initialize the capacity of the linked hash set to the given integer value capacity.</w:t>
            </w:r>
          </w:p>
        </w:tc>
      </w:tr>
      <w:tr w:rsidR="008A5B78" w14:paraId="0D252BFA" w14:textId="77777777" w:rsidTr="008A5B78">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1D6BF897" w14:textId="77777777" w:rsidR="008A5B78" w:rsidRDefault="008A5B78">
            <w:pPr>
              <w:jc w:val="both"/>
              <w:rPr>
                <w:rFonts w:ascii="inter-regular" w:hAnsi="inter-regular"/>
                <w:color w:val="333333"/>
              </w:rPr>
            </w:pPr>
            <w:r>
              <w:rPr>
                <w:rFonts w:ascii="inter-regular" w:hAnsi="inter-regular"/>
                <w:color w:val="333333"/>
              </w:rPr>
              <w:t>LinkedHashSet(int capacity, float fillRatio)</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522C6B82" w14:textId="77777777" w:rsidR="008A5B78" w:rsidRDefault="008A5B78">
            <w:pPr>
              <w:jc w:val="both"/>
              <w:rPr>
                <w:rFonts w:ascii="inter-regular" w:hAnsi="inter-regular"/>
                <w:color w:val="333333"/>
              </w:rPr>
            </w:pPr>
            <w:r>
              <w:rPr>
                <w:rFonts w:ascii="inter-regular" w:hAnsi="inter-regular"/>
                <w:color w:val="333333"/>
              </w:rPr>
              <w:t>It is used to initialize both the capacity and the fill ratio (also called load capacity) of the hash set from its argument.</w:t>
            </w:r>
          </w:p>
        </w:tc>
      </w:tr>
    </w:tbl>
    <w:p w14:paraId="6614CFD0" w14:textId="77777777" w:rsidR="008A5B78" w:rsidRDefault="008A5B78" w:rsidP="008A5B78">
      <w:pPr>
        <w:pStyle w:val="Heading3"/>
        <w:shd w:val="clear" w:color="auto" w:fill="FFFFFF"/>
        <w:spacing w:line="312" w:lineRule="atLeast"/>
        <w:jc w:val="both"/>
        <w:rPr>
          <w:rFonts w:ascii="Helvetica" w:hAnsi="Helvetica"/>
          <w:color w:val="610B4B"/>
          <w:sz w:val="32"/>
          <w:szCs w:val="32"/>
        </w:rPr>
      </w:pPr>
      <w:r>
        <w:rPr>
          <w:rFonts w:ascii="Helvetica" w:hAnsi="Helvetica"/>
          <w:b/>
          <w:bCs/>
          <w:color w:val="610B4B"/>
          <w:sz w:val="32"/>
          <w:szCs w:val="32"/>
        </w:rPr>
        <w:t>Java LinkedHashSet Example</w:t>
      </w:r>
    </w:p>
    <w:p w14:paraId="47754F08" w14:textId="77777777" w:rsidR="008A5B78" w:rsidRDefault="008A5B78" w:rsidP="008A5B78">
      <w:pPr>
        <w:pStyle w:val="NormalWeb"/>
        <w:shd w:val="clear" w:color="auto" w:fill="FFFFFF"/>
        <w:jc w:val="both"/>
        <w:rPr>
          <w:rFonts w:ascii="inter-regular" w:hAnsi="inter-regular"/>
          <w:color w:val="333333"/>
        </w:rPr>
      </w:pPr>
      <w:r>
        <w:rPr>
          <w:rFonts w:ascii="inter-regular" w:hAnsi="inter-regular"/>
          <w:color w:val="333333"/>
        </w:rPr>
        <w:t>Let's see a simple example of the Java LinkedHashSet class. Here you can notice that the elements iterate in insertion order.</w:t>
      </w:r>
    </w:p>
    <w:p w14:paraId="7A65B208" w14:textId="77777777" w:rsidR="008A5B78" w:rsidRDefault="008A5B78" w:rsidP="008A5B78">
      <w:pPr>
        <w:pStyle w:val="NormalWeb"/>
        <w:shd w:val="clear" w:color="auto" w:fill="FFFFFF"/>
        <w:jc w:val="both"/>
        <w:rPr>
          <w:rFonts w:ascii="inter-regular" w:hAnsi="inter-regular"/>
          <w:color w:val="333333"/>
        </w:rPr>
      </w:pPr>
      <w:r>
        <w:rPr>
          <w:rStyle w:val="Strong"/>
          <w:rFonts w:ascii="Segoe UI" w:hAnsi="Segoe UI" w:cs="Segoe UI"/>
          <w:color w:val="333333"/>
        </w:rPr>
        <w:t>FileName:</w:t>
      </w:r>
      <w:r>
        <w:rPr>
          <w:rFonts w:ascii="inter-regular" w:hAnsi="inter-regular"/>
          <w:color w:val="333333"/>
        </w:rPr>
        <w:t> LinkedHashSet1.java</w:t>
      </w:r>
    </w:p>
    <w:p w14:paraId="2A6BCBBA" w14:textId="77777777" w:rsidR="008A5B78" w:rsidRDefault="008A5B78" w:rsidP="008A5B78">
      <w:pPr>
        <w:pStyle w:val="alt"/>
        <w:numPr>
          <w:ilvl w:val="0"/>
          <w:numId w:val="292"/>
        </w:numPr>
        <w:spacing w:before="0" w:beforeAutospacing="0" w:after="0" w:afterAutospacing="0" w:line="375" w:lineRule="atLeast"/>
        <w:jc w:val="both"/>
        <w:rPr>
          <w:rFonts w:ascii="inter-regular" w:hAnsi="inter-regular"/>
          <w:color w:val="000000"/>
        </w:rPr>
      </w:pPr>
      <w:r>
        <w:rPr>
          <w:rStyle w:val="keyword"/>
          <w:rFonts w:ascii="inter-regular" w:hAnsi="inter-regular"/>
          <w:b/>
          <w:bCs/>
          <w:color w:val="006699"/>
          <w:bdr w:val="none" w:sz="0" w:space="0" w:color="auto" w:frame="1"/>
        </w:rPr>
        <w:t>import</w:t>
      </w:r>
      <w:r>
        <w:rPr>
          <w:rFonts w:ascii="inter-regular" w:hAnsi="inter-regular"/>
          <w:color w:val="000000"/>
          <w:bdr w:val="none" w:sz="0" w:space="0" w:color="auto" w:frame="1"/>
        </w:rPr>
        <w:t> java.util.*;  </w:t>
      </w:r>
    </w:p>
    <w:p w14:paraId="04736AED" w14:textId="77777777" w:rsidR="008A5B78" w:rsidRDefault="008A5B78" w:rsidP="008A5B78">
      <w:pPr>
        <w:numPr>
          <w:ilvl w:val="0"/>
          <w:numId w:val="292"/>
        </w:numPr>
        <w:spacing w:after="0" w:line="375" w:lineRule="atLeast"/>
        <w:jc w:val="both"/>
        <w:rPr>
          <w:rFonts w:ascii="inter-regular" w:hAnsi="inter-regular"/>
          <w:color w:val="000000"/>
        </w:rPr>
      </w:pPr>
      <w:r>
        <w:rPr>
          <w:rStyle w:val="keyword"/>
          <w:rFonts w:ascii="inter-regular" w:hAnsi="inter-regular"/>
          <w:b/>
          <w:bCs/>
          <w:color w:val="006699"/>
          <w:bdr w:val="none" w:sz="0" w:space="0" w:color="auto" w:frame="1"/>
        </w:rPr>
        <w:t>class</w:t>
      </w:r>
      <w:r>
        <w:rPr>
          <w:rFonts w:ascii="inter-regular" w:hAnsi="inter-regular"/>
          <w:color w:val="000000"/>
          <w:bdr w:val="none" w:sz="0" w:space="0" w:color="auto" w:frame="1"/>
        </w:rPr>
        <w:t> LinkedHashSet1{  </w:t>
      </w:r>
    </w:p>
    <w:p w14:paraId="5AD9BD18" w14:textId="77777777" w:rsidR="008A5B78" w:rsidRDefault="008A5B78" w:rsidP="008A5B78">
      <w:pPr>
        <w:pStyle w:val="alt"/>
        <w:numPr>
          <w:ilvl w:val="0"/>
          <w:numId w:val="292"/>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public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static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void</w:t>
      </w:r>
      <w:r>
        <w:rPr>
          <w:rFonts w:ascii="inter-regular" w:hAnsi="inter-regular"/>
          <w:color w:val="000000"/>
          <w:bdr w:val="none" w:sz="0" w:space="0" w:color="auto" w:frame="1"/>
        </w:rPr>
        <w:t> main(String args[]){  </w:t>
      </w:r>
    </w:p>
    <w:p w14:paraId="6E3827FE" w14:textId="77777777" w:rsidR="008A5B78" w:rsidRDefault="008A5B78" w:rsidP="008A5B78">
      <w:pPr>
        <w:numPr>
          <w:ilvl w:val="0"/>
          <w:numId w:val="292"/>
        </w:numPr>
        <w:spacing w:after="0" w:line="375" w:lineRule="atLeast"/>
        <w:jc w:val="both"/>
        <w:rPr>
          <w:rFonts w:ascii="inter-regular" w:hAnsi="inter-regular"/>
          <w:color w:val="000000"/>
        </w:rPr>
      </w:pPr>
      <w:r>
        <w:rPr>
          <w:rFonts w:ascii="inter-regular" w:hAnsi="inter-regular"/>
          <w:color w:val="000000"/>
          <w:bdr w:val="none" w:sz="0" w:space="0" w:color="auto" w:frame="1"/>
        </w:rPr>
        <w:t> </w:t>
      </w:r>
      <w:r>
        <w:rPr>
          <w:rStyle w:val="comment"/>
          <w:rFonts w:ascii="inter-regular" w:hAnsi="inter-regular"/>
          <w:color w:val="008200"/>
          <w:bdr w:val="none" w:sz="0" w:space="0" w:color="auto" w:frame="1"/>
        </w:rPr>
        <w:t>//Creating HashSet and adding elements</w:t>
      </w:r>
      <w:r>
        <w:rPr>
          <w:rFonts w:ascii="inter-regular" w:hAnsi="inter-regular"/>
          <w:color w:val="000000"/>
          <w:bdr w:val="none" w:sz="0" w:space="0" w:color="auto" w:frame="1"/>
        </w:rPr>
        <w:t>  </w:t>
      </w:r>
    </w:p>
    <w:p w14:paraId="7B633926" w14:textId="77777777" w:rsidR="008A5B78" w:rsidRDefault="008A5B78" w:rsidP="008A5B78">
      <w:pPr>
        <w:pStyle w:val="alt"/>
        <w:numPr>
          <w:ilvl w:val="0"/>
          <w:numId w:val="292"/>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LinkedHashSet&lt;String&gt; set=</w:t>
      </w:r>
      <w:r>
        <w:rPr>
          <w:rStyle w:val="keyword"/>
          <w:rFonts w:ascii="inter-regular" w:hAnsi="inter-regular"/>
          <w:b/>
          <w:bCs/>
          <w:color w:val="006699"/>
          <w:bdr w:val="none" w:sz="0" w:space="0" w:color="auto" w:frame="1"/>
        </w:rPr>
        <w:t>new</w:t>
      </w:r>
      <w:r>
        <w:rPr>
          <w:rFonts w:ascii="inter-regular" w:hAnsi="inter-regular"/>
          <w:color w:val="000000"/>
          <w:bdr w:val="none" w:sz="0" w:space="0" w:color="auto" w:frame="1"/>
        </w:rPr>
        <w:t> LinkedHashSet();  </w:t>
      </w:r>
    </w:p>
    <w:p w14:paraId="28946D01" w14:textId="77777777" w:rsidR="008A5B78" w:rsidRDefault="008A5B78" w:rsidP="008A5B78">
      <w:pPr>
        <w:numPr>
          <w:ilvl w:val="0"/>
          <w:numId w:val="292"/>
        </w:numPr>
        <w:spacing w:after="0" w:line="375" w:lineRule="atLeast"/>
        <w:jc w:val="both"/>
        <w:rPr>
          <w:rFonts w:ascii="inter-regular" w:hAnsi="inter-regular"/>
          <w:color w:val="000000"/>
        </w:rPr>
      </w:pPr>
      <w:r>
        <w:rPr>
          <w:rFonts w:ascii="inter-regular" w:hAnsi="inter-regular"/>
          <w:color w:val="000000"/>
          <w:bdr w:val="none" w:sz="0" w:space="0" w:color="auto" w:frame="1"/>
        </w:rPr>
        <w:t>               set.add(</w:t>
      </w:r>
      <w:r>
        <w:rPr>
          <w:rStyle w:val="string"/>
          <w:rFonts w:ascii="inter-regular" w:hAnsi="inter-regular"/>
          <w:color w:val="0000FF"/>
          <w:bdr w:val="none" w:sz="0" w:space="0" w:color="auto" w:frame="1"/>
        </w:rPr>
        <w:t>"One"</w:t>
      </w:r>
      <w:r>
        <w:rPr>
          <w:rFonts w:ascii="inter-regular" w:hAnsi="inter-regular"/>
          <w:color w:val="000000"/>
          <w:bdr w:val="none" w:sz="0" w:space="0" w:color="auto" w:frame="1"/>
        </w:rPr>
        <w:t>);    </w:t>
      </w:r>
    </w:p>
    <w:p w14:paraId="61267F20" w14:textId="77777777" w:rsidR="008A5B78" w:rsidRDefault="008A5B78" w:rsidP="008A5B78">
      <w:pPr>
        <w:pStyle w:val="alt"/>
        <w:numPr>
          <w:ilvl w:val="0"/>
          <w:numId w:val="292"/>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set.add(</w:t>
      </w:r>
      <w:r>
        <w:rPr>
          <w:rStyle w:val="string"/>
          <w:rFonts w:ascii="inter-regular" w:hAnsi="inter-regular"/>
          <w:color w:val="0000FF"/>
          <w:bdr w:val="none" w:sz="0" w:space="0" w:color="auto" w:frame="1"/>
        </w:rPr>
        <w:t>"Two"</w:t>
      </w:r>
      <w:r>
        <w:rPr>
          <w:rFonts w:ascii="inter-regular" w:hAnsi="inter-regular"/>
          <w:color w:val="000000"/>
          <w:bdr w:val="none" w:sz="0" w:space="0" w:color="auto" w:frame="1"/>
        </w:rPr>
        <w:t>);    </w:t>
      </w:r>
    </w:p>
    <w:p w14:paraId="1CE7DE92" w14:textId="77777777" w:rsidR="008A5B78" w:rsidRDefault="008A5B78" w:rsidP="008A5B78">
      <w:pPr>
        <w:numPr>
          <w:ilvl w:val="0"/>
          <w:numId w:val="292"/>
        </w:numPr>
        <w:spacing w:after="0" w:line="375" w:lineRule="atLeast"/>
        <w:jc w:val="both"/>
        <w:rPr>
          <w:rFonts w:ascii="inter-regular" w:hAnsi="inter-regular"/>
          <w:color w:val="000000"/>
        </w:rPr>
      </w:pPr>
      <w:r>
        <w:rPr>
          <w:rFonts w:ascii="inter-regular" w:hAnsi="inter-regular"/>
          <w:color w:val="000000"/>
          <w:bdr w:val="none" w:sz="0" w:space="0" w:color="auto" w:frame="1"/>
        </w:rPr>
        <w:t>               set.add(</w:t>
      </w:r>
      <w:r>
        <w:rPr>
          <w:rStyle w:val="string"/>
          <w:rFonts w:ascii="inter-regular" w:hAnsi="inter-regular"/>
          <w:color w:val="0000FF"/>
          <w:bdr w:val="none" w:sz="0" w:space="0" w:color="auto" w:frame="1"/>
        </w:rPr>
        <w:t>"Three"</w:t>
      </w:r>
      <w:r>
        <w:rPr>
          <w:rFonts w:ascii="inter-regular" w:hAnsi="inter-regular"/>
          <w:color w:val="000000"/>
          <w:bdr w:val="none" w:sz="0" w:space="0" w:color="auto" w:frame="1"/>
        </w:rPr>
        <w:t>);   </w:t>
      </w:r>
    </w:p>
    <w:p w14:paraId="065248C1" w14:textId="77777777" w:rsidR="008A5B78" w:rsidRDefault="008A5B78" w:rsidP="008A5B78">
      <w:pPr>
        <w:pStyle w:val="alt"/>
        <w:numPr>
          <w:ilvl w:val="0"/>
          <w:numId w:val="292"/>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set.add(</w:t>
      </w:r>
      <w:r>
        <w:rPr>
          <w:rStyle w:val="string"/>
          <w:rFonts w:ascii="inter-regular" w:hAnsi="inter-regular"/>
          <w:color w:val="0000FF"/>
          <w:bdr w:val="none" w:sz="0" w:space="0" w:color="auto" w:frame="1"/>
        </w:rPr>
        <w:t>"Four"</w:t>
      </w:r>
      <w:r>
        <w:rPr>
          <w:rFonts w:ascii="inter-regular" w:hAnsi="inter-regular"/>
          <w:color w:val="000000"/>
          <w:bdr w:val="none" w:sz="0" w:space="0" w:color="auto" w:frame="1"/>
        </w:rPr>
        <w:t>);  </w:t>
      </w:r>
    </w:p>
    <w:p w14:paraId="1DBDD30E" w14:textId="77777777" w:rsidR="008A5B78" w:rsidRDefault="008A5B78" w:rsidP="008A5B78">
      <w:pPr>
        <w:numPr>
          <w:ilvl w:val="0"/>
          <w:numId w:val="292"/>
        </w:numPr>
        <w:spacing w:after="0" w:line="375" w:lineRule="atLeast"/>
        <w:jc w:val="both"/>
        <w:rPr>
          <w:rFonts w:ascii="inter-regular" w:hAnsi="inter-regular"/>
          <w:color w:val="000000"/>
        </w:rPr>
      </w:pPr>
      <w:r>
        <w:rPr>
          <w:rFonts w:ascii="inter-regular" w:hAnsi="inter-regular"/>
          <w:color w:val="000000"/>
          <w:bdr w:val="none" w:sz="0" w:space="0" w:color="auto" w:frame="1"/>
        </w:rPr>
        <w:t>               set.add(</w:t>
      </w:r>
      <w:r>
        <w:rPr>
          <w:rStyle w:val="string"/>
          <w:rFonts w:ascii="inter-regular" w:hAnsi="inter-regular"/>
          <w:color w:val="0000FF"/>
          <w:bdr w:val="none" w:sz="0" w:space="0" w:color="auto" w:frame="1"/>
        </w:rPr>
        <w:t>"Five"</w:t>
      </w:r>
      <w:r>
        <w:rPr>
          <w:rFonts w:ascii="inter-regular" w:hAnsi="inter-regular"/>
          <w:color w:val="000000"/>
          <w:bdr w:val="none" w:sz="0" w:space="0" w:color="auto" w:frame="1"/>
        </w:rPr>
        <w:t>);  </w:t>
      </w:r>
    </w:p>
    <w:p w14:paraId="165689BE" w14:textId="77777777" w:rsidR="008A5B78" w:rsidRDefault="008A5B78" w:rsidP="008A5B78">
      <w:pPr>
        <w:pStyle w:val="alt"/>
        <w:numPr>
          <w:ilvl w:val="0"/>
          <w:numId w:val="292"/>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lastRenderedPageBreak/>
        <w:t>               Iterator&lt;String&gt; i=set.iterator();  </w:t>
      </w:r>
    </w:p>
    <w:p w14:paraId="10EF06B5" w14:textId="77777777" w:rsidR="008A5B78" w:rsidRDefault="008A5B78" w:rsidP="008A5B78">
      <w:pPr>
        <w:numPr>
          <w:ilvl w:val="0"/>
          <w:numId w:val="292"/>
        </w:numPr>
        <w:spacing w:after="0" w:line="375" w:lineRule="atLeast"/>
        <w:jc w:val="both"/>
        <w:rPr>
          <w:rFonts w:ascii="inter-regular" w:hAnsi="inter-regular"/>
          <w:color w:val="000000"/>
        </w:rPr>
      </w:pP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while</w:t>
      </w:r>
      <w:r>
        <w:rPr>
          <w:rFonts w:ascii="inter-regular" w:hAnsi="inter-regular"/>
          <w:color w:val="000000"/>
          <w:bdr w:val="none" w:sz="0" w:space="0" w:color="auto" w:frame="1"/>
        </w:rPr>
        <w:t>(i.hasNext())  </w:t>
      </w:r>
    </w:p>
    <w:p w14:paraId="3CE10893" w14:textId="77777777" w:rsidR="008A5B78" w:rsidRDefault="008A5B78" w:rsidP="008A5B78">
      <w:pPr>
        <w:pStyle w:val="alt"/>
        <w:numPr>
          <w:ilvl w:val="0"/>
          <w:numId w:val="292"/>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  </w:t>
      </w:r>
    </w:p>
    <w:p w14:paraId="2012B96F" w14:textId="77777777" w:rsidR="008A5B78" w:rsidRDefault="008A5B78" w:rsidP="008A5B78">
      <w:pPr>
        <w:numPr>
          <w:ilvl w:val="0"/>
          <w:numId w:val="292"/>
        </w:numPr>
        <w:spacing w:after="0" w:line="375" w:lineRule="atLeast"/>
        <w:jc w:val="both"/>
        <w:rPr>
          <w:rFonts w:ascii="inter-regular" w:hAnsi="inter-regular"/>
          <w:color w:val="000000"/>
        </w:rPr>
      </w:pPr>
      <w:r>
        <w:rPr>
          <w:rFonts w:ascii="inter-regular" w:hAnsi="inter-regular"/>
          <w:color w:val="000000"/>
          <w:bdr w:val="none" w:sz="0" w:space="0" w:color="auto" w:frame="1"/>
        </w:rPr>
        <w:t>               System.out.println(i.next());  </w:t>
      </w:r>
    </w:p>
    <w:p w14:paraId="09609C7D" w14:textId="77777777" w:rsidR="008A5B78" w:rsidRDefault="008A5B78" w:rsidP="008A5B78">
      <w:pPr>
        <w:pStyle w:val="alt"/>
        <w:numPr>
          <w:ilvl w:val="0"/>
          <w:numId w:val="292"/>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  </w:t>
      </w:r>
    </w:p>
    <w:p w14:paraId="5A600D9F" w14:textId="77777777" w:rsidR="008A5B78" w:rsidRDefault="008A5B78" w:rsidP="008A5B78">
      <w:pPr>
        <w:numPr>
          <w:ilvl w:val="0"/>
          <w:numId w:val="292"/>
        </w:numPr>
        <w:spacing w:after="0" w:line="375" w:lineRule="atLeast"/>
        <w:jc w:val="both"/>
        <w:rPr>
          <w:rFonts w:ascii="inter-regular" w:hAnsi="inter-regular"/>
          <w:color w:val="000000"/>
        </w:rPr>
      </w:pPr>
      <w:r>
        <w:rPr>
          <w:rFonts w:ascii="inter-regular" w:hAnsi="inter-regular"/>
          <w:color w:val="000000"/>
          <w:bdr w:val="none" w:sz="0" w:space="0" w:color="auto" w:frame="1"/>
        </w:rPr>
        <w:t> }  </w:t>
      </w:r>
    </w:p>
    <w:p w14:paraId="31F77F07" w14:textId="77777777" w:rsidR="008A5B78" w:rsidRDefault="008A5B78" w:rsidP="008A5B78">
      <w:pPr>
        <w:pStyle w:val="alt"/>
        <w:numPr>
          <w:ilvl w:val="0"/>
          <w:numId w:val="292"/>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w:t>
      </w:r>
    </w:p>
    <w:p w14:paraId="7ED10974" w14:textId="77777777" w:rsidR="008A5B78" w:rsidRDefault="008A5B78" w:rsidP="008A5B78">
      <w:pPr>
        <w:pStyle w:val="NormalWeb"/>
        <w:shd w:val="clear" w:color="auto" w:fill="FFFFFF"/>
        <w:jc w:val="both"/>
        <w:rPr>
          <w:rFonts w:ascii="inter-regular" w:hAnsi="inter-regular"/>
          <w:color w:val="333333"/>
        </w:rPr>
      </w:pPr>
      <w:r>
        <w:rPr>
          <w:rStyle w:val="Strong"/>
          <w:rFonts w:ascii="Segoe UI" w:hAnsi="Segoe UI" w:cs="Segoe UI"/>
          <w:color w:val="333333"/>
        </w:rPr>
        <w:t>Output:</w:t>
      </w:r>
    </w:p>
    <w:p w14:paraId="3464A625" w14:textId="77777777" w:rsidR="008A5B78" w:rsidRDefault="008A5B78" w:rsidP="008A5B78">
      <w:pPr>
        <w:pStyle w:val="HTMLPreformatted"/>
        <w:shd w:val="clear" w:color="auto" w:fill="EEEEEE"/>
        <w:jc w:val="both"/>
        <w:rPr>
          <w:color w:val="535559"/>
        </w:rPr>
      </w:pPr>
      <w:r>
        <w:rPr>
          <w:color w:val="535559"/>
        </w:rPr>
        <w:t>One</w:t>
      </w:r>
    </w:p>
    <w:p w14:paraId="1446AECA" w14:textId="77777777" w:rsidR="008A5B78" w:rsidRDefault="008A5B78" w:rsidP="008A5B78">
      <w:pPr>
        <w:pStyle w:val="HTMLPreformatted"/>
        <w:shd w:val="clear" w:color="auto" w:fill="EEEEEE"/>
        <w:jc w:val="both"/>
        <w:rPr>
          <w:color w:val="535559"/>
        </w:rPr>
      </w:pPr>
      <w:r>
        <w:rPr>
          <w:color w:val="535559"/>
        </w:rPr>
        <w:t>Two</w:t>
      </w:r>
    </w:p>
    <w:p w14:paraId="76AC2A96" w14:textId="77777777" w:rsidR="008A5B78" w:rsidRDefault="008A5B78" w:rsidP="008A5B78">
      <w:pPr>
        <w:pStyle w:val="HTMLPreformatted"/>
        <w:shd w:val="clear" w:color="auto" w:fill="EEEEEE"/>
        <w:jc w:val="both"/>
        <w:rPr>
          <w:color w:val="535559"/>
        </w:rPr>
      </w:pPr>
      <w:r>
        <w:rPr>
          <w:color w:val="535559"/>
        </w:rPr>
        <w:t>Three</w:t>
      </w:r>
    </w:p>
    <w:p w14:paraId="45EAA6F7" w14:textId="77777777" w:rsidR="008A5B78" w:rsidRDefault="008A5B78" w:rsidP="008A5B78">
      <w:pPr>
        <w:pStyle w:val="HTMLPreformatted"/>
        <w:shd w:val="clear" w:color="auto" w:fill="EEEEEE"/>
        <w:jc w:val="both"/>
        <w:rPr>
          <w:color w:val="535559"/>
        </w:rPr>
      </w:pPr>
      <w:r>
        <w:rPr>
          <w:color w:val="535559"/>
        </w:rPr>
        <w:t>Four</w:t>
      </w:r>
    </w:p>
    <w:p w14:paraId="56142FEA" w14:textId="77777777" w:rsidR="008A5B78" w:rsidRDefault="008A5B78" w:rsidP="008A5B78">
      <w:pPr>
        <w:pStyle w:val="HTMLPreformatted"/>
        <w:shd w:val="clear" w:color="auto" w:fill="EEEEEE"/>
        <w:jc w:val="both"/>
        <w:rPr>
          <w:color w:val="535559"/>
        </w:rPr>
      </w:pPr>
      <w:r>
        <w:rPr>
          <w:color w:val="535559"/>
        </w:rPr>
        <w:t>Five</w:t>
      </w:r>
    </w:p>
    <w:p w14:paraId="5F7F0A35" w14:textId="77777777" w:rsidR="008A5B78" w:rsidRDefault="008A5B78" w:rsidP="008A5B78">
      <w:pPr>
        <w:pStyle w:val="Heading4"/>
        <w:pBdr>
          <w:left w:val="single" w:sz="18" w:space="30" w:color="FFA500"/>
        </w:pBdr>
        <w:shd w:val="clear" w:color="auto" w:fill="FAEBD7"/>
        <w:jc w:val="both"/>
        <w:rPr>
          <w:rFonts w:ascii="Arial" w:hAnsi="Arial" w:cs="Arial"/>
          <w:b w:val="0"/>
          <w:bCs w:val="0"/>
          <w:color w:val="333333"/>
          <w:sz w:val="23"/>
          <w:szCs w:val="23"/>
        </w:rPr>
      </w:pPr>
      <w:r>
        <w:rPr>
          <w:rFonts w:ascii="Arial" w:hAnsi="Arial" w:cs="Arial"/>
          <w:b w:val="0"/>
          <w:bCs w:val="0"/>
          <w:color w:val="333333"/>
          <w:sz w:val="23"/>
          <w:szCs w:val="23"/>
        </w:rPr>
        <w:t>Note: We can also use the enhanced for loop for displaying the elements.</w:t>
      </w:r>
    </w:p>
    <w:p w14:paraId="27B78A2B" w14:textId="77777777" w:rsidR="008A5B78" w:rsidRDefault="008A5B78" w:rsidP="008A5B78">
      <w:pPr>
        <w:pStyle w:val="Heading3"/>
        <w:shd w:val="clear" w:color="auto" w:fill="FFFFFF"/>
        <w:spacing w:line="312" w:lineRule="atLeast"/>
        <w:jc w:val="both"/>
        <w:rPr>
          <w:rFonts w:ascii="Helvetica" w:hAnsi="Helvetica" w:cs="Times New Roman"/>
          <w:b/>
          <w:bCs/>
          <w:color w:val="610B4B"/>
          <w:sz w:val="32"/>
          <w:szCs w:val="32"/>
        </w:rPr>
      </w:pPr>
      <w:r>
        <w:rPr>
          <w:rFonts w:ascii="Helvetica" w:hAnsi="Helvetica"/>
          <w:b/>
          <w:bCs/>
          <w:color w:val="610B4B"/>
          <w:sz w:val="32"/>
          <w:szCs w:val="32"/>
        </w:rPr>
        <w:t>Java LinkedHashSet example ignoring duplicate Elements</w:t>
      </w:r>
    </w:p>
    <w:p w14:paraId="473C5136" w14:textId="77777777" w:rsidR="008A5B78" w:rsidRDefault="008A5B78" w:rsidP="008A5B78">
      <w:pPr>
        <w:pStyle w:val="NormalWeb"/>
        <w:shd w:val="clear" w:color="auto" w:fill="FFFFFF"/>
        <w:jc w:val="both"/>
        <w:rPr>
          <w:rFonts w:ascii="inter-regular" w:hAnsi="inter-regular"/>
          <w:color w:val="333333"/>
        </w:rPr>
      </w:pPr>
      <w:r>
        <w:rPr>
          <w:rStyle w:val="Strong"/>
          <w:rFonts w:ascii="Segoe UI" w:hAnsi="Segoe UI" w:cs="Segoe UI"/>
          <w:color w:val="333333"/>
        </w:rPr>
        <w:t>sFileName:</w:t>
      </w:r>
      <w:r>
        <w:rPr>
          <w:rFonts w:ascii="inter-regular" w:hAnsi="inter-regular"/>
          <w:color w:val="333333"/>
        </w:rPr>
        <w:t> LinkedHashSet2.java</w:t>
      </w:r>
    </w:p>
    <w:p w14:paraId="70046A4B" w14:textId="77777777" w:rsidR="008A5B78" w:rsidRDefault="008A5B78" w:rsidP="008A5B78">
      <w:pPr>
        <w:pStyle w:val="alt"/>
        <w:numPr>
          <w:ilvl w:val="0"/>
          <w:numId w:val="293"/>
        </w:numPr>
        <w:spacing w:before="0" w:beforeAutospacing="0" w:after="0" w:afterAutospacing="0" w:line="375" w:lineRule="atLeast"/>
        <w:jc w:val="both"/>
        <w:rPr>
          <w:rFonts w:ascii="inter-regular" w:hAnsi="inter-regular"/>
          <w:color w:val="000000"/>
        </w:rPr>
      </w:pPr>
      <w:r>
        <w:rPr>
          <w:rStyle w:val="keyword"/>
          <w:rFonts w:ascii="inter-regular" w:hAnsi="inter-regular"/>
          <w:b/>
          <w:bCs/>
          <w:color w:val="006699"/>
          <w:bdr w:val="none" w:sz="0" w:space="0" w:color="auto" w:frame="1"/>
        </w:rPr>
        <w:t>import</w:t>
      </w:r>
      <w:r>
        <w:rPr>
          <w:rFonts w:ascii="inter-regular" w:hAnsi="inter-regular"/>
          <w:color w:val="000000"/>
          <w:bdr w:val="none" w:sz="0" w:space="0" w:color="auto" w:frame="1"/>
        </w:rPr>
        <w:t> java.util.*;  </w:t>
      </w:r>
    </w:p>
    <w:p w14:paraId="746EABBD" w14:textId="77777777" w:rsidR="008A5B78" w:rsidRDefault="008A5B78" w:rsidP="008A5B78">
      <w:pPr>
        <w:numPr>
          <w:ilvl w:val="0"/>
          <w:numId w:val="293"/>
        </w:numPr>
        <w:spacing w:after="0" w:line="375" w:lineRule="atLeast"/>
        <w:jc w:val="both"/>
        <w:rPr>
          <w:rFonts w:ascii="inter-regular" w:hAnsi="inter-regular"/>
          <w:color w:val="000000"/>
        </w:rPr>
      </w:pPr>
      <w:r>
        <w:rPr>
          <w:rStyle w:val="keyword"/>
          <w:rFonts w:ascii="inter-regular" w:hAnsi="inter-regular"/>
          <w:b/>
          <w:bCs/>
          <w:color w:val="006699"/>
          <w:bdr w:val="none" w:sz="0" w:space="0" w:color="auto" w:frame="1"/>
        </w:rPr>
        <w:t>class</w:t>
      </w:r>
      <w:r>
        <w:rPr>
          <w:rFonts w:ascii="inter-regular" w:hAnsi="inter-regular"/>
          <w:color w:val="000000"/>
          <w:bdr w:val="none" w:sz="0" w:space="0" w:color="auto" w:frame="1"/>
        </w:rPr>
        <w:t> LinkedHashSet2{  </w:t>
      </w:r>
    </w:p>
    <w:p w14:paraId="54BF7276" w14:textId="77777777" w:rsidR="008A5B78" w:rsidRDefault="008A5B78" w:rsidP="008A5B78">
      <w:pPr>
        <w:pStyle w:val="alt"/>
        <w:numPr>
          <w:ilvl w:val="0"/>
          <w:numId w:val="293"/>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public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static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void</w:t>
      </w:r>
      <w:r>
        <w:rPr>
          <w:rFonts w:ascii="inter-regular" w:hAnsi="inter-regular"/>
          <w:color w:val="000000"/>
          <w:bdr w:val="none" w:sz="0" w:space="0" w:color="auto" w:frame="1"/>
        </w:rPr>
        <w:t> main(String args[]){  </w:t>
      </w:r>
    </w:p>
    <w:p w14:paraId="4F96FBFF" w14:textId="77777777" w:rsidR="008A5B78" w:rsidRDefault="008A5B78" w:rsidP="008A5B78">
      <w:pPr>
        <w:numPr>
          <w:ilvl w:val="0"/>
          <w:numId w:val="293"/>
        </w:numPr>
        <w:spacing w:after="0" w:line="375" w:lineRule="atLeast"/>
        <w:jc w:val="both"/>
        <w:rPr>
          <w:rFonts w:ascii="inter-regular" w:hAnsi="inter-regular"/>
          <w:color w:val="000000"/>
        </w:rPr>
      </w:pPr>
      <w:r>
        <w:rPr>
          <w:rFonts w:ascii="inter-regular" w:hAnsi="inter-regular"/>
          <w:color w:val="000000"/>
          <w:bdr w:val="none" w:sz="0" w:space="0" w:color="auto" w:frame="1"/>
        </w:rPr>
        <w:t>  LinkedHashSet&lt;String&gt; al=</w:t>
      </w:r>
      <w:r>
        <w:rPr>
          <w:rStyle w:val="keyword"/>
          <w:rFonts w:ascii="inter-regular" w:hAnsi="inter-regular"/>
          <w:b/>
          <w:bCs/>
          <w:color w:val="006699"/>
          <w:bdr w:val="none" w:sz="0" w:space="0" w:color="auto" w:frame="1"/>
        </w:rPr>
        <w:t>new</w:t>
      </w:r>
      <w:r>
        <w:rPr>
          <w:rFonts w:ascii="inter-regular" w:hAnsi="inter-regular"/>
          <w:color w:val="000000"/>
          <w:bdr w:val="none" w:sz="0" w:space="0" w:color="auto" w:frame="1"/>
        </w:rPr>
        <w:t> LinkedHashSet&lt;String&gt;();  </w:t>
      </w:r>
    </w:p>
    <w:p w14:paraId="6E4E4B63" w14:textId="77777777" w:rsidR="008A5B78" w:rsidRDefault="008A5B78" w:rsidP="008A5B78">
      <w:pPr>
        <w:pStyle w:val="alt"/>
        <w:numPr>
          <w:ilvl w:val="0"/>
          <w:numId w:val="293"/>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al.add(</w:t>
      </w:r>
      <w:r>
        <w:rPr>
          <w:rStyle w:val="string"/>
          <w:rFonts w:ascii="inter-regular" w:hAnsi="inter-regular"/>
          <w:color w:val="0000FF"/>
          <w:bdr w:val="none" w:sz="0" w:space="0" w:color="auto" w:frame="1"/>
        </w:rPr>
        <w:t>"Ravi"</w:t>
      </w:r>
      <w:r>
        <w:rPr>
          <w:rFonts w:ascii="inter-regular" w:hAnsi="inter-regular"/>
          <w:color w:val="000000"/>
          <w:bdr w:val="none" w:sz="0" w:space="0" w:color="auto" w:frame="1"/>
        </w:rPr>
        <w:t>);  </w:t>
      </w:r>
    </w:p>
    <w:p w14:paraId="4CAF086E" w14:textId="77777777" w:rsidR="008A5B78" w:rsidRDefault="008A5B78" w:rsidP="008A5B78">
      <w:pPr>
        <w:numPr>
          <w:ilvl w:val="0"/>
          <w:numId w:val="293"/>
        </w:numPr>
        <w:spacing w:after="0" w:line="375" w:lineRule="atLeast"/>
        <w:jc w:val="both"/>
        <w:rPr>
          <w:rFonts w:ascii="inter-regular" w:hAnsi="inter-regular"/>
          <w:color w:val="000000"/>
        </w:rPr>
      </w:pPr>
      <w:r>
        <w:rPr>
          <w:rFonts w:ascii="inter-regular" w:hAnsi="inter-regular"/>
          <w:color w:val="000000"/>
          <w:bdr w:val="none" w:sz="0" w:space="0" w:color="auto" w:frame="1"/>
        </w:rPr>
        <w:t>  al.add(</w:t>
      </w:r>
      <w:r>
        <w:rPr>
          <w:rStyle w:val="string"/>
          <w:rFonts w:ascii="inter-regular" w:hAnsi="inter-regular"/>
          <w:color w:val="0000FF"/>
          <w:bdr w:val="none" w:sz="0" w:space="0" w:color="auto" w:frame="1"/>
        </w:rPr>
        <w:t>"Vijay"</w:t>
      </w:r>
      <w:r>
        <w:rPr>
          <w:rFonts w:ascii="inter-regular" w:hAnsi="inter-regular"/>
          <w:color w:val="000000"/>
          <w:bdr w:val="none" w:sz="0" w:space="0" w:color="auto" w:frame="1"/>
        </w:rPr>
        <w:t>);  </w:t>
      </w:r>
    </w:p>
    <w:p w14:paraId="71E33A5A" w14:textId="77777777" w:rsidR="008A5B78" w:rsidRDefault="008A5B78" w:rsidP="008A5B78">
      <w:pPr>
        <w:pStyle w:val="alt"/>
        <w:numPr>
          <w:ilvl w:val="0"/>
          <w:numId w:val="293"/>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al.add(</w:t>
      </w:r>
      <w:r>
        <w:rPr>
          <w:rStyle w:val="string"/>
          <w:rFonts w:ascii="inter-regular" w:hAnsi="inter-regular"/>
          <w:color w:val="0000FF"/>
          <w:bdr w:val="none" w:sz="0" w:space="0" w:color="auto" w:frame="1"/>
        </w:rPr>
        <w:t>"Ravi"</w:t>
      </w:r>
      <w:r>
        <w:rPr>
          <w:rFonts w:ascii="inter-regular" w:hAnsi="inter-regular"/>
          <w:color w:val="000000"/>
          <w:bdr w:val="none" w:sz="0" w:space="0" w:color="auto" w:frame="1"/>
        </w:rPr>
        <w:t>);  </w:t>
      </w:r>
    </w:p>
    <w:p w14:paraId="35427918" w14:textId="77777777" w:rsidR="008A5B78" w:rsidRDefault="008A5B78" w:rsidP="008A5B78">
      <w:pPr>
        <w:numPr>
          <w:ilvl w:val="0"/>
          <w:numId w:val="293"/>
        </w:numPr>
        <w:spacing w:after="0" w:line="375" w:lineRule="atLeast"/>
        <w:jc w:val="both"/>
        <w:rPr>
          <w:rFonts w:ascii="inter-regular" w:hAnsi="inter-regular"/>
          <w:color w:val="000000"/>
        </w:rPr>
      </w:pPr>
      <w:r>
        <w:rPr>
          <w:rFonts w:ascii="inter-regular" w:hAnsi="inter-regular"/>
          <w:color w:val="000000"/>
          <w:bdr w:val="none" w:sz="0" w:space="0" w:color="auto" w:frame="1"/>
        </w:rPr>
        <w:t>  al.add(</w:t>
      </w:r>
      <w:r>
        <w:rPr>
          <w:rStyle w:val="string"/>
          <w:rFonts w:ascii="inter-regular" w:hAnsi="inter-regular"/>
          <w:color w:val="0000FF"/>
          <w:bdr w:val="none" w:sz="0" w:space="0" w:color="auto" w:frame="1"/>
        </w:rPr>
        <w:t>"Ajay"</w:t>
      </w:r>
      <w:r>
        <w:rPr>
          <w:rFonts w:ascii="inter-regular" w:hAnsi="inter-regular"/>
          <w:color w:val="000000"/>
          <w:bdr w:val="none" w:sz="0" w:space="0" w:color="auto" w:frame="1"/>
        </w:rPr>
        <w:t>);  </w:t>
      </w:r>
    </w:p>
    <w:p w14:paraId="522C64DC" w14:textId="77777777" w:rsidR="008A5B78" w:rsidRDefault="008A5B78" w:rsidP="008A5B78">
      <w:pPr>
        <w:pStyle w:val="alt"/>
        <w:numPr>
          <w:ilvl w:val="0"/>
          <w:numId w:val="293"/>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Iterator&lt;String&gt; itr=al.iterator();  </w:t>
      </w:r>
    </w:p>
    <w:p w14:paraId="0C262F48" w14:textId="77777777" w:rsidR="008A5B78" w:rsidRDefault="008A5B78" w:rsidP="008A5B78">
      <w:pPr>
        <w:numPr>
          <w:ilvl w:val="0"/>
          <w:numId w:val="293"/>
        </w:numPr>
        <w:spacing w:after="0" w:line="375" w:lineRule="atLeast"/>
        <w:jc w:val="both"/>
        <w:rPr>
          <w:rFonts w:ascii="inter-regular" w:hAnsi="inter-regular"/>
          <w:color w:val="000000"/>
        </w:rPr>
      </w:pP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while</w:t>
      </w:r>
      <w:r>
        <w:rPr>
          <w:rFonts w:ascii="inter-regular" w:hAnsi="inter-regular"/>
          <w:color w:val="000000"/>
          <w:bdr w:val="none" w:sz="0" w:space="0" w:color="auto" w:frame="1"/>
        </w:rPr>
        <w:t>(itr.hasNext()){  </w:t>
      </w:r>
    </w:p>
    <w:p w14:paraId="2FF08B17" w14:textId="77777777" w:rsidR="008A5B78" w:rsidRDefault="008A5B78" w:rsidP="008A5B78">
      <w:pPr>
        <w:pStyle w:val="alt"/>
        <w:numPr>
          <w:ilvl w:val="0"/>
          <w:numId w:val="293"/>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System.out.println(itr.next());  </w:t>
      </w:r>
    </w:p>
    <w:p w14:paraId="3A14B218" w14:textId="77777777" w:rsidR="008A5B78" w:rsidRDefault="008A5B78" w:rsidP="008A5B78">
      <w:pPr>
        <w:numPr>
          <w:ilvl w:val="0"/>
          <w:numId w:val="293"/>
        </w:numPr>
        <w:spacing w:after="0" w:line="375" w:lineRule="atLeast"/>
        <w:jc w:val="both"/>
        <w:rPr>
          <w:rFonts w:ascii="inter-regular" w:hAnsi="inter-regular"/>
          <w:color w:val="000000"/>
        </w:rPr>
      </w:pPr>
      <w:r>
        <w:rPr>
          <w:rFonts w:ascii="inter-regular" w:hAnsi="inter-regular"/>
          <w:color w:val="000000"/>
          <w:bdr w:val="none" w:sz="0" w:space="0" w:color="auto" w:frame="1"/>
        </w:rPr>
        <w:t>  }  </w:t>
      </w:r>
    </w:p>
    <w:p w14:paraId="47011A29" w14:textId="77777777" w:rsidR="008A5B78" w:rsidRDefault="008A5B78" w:rsidP="008A5B78">
      <w:pPr>
        <w:pStyle w:val="alt"/>
        <w:numPr>
          <w:ilvl w:val="0"/>
          <w:numId w:val="293"/>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  </w:t>
      </w:r>
    </w:p>
    <w:p w14:paraId="10556FC3" w14:textId="77777777" w:rsidR="008A5B78" w:rsidRDefault="008A5B78" w:rsidP="008A5B78">
      <w:pPr>
        <w:numPr>
          <w:ilvl w:val="0"/>
          <w:numId w:val="293"/>
        </w:numPr>
        <w:spacing w:after="0" w:line="375" w:lineRule="atLeast"/>
        <w:jc w:val="both"/>
        <w:rPr>
          <w:rFonts w:ascii="inter-regular" w:hAnsi="inter-regular"/>
          <w:color w:val="000000"/>
        </w:rPr>
      </w:pPr>
      <w:r>
        <w:rPr>
          <w:rFonts w:ascii="inter-regular" w:hAnsi="inter-regular"/>
          <w:color w:val="000000"/>
          <w:bdr w:val="none" w:sz="0" w:space="0" w:color="auto" w:frame="1"/>
        </w:rPr>
        <w:t>}  </w:t>
      </w:r>
    </w:p>
    <w:p w14:paraId="38AD4FA7" w14:textId="77777777" w:rsidR="008A5B78" w:rsidRDefault="008A5B78" w:rsidP="008A5B78">
      <w:pPr>
        <w:pStyle w:val="NormalWeb"/>
        <w:shd w:val="clear" w:color="auto" w:fill="FFFFFF"/>
        <w:jc w:val="both"/>
        <w:rPr>
          <w:rFonts w:ascii="inter-regular" w:hAnsi="inter-regular"/>
          <w:color w:val="333333"/>
        </w:rPr>
      </w:pPr>
      <w:r>
        <w:rPr>
          <w:rStyle w:val="Strong"/>
          <w:rFonts w:ascii="Segoe UI" w:hAnsi="Segoe UI" w:cs="Segoe UI"/>
          <w:color w:val="333333"/>
        </w:rPr>
        <w:t>Output:</w:t>
      </w:r>
    </w:p>
    <w:p w14:paraId="6BD57BE7" w14:textId="77777777" w:rsidR="008A5B78" w:rsidRDefault="008A5B78" w:rsidP="008A5B78">
      <w:pPr>
        <w:pStyle w:val="HTMLPreformatted"/>
        <w:shd w:val="clear" w:color="auto" w:fill="EEEEEE"/>
        <w:jc w:val="both"/>
        <w:rPr>
          <w:color w:val="535559"/>
        </w:rPr>
      </w:pPr>
      <w:r>
        <w:rPr>
          <w:color w:val="535559"/>
        </w:rPr>
        <w:t xml:space="preserve">       Ravi</w:t>
      </w:r>
    </w:p>
    <w:p w14:paraId="77FF3CA2" w14:textId="77777777" w:rsidR="008A5B78" w:rsidRDefault="008A5B78" w:rsidP="008A5B78">
      <w:pPr>
        <w:pStyle w:val="HTMLPreformatted"/>
        <w:shd w:val="clear" w:color="auto" w:fill="EEEEEE"/>
        <w:jc w:val="both"/>
        <w:rPr>
          <w:color w:val="535559"/>
        </w:rPr>
      </w:pPr>
      <w:r>
        <w:rPr>
          <w:color w:val="535559"/>
        </w:rPr>
        <w:t xml:space="preserve">       Vijay</w:t>
      </w:r>
    </w:p>
    <w:p w14:paraId="15C60C77" w14:textId="77777777" w:rsidR="008A5B78" w:rsidRDefault="008A5B78" w:rsidP="008A5B78">
      <w:pPr>
        <w:pStyle w:val="HTMLPreformatted"/>
        <w:shd w:val="clear" w:color="auto" w:fill="EEEEEE"/>
        <w:jc w:val="both"/>
        <w:rPr>
          <w:color w:val="535559"/>
        </w:rPr>
      </w:pPr>
      <w:r>
        <w:rPr>
          <w:color w:val="535559"/>
        </w:rPr>
        <w:t xml:space="preserve">       Ajay</w:t>
      </w:r>
    </w:p>
    <w:p w14:paraId="69D8DD36" w14:textId="77777777" w:rsidR="008A5B78" w:rsidRDefault="008A5B78" w:rsidP="008A5B78">
      <w:pPr>
        <w:pStyle w:val="Heading3"/>
        <w:shd w:val="clear" w:color="auto" w:fill="FFFFFF"/>
        <w:spacing w:line="312" w:lineRule="atLeast"/>
        <w:jc w:val="both"/>
        <w:rPr>
          <w:rFonts w:ascii="Helvetica" w:hAnsi="Helvetica"/>
          <w:color w:val="610B4B"/>
          <w:sz w:val="32"/>
          <w:szCs w:val="32"/>
        </w:rPr>
      </w:pPr>
      <w:r>
        <w:rPr>
          <w:rFonts w:ascii="Helvetica" w:hAnsi="Helvetica"/>
          <w:b/>
          <w:bCs/>
          <w:color w:val="610B4B"/>
          <w:sz w:val="32"/>
          <w:szCs w:val="32"/>
        </w:rPr>
        <w:lastRenderedPageBreak/>
        <w:t>Remove Elements Using LinkeHashSet Class</w:t>
      </w:r>
    </w:p>
    <w:p w14:paraId="3FAB525C" w14:textId="77777777" w:rsidR="008A5B78" w:rsidRDefault="008A5B78" w:rsidP="008A5B78">
      <w:pPr>
        <w:pStyle w:val="NormalWeb"/>
        <w:shd w:val="clear" w:color="auto" w:fill="FFFFFF"/>
        <w:jc w:val="both"/>
        <w:rPr>
          <w:rFonts w:ascii="inter-regular" w:hAnsi="inter-regular"/>
          <w:color w:val="333333"/>
        </w:rPr>
      </w:pPr>
      <w:r>
        <w:rPr>
          <w:rStyle w:val="Strong"/>
          <w:rFonts w:ascii="Segoe UI" w:hAnsi="Segoe UI" w:cs="Segoe UI"/>
          <w:color w:val="333333"/>
        </w:rPr>
        <w:t>FileName:</w:t>
      </w:r>
      <w:r>
        <w:rPr>
          <w:rFonts w:ascii="inter-regular" w:hAnsi="inter-regular"/>
          <w:color w:val="333333"/>
        </w:rPr>
        <w:t> LinkedHashSet3.java</w:t>
      </w:r>
    </w:p>
    <w:p w14:paraId="2A8362EC" w14:textId="77777777" w:rsidR="008A5B78" w:rsidRDefault="008A5B78" w:rsidP="008A5B78">
      <w:pPr>
        <w:pStyle w:val="alt"/>
        <w:numPr>
          <w:ilvl w:val="0"/>
          <w:numId w:val="294"/>
        </w:numPr>
        <w:spacing w:before="0" w:beforeAutospacing="0" w:after="0" w:afterAutospacing="0" w:line="375" w:lineRule="atLeast"/>
        <w:jc w:val="both"/>
        <w:rPr>
          <w:rFonts w:ascii="inter-regular" w:hAnsi="inter-regular"/>
          <w:color w:val="000000"/>
        </w:rPr>
      </w:pPr>
      <w:r>
        <w:rPr>
          <w:rStyle w:val="keyword"/>
          <w:rFonts w:ascii="inter-regular" w:hAnsi="inter-regular"/>
          <w:b/>
          <w:bCs/>
          <w:color w:val="006699"/>
          <w:bdr w:val="none" w:sz="0" w:space="0" w:color="auto" w:frame="1"/>
        </w:rPr>
        <w:t>import</w:t>
      </w:r>
      <w:r>
        <w:rPr>
          <w:rFonts w:ascii="inter-regular" w:hAnsi="inter-regular"/>
          <w:color w:val="000000"/>
          <w:bdr w:val="none" w:sz="0" w:space="0" w:color="auto" w:frame="1"/>
        </w:rPr>
        <w:t> java.util.*;  </w:t>
      </w:r>
    </w:p>
    <w:p w14:paraId="0D76C6DD" w14:textId="77777777" w:rsidR="008A5B78" w:rsidRDefault="008A5B78" w:rsidP="008A5B78">
      <w:pPr>
        <w:numPr>
          <w:ilvl w:val="0"/>
          <w:numId w:val="294"/>
        </w:numPr>
        <w:spacing w:after="0" w:line="375" w:lineRule="atLeast"/>
        <w:jc w:val="both"/>
        <w:rPr>
          <w:rFonts w:ascii="inter-regular" w:hAnsi="inter-regular"/>
          <w:color w:val="000000"/>
        </w:rPr>
      </w:pPr>
      <w:r>
        <w:rPr>
          <w:rFonts w:ascii="inter-regular" w:hAnsi="inter-regular"/>
          <w:color w:val="000000"/>
          <w:bdr w:val="none" w:sz="0" w:space="0" w:color="auto" w:frame="1"/>
        </w:rPr>
        <w:t>  </w:t>
      </w:r>
    </w:p>
    <w:p w14:paraId="20B7B892" w14:textId="77777777" w:rsidR="008A5B78" w:rsidRDefault="008A5B78" w:rsidP="008A5B78">
      <w:pPr>
        <w:pStyle w:val="alt"/>
        <w:numPr>
          <w:ilvl w:val="0"/>
          <w:numId w:val="294"/>
        </w:numPr>
        <w:spacing w:before="0" w:beforeAutospacing="0" w:after="0" w:afterAutospacing="0" w:line="375" w:lineRule="atLeast"/>
        <w:jc w:val="both"/>
        <w:rPr>
          <w:rFonts w:ascii="inter-regular" w:hAnsi="inter-regular"/>
          <w:color w:val="000000"/>
        </w:rPr>
      </w:pPr>
      <w:r>
        <w:rPr>
          <w:rStyle w:val="keyword"/>
          <w:rFonts w:ascii="inter-regular" w:hAnsi="inter-regular"/>
          <w:b/>
          <w:bCs/>
          <w:color w:val="006699"/>
          <w:bdr w:val="none" w:sz="0" w:space="0" w:color="auto" w:frame="1"/>
        </w:rPr>
        <w:t>public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class</w:t>
      </w:r>
      <w:r>
        <w:rPr>
          <w:rFonts w:ascii="inter-regular" w:hAnsi="inter-regular"/>
          <w:color w:val="000000"/>
          <w:bdr w:val="none" w:sz="0" w:space="0" w:color="auto" w:frame="1"/>
        </w:rPr>
        <w:t> LinkedHashSet3   </w:t>
      </w:r>
    </w:p>
    <w:p w14:paraId="433079ED" w14:textId="77777777" w:rsidR="008A5B78" w:rsidRDefault="008A5B78" w:rsidP="008A5B78">
      <w:pPr>
        <w:numPr>
          <w:ilvl w:val="0"/>
          <w:numId w:val="294"/>
        </w:numPr>
        <w:spacing w:after="0" w:line="375" w:lineRule="atLeast"/>
        <w:jc w:val="both"/>
        <w:rPr>
          <w:rFonts w:ascii="inter-regular" w:hAnsi="inter-regular"/>
          <w:color w:val="000000"/>
        </w:rPr>
      </w:pPr>
      <w:r>
        <w:rPr>
          <w:rFonts w:ascii="inter-regular" w:hAnsi="inter-regular"/>
          <w:color w:val="000000"/>
          <w:bdr w:val="none" w:sz="0" w:space="0" w:color="auto" w:frame="1"/>
        </w:rPr>
        <w:t>{  </w:t>
      </w:r>
    </w:p>
    <w:p w14:paraId="35C25E7A" w14:textId="77777777" w:rsidR="008A5B78" w:rsidRDefault="008A5B78" w:rsidP="008A5B78">
      <w:pPr>
        <w:pStyle w:val="alt"/>
        <w:numPr>
          <w:ilvl w:val="0"/>
          <w:numId w:val="294"/>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w:t>
      </w:r>
    </w:p>
    <w:p w14:paraId="7CAF3EF1" w14:textId="77777777" w:rsidR="008A5B78" w:rsidRDefault="008A5B78" w:rsidP="008A5B78">
      <w:pPr>
        <w:numPr>
          <w:ilvl w:val="0"/>
          <w:numId w:val="294"/>
        </w:numPr>
        <w:spacing w:after="0" w:line="375" w:lineRule="atLeast"/>
        <w:jc w:val="both"/>
        <w:rPr>
          <w:rFonts w:ascii="inter-regular" w:hAnsi="inter-regular"/>
          <w:color w:val="000000"/>
        </w:rPr>
      </w:pPr>
      <w:r>
        <w:rPr>
          <w:rStyle w:val="comment"/>
          <w:rFonts w:ascii="inter-regular" w:hAnsi="inter-regular"/>
          <w:color w:val="008200"/>
          <w:bdr w:val="none" w:sz="0" w:space="0" w:color="auto" w:frame="1"/>
        </w:rPr>
        <w:t>// main method</w:t>
      </w:r>
      <w:r>
        <w:rPr>
          <w:rFonts w:ascii="inter-regular" w:hAnsi="inter-regular"/>
          <w:color w:val="000000"/>
          <w:bdr w:val="none" w:sz="0" w:space="0" w:color="auto" w:frame="1"/>
        </w:rPr>
        <w:t>  </w:t>
      </w:r>
    </w:p>
    <w:p w14:paraId="6A0E8E79" w14:textId="77777777" w:rsidR="008A5B78" w:rsidRDefault="008A5B78" w:rsidP="008A5B78">
      <w:pPr>
        <w:pStyle w:val="alt"/>
        <w:numPr>
          <w:ilvl w:val="0"/>
          <w:numId w:val="294"/>
        </w:numPr>
        <w:spacing w:before="0" w:beforeAutospacing="0" w:after="0" w:afterAutospacing="0" w:line="375" w:lineRule="atLeast"/>
        <w:jc w:val="both"/>
        <w:rPr>
          <w:rFonts w:ascii="inter-regular" w:hAnsi="inter-regular"/>
          <w:color w:val="000000"/>
        </w:rPr>
      </w:pPr>
      <w:r>
        <w:rPr>
          <w:rStyle w:val="keyword"/>
          <w:rFonts w:ascii="inter-regular" w:hAnsi="inter-regular"/>
          <w:b/>
          <w:bCs/>
          <w:color w:val="006699"/>
          <w:bdr w:val="none" w:sz="0" w:space="0" w:color="auto" w:frame="1"/>
        </w:rPr>
        <w:t>public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static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void</w:t>
      </w:r>
      <w:r>
        <w:rPr>
          <w:rFonts w:ascii="inter-regular" w:hAnsi="inter-regular"/>
          <w:color w:val="000000"/>
          <w:bdr w:val="none" w:sz="0" w:space="0" w:color="auto" w:frame="1"/>
        </w:rPr>
        <w:t> main(String argvs[])  </w:t>
      </w:r>
    </w:p>
    <w:p w14:paraId="4B7C9997" w14:textId="77777777" w:rsidR="008A5B78" w:rsidRDefault="008A5B78" w:rsidP="008A5B78">
      <w:pPr>
        <w:numPr>
          <w:ilvl w:val="0"/>
          <w:numId w:val="294"/>
        </w:numPr>
        <w:spacing w:after="0" w:line="375" w:lineRule="atLeast"/>
        <w:jc w:val="both"/>
        <w:rPr>
          <w:rFonts w:ascii="inter-regular" w:hAnsi="inter-regular"/>
          <w:color w:val="000000"/>
        </w:rPr>
      </w:pPr>
      <w:r>
        <w:rPr>
          <w:rFonts w:ascii="inter-regular" w:hAnsi="inter-regular"/>
          <w:color w:val="000000"/>
          <w:bdr w:val="none" w:sz="0" w:space="0" w:color="auto" w:frame="1"/>
        </w:rPr>
        <w:t>{  </w:t>
      </w:r>
    </w:p>
    <w:p w14:paraId="061D0356" w14:textId="77777777" w:rsidR="008A5B78" w:rsidRDefault="008A5B78" w:rsidP="008A5B78">
      <w:pPr>
        <w:pStyle w:val="alt"/>
        <w:numPr>
          <w:ilvl w:val="0"/>
          <w:numId w:val="294"/>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w:t>
      </w:r>
    </w:p>
    <w:p w14:paraId="2215A6AD" w14:textId="77777777" w:rsidR="008A5B78" w:rsidRDefault="008A5B78" w:rsidP="008A5B78">
      <w:pPr>
        <w:numPr>
          <w:ilvl w:val="0"/>
          <w:numId w:val="294"/>
        </w:numPr>
        <w:spacing w:after="0" w:line="375" w:lineRule="atLeast"/>
        <w:jc w:val="both"/>
        <w:rPr>
          <w:rFonts w:ascii="inter-regular" w:hAnsi="inter-regular"/>
          <w:color w:val="000000"/>
        </w:rPr>
      </w:pPr>
      <w:r>
        <w:rPr>
          <w:rStyle w:val="comment"/>
          <w:rFonts w:ascii="inter-regular" w:hAnsi="inter-regular"/>
          <w:color w:val="008200"/>
          <w:bdr w:val="none" w:sz="0" w:space="0" w:color="auto" w:frame="1"/>
        </w:rPr>
        <w:t>// Creating an empty LinekdhashSet of string type</w:t>
      </w:r>
      <w:r>
        <w:rPr>
          <w:rFonts w:ascii="inter-regular" w:hAnsi="inter-regular"/>
          <w:color w:val="000000"/>
          <w:bdr w:val="none" w:sz="0" w:space="0" w:color="auto" w:frame="1"/>
        </w:rPr>
        <w:t>  </w:t>
      </w:r>
    </w:p>
    <w:p w14:paraId="33A809AC" w14:textId="77777777" w:rsidR="008A5B78" w:rsidRDefault="008A5B78" w:rsidP="008A5B78">
      <w:pPr>
        <w:pStyle w:val="alt"/>
        <w:numPr>
          <w:ilvl w:val="0"/>
          <w:numId w:val="294"/>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LinkedHashSet&lt;String&gt; lhs = </w:t>
      </w:r>
      <w:r>
        <w:rPr>
          <w:rStyle w:val="keyword"/>
          <w:rFonts w:ascii="inter-regular" w:hAnsi="inter-regular"/>
          <w:b/>
          <w:bCs/>
          <w:color w:val="006699"/>
          <w:bdr w:val="none" w:sz="0" w:space="0" w:color="auto" w:frame="1"/>
        </w:rPr>
        <w:t>new</w:t>
      </w:r>
      <w:r>
        <w:rPr>
          <w:rFonts w:ascii="inter-regular" w:hAnsi="inter-regular"/>
          <w:color w:val="000000"/>
          <w:bdr w:val="none" w:sz="0" w:space="0" w:color="auto" w:frame="1"/>
        </w:rPr>
        <w:t> LinkedHashSet&lt;String&gt;();  </w:t>
      </w:r>
    </w:p>
    <w:p w14:paraId="5087E89F" w14:textId="77777777" w:rsidR="008A5B78" w:rsidRDefault="008A5B78" w:rsidP="008A5B78">
      <w:pPr>
        <w:numPr>
          <w:ilvl w:val="0"/>
          <w:numId w:val="294"/>
        </w:numPr>
        <w:spacing w:after="0" w:line="375" w:lineRule="atLeast"/>
        <w:jc w:val="both"/>
        <w:rPr>
          <w:rFonts w:ascii="inter-regular" w:hAnsi="inter-regular"/>
          <w:color w:val="000000"/>
        </w:rPr>
      </w:pPr>
      <w:r>
        <w:rPr>
          <w:rFonts w:ascii="inter-regular" w:hAnsi="inter-regular"/>
          <w:color w:val="000000"/>
          <w:bdr w:val="none" w:sz="0" w:space="0" w:color="auto" w:frame="1"/>
        </w:rPr>
        <w:t>  </w:t>
      </w:r>
    </w:p>
    <w:p w14:paraId="08F3ED23" w14:textId="77777777" w:rsidR="008A5B78" w:rsidRDefault="008A5B78" w:rsidP="008A5B78">
      <w:pPr>
        <w:pStyle w:val="alt"/>
        <w:numPr>
          <w:ilvl w:val="0"/>
          <w:numId w:val="294"/>
        </w:numPr>
        <w:spacing w:before="0" w:beforeAutospacing="0" w:after="0" w:afterAutospacing="0" w:line="375" w:lineRule="atLeast"/>
        <w:jc w:val="both"/>
        <w:rPr>
          <w:rFonts w:ascii="inter-regular" w:hAnsi="inter-regular"/>
          <w:color w:val="000000"/>
        </w:rPr>
      </w:pPr>
      <w:r>
        <w:rPr>
          <w:rStyle w:val="comment"/>
          <w:rFonts w:ascii="inter-regular" w:hAnsi="inter-regular"/>
          <w:color w:val="008200"/>
          <w:bdr w:val="none" w:sz="0" w:space="0" w:color="auto" w:frame="1"/>
        </w:rPr>
        <w:t>// Adding elements to the above Set</w:t>
      </w:r>
      <w:r>
        <w:rPr>
          <w:rFonts w:ascii="inter-regular" w:hAnsi="inter-regular"/>
          <w:color w:val="000000"/>
          <w:bdr w:val="none" w:sz="0" w:space="0" w:color="auto" w:frame="1"/>
        </w:rPr>
        <w:t>  </w:t>
      </w:r>
    </w:p>
    <w:p w14:paraId="10DD153C" w14:textId="77777777" w:rsidR="008A5B78" w:rsidRDefault="008A5B78" w:rsidP="008A5B78">
      <w:pPr>
        <w:numPr>
          <w:ilvl w:val="0"/>
          <w:numId w:val="294"/>
        </w:numPr>
        <w:spacing w:after="0" w:line="375" w:lineRule="atLeast"/>
        <w:jc w:val="both"/>
        <w:rPr>
          <w:rFonts w:ascii="inter-regular" w:hAnsi="inter-regular"/>
          <w:color w:val="000000"/>
        </w:rPr>
      </w:pPr>
      <w:r>
        <w:rPr>
          <w:rStyle w:val="comment"/>
          <w:rFonts w:ascii="inter-regular" w:hAnsi="inter-regular"/>
          <w:color w:val="008200"/>
          <w:bdr w:val="none" w:sz="0" w:space="0" w:color="auto" w:frame="1"/>
        </w:rPr>
        <w:t>// by invoking the add() method</w:t>
      </w:r>
      <w:r>
        <w:rPr>
          <w:rFonts w:ascii="inter-regular" w:hAnsi="inter-regular"/>
          <w:color w:val="000000"/>
          <w:bdr w:val="none" w:sz="0" w:space="0" w:color="auto" w:frame="1"/>
        </w:rPr>
        <w:t>  </w:t>
      </w:r>
    </w:p>
    <w:p w14:paraId="0C845725" w14:textId="77777777" w:rsidR="008A5B78" w:rsidRDefault="008A5B78" w:rsidP="008A5B78">
      <w:pPr>
        <w:pStyle w:val="alt"/>
        <w:numPr>
          <w:ilvl w:val="0"/>
          <w:numId w:val="294"/>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lhs.add(</w:t>
      </w:r>
      <w:r>
        <w:rPr>
          <w:rStyle w:val="string"/>
          <w:rFonts w:ascii="inter-regular" w:hAnsi="inter-regular"/>
          <w:color w:val="0000FF"/>
          <w:bdr w:val="none" w:sz="0" w:space="0" w:color="auto" w:frame="1"/>
        </w:rPr>
        <w:t>"Java"</w:t>
      </w:r>
      <w:r>
        <w:rPr>
          <w:rFonts w:ascii="inter-regular" w:hAnsi="inter-regular"/>
          <w:color w:val="000000"/>
          <w:bdr w:val="none" w:sz="0" w:space="0" w:color="auto" w:frame="1"/>
        </w:rPr>
        <w:t>);  </w:t>
      </w:r>
    </w:p>
    <w:p w14:paraId="4C0FF0B2" w14:textId="77777777" w:rsidR="008A5B78" w:rsidRDefault="008A5B78" w:rsidP="008A5B78">
      <w:pPr>
        <w:numPr>
          <w:ilvl w:val="0"/>
          <w:numId w:val="294"/>
        </w:numPr>
        <w:spacing w:after="0" w:line="375" w:lineRule="atLeast"/>
        <w:jc w:val="both"/>
        <w:rPr>
          <w:rFonts w:ascii="inter-regular" w:hAnsi="inter-regular"/>
          <w:color w:val="000000"/>
        </w:rPr>
      </w:pPr>
      <w:r>
        <w:rPr>
          <w:rFonts w:ascii="inter-regular" w:hAnsi="inter-regular"/>
          <w:color w:val="000000"/>
          <w:bdr w:val="none" w:sz="0" w:space="0" w:color="auto" w:frame="1"/>
        </w:rPr>
        <w:t>lhs.add(</w:t>
      </w:r>
      <w:r>
        <w:rPr>
          <w:rStyle w:val="string"/>
          <w:rFonts w:ascii="inter-regular" w:hAnsi="inter-regular"/>
          <w:color w:val="0000FF"/>
          <w:bdr w:val="none" w:sz="0" w:space="0" w:color="auto" w:frame="1"/>
        </w:rPr>
        <w:t>"T"</w:t>
      </w:r>
      <w:r>
        <w:rPr>
          <w:rFonts w:ascii="inter-regular" w:hAnsi="inter-regular"/>
          <w:color w:val="000000"/>
          <w:bdr w:val="none" w:sz="0" w:space="0" w:color="auto" w:frame="1"/>
        </w:rPr>
        <w:t>);  </w:t>
      </w:r>
    </w:p>
    <w:p w14:paraId="1A91B6BB" w14:textId="77777777" w:rsidR="008A5B78" w:rsidRDefault="008A5B78" w:rsidP="008A5B78">
      <w:pPr>
        <w:pStyle w:val="alt"/>
        <w:numPr>
          <w:ilvl w:val="0"/>
          <w:numId w:val="294"/>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lhs.add(</w:t>
      </w:r>
      <w:r>
        <w:rPr>
          <w:rStyle w:val="string"/>
          <w:rFonts w:ascii="inter-regular" w:hAnsi="inter-regular"/>
          <w:color w:val="0000FF"/>
          <w:bdr w:val="none" w:sz="0" w:space="0" w:color="auto" w:frame="1"/>
        </w:rPr>
        <w:t>"Point"</w:t>
      </w:r>
      <w:r>
        <w:rPr>
          <w:rFonts w:ascii="inter-regular" w:hAnsi="inter-regular"/>
          <w:color w:val="000000"/>
          <w:bdr w:val="none" w:sz="0" w:space="0" w:color="auto" w:frame="1"/>
        </w:rPr>
        <w:t>);  </w:t>
      </w:r>
    </w:p>
    <w:p w14:paraId="631BE425" w14:textId="77777777" w:rsidR="008A5B78" w:rsidRDefault="008A5B78" w:rsidP="008A5B78">
      <w:pPr>
        <w:numPr>
          <w:ilvl w:val="0"/>
          <w:numId w:val="294"/>
        </w:numPr>
        <w:spacing w:after="0" w:line="375" w:lineRule="atLeast"/>
        <w:jc w:val="both"/>
        <w:rPr>
          <w:rFonts w:ascii="inter-regular" w:hAnsi="inter-regular"/>
          <w:color w:val="000000"/>
        </w:rPr>
      </w:pPr>
      <w:r>
        <w:rPr>
          <w:rFonts w:ascii="inter-regular" w:hAnsi="inter-regular"/>
          <w:color w:val="000000"/>
          <w:bdr w:val="none" w:sz="0" w:space="0" w:color="auto" w:frame="1"/>
        </w:rPr>
        <w:t>lhs.add(</w:t>
      </w:r>
      <w:r>
        <w:rPr>
          <w:rStyle w:val="string"/>
          <w:rFonts w:ascii="inter-regular" w:hAnsi="inter-regular"/>
          <w:color w:val="0000FF"/>
          <w:bdr w:val="none" w:sz="0" w:space="0" w:color="auto" w:frame="1"/>
        </w:rPr>
        <w:t>"Good"</w:t>
      </w:r>
      <w:r>
        <w:rPr>
          <w:rFonts w:ascii="inter-regular" w:hAnsi="inter-regular"/>
          <w:color w:val="000000"/>
          <w:bdr w:val="none" w:sz="0" w:space="0" w:color="auto" w:frame="1"/>
        </w:rPr>
        <w:t>);  </w:t>
      </w:r>
    </w:p>
    <w:p w14:paraId="400C52D5" w14:textId="77777777" w:rsidR="008A5B78" w:rsidRDefault="008A5B78" w:rsidP="008A5B78">
      <w:pPr>
        <w:pStyle w:val="alt"/>
        <w:numPr>
          <w:ilvl w:val="0"/>
          <w:numId w:val="294"/>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lhs.add(</w:t>
      </w:r>
      <w:r>
        <w:rPr>
          <w:rStyle w:val="string"/>
          <w:rFonts w:ascii="inter-regular" w:hAnsi="inter-regular"/>
          <w:color w:val="0000FF"/>
          <w:bdr w:val="none" w:sz="0" w:space="0" w:color="auto" w:frame="1"/>
        </w:rPr>
        <w:t>"Website"</w:t>
      </w:r>
      <w:r>
        <w:rPr>
          <w:rFonts w:ascii="inter-regular" w:hAnsi="inter-regular"/>
          <w:color w:val="000000"/>
          <w:bdr w:val="none" w:sz="0" w:space="0" w:color="auto" w:frame="1"/>
        </w:rPr>
        <w:t>);  </w:t>
      </w:r>
    </w:p>
    <w:p w14:paraId="33D284BB" w14:textId="77777777" w:rsidR="008A5B78" w:rsidRDefault="008A5B78" w:rsidP="008A5B78">
      <w:pPr>
        <w:numPr>
          <w:ilvl w:val="0"/>
          <w:numId w:val="294"/>
        </w:numPr>
        <w:spacing w:after="0" w:line="375" w:lineRule="atLeast"/>
        <w:jc w:val="both"/>
        <w:rPr>
          <w:rFonts w:ascii="inter-regular" w:hAnsi="inter-regular"/>
          <w:color w:val="000000"/>
        </w:rPr>
      </w:pPr>
      <w:r>
        <w:rPr>
          <w:rFonts w:ascii="inter-regular" w:hAnsi="inter-regular"/>
          <w:color w:val="000000"/>
          <w:bdr w:val="none" w:sz="0" w:space="0" w:color="auto" w:frame="1"/>
        </w:rPr>
        <w:t>  </w:t>
      </w:r>
    </w:p>
    <w:p w14:paraId="2E3ABB1F" w14:textId="77777777" w:rsidR="008A5B78" w:rsidRDefault="008A5B78" w:rsidP="008A5B78">
      <w:pPr>
        <w:pStyle w:val="alt"/>
        <w:numPr>
          <w:ilvl w:val="0"/>
          <w:numId w:val="294"/>
        </w:numPr>
        <w:spacing w:before="0" w:beforeAutospacing="0" w:after="0" w:afterAutospacing="0" w:line="375" w:lineRule="atLeast"/>
        <w:jc w:val="both"/>
        <w:rPr>
          <w:rFonts w:ascii="inter-regular" w:hAnsi="inter-regular"/>
          <w:color w:val="000000"/>
        </w:rPr>
      </w:pPr>
      <w:r>
        <w:rPr>
          <w:rStyle w:val="comment"/>
          <w:rFonts w:ascii="inter-regular" w:hAnsi="inter-regular"/>
          <w:color w:val="008200"/>
          <w:bdr w:val="none" w:sz="0" w:space="0" w:color="auto" w:frame="1"/>
        </w:rPr>
        <w:t>// displaying all the elements on the console</w:t>
      </w:r>
      <w:r>
        <w:rPr>
          <w:rFonts w:ascii="inter-regular" w:hAnsi="inter-regular"/>
          <w:color w:val="000000"/>
          <w:bdr w:val="none" w:sz="0" w:space="0" w:color="auto" w:frame="1"/>
        </w:rPr>
        <w:t>  </w:t>
      </w:r>
    </w:p>
    <w:p w14:paraId="1E296F27" w14:textId="77777777" w:rsidR="008A5B78" w:rsidRDefault="008A5B78" w:rsidP="008A5B78">
      <w:pPr>
        <w:numPr>
          <w:ilvl w:val="0"/>
          <w:numId w:val="294"/>
        </w:numPr>
        <w:spacing w:after="0" w:line="375" w:lineRule="atLeast"/>
        <w:jc w:val="both"/>
        <w:rPr>
          <w:rFonts w:ascii="inter-regular" w:hAnsi="inter-regular"/>
          <w:color w:val="000000"/>
        </w:rPr>
      </w:pPr>
      <w:r>
        <w:rPr>
          <w:rFonts w:ascii="inter-regular" w:hAnsi="inter-regular"/>
          <w:color w:val="000000"/>
          <w:bdr w:val="none" w:sz="0" w:space="0" w:color="auto" w:frame="1"/>
        </w:rPr>
        <w:t>System.out.println(</w:t>
      </w:r>
      <w:r>
        <w:rPr>
          <w:rStyle w:val="string"/>
          <w:rFonts w:ascii="inter-regular" w:hAnsi="inter-regular"/>
          <w:color w:val="0000FF"/>
          <w:bdr w:val="none" w:sz="0" w:space="0" w:color="auto" w:frame="1"/>
        </w:rPr>
        <w:t>"The hash set is: "</w:t>
      </w:r>
      <w:r>
        <w:rPr>
          <w:rFonts w:ascii="inter-regular" w:hAnsi="inter-regular"/>
          <w:color w:val="000000"/>
          <w:bdr w:val="none" w:sz="0" w:space="0" w:color="auto" w:frame="1"/>
        </w:rPr>
        <w:t> + lhs);  </w:t>
      </w:r>
    </w:p>
    <w:p w14:paraId="3699EB4F" w14:textId="77777777" w:rsidR="008A5B78" w:rsidRDefault="008A5B78" w:rsidP="008A5B78">
      <w:pPr>
        <w:pStyle w:val="alt"/>
        <w:numPr>
          <w:ilvl w:val="0"/>
          <w:numId w:val="294"/>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w:t>
      </w:r>
    </w:p>
    <w:p w14:paraId="49E4FBC2" w14:textId="77777777" w:rsidR="008A5B78" w:rsidRDefault="008A5B78" w:rsidP="008A5B78">
      <w:pPr>
        <w:numPr>
          <w:ilvl w:val="0"/>
          <w:numId w:val="294"/>
        </w:numPr>
        <w:spacing w:after="0" w:line="375" w:lineRule="atLeast"/>
        <w:jc w:val="both"/>
        <w:rPr>
          <w:rFonts w:ascii="inter-regular" w:hAnsi="inter-regular"/>
          <w:color w:val="000000"/>
        </w:rPr>
      </w:pPr>
      <w:r>
        <w:rPr>
          <w:rStyle w:val="comment"/>
          <w:rFonts w:ascii="inter-regular" w:hAnsi="inter-regular"/>
          <w:color w:val="008200"/>
          <w:bdr w:val="none" w:sz="0" w:space="0" w:color="auto" w:frame="1"/>
        </w:rPr>
        <w:t>// Removing an element from the above linked Set</w:t>
      </w:r>
      <w:r>
        <w:rPr>
          <w:rFonts w:ascii="inter-regular" w:hAnsi="inter-regular"/>
          <w:color w:val="000000"/>
          <w:bdr w:val="none" w:sz="0" w:space="0" w:color="auto" w:frame="1"/>
        </w:rPr>
        <w:t>  </w:t>
      </w:r>
    </w:p>
    <w:p w14:paraId="709B14F2" w14:textId="77777777" w:rsidR="008A5B78" w:rsidRDefault="008A5B78" w:rsidP="008A5B78">
      <w:pPr>
        <w:pStyle w:val="alt"/>
        <w:numPr>
          <w:ilvl w:val="0"/>
          <w:numId w:val="294"/>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w:t>
      </w:r>
    </w:p>
    <w:p w14:paraId="087F6F18" w14:textId="77777777" w:rsidR="008A5B78" w:rsidRDefault="008A5B78" w:rsidP="008A5B78">
      <w:pPr>
        <w:numPr>
          <w:ilvl w:val="0"/>
          <w:numId w:val="294"/>
        </w:numPr>
        <w:spacing w:after="0" w:line="375" w:lineRule="atLeast"/>
        <w:jc w:val="both"/>
        <w:rPr>
          <w:rFonts w:ascii="inter-regular" w:hAnsi="inter-regular"/>
          <w:color w:val="000000"/>
        </w:rPr>
      </w:pPr>
      <w:r>
        <w:rPr>
          <w:rStyle w:val="comment"/>
          <w:rFonts w:ascii="inter-regular" w:hAnsi="inter-regular"/>
          <w:color w:val="008200"/>
          <w:bdr w:val="none" w:sz="0" w:space="0" w:color="auto" w:frame="1"/>
        </w:rPr>
        <w:t>// since the element "Good" is present, therefore, the method remove()</w:t>
      </w:r>
      <w:r>
        <w:rPr>
          <w:rFonts w:ascii="inter-regular" w:hAnsi="inter-regular"/>
          <w:color w:val="000000"/>
          <w:bdr w:val="none" w:sz="0" w:space="0" w:color="auto" w:frame="1"/>
        </w:rPr>
        <w:t>  </w:t>
      </w:r>
    </w:p>
    <w:p w14:paraId="1BD5A3D8" w14:textId="77777777" w:rsidR="008A5B78" w:rsidRDefault="008A5B78" w:rsidP="008A5B78">
      <w:pPr>
        <w:pStyle w:val="alt"/>
        <w:numPr>
          <w:ilvl w:val="0"/>
          <w:numId w:val="294"/>
        </w:numPr>
        <w:spacing w:before="0" w:beforeAutospacing="0" w:after="0" w:afterAutospacing="0" w:line="375" w:lineRule="atLeast"/>
        <w:jc w:val="both"/>
        <w:rPr>
          <w:rFonts w:ascii="inter-regular" w:hAnsi="inter-regular"/>
          <w:color w:val="000000"/>
        </w:rPr>
      </w:pPr>
      <w:r>
        <w:rPr>
          <w:rStyle w:val="comment"/>
          <w:rFonts w:ascii="inter-regular" w:hAnsi="inter-regular"/>
          <w:color w:val="008200"/>
          <w:bdr w:val="none" w:sz="0" w:space="0" w:color="auto" w:frame="1"/>
        </w:rPr>
        <w:t>// returns true</w:t>
      </w:r>
      <w:r>
        <w:rPr>
          <w:rFonts w:ascii="inter-regular" w:hAnsi="inter-regular"/>
          <w:color w:val="000000"/>
          <w:bdr w:val="none" w:sz="0" w:space="0" w:color="auto" w:frame="1"/>
        </w:rPr>
        <w:t>  </w:t>
      </w:r>
    </w:p>
    <w:p w14:paraId="6DFB4AD1" w14:textId="77777777" w:rsidR="008A5B78" w:rsidRDefault="008A5B78" w:rsidP="008A5B78">
      <w:pPr>
        <w:numPr>
          <w:ilvl w:val="0"/>
          <w:numId w:val="294"/>
        </w:numPr>
        <w:spacing w:after="0" w:line="375" w:lineRule="atLeast"/>
        <w:jc w:val="both"/>
        <w:rPr>
          <w:rFonts w:ascii="inter-regular" w:hAnsi="inter-regular"/>
          <w:color w:val="000000"/>
        </w:rPr>
      </w:pPr>
      <w:r>
        <w:rPr>
          <w:rFonts w:ascii="inter-regular" w:hAnsi="inter-regular"/>
          <w:color w:val="000000"/>
          <w:bdr w:val="none" w:sz="0" w:space="0" w:color="auto" w:frame="1"/>
        </w:rPr>
        <w:t>System.out.println(lhs.remove(</w:t>
      </w:r>
      <w:r>
        <w:rPr>
          <w:rStyle w:val="string"/>
          <w:rFonts w:ascii="inter-regular" w:hAnsi="inter-regular"/>
          <w:color w:val="0000FF"/>
          <w:bdr w:val="none" w:sz="0" w:space="0" w:color="auto" w:frame="1"/>
        </w:rPr>
        <w:t>"Good"</w:t>
      </w:r>
      <w:r>
        <w:rPr>
          <w:rFonts w:ascii="inter-regular" w:hAnsi="inter-regular"/>
          <w:color w:val="000000"/>
          <w:bdr w:val="none" w:sz="0" w:space="0" w:color="auto" w:frame="1"/>
        </w:rPr>
        <w:t>));  </w:t>
      </w:r>
    </w:p>
    <w:p w14:paraId="5C721A5A" w14:textId="77777777" w:rsidR="008A5B78" w:rsidRDefault="008A5B78" w:rsidP="008A5B78">
      <w:pPr>
        <w:pStyle w:val="alt"/>
        <w:numPr>
          <w:ilvl w:val="0"/>
          <w:numId w:val="294"/>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w:t>
      </w:r>
    </w:p>
    <w:p w14:paraId="2069D43A" w14:textId="77777777" w:rsidR="008A5B78" w:rsidRDefault="008A5B78" w:rsidP="008A5B78">
      <w:pPr>
        <w:numPr>
          <w:ilvl w:val="0"/>
          <w:numId w:val="294"/>
        </w:numPr>
        <w:spacing w:after="0" w:line="375" w:lineRule="atLeast"/>
        <w:jc w:val="both"/>
        <w:rPr>
          <w:rFonts w:ascii="inter-regular" w:hAnsi="inter-regular"/>
          <w:color w:val="000000"/>
        </w:rPr>
      </w:pPr>
      <w:r>
        <w:rPr>
          <w:rStyle w:val="comment"/>
          <w:rFonts w:ascii="inter-regular" w:hAnsi="inter-regular"/>
          <w:color w:val="008200"/>
          <w:bdr w:val="none" w:sz="0" w:space="0" w:color="auto" w:frame="1"/>
        </w:rPr>
        <w:t>// After removing the element</w:t>
      </w:r>
      <w:r>
        <w:rPr>
          <w:rFonts w:ascii="inter-regular" w:hAnsi="inter-regular"/>
          <w:color w:val="000000"/>
          <w:bdr w:val="none" w:sz="0" w:space="0" w:color="auto" w:frame="1"/>
        </w:rPr>
        <w:t>  </w:t>
      </w:r>
    </w:p>
    <w:p w14:paraId="16FF6D45" w14:textId="77777777" w:rsidR="008A5B78" w:rsidRDefault="008A5B78" w:rsidP="008A5B78">
      <w:pPr>
        <w:pStyle w:val="alt"/>
        <w:numPr>
          <w:ilvl w:val="0"/>
          <w:numId w:val="294"/>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System.out.println(</w:t>
      </w:r>
      <w:r>
        <w:rPr>
          <w:rStyle w:val="string"/>
          <w:rFonts w:ascii="inter-regular" w:hAnsi="inter-regular"/>
          <w:color w:val="0000FF"/>
          <w:bdr w:val="none" w:sz="0" w:space="0" w:color="auto" w:frame="1"/>
        </w:rPr>
        <w:t>"After removing the element, the hash set is: "</w:t>
      </w:r>
      <w:r>
        <w:rPr>
          <w:rFonts w:ascii="inter-regular" w:hAnsi="inter-regular"/>
          <w:color w:val="000000"/>
          <w:bdr w:val="none" w:sz="0" w:space="0" w:color="auto" w:frame="1"/>
        </w:rPr>
        <w:t> + lhs);  </w:t>
      </w:r>
    </w:p>
    <w:p w14:paraId="600FAC62" w14:textId="77777777" w:rsidR="008A5B78" w:rsidRDefault="008A5B78" w:rsidP="008A5B78">
      <w:pPr>
        <w:numPr>
          <w:ilvl w:val="0"/>
          <w:numId w:val="294"/>
        </w:numPr>
        <w:spacing w:after="0" w:line="375" w:lineRule="atLeast"/>
        <w:jc w:val="both"/>
        <w:rPr>
          <w:rFonts w:ascii="inter-regular" w:hAnsi="inter-regular"/>
          <w:color w:val="000000"/>
        </w:rPr>
      </w:pPr>
      <w:r>
        <w:rPr>
          <w:rFonts w:ascii="inter-regular" w:hAnsi="inter-regular"/>
          <w:color w:val="000000"/>
          <w:bdr w:val="none" w:sz="0" w:space="0" w:color="auto" w:frame="1"/>
        </w:rPr>
        <w:t>  </w:t>
      </w:r>
    </w:p>
    <w:p w14:paraId="54550DE8" w14:textId="77777777" w:rsidR="008A5B78" w:rsidRDefault="008A5B78" w:rsidP="008A5B78">
      <w:pPr>
        <w:pStyle w:val="alt"/>
        <w:numPr>
          <w:ilvl w:val="0"/>
          <w:numId w:val="294"/>
        </w:numPr>
        <w:spacing w:before="0" w:beforeAutospacing="0" w:after="0" w:afterAutospacing="0" w:line="375" w:lineRule="atLeast"/>
        <w:jc w:val="both"/>
        <w:rPr>
          <w:rFonts w:ascii="inter-regular" w:hAnsi="inter-regular"/>
          <w:color w:val="000000"/>
        </w:rPr>
      </w:pPr>
      <w:r>
        <w:rPr>
          <w:rStyle w:val="comment"/>
          <w:rFonts w:ascii="inter-regular" w:hAnsi="inter-regular"/>
          <w:color w:val="008200"/>
          <w:bdr w:val="none" w:sz="0" w:space="0" w:color="auto" w:frame="1"/>
        </w:rPr>
        <w:t>// since the element "For" is not present, therefore, the method remove()</w:t>
      </w:r>
      <w:r>
        <w:rPr>
          <w:rFonts w:ascii="inter-regular" w:hAnsi="inter-regular"/>
          <w:color w:val="000000"/>
          <w:bdr w:val="none" w:sz="0" w:space="0" w:color="auto" w:frame="1"/>
        </w:rPr>
        <w:t>  </w:t>
      </w:r>
    </w:p>
    <w:p w14:paraId="5E03631B" w14:textId="77777777" w:rsidR="008A5B78" w:rsidRDefault="008A5B78" w:rsidP="008A5B78">
      <w:pPr>
        <w:numPr>
          <w:ilvl w:val="0"/>
          <w:numId w:val="294"/>
        </w:numPr>
        <w:spacing w:after="0" w:line="375" w:lineRule="atLeast"/>
        <w:jc w:val="both"/>
        <w:rPr>
          <w:rFonts w:ascii="inter-regular" w:hAnsi="inter-regular"/>
          <w:color w:val="000000"/>
        </w:rPr>
      </w:pPr>
      <w:r>
        <w:rPr>
          <w:rStyle w:val="comment"/>
          <w:rFonts w:ascii="inter-regular" w:hAnsi="inter-regular"/>
          <w:color w:val="008200"/>
          <w:bdr w:val="none" w:sz="0" w:space="0" w:color="auto" w:frame="1"/>
        </w:rPr>
        <w:lastRenderedPageBreak/>
        <w:t>// returns false</w:t>
      </w:r>
      <w:r>
        <w:rPr>
          <w:rFonts w:ascii="inter-regular" w:hAnsi="inter-regular"/>
          <w:color w:val="000000"/>
          <w:bdr w:val="none" w:sz="0" w:space="0" w:color="auto" w:frame="1"/>
        </w:rPr>
        <w:t>  </w:t>
      </w:r>
    </w:p>
    <w:p w14:paraId="42FDFD3E" w14:textId="77777777" w:rsidR="008A5B78" w:rsidRDefault="008A5B78" w:rsidP="008A5B78">
      <w:pPr>
        <w:pStyle w:val="alt"/>
        <w:numPr>
          <w:ilvl w:val="0"/>
          <w:numId w:val="294"/>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System.out.println(lhs.remove(</w:t>
      </w:r>
      <w:r>
        <w:rPr>
          <w:rStyle w:val="string"/>
          <w:rFonts w:ascii="inter-regular" w:hAnsi="inter-regular"/>
          <w:color w:val="0000FF"/>
          <w:bdr w:val="none" w:sz="0" w:space="0" w:color="auto" w:frame="1"/>
        </w:rPr>
        <w:t>"For"</w:t>
      </w:r>
      <w:r>
        <w:rPr>
          <w:rFonts w:ascii="inter-regular" w:hAnsi="inter-regular"/>
          <w:color w:val="000000"/>
          <w:bdr w:val="none" w:sz="0" w:space="0" w:color="auto" w:frame="1"/>
        </w:rPr>
        <w:t>));  </w:t>
      </w:r>
    </w:p>
    <w:p w14:paraId="24E905B9" w14:textId="77777777" w:rsidR="008A5B78" w:rsidRDefault="008A5B78" w:rsidP="008A5B78">
      <w:pPr>
        <w:numPr>
          <w:ilvl w:val="0"/>
          <w:numId w:val="294"/>
        </w:numPr>
        <w:spacing w:after="0" w:line="375" w:lineRule="atLeast"/>
        <w:jc w:val="both"/>
        <w:rPr>
          <w:rFonts w:ascii="inter-regular" w:hAnsi="inter-regular"/>
          <w:color w:val="000000"/>
        </w:rPr>
      </w:pPr>
      <w:r>
        <w:rPr>
          <w:rFonts w:ascii="inter-regular" w:hAnsi="inter-regular"/>
          <w:color w:val="000000"/>
          <w:bdr w:val="none" w:sz="0" w:space="0" w:color="auto" w:frame="1"/>
        </w:rPr>
        <w:t>  </w:t>
      </w:r>
    </w:p>
    <w:p w14:paraId="1A8D47A7" w14:textId="77777777" w:rsidR="008A5B78" w:rsidRDefault="008A5B78" w:rsidP="008A5B78">
      <w:pPr>
        <w:pStyle w:val="alt"/>
        <w:numPr>
          <w:ilvl w:val="0"/>
          <w:numId w:val="294"/>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w:t>
      </w:r>
    </w:p>
    <w:p w14:paraId="3902830C" w14:textId="77777777" w:rsidR="008A5B78" w:rsidRDefault="008A5B78" w:rsidP="008A5B78">
      <w:pPr>
        <w:numPr>
          <w:ilvl w:val="0"/>
          <w:numId w:val="294"/>
        </w:numPr>
        <w:spacing w:after="0" w:line="375" w:lineRule="atLeast"/>
        <w:jc w:val="both"/>
        <w:rPr>
          <w:rFonts w:ascii="inter-regular" w:hAnsi="inter-regular"/>
          <w:color w:val="000000"/>
        </w:rPr>
      </w:pPr>
      <w:r>
        <w:rPr>
          <w:rFonts w:ascii="inter-regular" w:hAnsi="inter-regular"/>
          <w:color w:val="000000"/>
          <w:bdr w:val="none" w:sz="0" w:space="0" w:color="auto" w:frame="1"/>
        </w:rPr>
        <w:t>}  </w:t>
      </w:r>
    </w:p>
    <w:p w14:paraId="306A31BC" w14:textId="77777777" w:rsidR="008A5B78" w:rsidRDefault="008A5B78" w:rsidP="008A5B78">
      <w:pPr>
        <w:pStyle w:val="NormalWeb"/>
        <w:shd w:val="clear" w:color="auto" w:fill="FFFFFF"/>
        <w:jc w:val="both"/>
        <w:rPr>
          <w:rFonts w:ascii="inter-regular" w:hAnsi="inter-regular"/>
          <w:color w:val="333333"/>
        </w:rPr>
      </w:pPr>
      <w:r>
        <w:rPr>
          <w:rStyle w:val="Strong"/>
          <w:rFonts w:ascii="Segoe UI" w:hAnsi="Segoe UI" w:cs="Segoe UI"/>
          <w:color w:val="333333"/>
        </w:rPr>
        <w:t>Output:</w:t>
      </w:r>
    </w:p>
    <w:p w14:paraId="7502D2FC" w14:textId="77777777" w:rsidR="008A5B78" w:rsidRDefault="008A5B78" w:rsidP="008A5B78">
      <w:pPr>
        <w:pStyle w:val="HTMLPreformatted"/>
        <w:shd w:val="clear" w:color="auto" w:fill="EEEEEE"/>
        <w:jc w:val="both"/>
        <w:rPr>
          <w:color w:val="535559"/>
        </w:rPr>
      </w:pPr>
      <w:r>
        <w:rPr>
          <w:color w:val="535559"/>
        </w:rPr>
        <w:t>The hash set is: [Java, T, Point, Good, Website]</w:t>
      </w:r>
    </w:p>
    <w:p w14:paraId="0864F7A6" w14:textId="77777777" w:rsidR="008A5B78" w:rsidRDefault="008A5B78" w:rsidP="008A5B78">
      <w:pPr>
        <w:pStyle w:val="HTMLPreformatted"/>
        <w:shd w:val="clear" w:color="auto" w:fill="EEEEEE"/>
        <w:jc w:val="both"/>
        <w:rPr>
          <w:color w:val="535559"/>
        </w:rPr>
      </w:pPr>
      <w:r>
        <w:rPr>
          <w:color w:val="535559"/>
        </w:rPr>
        <w:t>true</w:t>
      </w:r>
    </w:p>
    <w:p w14:paraId="247D5693" w14:textId="77777777" w:rsidR="008A5B78" w:rsidRDefault="008A5B78" w:rsidP="008A5B78">
      <w:pPr>
        <w:pStyle w:val="HTMLPreformatted"/>
        <w:shd w:val="clear" w:color="auto" w:fill="EEEEEE"/>
        <w:jc w:val="both"/>
        <w:rPr>
          <w:color w:val="535559"/>
        </w:rPr>
      </w:pPr>
      <w:r>
        <w:rPr>
          <w:color w:val="535559"/>
        </w:rPr>
        <w:t>After removing the element, the hash set is: [Java, T, Point, Website]</w:t>
      </w:r>
    </w:p>
    <w:p w14:paraId="776F12E0" w14:textId="77777777" w:rsidR="008A5B78" w:rsidRDefault="008A5B78" w:rsidP="008A5B78">
      <w:pPr>
        <w:pStyle w:val="HTMLPreformatted"/>
        <w:shd w:val="clear" w:color="auto" w:fill="EEEEEE"/>
        <w:jc w:val="both"/>
        <w:rPr>
          <w:color w:val="535559"/>
        </w:rPr>
      </w:pPr>
      <w:r>
        <w:rPr>
          <w:color w:val="535559"/>
        </w:rPr>
        <w:t>false</w:t>
      </w:r>
    </w:p>
    <w:p w14:paraId="7B341488" w14:textId="77777777" w:rsidR="008A5B78" w:rsidRDefault="008A5B78" w:rsidP="008A5B78">
      <w:pPr>
        <w:pStyle w:val="Heading3"/>
        <w:shd w:val="clear" w:color="auto" w:fill="FFFFFF"/>
        <w:spacing w:line="312" w:lineRule="atLeast"/>
        <w:jc w:val="both"/>
        <w:rPr>
          <w:rFonts w:ascii="Helvetica" w:hAnsi="Helvetica"/>
          <w:color w:val="610B4B"/>
          <w:sz w:val="32"/>
          <w:szCs w:val="32"/>
        </w:rPr>
      </w:pPr>
      <w:r>
        <w:rPr>
          <w:rFonts w:ascii="Helvetica" w:hAnsi="Helvetica"/>
          <w:b/>
          <w:bCs/>
          <w:color w:val="610B4B"/>
          <w:sz w:val="32"/>
          <w:szCs w:val="32"/>
        </w:rPr>
        <w:t>Java LinkedHashSet Example: Book</w:t>
      </w:r>
    </w:p>
    <w:p w14:paraId="18049AAC" w14:textId="77777777" w:rsidR="008A5B78" w:rsidRDefault="008A5B78" w:rsidP="008A5B78">
      <w:pPr>
        <w:pStyle w:val="NormalWeb"/>
        <w:shd w:val="clear" w:color="auto" w:fill="FFFFFF"/>
        <w:jc w:val="both"/>
        <w:rPr>
          <w:rFonts w:ascii="inter-regular" w:hAnsi="inter-regular"/>
          <w:color w:val="333333"/>
        </w:rPr>
      </w:pPr>
      <w:r>
        <w:rPr>
          <w:rStyle w:val="Strong"/>
          <w:rFonts w:ascii="Segoe UI" w:hAnsi="Segoe UI" w:cs="Segoe UI"/>
          <w:color w:val="333333"/>
        </w:rPr>
        <w:t>FileName:</w:t>
      </w:r>
      <w:r>
        <w:rPr>
          <w:rFonts w:ascii="inter-regular" w:hAnsi="inter-regular"/>
          <w:color w:val="333333"/>
        </w:rPr>
        <w:t> Book.java</w:t>
      </w:r>
    </w:p>
    <w:p w14:paraId="03AE764E" w14:textId="77777777" w:rsidR="008A5B78" w:rsidRDefault="008A5B78" w:rsidP="008A5B78">
      <w:pPr>
        <w:pStyle w:val="alt"/>
        <w:numPr>
          <w:ilvl w:val="0"/>
          <w:numId w:val="295"/>
        </w:numPr>
        <w:spacing w:before="0" w:beforeAutospacing="0" w:after="0" w:afterAutospacing="0" w:line="375" w:lineRule="atLeast"/>
        <w:jc w:val="both"/>
        <w:rPr>
          <w:rFonts w:ascii="inter-regular" w:hAnsi="inter-regular"/>
          <w:color w:val="000000"/>
        </w:rPr>
      </w:pPr>
      <w:r>
        <w:rPr>
          <w:rStyle w:val="keyword"/>
          <w:rFonts w:ascii="inter-regular" w:hAnsi="inter-regular"/>
          <w:b/>
          <w:bCs/>
          <w:color w:val="006699"/>
          <w:bdr w:val="none" w:sz="0" w:space="0" w:color="auto" w:frame="1"/>
        </w:rPr>
        <w:t>import</w:t>
      </w:r>
      <w:r>
        <w:rPr>
          <w:rFonts w:ascii="inter-regular" w:hAnsi="inter-regular"/>
          <w:color w:val="000000"/>
          <w:bdr w:val="none" w:sz="0" w:space="0" w:color="auto" w:frame="1"/>
        </w:rPr>
        <w:t> java.util.*;  </w:t>
      </w:r>
    </w:p>
    <w:p w14:paraId="56FD3C31" w14:textId="77777777" w:rsidR="008A5B78" w:rsidRDefault="008A5B78" w:rsidP="008A5B78">
      <w:pPr>
        <w:numPr>
          <w:ilvl w:val="0"/>
          <w:numId w:val="295"/>
        </w:numPr>
        <w:spacing w:after="0" w:line="375" w:lineRule="atLeast"/>
        <w:jc w:val="both"/>
        <w:rPr>
          <w:rFonts w:ascii="inter-regular" w:hAnsi="inter-regular"/>
          <w:color w:val="000000"/>
        </w:rPr>
      </w:pPr>
      <w:r>
        <w:rPr>
          <w:rStyle w:val="keyword"/>
          <w:rFonts w:ascii="inter-regular" w:hAnsi="inter-regular"/>
          <w:b/>
          <w:bCs/>
          <w:color w:val="006699"/>
          <w:bdr w:val="none" w:sz="0" w:space="0" w:color="auto" w:frame="1"/>
        </w:rPr>
        <w:t>class</w:t>
      </w:r>
      <w:r>
        <w:rPr>
          <w:rFonts w:ascii="inter-regular" w:hAnsi="inter-regular"/>
          <w:color w:val="000000"/>
          <w:bdr w:val="none" w:sz="0" w:space="0" w:color="auto" w:frame="1"/>
        </w:rPr>
        <w:t> Book {  </w:t>
      </w:r>
    </w:p>
    <w:p w14:paraId="4BFB03EF" w14:textId="77777777" w:rsidR="008A5B78" w:rsidRDefault="008A5B78" w:rsidP="008A5B78">
      <w:pPr>
        <w:pStyle w:val="alt"/>
        <w:numPr>
          <w:ilvl w:val="0"/>
          <w:numId w:val="295"/>
        </w:numPr>
        <w:spacing w:before="0" w:beforeAutospacing="0" w:after="0" w:afterAutospacing="0" w:line="375" w:lineRule="atLeast"/>
        <w:jc w:val="both"/>
        <w:rPr>
          <w:rFonts w:ascii="inter-regular" w:hAnsi="inter-regular"/>
          <w:color w:val="000000"/>
        </w:rPr>
      </w:pPr>
      <w:r>
        <w:rPr>
          <w:rStyle w:val="keyword"/>
          <w:rFonts w:ascii="inter-regular" w:hAnsi="inter-regular"/>
          <w:b/>
          <w:bCs/>
          <w:color w:val="006699"/>
          <w:bdr w:val="none" w:sz="0" w:space="0" w:color="auto" w:frame="1"/>
        </w:rPr>
        <w:t>int</w:t>
      </w:r>
      <w:r>
        <w:rPr>
          <w:rFonts w:ascii="inter-regular" w:hAnsi="inter-regular"/>
          <w:color w:val="000000"/>
          <w:bdr w:val="none" w:sz="0" w:space="0" w:color="auto" w:frame="1"/>
        </w:rPr>
        <w:t> id;  </w:t>
      </w:r>
    </w:p>
    <w:p w14:paraId="77D2C362" w14:textId="77777777" w:rsidR="008A5B78" w:rsidRDefault="008A5B78" w:rsidP="008A5B78">
      <w:pPr>
        <w:numPr>
          <w:ilvl w:val="0"/>
          <w:numId w:val="295"/>
        </w:numPr>
        <w:spacing w:after="0" w:line="375" w:lineRule="atLeast"/>
        <w:jc w:val="both"/>
        <w:rPr>
          <w:rFonts w:ascii="inter-regular" w:hAnsi="inter-regular"/>
          <w:color w:val="000000"/>
        </w:rPr>
      </w:pPr>
      <w:r>
        <w:rPr>
          <w:rFonts w:ascii="inter-regular" w:hAnsi="inter-regular"/>
          <w:color w:val="000000"/>
          <w:bdr w:val="none" w:sz="0" w:space="0" w:color="auto" w:frame="1"/>
        </w:rPr>
        <w:t>String name,author,publisher;  </w:t>
      </w:r>
    </w:p>
    <w:p w14:paraId="6B9E8574" w14:textId="77777777" w:rsidR="008A5B78" w:rsidRDefault="008A5B78" w:rsidP="008A5B78">
      <w:pPr>
        <w:pStyle w:val="alt"/>
        <w:numPr>
          <w:ilvl w:val="0"/>
          <w:numId w:val="295"/>
        </w:numPr>
        <w:spacing w:before="0" w:beforeAutospacing="0" w:after="0" w:afterAutospacing="0" w:line="375" w:lineRule="atLeast"/>
        <w:jc w:val="both"/>
        <w:rPr>
          <w:rFonts w:ascii="inter-regular" w:hAnsi="inter-regular"/>
          <w:color w:val="000000"/>
        </w:rPr>
      </w:pPr>
      <w:r>
        <w:rPr>
          <w:rStyle w:val="keyword"/>
          <w:rFonts w:ascii="inter-regular" w:hAnsi="inter-regular"/>
          <w:b/>
          <w:bCs/>
          <w:color w:val="006699"/>
          <w:bdr w:val="none" w:sz="0" w:space="0" w:color="auto" w:frame="1"/>
        </w:rPr>
        <w:t>int</w:t>
      </w:r>
      <w:r>
        <w:rPr>
          <w:rFonts w:ascii="inter-regular" w:hAnsi="inter-regular"/>
          <w:color w:val="000000"/>
          <w:bdr w:val="none" w:sz="0" w:space="0" w:color="auto" w:frame="1"/>
        </w:rPr>
        <w:t> quantity;  </w:t>
      </w:r>
    </w:p>
    <w:p w14:paraId="3B72A0E9" w14:textId="77777777" w:rsidR="008A5B78" w:rsidRDefault="008A5B78" w:rsidP="008A5B78">
      <w:pPr>
        <w:numPr>
          <w:ilvl w:val="0"/>
          <w:numId w:val="295"/>
        </w:numPr>
        <w:spacing w:after="0" w:line="375" w:lineRule="atLeast"/>
        <w:jc w:val="both"/>
        <w:rPr>
          <w:rFonts w:ascii="inter-regular" w:hAnsi="inter-regular"/>
          <w:color w:val="000000"/>
        </w:rPr>
      </w:pPr>
      <w:r>
        <w:rPr>
          <w:rStyle w:val="keyword"/>
          <w:rFonts w:ascii="inter-regular" w:hAnsi="inter-regular"/>
          <w:b/>
          <w:bCs/>
          <w:color w:val="006699"/>
          <w:bdr w:val="none" w:sz="0" w:space="0" w:color="auto" w:frame="1"/>
        </w:rPr>
        <w:t>public</w:t>
      </w:r>
      <w:r>
        <w:rPr>
          <w:rFonts w:ascii="inter-regular" w:hAnsi="inter-regular"/>
          <w:color w:val="000000"/>
          <w:bdr w:val="none" w:sz="0" w:space="0" w:color="auto" w:frame="1"/>
        </w:rPr>
        <w:t> Book(</w:t>
      </w:r>
      <w:r>
        <w:rPr>
          <w:rStyle w:val="keyword"/>
          <w:rFonts w:ascii="inter-regular" w:hAnsi="inter-regular"/>
          <w:b/>
          <w:bCs/>
          <w:color w:val="006699"/>
          <w:bdr w:val="none" w:sz="0" w:space="0" w:color="auto" w:frame="1"/>
        </w:rPr>
        <w:t>int</w:t>
      </w:r>
      <w:r>
        <w:rPr>
          <w:rFonts w:ascii="inter-regular" w:hAnsi="inter-regular"/>
          <w:color w:val="000000"/>
          <w:bdr w:val="none" w:sz="0" w:space="0" w:color="auto" w:frame="1"/>
        </w:rPr>
        <w:t> id, String name, String author, String publisher, </w:t>
      </w:r>
      <w:r>
        <w:rPr>
          <w:rStyle w:val="keyword"/>
          <w:rFonts w:ascii="inter-regular" w:hAnsi="inter-regular"/>
          <w:b/>
          <w:bCs/>
          <w:color w:val="006699"/>
          <w:bdr w:val="none" w:sz="0" w:space="0" w:color="auto" w:frame="1"/>
        </w:rPr>
        <w:t>int</w:t>
      </w:r>
      <w:r>
        <w:rPr>
          <w:rFonts w:ascii="inter-regular" w:hAnsi="inter-regular"/>
          <w:color w:val="000000"/>
          <w:bdr w:val="none" w:sz="0" w:space="0" w:color="auto" w:frame="1"/>
        </w:rPr>
        <w:t> quantity) {  </w:t>
      </w:r>
    </w:p>
    <w:p w14:paraId="3793E888" w14:textId="77777777" w:rsidR="008A5B78" w:rsidRDefault="008A5B78" w:rsidP="008A5B78">
      <w:pPr>
        <w:pStyle w:val="alt"/>
        <w:numPr>
          <w:ilvl w:val="0"/>
          <w:numId w:val="295"/>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this</w:t>
      </w:r>
      <w:r>
        <w:rPr>
          <w:rFonts w:ascii="inter-regular" w:hAnsi="inter-regular"/>
          <w:color w:val="000000"/>
          <w:bdr w:val="none" w:sz="0" w:space="0" w:color="auto" w:frame="1"/>
        </w:rPr>
        <w:t>.id = id;  </w:t>
      </w:r>
    </w:p>
    <w:p w14:paraId="404C73BC" w14:textId="77777777" w:rsidR="008A5B78" w:rsidRDefault="008A5B78" w:rsidP="008A5B78">
      <w:pPr>
        <w:numPr>
          <w:ilvl w:val="0"/>
          <w:numId w:val="295"/>
        </w:numPr>
        <w:spacing w:after="0" w:line="375" w:lineRule="atLeast"/>
        <w:jc w:val="both"/>
        <w:rPr>
          <w:rFonts w:ascii="inter-regular" w:hAnsi="inter-regular"/>
          <w:color w:val="000000"/>
        </w:rPr>
      </w:pP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this</w:t>
      </w:r>
      <w:r>
        <w:rPr>
          <w:rFonts w:ascii="inter-regular" w:hAnsi="inter-regular"/>
          <w:color w:val="000000"/>
          <w:bdr w:val="none" w:sz="0" w:space="0" w:color="auto" w:frame="1"/>
        </w:rPr>
        <w:t>.name = name;  </w:t>
      </w:r>
    </w:p>
    <w:p w14:paraId="5000D454" w14:textId="77777777" w:rsidR="008A5B78" w:rsidRDefault="008A5B78" w:rsidP="008A5B78">
      <w:pPr>
        <w:pStyle w:val="alt"/>
        <w:numPr>
          <w:ilvl w:val="0"/>
          <w:numId w:val="295"/>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this</w:t>
      </w:r>
      <w:r>
        <w:rPr>
          <w:rFonts w:ascii="inter-regular" w:hAnsi="inter-regular"/>
          <w:color w:val="000000"/>
          <w:bdr w:val="none" w:sz="0" w:space="0" w:color="auto" w:frame="1"/>
        </w:rPr>
        <w:t>.author = author;  </w:t>
      </w:r>
    </w:p>
    <w:p w14:paraId="4ADE7CF9" w14:textId="77777777" w:rsidR="008A5B78" w:rsidRDefault="008A5B78" w:rsidP="008A5B78">
      <w:pPr>
        <w:numPr>
          <w:ilvl w:val="0"/>
          <w:numId w:val="295"/>
        </w:numPr>
        <w:spacing w:after="0" w:line="375" w:lineRule="atLeast"/>
        <w:jc w:val="both"/>
        <w:rPr>
          <w:rFonts w:ascii="inter-regular" w:hAnsi="inter-regular"/>
          <w:color w:val="000000"/>
        </w:rPr>
      </w:pP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this</w:t>
      </w:r>
      <w:r>
        <w:rPr>
          <w:rFonts w:ascii="inter-regular" w:hAnsi="inter-regular"/>
          <w:color w:val="000000"/>
          <w:bdr w:val="none" w:sz="0" w:space="0" w:color="auto" w:frame="1"/>
        </w:rPr>
        <w:t>.publisher = publisher;  </w:t>
      </w:r>
    </w:p>
    <w:p w14:paraId="546D29DB" w14:textId="77777777" w:rsidR="008A5B78" w:rsidRDefault="008A5B78" w:rsidP="008A5B78">
      <w:pPr>
        <w:pStyle w:val="alt"/>
        <w:numPr>
          <w:ilvl w:val="0"/>
          <w:numId w:val="295"/>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this</w:t>
      </w:r>
      <w:r>
        <w:rPr>
          <w:rFonts w:ascii="inter-regular" w:hAnsi="inter-regular"/>
          <w:color w:val="000000"/>
          <w:bdr w:val="none" w:sz="0" w:space="0" w:color="auto" w:frame="1"/>
        </w:rPr>
        <w:t>.quantity = quantity;  </w:t>
      </w:r>
    </w:p>
    <w:p w14:paraId="7AEBA8BF" w14:textId="77777777" w:rsidR="008A5B78" w:rsidRDefault="008A5B78" w:rsidP="008A5B78">
      <w:pPr>
        <w:numPr>
          <w:ilvl w:val="0"/>
          <w:numId w:val="295"/>
        </w:numPr>
        <w:spacing w:after="0" w:line="375" w:lineRule="atLeast"/>
        <w:jc w:val="both"/>
        <w:rPr>
          <w:rFonts w:ascii="inter-regular" w:hAnsi="inter-regular"/>
          <w:color w:val="000000"/>
        </w:rPr>
      </w:pPr>
      <w:r>
        <w:rPr>
          <w:rFonts w:ascii="inter-regular" w:hAnsi="inter-regular"/>
          <w:color w:val="000000"/>
          <w:bdr w:val="none" w:sz="0" w:space="0" w:color="auto" w:frame="1"/>
        </w:rPr>
        <w:t>}  </w:t>
      </w:r>
    </w:p>
    <w:p w14:paraId="3DB5A0B2" w14:textId="77777777" w:rsidR="008A5B78" w:rsidRDefault="008A5B78" w:rsidP="008A5B78">
      <w:pPr>
        <w:pStyle w:val="alt"/>
        <w:numPr>
          <w:ilvl w:val="0"/>
          <w:numId w:val="295"/>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w:t>
      </w:r>
    </w:p>
    <w:p w14:paraId="7BE2A97F" w14:textId="77777777" w:rsidR="008A5B78" w:rsidRDefault="008A5B78" w:rsidP="008A5B78">
      <w:pPr>
        <w:numPr>
          <w:ilvl w:val="0"/>
          <w:numId w:val="295"/>
        </w:numPr>
        <w:spacing w:after="0" w:line="375" w:lineRule="atLeast"/>
        <w:jc w:val="both"/>
        <w:rPr>
          <w:rFonts w:ascii="inter-regular" w:hAnsi="inter-regular"/>
          <w:color w:val="000000"/>
        </w:rPr>
      </w:pPr>
      <w:r>
        <w:rPr>
          <w:rStyle w:val="keyword"/>
          <w:rFonts w:ascii="inter-regular" w:hAnsi="inter-regular"/>
          <w:b/>
          <w:bCs/>
          <w:color w:val="006699"/>
          <w:bdr w:val="none" w:sz="0" w:space="0" w:color="auto" w:frame="1"/>
        </w:rPr>
        <w:t>public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class</w:t>
      </w:r>
      <w:r>
        <w:rPr>
          <w:rFonts w:ascii="inter-regular" w:hAnsi="inter-regular"/>
          <w:color w:val="000000"/>
          <w:bdr w:val="none" w:sz="0" w:space="0" w:color="auto" w:frame="1"/>
        </w:rPr>
        <w:t> LinkedHashSetExample {  </w:t>
      </w:r>
    </w:p>
    <w:p w14:paraId="418D6F5D" w14:textId="77777777" w:rsidR="008A5B78" w:rsidRDefault="008A5B78" w:rsidP="008A5B78">
      <w:pPr>
        <w:pStyle w:val="alt"/>
        <w:numPr>
          <w:ilvl w:val="0"/>
          <w:numId w:val="295"/>
        </w:numPr>
        <w:spacing w:before="0" w:beforeAutospacing="0" w:after="0" w:afterAutospacing="0" w:line="375" w:lineRule="atLeast"/>
        <w:jc w:val="both"/>
        <w:rPr>
          <w:rFonts w:ascii="inter-regular" w:hAnsi="inter-regular"/>
          <w:color w:val="000000"/>
        </w:rPr>
      </w:pPr>
      <w:r>
        <w:rPr>
          <w:rStyle w:val="keyword"/>
          <w:rFonts w:ascii="inter-regular" w:hAnsi="inter-regular"/>
          <w:b/>
          <w:bCs/>
          <w:color w:val="006699"/>
          <w:bdr w:val="none" w:sz="0" w:space="0" w:color="auto" w:frame="1"/>
        </w:rPr>
        <w:t>public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static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void</w:t>
      </w:r>
      <w:r>
        <w:rPr>
          <w:rFonts w:ascii="inter-regular" w:hAnsi="inter-regular"/>
          <w:color w:val="000000"/>
          <w:bdr w:val="none" w:sz="0" w:space="0" w:color="auto" w:frame="1"/>
        </w:rPr>
        <w:t> main(String[] args) {  </w:t>
      </w:r>
    </w:p>
    <w:p w14:paraId="69F610EF" w14:textId="77777777" w:rsidR="008A5B78" w:rsidRDefault="008A5B78" w:rsidP="008A5B78">
      <w:pPr>
        <w:numPr>
          <w:ilvl w:val="0"/>
          <w:numId w:val="295"/>
        </w:numPr>
        <w:spacing w:after="0" w:line="375" w:lineRule="atLeast"/>
        <w:jc w:val="both"/>
        <w:rPr>
          <w:rFonts w:ascii="inter-regular" w:hAnsi="inter-regular"/>
          <w:color w:val="000000"/>
        </w:rPr>
      </w:pPr>
      <w:r>
        <w:rPr>
          <w:rFonts w:ascii="inter-regular" w:hAnsi="inter-regular"/>
          <w:color w:val="000000"/>
          <w:bdr w:val="none" w:sz="0" w:space="0" w:color="auto" w:frame="1"/>
        </w:rPr>
        <w:t>    LinkedHashSet&lt;Book&gt; hs=</w:t>
      </w:r>
      <w:r>
        <w:rPr>
          <w:rStyle w:val="keyword"/>
          <w:rFonts w:ascii="inter-regular" w:hAnsi="inter-regular"/>
          <w:b/>
          <w:bCs/>
          <w:color w:val="006699"/>
          <w:bdr w:val="none" w:sz="0" w:space="0" w:color="auto" w:frame="1"/>
        </w:rPr>
        <w:t>new</w:t>
      </w:r>
      <w:r>
        <w:rPr>
          <w:rFonts w:ascii="inter-regular" w:hAnsi="inter-regular"/>
          <w:color w:val="000000"/>
          <w:bdr w:val="none" w:sz="0" w:space="0" w:color="auto" w:frame="1"/>
        </w:rPr>
        <w:t> LinkedHashSet&lt;Book&gt;();  </w:t>
      </w:r>
    </w:p>
    <w:p w14:paraId="1FF48BF9" w14:textId="77777777" w:rsidR="008A5B78" w:rsidRDefault="008A5B78" w:rsidP="008A5B78">
      <w:pPr>
        <w:pStyle w:val="alt"/>
        <w:numPr>
          <w:ilvl w:val="0"/>
          <w:numId w:val="295"/>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w:t>
      </w:r>
      <w:r>
        <w:rPr>
          <w:rStyle w:val="comment"/>
          <w:rFonts w:ascii="inter-regular" w:hAnsi="inter-regular"/>
          <w:color w:val="008200"/>
          <w:bdr w:val="none" w:sz="0" w:space="0" w:color="auto" w:frame="1"/>
        </w:rPr>
        <w:t>//Creating Books</w:t>
      </w:r>
      <w:r>
        <w:rPr>
          <w:rFonts w:ascii="inter-regular" w:hAnsi="inter-regular"/>
          <w:color w:val="000000"/>
          <w:bdr w:val="none" w:sz="0" w:space="0" w:color="auto" w:frame="1"/>
        </w:rPr>
        <w:t>  </w:t>
      </w:r>
    </w:p>
    <w:p w14:paraId="03AA9F8F" w14:textId="77777777" w:rsidR="008A5B78" w:rsidRDefault="008A5B78" w:rsidP="008A5B78">
      <w:pPr>
        <w:numPr>
          <w:ilvl w:val="0"/>
          <w:numId w:val="295"/>
        </w:numPr>
        <w:spacing w:after="0" w:line="375" w:lineRule="atLeast"/>
        <w:jc w:val="both"/>
        <w:rPr>
          <w:rFonts w:ascii="inter-regular" w:hAnsi="inter-regular"/>
          <w:color w:val="000000"/>
        </w:rPr>
      </w:pPr>
      <w:r>
        <w:rPr>
          <w:rFonts w:ascii="inter-regular" w:hAnsi="inter-regular"/>
          <w:color w:val="000000"/>
          <w:bdr w:val="none" w:sz="0" w:space="0" w:color="auto" w:frame="1"/>
        </w:rPr>
        <w:t>    Book b1=</w:t>
      </w:r>
      <w:r>
        <w:rPr>
          <w:rStyle w:val="keyword"/>
          <w:rFonts w:ascii="inter-regular" w:hAnsi="inter-regular"/>
          <w:b/>
          <w:bCs/>
          <w:color w:val="006699"/>
          <w:bdr w:val="none" w:sz="0" w:space="0" w:color="auto" w:frame="1"/>
        </w:rPr>
        <w:t>new</w:t>
      </w:r>
      <w:r>
        <w:rPr>
          <w:rFonts w:ascii="inter-regular" w:hAnsi="inter-regular"/>
          <w:color w:val="000000"/>
          <w:bdr w:val="none" w:sz="0" w:space="0" w:color="auto" w:frame="1"/>
        </w:rPr>
        <w:t> Book(</w:t>
      </w:r>
      <w:r>
        <w:rPr>
          <w:rStyle w:val="number"/>
          <w:rFonts w:ascii="inter-regular" w:hAnsi="inter-regular"/>
          <w:color w:val="C00000"/>
          <w:bdr w:val="none" w:sz="0" w:space="0" w:color="auto" w:frame="1"/>
        </w:rPr>
        <w:t>101</w:t>
      </w:r>
      <w:r>
        <w:rPr>
          <w:rFonts w:ascii="inter-regular" w:hAnsi="inter-regular"/>
          <w:color w:val="000000"/>
          <w:bdr w:val="none" w:sz="0" w:space="0" w:color="auto" w:frame="1"/>
        </w:rPr>
        <w:t>,</w:t>
      </w:r>
      <w:r>
        <w:rPr>
          <w:rStyle w:val="string"/>
          <w:rFonts w:ascii="inter-regular" w:hAnsi="inter-regular"/>
          <w:color w:val="0000FF"/>
          <w:bdr w:val="none" w:sz="0" w:space="0" w:color="auto" w:frame="1"/>
        </w:rPr>
        <w:t>"Let us C"</w:t>
      </w:r>
      <w:r>
        <w:rPr>
          <w:rFonts w:ascii="inter-regular" w:hAnsi="inter-regular"/>
          <w:color w:val="000000"/>
          <w:bdr w:val="none" w:sz="0" w:space="0" w:color="auto" w:frame="1"/>
        </w:rPr>
        <w:t>,</w:t>
      </w:r>
      <w:r>
        <w:rPr>
          <w:rStyle w:val="string"/>
          <w:rFonts w:ascii="inter-regular" w:hAnsi="inter-regular"/>
          <w:color w:val="0000FF"/>
          <w:bdr w:val="none" w:sz="0" w:space="0" w:color="auto" w:frame="1"/>
        </w:rPr>
        <w:t>"Yashwant Kanetkar"</w:t>
      </w:r>
      <w:r>
        <w:rPr>
          <w:rFonts w:ascii="inter-regular" w:hAnsi="inter-regular"/>
          <w:color w:val="000000"/>
          <w:bdr w:val="none" w:sz="0" w:space="0" w:color="auto" w:frame="1"/>
        </w:rPr>
        <w:t>,</w:t>
      </w:r>
      <w:r>
        <w:rPr>
          <w:rStyle w:val="string"/>
          <w:rFonts w:ascii="inter-regular" w:hAnsi="inter-regular"/>
          <w:color w:val="0000FF"/>
          <w:bdr w:val="none" w:sz="0" w:space="0" w:color="auto" w:frame="1"/>
        </w:rPr>
        <w:t>"BPB"</w:t>
      </w:r>
      <w:r>
        <w:rPr>
          <w:rFonts w:ascii="inter-regular" w:hAnsi="inter-regular"/>
          <w:color w:val="000000"/>
          <w:bdr w:val="none" w:sz="0" w:space="0" w:color="auto" w:frame="1"/>
        </w:rPr>
        <w:t>,</w:t>
      </w:r>
      <w:r>
        <w:rPr>
          <w:rStyle w:val="number"/>
          <w:rFonts w:ascii="inter-regular" w:hAnsi="inter-regular"/>
          <w:color w:val="C00000"/>
          <w:bdr w:val="none" w:sz="0" w:space="0" w:color="auto" w:frame="1"/>
        </w:rPr>
        <w:t>8</w:t>
      </w:r>
      <w:r>
        <w:rPr>
          <w:rFonts w:ascii="inter-regular" w:hAnsi="inter-regular"/>
          <w:color w:val="000000"/>
          <w:bdr w:val="none" w:sz="0" w:space="0" w:color="auto" w:frame="1"/>
        </w:rPr>
        <w:t>);  </w:t>
      </w:r>
    </w:p>
    <w:p w14:paraId="43B7EB18" w14:textId="77777777" w:rsidR="008A5B78" w:rsidRDefault="008A5B78" w:rsidP="008A5B78">
      <w:pPr>
        <w:pStyle w:val="alt"/>
        <w:numPr>
          <w:ilvl w:val="0"/>
          <w:numId w:val="295"/>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Book b2=</w:t>
      </w:r>
      <w:r>
        <w:rPr>
          <w:rStyle w:val="keyword"/>
          <w:rFonts w:ascii="inter-regular" w:hAnsi="inter-regular"/>
          <w:b/>
          <w:bCs/>
          <w:color w:val="006699"/>
          <w:bdr w:val="none" w:sz="0" w:space="0" w:color="auto" w:frame="1"/>
        </w:rPr>
        <w:t>new</w:t>
      </w:r>
      <w:r>
        <w:rPr>
          <w:rFonts w:ascii="inter-regular" w:hAnsi="inter-regular"/>
          <w:color w:val="000000"/>
          <w:bdr w:val="none" w:sz="0" w:space="0" w:color="auto" w:frame="1"/>
        </w:rPr>
        <w:t> Book(</w:t>
      </w:r>
      <w:r>
        <w:rPr>
          <w:rStyle w:val="number"/>
          <w:rFonts w:ascii="inter-regular" w:hAnsi="inter-regular"/>
          <w:color w:val="C00000"/>
          <w:bdr w:val="none" w:sz="0" w:space="0" w:color="auto" w:frame="1"/>
        </w:rPr>
        <w:t>102</w:t>
      </w:r>
      <w:r>
        <w:rPr>
          <w:rFonts w:ascii="inter-regular" w:hAnsi="inter-regular"/>
          <w:color w:val="000000"/>
          <w:bdr w:val="none" w:sz="0" w:space="0" w:color="auto" w:frame="1"/>
        </w:rPr>
        <w:t>,</w:t>
      </w:r>
      <w:r>
        <w:rPr>
          <w:rStyle w:val="string"/>
          <w:rFonts w:ascii="inter-regular" w:hAnsi="inter-regular"/>
          <w:color w:val="0000FF"/>
          <w:bdr w:val="none" w:sz="0" w:space="0" w:color="auto" w:frame="1"/>
        </w:rPr>
        <w:t>"Data Communications &amp; Networking"</w:t>
      </w:r>
      <w:r>
        <w:rPr>
          <w:rFonts w:ascii="inter-regular" w:hAnsi="inter-regular"/>
          <w:color w:val="000000"/>
          <w:bdr w:val="none" w:sz="0" w:space="0" w:color="auto" w:frame="1"/>
        </w:rPr>
        <w:t>,</w:t>
      </w:r>
      <w:r>
        <w:rPr>
          <w:rStyle w:val="string"/>
          <w:rFonts w:ascii="inter-regular" w:hAnsi="inter-regular"/>
          <w:color w:val="0000FF"/>
          <w:bdr w:val="none" w:sz="0" w:space="0" w:color="auto" w:frame="1"/>
        </w:rPr>
        <w:t>"Forouzan"</w:t>
      </w:r>
      <w:r>
        <w:rPr>
          <w:rFonts w:ascii="inter-regular" w:hAnsi="inter-regular"/>
          <w:color w:val="000000"/>
          <w:bdr w:val="none" w:sz="0" w:space="0" w:color="auto" w:frame="1"/>
        </w:rPr>
        <w:t>,</w:t>
      </w:r>
      <w:r>
        <w:rPr>
          <w:rStyle w:val="string"/>
          <w:rFonts w:ascii="inter-regular" w:hAnsi="inter-regular"/>
          <w:color w:val="0000FF"/>
          <w:bdr w:val="none" w:sz="0" w:space="0" w:color="auto" w:frame="1"/>
        </w:rPr>
        <w:t>"Mc Graw Hill"</w:t>
      </w:r>
      <w:r>
        <w:rPr>
          <w:rFonts w:ascii="inter-regular" w:hAnsi="inter-regular"/>
          <w:color w:val="000000"/>
          <w:bdr w:val="none" w:sz="0" w:space="0" w:color="auto" w:frame="1"/>
        </w:rPr>
        <w:t>,</w:t>
      </w:r>
      <w:r>
        <w:rPr>
          <w:rStyle w:val="number"/>
          <w:rFonts w:ascii="inter-regular" w:hAnsi="inter-regular"/>
          <w:color w:val="C00000"/>
          <w:bdr w:val="none" w:sz="0" w:space="0" w:color="auto" w:frame="1"/>
        </w:rPr>
        <w:t>4</w:t>
      </w:r>
      <w:r>
        <w:rPr>
          <w:rFonts w:ascii="inter-regular" w:hAnsi="inter-regular"/>
          <w:color w:val="000000"/>
          <w:bdr w:val="none" w:sz="0" w:space="0" w:color="auto" w:frame="1"/>
        </w:rPr>
        <w:t>);  </w:t>
      </w:r>
    </w:p>
    <w:p w14:paraId="01C2CFC3" w14:textId="77777777" w:rsidR="008A5B78" w:rsidRDefault="008A5B78" w:rsidP="008A5B78">
      <w:pPr>
        <w:numPr>
          <w:ilvl w:val="0"/>
          <w:numId w:val="295"/>
        </w:numPr>
        <w:spacing w:after="0" w:line="375" w:lineRule="atLeast"/>
        <w:jc w:val="both"/>
        <w:rPr>
          <w:rFonts w:ascii="inter-regular" w:hAnsi="inter-regular"/>
          <w:color w:val="000000"/>
        </w:rPr>
      </w:pPr>
      <w:r>
        <w:rPr>
          <w:rFonts w:ascii="inter-regular" w:hAnsi="inter-regular"/>
          <w:color w:val="000000"/>
          <w:bdr w:val="none" w:sz="0" w:space="0" w:color="auto" w:frame="1"/>
        </w:rPr>
        <w:t>    Book b3=</w:t>
      </w:r>
      <w:r>
        <w:rPr>
          <w:rStyle w:val="keyword"/>
          <w:rFonts w:ascii="inter-regular" w:hAnsi="inter-regular"/>
          <w:b/>
          <w:bCs/>
          <w:color w:val="006699"/>
          <w:bdr w:val="none" w:sz="0" w:space="0" w:color="auto" w:frame="1"/>
        </w:rPr>
        <w:t>new</w:t>
      </w:r>
      <w:r>
        <w:rPr>
          <w:rFonts w:ascii="inter-regular" w:hAnsi="inter-regular"/>
          <w:color w:val="000000"/>
          <w:bdr w:val="none" w:sz="0" w:space="0" w:color="auto" w:frame="1"/>
        </w:rPr>
        <w:t> Book(</w:t>
      </w:r>
      <w:r>
        <w:rPr>
          <w:rStyle w:val="number"/>
          <w:rFonts w:ascii="inter-regular" w:hAnsi="inter-regular"/>
          <w:color w:val="C00000"/>
          <w:bdr w:val="none" w:sz="0" w:space="0" w:color="auto" w:frame="1"/>
        </w:rPr>
        <w:t>103</w:t>
      </w:r>
      <w:r>
        <w:rPr>
          <w:rFonts w:ascii="inter-regular" w:hAnsi="inter-regular"/>
          <w:color w:val="000000"/>
          <w:bdr w:val="none" w:sz="0" w:space="0" w:color="auto" w:frame="1"/>
        </w:rPr>
        <w:t>,</w:t>
      </w:r>
      <w:r>
        <w:rPr>
          <w:rStyle w:val="string"/>
          <w:rFonts w:ascii="inter-regular" w:hAnsi="inter-regular"/>
          <w:color w:val="0000FF"/>
          <w:bdr w:val="none" w:sz="0" w:space="0" w:color="auto" w:frame="1"/>
        </w:rPr>
        <w:t>"Operating System"</w:t>
      </w:r>
      <w:r>
        <w:rPr>
          <w:rFonts w:ascii="inter-regular" w:hAnsi="inter-regular"/>
          <w:color w:val="000000"/>
          <w:bdr w:val="none" w:sz="0" w:space="0" w:color="auto" w:frame="1"/>
        </w:rPr>
        <w:t>,</w:t>
      </w:r>
      <w:r>
        <w:rPr>
          <w:rStyle w:val="string"/>
          <w:rFonts w:ascii="inter-regular" w:hAnsi="inter-regular"/>
          <w:color w:val="0000FF"/>
          <w:bdr w:val="none" w:sz="0" w:space="0" w:color="auto" w:frame="1"/>
        </w:rPr>
        <w:t>"Galvin"</w:t>
      </w:r>
      <w:r>
        <w:rPr>
          <w:rFonts w:ascii="inter-regular" w:hAnsi="inter-regular"/>
          <w:color w:val="000000"/>
          <w:bdr w:val="none" w:sz="0" w:space="0" w:color="auto" w:frame="1"/>
        </w:rPr>
        <w:t>,</w:t>
      </w:r>
      <w:r>
        <w:rPr>
          <w:rStyle w:val="string"/>
          <w:rFonts w:ascii="inter-regular" w:hAnsi="inter-regular"/>
          <w:color w:val="0000FF"/>
          <w:bdr w:val="none" w:sz="0" w:space="0" w:color="auto" w:frame="1"/>
        </w:rPr>
        <w:t>"Wiley"</w:t>
      </w:r>
      <w:r>
        <w:rPr>
          <w:rFonts w:ascii="inter-regular" w:hAnsi="inter-regular"/>
          <w:color w:val="000000"/>
          <w:bdr w:val="none" w:sz="0" w:space="0" w:color="auto" w:frame="1"/>
        </w:rPr>
        <w:t>,</w:t>
      </w:r>
      <w:r>
        <w:rPr>
          <w:rStyle w:val="number"/>
          <w:rFonts w:ascii="inter-regular" w:hAnsi="inter-regular"/>
          <w:color w:val="C00000"/>
          <w:bdr w:val="none" w:sz="0" w:space="0" w:color="auto" w:frame="1"/>
        </w:rPr>
        <w:t>6</w:t>
      </w:r>
      <w:r>
        <w:rPr>
          <w:rFonts w:ascii="inter-regular" w:hAnsi="inter-regular"/>
          <w:color w:val="000000"/>
          <w:bdr w:val="none" w:sz="0" w:space="0" w:color="auto" w:frame="1"/>
        </w:rPr>
        <w:t>);  </w:t>
      </w:r>
    </w:p>
    <w:p w14:paraId="29A92FBA" w14:textId="77777777" w:rsidR="008A5B78" w:rsidRDefault="008A5B78" w:rsidP="008A5B78">
      <w:pPr>
        <w:pStyle w:val="alt"/>
        <w:numPr>
          <w:ilvl w:val="0"/>
          <w:numId w:val="295"/>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w:t>
      </w:r>
      <w:r>
        <w:rPr>
          <w:rStyle w:val="comment"/>
          <w:rFonts w:ascii="inter-regular" w:hAnsi="inter-regular"/>
          <w:color w:val="008200"/>
          <w:bdr w:val="none" w:sz="0" w:space="0" w:color="auto" w:frame="1"/>
        </w:rPr>
        <w:t>//Adding Books to hash table</w:t>
      </w:r>
      <w:r>
        <w:rPr>
          <w:rFonts w:ascii="inter-regular" w:hAnsi="inter-regular"/>
          <w:color w:val="000000"/>
          <w:bdr w:val="none" w:sz="0" w:space="0" w:color="auto" w:frame="1"/>
        </w:rPr>
        <w:t>  </w:t>
      </w:r>
    </w:p>
    <w:p w14:paraId="5A98BBC7" w14:textId="77777777" w:rsidR="008A5B78" w:rsidRDefault="008A5B78" w:rsidP="008A5B78">
      <w:pPr>
        <w:numPr>
          <w:ilvl w:val="0"/>
          <w:numId w:val="295"/>
        </w:numPr>
        <w:spacing w:after="0" w:line="375" w:lineRule="atLeast"/>
        <w:jc w:val="both"/>
        <w:rPr>
          <w:rFonts w:ascii="inter-regular" w:hAnsi="inter-regular"/>
          <w:color w:val="000000"/>
        </w:rPr>
      </w:pPr>
      <w:r>
        <w:rPr>
          <w:rFonts w:ascii="inter-regular" w:hAnsi="inter-regular"/>
          <w:color w:val="000000"/>
          <w:bdr w:val="none" w:sz="0" w:space="0" w:color="auto" w:frame="1"/>
        </w:rPr>
        <w:t>    hs.add(b1);  </w:t>
      </w:r>
    </w:p>
    <w:p w14:paraId="30689D88" w14:textId="77777777" w:rsidR="008A5B78" w:rsidRDefault="008A5B78" w:rsidP="008A5B78">
      <w:pPr>
        <w:pStyle w:val="alt"/>
        <w:numPr>
          <w:ilvl w:val="0"/>
          <w:numId w:val="295"/>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hs.add(b2);  </w:t>
      </w:r>
    </w:p>
    <w:p w14:paraId="387034E3" w14:textId="77777777" w:rsidR="008A5B78" w:rsidRDefault="008A5B78" w:rsidP="008A5B78">
      <w:pPr>
        <w:numPr>
          <w:ilvl w:val="0"/>
          <w:numId w:val="295"/>
        </w:numPr>
        <w:spacing w:after="0" w:line="375" w:lineRule="atLeast"/>
        <w:jc w:val="both"/>
        <w:rPr>
          <w:rFonts w:ascii="inter-regular" w:hAnsi="inter-regular"/>
          <w:color w:val="000000"/>
        </w:rPr>
      </w:pPr>
      <w:r>
        <w:rPr>
          <w:rFonts w:ascii="inter-regular" w:hAnsi="inter-regular"/>
          <w:color w:val="000000"/>
          <w:bdr w:val="none" w:sz="0" w:space="0" w:color="auto" w:frame="1"/>
        </w:rPr>
        <w:lastRenderedPageBreak/>
        <w:t>    hs.add(b3);  </w:t>
      </w:r>
    </w:p>
    <w:p w14:paraId="43A9B112" w14:textId="77777777" w:rsidR="008A5B78" w:rsidRDefault="008A5B78" w:rsidP="008A5B78">
      <w:pPr>
        <w:pStyle w:val="alt"/>
        <w:numPr>
          <w:ilvl w:val="0"/>
          <w:numId w:val="295"/>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w:t>
      </w:r>
      <w:r>
        <w:rPr>
          <w:rStyle w:val="comment"/>
          <w:rFonts w:ascii="inter-regular" w:hAnsi="inter-regular"/>
          <w:color w:val="008200"/>
          <w:bdr w:val="none" w:sz="0" w:space="0" w:color="auto" w:frame="1"/>
        </w:rPr>
        <w:t>//Traversing hash table</w:t>
      </w:r>
      <w:r>
        <w:rPr>
          <w:rFonts w:ascii="inter-regular" w:hAnsi="inter-regular"/>
          <w:color w:val="000000"/>
          <w:bdr w:val="none" w:sz="0" w:space="0" w:color="auto" w:frame="1"/>
        </w:rPr>
        <w:t>  </w:t>
      </w:r>
    </w:p>
    <w:p w14:paraId="5FFAD9C0" w14:textId="77777777" w:rsidR="008A5B78" w:rsidRDefault="008A5B78" w:rsidP="008A5B78">
      <w:pPr>
        <w:numPr>
          <w:ilvl w:val="0"/>
          <w:numId w:val="295"/>
        </w:numPr>
        <w:spacing w:after="0" w:line="375" w:lineRule="atLeast"/>
        <w:jc w:val="both"/>
        <w:rPr>
          <w:rFonts w:ascii="inter-regular" w:hAnsi="inter-regular"/>
          <w:color w:val="000000"/>
        </w:rPr>
      </w:pP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for</w:t>
      </w:r>
      <w:r>
        <w:rPr>
          <w:rFonts w:ascii="inter-regular" w:hAnsi="inter-regular"/>
          <w:color w:val="000000"/>
          <w:bdr w:val="none" w:sz="0" w:space="0" w:color="auto" w:frame="1"/>
        </w:rPr>
        <w:t>(Book b:hs){  </w:t>
      </w:r>
    </w:p>
    <w:p w14:paraId="35808F44" w14:textId="77777777" w:rsidR="008A5B78" w:rsidRDefault="008A5B78" w:rsidP="008A5B78">
      <w:pPr>
        <w:pStyle w:val="alt"/>
        <w:numPr>
          <w:ilvl w:val="0"/>
          <w:numId w:val="295"/>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System.out.println(b.id+</w:t>
      </w:r>
      <w:r>
        <w:rPr>
          <w:rStyle w:val="string"/>
          <w:rFonts w:ascii="inter-regular" w:hAnsi="inter-regular"/>
          <w:color w:val="0000FF"/>
          <w:bdr w:val="none" w:sz="0" w:space="0" w:color="auto" w:frame="1"/>
        </w:rPr>
        <w:t>" "</w:t>
      </w:r>
      <w:r>
        <w:rPr>
          <w:rFonts w:ascii="inter-regular" w:hAnsi="inter-regular"/>
          <w:color w:val="000000"/>
          <w:bdr w:val="none" w:sz="0" w:space="0" w:color="auto" w:frame="1"/>
        </w:rPr>
        <w:t>+b.name+</w:t>
      </w:r>
      <w:r>
        <w:rPr>
          <w:rStyle w:val="string"/>
          <w:rFonts w:ascii="inter-regular" w:hAnsi="inter-regular"/>
          <w:color w:val="0000FF"/>
          <w:bdr w:val="none" w:sz="0" w:space="0" w:color="auto" w:frame="1"/>
        </w:rPr>
        <w:t>" "</w:t>
      </w:r>
      <w:r>
        <w:rPr>
          <w:rFonts w:ascii="inter-regular" w:hAnsi="inter-regular"/>
          <w:color w:val="000000"/>
          <w:bdr w:val="none" w:sz="0" w:space="0" w:color="auto" w:frame="1"/>
        </w:rPr>
        <w:t>+b.author+</w:t>
      </w:r>
      <w:r>
        <w:rPr>
          <w:rStyle w:val="string"/>
          <w:rFonts w:ascii="inter-regular" w:hAnsi="inter-regular"/>
          <w:color w:val="0000FF"/>
          <w:bdr w:val="none" w:sz="0" w:space="0" w:color="auto" w:frame="1"/>
        </w:rPr>
        <w:t>" "</w:t>
      </w:r>
      <w:r>
        <w:rPr>
          <w:rFonts w:ascii="inter-regular" w:hAnsi="inter-regular"/>
          <w:color w:val="000000"/>
          <w:bdr w:val="none" w:sz="0" w:space="0" w:color="auto" w:frame="1"/>
        </w:rPr>
        <w:t>+b.publisher+</w:t>
      </w:r>
      <w:r>
        <w:rPr>
          <w:rStyle w:val="string"/>
          <w:rFonts w:ascii="inter-regular" w:hAnsi="inter-regular"/>
          <w:color w:val="0000FF"/>
          <w:bdr w:val="none" w:sz="0" w:space="0" w:color="auto" w:frame="1"/>
        </w:rPr>
        <w:t>" "</w:t>
      </w:r>
      <w:r>
        <w:rPr>
          <w:rFonts w:ascii="inter-regular" w:hAnsi="inter-regular"/>
          <w:color w:val="000000"/>
          <w:bdr w:val="none" w:sz="0" w:space="0" w:color="auto" w:frame="1"/>
        </w:rPr>
        <w:t>+b.quantity);  </w:t>
      </w:r>
    </w:p>
    <w:p w14:paraId="2004E87D" w14:textId="77777777" w:rsidR="008A5B78" w:rsidRDefault="008A5B78" w:rsidP="008A5B78">
      <w:pPr>
        <w:numPr>
          <w:ilvl w:val="0"/>
          <w:numId w:val="295"/>
        </w:numPr>
        <w:spacing w:after="0" w:line="375" w:lineRule="atLeast"/>
        <w:jc w:val="both"/>
        <w:rPr>
          <w:rFonts w:ascii="inter-regular" w:hAnsi="inter-regular"/>
          <w:color w:val="000000"/>
        </w:rPr>
      </w:pPr>
      <w:r>
        <w:rPr>
          <w:rFonts w:ascii="inter-regular" w:hAnsi="inter-regular"/>
          <w:color w:val="000000"/>
          <w:bdr w:val="none" w:sz="0" w:space="0" w:color="auto" w:frame="1"/>
        </w:rPr>
        <w:t>    }  </w:t>
      </w:r>
    </w:p>
    <w:p w14:paraId="7757D381" w14:textId="77777777" w:rsidR="008A5B78" w:rsidRDefault="008A5B78" w:rsidP="008A5B78">
      <w:pPr>
        <w:pStyle w:val="alt"/>
        <w:numPr>
          <w:ilvl w:val="0"/>
          <w:numId w:val="295"/>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w:t>
      </w:r>
    </w:p>
    <w:p w14:paraId="7F5A02BB" w14:textId="77777777" w:rsidR="008A5B78" w:rsidRDefault="008A5B78" w:rsidP="008A5B78">
      <w:pPr>
        <w:numPr>
          <w:ilvl w:val="0"/>
          <w:numId w:val="295"/>
        </w:numPr>
        <w:spacing w:after="0" w:line="375" w:lineRule="atLeast"/>
        <w:jc w:val="both"/>
        <w:rPr>
          <w:rFonts w:ascii="inter-regular" w:hAnsi="inter-regular"/>
          <w:color w:val="000000"/>
        </w:rPr>
      </w:pPr>
      <w:r>
        <w:rPr>
          <w:rFonts w:ascii="inter-regular" w:hAnsi="inter-regular"/>
          <w:color w:val="000000"/>
          <w:bdr w:val="none" w:sz="0" w:space="0" w:color="auto" w:frame="1"/>
        </w:rPr>
        <w:t>}  </w:t>
      </w:r>
    </w:p>
    <w:p w14:paraId="3B27BE57" w14:textId="77777777" w:rsidR="008A5B78" w:rsidRDefault="008A5B78" w:rsidP="008A5B78">
      <w:pPr>
        <w:pStyle w:val="NormalWeb"/>
        <w:shd w:val="clear" w:color="auto" w:fill="FFFFFF"/>
        <w:jc w:val="both"/>
        <w:rPr>
          <w:rFonts w:ascii="inter-regular" w:hAnsi="inter-regular"/>
          <w:color w:val="333333"/>
        </w:rPr>
      </w:pPr>
      <w:r>
        <w:rPr>
          <w:rStyle w:val="Strong"/>
          <w:rFonts w:ascii="Segoe UI" w:hAnsi="Segoe UI" w:cs="Segoe UI"/>
          <w:color w:val="333333"/>
        </w:rPr>
        <w:t>Output:</w:t>
      </w:r>
    </w:p>
    <w:p w14:paraId="7EBDD390" w14:textId="77777777" w:rsidR="008A5B78" w:rsidRDefault="008A5B78" w:rsidP="008A5B78">
      <w:pPr>
        <w:pStyle w:val="HTMLPreformatted"/>
        <w:shd w:val="clear" w:color="auto" w:fill="EEEEEE"/>
        <w:jc w:val="both"/>
        <w:rPr>
          <w:color w:val="535559"/>
        </w:rPr>
      </w:pPr>
      <w:r>
        <w:rPr>
          <w:color w:val="535559"/>
        </w:rPr>
        <w:t>101 Let us C Yashwant Kanetkar BPB 8</w:t>
      </w:r>
    </w:p>
    <w:p w14:paraId="536A31D9" w14:textId="77777777" w:rsidR="008A5B78" w:rsidRDefault="008A5B78" w:rsidP="008A5B78">
      <w:pPr>
        <w:pStyle w:val="HTMLPreformatted"/>
        <w:shd w:val="clear" w:color="auto" w:fill="EEEEEE"/>
        <w:jc w:val="both"/>
        <w:rPr>
          <w:color w:val="535559"/>
        </w:rPr>
      </w:pPr>
      <w:r>
        <w:rPr>
          <w:color w:val="535559"/>
        </w:rPr>
        <w:t>102 Data Communications &amp; Networking Forouzan Mc Graw Hill 4</w:t>
      </w:r>
    </w:p>
    <w:p w14:paraId="2C073976" w14:textId="77777777" w:rsidR="008A5B78" w:rsidRDefault="008A5B78" w:rsidP="008A5B78">
      <w:pPr>
        <w:pStyle w:val="HTMLPreformatted"/>
        <w:shd w:val="clear" w:color="auto" w:fill="EEEEEE"/>
        <w:jc w:val="both"/>
        <w:rPr>
          <w:color w:val="535559"/>
        </w:rPr>
      </w:pPr>
      <w:r>
        <w:rPr>
          <w:color w:val="535559"/>
        </w:rPr>
        <w:t>103 Operating System Galvin Wiley 6</w:t>
      </w:r>
    </w:p>
    <w:p w14:paraId="2C341F5D" w14:textId="77777777" w:rsidR="008A5B78" w:rsidRDefault="008A5B78" w:rsidP="008A5B78">
      <w:pPr>
        <w:rPr>
          <w:b/>
          <w:bCs/>
          <w:sz w:val="44"/>
          <w:szCs w:val="44"/>
          <w:u w:val="single"/>
        </w:rPr>
      </w:pPr>
    </w:p>
    <w:p w14:paraId="66A3EECD" w14:textId="77777777" w:rsidR="005C5D71" w:rsidRDefault="005C5D71" w:rsidP="008A5B78">
      <w:pPr>
        <w:rPr>
          <w:b/>
          <w:bCs/>
          <w:sz w:val="44"/>
          <w:szCs w:val="44"/>
          <w:u w:val="single"/>
        </w:rPr>
      </w:pPr>
      <w:r>
        <w:rPr>
          <w:b/>
          <w:bCs/>
          <w:sz w:val="44"/>
          <w:szCs w:val="44"/>
          <w:u w:val="single"/>
        </w:rPr>
        <w:t xml:space="preserve">Tree Set </w:t>
      </w:r>
    </w:p>
    <w:p w14:paraId="3A0D1B45" w14:textId="77777777" w:rsidR="005C5D71" w:rsidRDefault="005C5D71" w:rsidP="008A5B78">
      <w:pPr>
        <w:rPr>
          <w:b/>
          <w:bCs/>
          <w:sz w:val="44"/>
          <w:szCs w:val="44"/>
          <w:u w:val="single"/>
        </w:rPr>
      </w:pPr>
    </w:p>
    <w:p w14:paraId="23DBF604" w14:textId="77777777" w:rsidR="005C5D71" w:rsidRDefault="005C5D71" w:rsidP="005C5D71">
      <w:pPr>
        <w:pStyle w:val="NormalWeb"/>
        <w:shd w:val="clear" w:color="auto" w:fill="FFFFFF"/>
        <w:jc w:val="both"/>
        <w:rPr>
          <w:rFonts w:ascii="inter-regular" w:hAnsi="inter-regular"/>
          <w:color w:val="333333"/>
        </w:rPr>
      </w:pPr>
      <w:r>
        <w:rPr>
          <w:rFonts w:ascii="inter-regular" w:hAnsi="inter-regular"/>
          <w:color w:val="333333"/>
        </w:rPr>
        <w:t>Java TreeSet class implements the Set interface that uses a tree for storage. It inherits AbstractSet class and implements the NavigableSet interface. The objects of the TreeSet class are stored in ascending order.</w:t>
      </w:r>
    </w:p>
    <w:p w14:paraId="4879CA06" w14:textId="77777777" w:rsidR="005C5D71" w:rsidRDefault="005C5D71" w:rsidP="005C5D71">
      <w:pPr>
        <w:pStyle w:val="NormalWeb"/>
        <w:shd w:val="clear" w:color="auto" w:fill="FFFFFF"/>
        <w:jc w:val="both"/>
        <w:rPr>
          <w:rFonts w:ascii="inter-regular" w:hAnsi="inter-regular"/>
          <w:color w:val="333333"/>
        </w:rPr>
      </w:pPr>
      <w:r>
        <w:rPr>
          <w:rFonts w:ascii="inter-regular" w:hAnsi="inter-regular"/>
          <w:color w:val="333333"/>
        </w:rPr>
        <w:t>The important points about the Java TreeSet class are:</w:t>
      </w:r>
    </w:p>
    <w:p w14:paraId="03482877" w14:textId="77777777" w:rsidR="005C5D71" w:rsidRDefault="005C5D71" w:rsidP="005C5D71">
      <w:pPr>
        <w:numPr>
          <w:ilvl w:val="0"/>
          <w:numId w:val="296"/>
        </w:numPr>
        <w:shd w:val="clear" w:color="auto" w:fill="FFFFFF"/>
        <w:spacing w:before="60" w:after="100" w:afterAutospacing="1" w:line="375" w:lineRule="atLeast"/>
        <w:jc w:val="both"/>
        <w:rPr>
          <w:rFonts w:ascii="inter-regular" w:hAnsi="inter-regular"/>
          <w:color w:val="000000"/>
        </w:rPr>
      </w:pPr>
      <w:r>
        <w:rPr>
          <w:rFonts w:ascii="inter-regular" w:hAnsi="inter-regular"/>
          <w:color w:val="000000"/>
        </w:rPr>
        <w:t>Java TreeSet class contains unique elements only like HashSet.</w:t>
      </w:r>
    </w:p>
    <w:p w14:paraId="0245205F" w14:textId="77777777" w:rsidR="005C5D71" w:rsidRDefault="005C5D71" w:rsidP="005C5D71">
      <w:pPr>
        <w:numPr>
          <w:ilvl w:val="0"/>
          <w:numId w:val="296"/>
        </w:numPr>
        <w:shd w:val="clear" w:color="auto" w:fill="FFFFFF"/>
        <w:spacing w:before="60" w:after="100" w:afterAutospacing="1" w:line="375" w:lineRule="atLeast"/>
        <w:jc w:val="both"/>
        <w:rPr>
          <w:rFonts w:ascii="inter-regular" w:hAnsi="inter-regular"/>
          <w:color w:val="000000"/>
        </w:rPr>
      </w:pPr>
      <w:r>
        <w:rPr>
          <w:rFonts w:ascii="inter-regular" w:hAnsi="inter-regular"/>
          <w:color w:val="000000"/>
        </w:rPr>
        <w:t>Java TreeSet class access and retrieval times are quiet fast.</w:t>
      </w:r>
    </w:p>
    <w:p w14:paraId="30F78666" w14:textId="77777777" w:rsidR="005C5D71" w:rsidRDefault="005C5D71" w:rsidP="005C5D71">
      <w:pPr>
        <w:numPr>
          <w:ilvl w:val="0"/>
          <w:numId w:val="296"/>
        </w:numPr>
        <w:shd w:val="clear" w:color="auto" w:fill="FFFFFF"/>
        <w:spacing w:before="60" w:after="100" w:afterAutospacing="1" w:line="375" w:lineRule="atLeast"/>
        <w:jc w:val="both"/>
        <w:rPr>
          <w:rFonts w:ascii="inter-regular" w:hAnsi="inter-regular"/>
          <w:color w:val="000000"/>
        </w:rPr>
      </w:pPr>
      <w:r>
        <w:rPr>
          <w:rFonts w:ascii="inter-regular" w:hAnsi="inter-regular"/>
          <w:color w:val="000000"/>
        </w:rPr>
        <w:t>Java TreeSet class doesn't allow null element.</w:t>
      </w:r>
    </w:p>
    <w:p w14:paraId="22EBD623" w14:textId="77777777" w:rsidR="005C5D71" w:rsidRDefault="005C5D71" w:rsidP="005C5D71">
      <w:pPr>
        <w:numPr>
          <w:ilvl w:val="0"/>
          <w:numId w:val="296"/>
        </w:numPr>
        <w:shd w:val="clear" w:color="auto" w:fill="FFFFFF"/>
        <w:spacing w:before="60" w:after="100" w:afterAutospacing="1" w:line="375" w:lineRule="atLeast"/>
        <w:jc w:val="both"/>
        <w:rPr>
          <w:rFonts w:ascii="inter-regular" w:hAnsi="inter-regular"/>
          <w:color w:val="000000"/>
        </w:rPr>
      </w:pPr>
      <w:r>
        <w:rPr>
          <w:rFonts w:ascii="inter-regular" w:hAnsi="inter-regular"/>
          <w:color w:val="000000"/>
        </w:rPr>
        <w:t>Java TreeSet class is non synchronized.</w:t>
      </w:r>
    </w:p>
    <w:p w14:paraId="4C82BBCE" w14:textId="77777777" w:rsidR="005C5D71" w:rsidRDefault="005C5D71" w:rsidP="005C5D71">
      <w:pPr>
        <w:numPr>
          <w:ilvl w:val="0"/>
          <w:numId w:val="296"/>
        </w:numPr>
        <w:shd w:val="clear" w:color="auto" w:fill="FFFFFF"/>
        <w:spacing w:before="60" w:after="100" w:afterAutospacing="1" w:line="375" w:lineRule="atLeast"/>
        <w:jc w:val="both"/>
        <w:rPr>
          <w:rFonts w:ascii="inter-regular" w:hAnsi="inter-regular"/>
          <w:color w:val="000000"/>
        </w:rPr>
      </w:pPr>
      <w:r>
        <w:rPr>
          <w:rFonts w:ascii="inter-regular" w:hAnsi="inter-regular"/>
          <w:color w:val="000000"/>
        </w:rPr>
        <w:t>Java TreeSet class maintains ascending order.</w:t>
      </w:r>
    </w:p>
    <w:p w14:paraId="4E6BA56D" w14:textId="77777777" w:rsidR="005C5D71" w:rsidRDefault="005C5D71" w:rsidP="005C5D71">
      <w:pPr>
        <w:numPr>
          <w:ilvl w:val="0"/>
          <w:numId w:val="297"/>
        </w:numPr>
        <w:shd w:val="clear" w:color="auto" w:fill="FFFFFF"/>
        <w:spacing w:before="60" w:after="100" w:afterAutospacing="1" w:line="375" w:lineRule="atLeast"/>
        <w:jc w:val="both"/>
        <w:rPr>
          <w:rFonts w:ascii="inter-regular" w:hAnsi="inter-regular"/>
          <w:color w:val="000000"/>
        </w:rPr>
      </w:pPr>
      <w:r>
        <w:rPr>
          <w:rFonts w:ascii="inter-regular" w:hAnsi="inter-regular"/>
          <w:color w:val="000000"/>
        </w:rPr>
        <w:t>Java TreeSet class contains unique elements only like HashSet.</w:t>
      </w:r>
    </w:p>
    <w:p w14:paraId="12B62D67" w14:textId="77777777" w:rsidR="005C5D71" w:rsidRDefault="005C5D71" w:rsidP="005C5D71">
      <w:pPr>
        <w:numPr>
          <w:ilvl w:val="0"/>
          <w:numId w:val="297"/>
        </w:numPr>
        <w:shd w:val="clear" w:color="auto" w:fill="FFFFFF"/>
        <w:spacing w:before="60" w:after="100" w:afterAutospacing="1" w:line="375" w:lineRule="atLeast"/>
        <w:jc w:val="both"/>
        <w:rPr>
          <w:rFonts w:ascii="inter-regular" w:hAnsi="inter-regular"/>
          <w:color w:val="000000"/>
        </w:rPr>
      </w:pPr>
      <w:r>
        <w:rPr>
          <w:rFonts w:ascii="inter-regular" w:hAnsi="inter-regular"/>
          <w:color w:val="000000"/>
        </w:rPr>
        <w:t>Java TreeSet class access and retrieval times are quite fast.</w:t>
      </w:r>
    </w:p>
    <w:p w14:paraId="71F883FC" w14:textId="77777777" w:rsidR="005C5D71" w:rsidRDefault="005C5D71" w:rsidP="005C5D71">
      <w:pPr>
        <w:numPr>
          <w:ilvl w:val="0"/>
          <w:numId w:val="297"/>
        </w:numPr>
        <w:shd w:val="clear" w:color="auto" w:fill="FFFFFF"/>
        <w:spacing w:before="60" w:after="100" w:afterAutospacing="1" w:line="375" w:lineRule="atLeast"/>
        <w:jc w:val="both"/>
        <w:rPr>
          <w:rFonts w:ascii="inter-regular" w:hAnsi="inter-regular"/>
          <w:color w:val="000000"/>
        </w:rPr>
      </w:pPr>
      <w:r>
        <w:rPr>
          <w:rFonts w:ascii="inter-regular" w:hAnsi="inter-regular"/>
          <w:color w:val="000000"/>
        </w:rPr>
        <w:t>Java TreeSet class doesn't allow null elements.</w:t>
      </w:r>
    </w:p>
    <w:p w14:paraId="65EC43E5" w14:textId="77777777" w:rsidR="005C5D71" w:rsidRDefault="005C5D71" w:rsidP="005C5D71">
      <w:pPr>
        <w:numPr>
          <w:ilvl w:val="0"/>
          <w:numId w:val="297"/>
        </w:numPr>
        <w:shd w:val="clear" w:color="auto" w:fill="FFFFFF"/>
        <w:spacing w:before="60" w:after="100" w:afterAutospacing="1" w:line="375" w:lineRule="atLeast"/>
        <w:jc w:val="both"/>
        <w:rPr>
          <w:rFonts w:ascii="inter-regular" w:hAnsi="inter-regular"/>
          <w:color w:val="000000"/>
        </w:rPr>
      </w:pPr>
      <w:r>
        <w:rPr>
          <w:rFonts w:ascii="inter-regular" w:hAnsi="inter-regular"/>
          <w:color w:val="000000"/>
        </w:rPr>
        <w:t>Java TreeSet class is non-synchronized.</w:t>
      </w:r>
    </w:p>
    <w:p w14:paraId="33F59104" w14:textId="77777777" w:rsidR="005C5D71" w:rsidRDefault="005C5D71" w:rsidP="005C5D71">
      <w:pPr>
        <w:numPr>
          <w:ilvl w:val="0"/>
          <w:numId w:val="297"/>
        </w:numPr>
        <w:shd w:val="clear" w:color="auto" w:fill="FFFFFF"/>
        <w:spacing w:before="60" w:after="100" w:afterAutospacing="1" w:line="375" w:lineRule="atLeast"/>
        <w:jc w:val="both"/>
        <w:rPr>
          <w:rFonts w:ascii="inter-regular" w:hAnsi="inter-regular"/>
          <w:color w:val="000000"/>
        </w:rPr>
      </w:pPr>
      <w:r>
        <w:rPr>
          <w:rFonts w:ascii="inter-regular" w:hAnsi="inter-regular"/>
          <w:color w:val="000000"/>
        </w:rPr>
        <w:t>Java TreeSet class maintains ascending order.</w:t>
      </w:r>
    </w:p>
    <w:p w14:paraId="6EC924B6" w14:textId="77777777" w:rsidR="005C5D71" w:rsidRDefault="005C5D71" w:rsidP="005C5D71">
      <w:pPr>
        <w:numPr>
          <w:ilvl w:val="0"/>
          <w:numId w:val="297"/>
        </w:numPr>
        <w:shd w:val="clear" w:color="auto" w:fill="FFFFFF"/>
        <w:spacing w:before="60" w:after="100" w:afterAutospacing="1" w:line="375" w:lineRule="atLeast"/>
        <w:jc w:val="both"/>
        <w:rPr>
          <w:rFonts w:ascii="inter-regular" w:hAnsi="inter-regular"/>
          <w:color w:val="000000"/>
        </w:rPr>
      </w:pPr>
      <w:r>
        <w:rPr>
          <w:rFonts w:ascii="inter-regular" w:hAnsi="inter-regular"/>
          <w:color w:val="000000"/>
        </w:rPr>
        <w:t>The TreeSet can only allow those generic types that are comparable. For example The Comparable interface is being implemented by the StringBuffer class.</w:t>
      </w:r>
    </w:p>
    <w:p w14:paraId="3592474A" w14:textId="77777777" w:rsidR="005C5D71" w:rsidRDefault="005C5D71" w:rsidP="005C5D71">
      <w:pPr>
        <w:pStyle w:val="Heading3"/>
        <w:shd w:val="clear" w:color="auto" w:fill="FFFFFF"/>
        <w:spacing w:line="312" w:lineRule="atLeast"/>
        <w:jc w:val="both"/>
        <w:rPr>
          <w:rFonts w:ascii="Helvetica" w:hAnsi="Helvetica"/>
          <w:color w:val="610B4B"/>
          <w:sz w:val="32"/>
          <w:szCs w:val="32"/>
        </w:rPr>
      </w:pPr>
      <w:r>
        <w:rPr>
          <w:rFonts w:ascii="Helvetica" w:hAnsi="Helvetica"/>
          <w:b/>
          <w:bCs/>
          <w:color w:val="610B4B"/>
          <w:sz w:val="32"/>
          <w:szCs w:val="32"/>
        </w:rPr>
        <w:lastRenderedPageBreak/>
        <w:t>Internal Working of The TreeSet Class</w:t>
      </w:r>
    </w:p>
    <w:p w14:paraId="47C5AE62" w14:textId="77777777" w:rsidR="005C5D71" w:rsidRDefault="005C5D71" w:rsidP="005C5D71">
      <w:pPr>
        <w:pStyle w:val="NormalWeb"/>
        <w:shd w:val="clear" w:color="auto" w:fill="FFFFFF"/>
        <w:jc w:val="both"/>
        <w:rPr>
          <w:rFonts w:ascii="inter-regular" w:hAnsi="inter-regular"/>
          <w:color w:val="333333"/>
        </w:rPr>
      </w:pPr>
      <w:r>
        <w:rPr>
          <w:rFonts w:ascii="inter-regular" w:hAnsi="inter-regular"/>
          <w:color w:val="333333"/>
        </w:rPr>
        <w:t>TreeSet is being implemented using a binary search tree, which is self-balancing just like a Red-Black Tree. Therefore, operations such as a search, remove, and add consume O(log(N)) time. The reason behind this is there in the self-balancing tree. It is there to ensure that the tree height never exceeds O(log(N)) for all of the mentioned operations. Therefore, it is one of the efficient data structures in order to keep the large data that is sorted and also to do operations on it.</w:t>
      </w:r>
    </w:p>
    <w:p w14:paraId="05BFD0E7" w14:textId="77777777" w:rsidR="005C5D71" w:rsidRDefault="005C5D71" w:rsidP="005C5D71">
      <w:pPr>
        <w:pStyle w:val="Heading3"/>
        <w:shd w:val="clear" w:color="auto" w:fill="FFFFFF"/>
        <w:spacing w:line="312" w:lineRule="atLeast"/>
        <w:jc w:val="both"/>
        <w:rPr>
          <w:rFonts w:ascii="Helvetica" w:hAnsi="Helvetica"/>
          <w:color w:val="610B4B"/>
          <w:sz w:val="32"/>
          <w:szCs w:val="32"/>
        </w:rPr>
      </w:pPr>
      <w:r>
        <w:rPr>
          <w:rFonts w:ascii="Helvetica" w:hAnsi="Helvetica"/>
          <w:b/>
          <w:bCs/>
          <w:color w:val="610B4B"/>
          <w:sz w:val="32"/>
          <w:szCs w:val="32"/>
        </w:rPr>
        <w:t>Synchronization of The TreeSet Class</w:t>
      </w:r>
    </w:p>
    <w:p w14:paraId="2ABDE597" w14:textId="77777777" w:rsidR="005C5D71" w:rsidRDefault="005C5D71" w:rsidP="005C5D71">
      <w:pPr>
        <w:pStyle w:val="NormalWeb"/>
        <w:shd w:val="clear" w:color="auto" w:fill="FFFFFF"/>
        <w:jc w:val="both"/>
        <w:rPr>
          <w:rFonts w:ascii="inter-regular" w:hAnsi="inter-regular"/>
          <w:color w:val="333333"/>
        </w:rPr>
      </w:pPr>
      <w:r>
        <w:rPr>
          <w:rFonts w:ascii="inter-regular" w:hAnsi="inter-regular"/>
          <w:color w:val="333333"/>
        </w:rPr>
        <w:t>As already mentioned above, the TreeSet class is not synchronized. It means if more than one thread concurrently accesses a tree set, and one of the accessing threads modify it, then the synchronization must be done manually. It is usually done by doing some object synchronization that encapsulates the set. However, in the case where no such object is found, then the set must be wrapped with the help of the Collections.synchronizedSet() method. It is advised to use the method during creation time in order to avoid the unsynchronized access of the set. The following code snippet shows the same.</w:t>
      </w:r>
    </w:p>
    <w:p w14:paraId="521DAA1F" w14:textId="77777777" w:rsidR="005C5D71" w:rsidRDefault="005C5D71" w:rsidP="005C5D71">
      <w:pPr>
        <w:pStyle w:val="alt"/>
        <w:numPr>
          <w:ilvl w:val="0"/>
          <w:numId w:val="298"/>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TreeSet treeSet = </w:t>
      </w:r>
      <w:r>
        <w:rPr>
          <w:rStyle w:val="keyword"/>
          <w:rFonts w:ascii="inter-regular" w:hAnsi="inter-regular"/>
          <w:b/>
          <w:bCs/>
          <w:color w:val="006699"/>
          <w:bdr w:val="none" w:sz="0" w:space="0" w:color="auto" w:frame="1"/>
        </w:rPr>
        <w:t>new</w:t>
      </w:r>
      <w:r>
        <w:rPr>
          <w:rFonts w:ascii="inter-regular" w:hAnsi="inter-regular"/>
          <w:color w:val="000000"/>
          <w:bdr w:val="none" w:sz="0" w:space="0" w:color="auto" w:frame="1"/>
        </w:rPr>
        <w:t> TreeSet();   </w:t>
      </w:r>
    </w:p>
    <w:p w14:paraId="5714400D" w14:textId="77777777" w:rsidR="005C5D71" w:rsidRDefault="005C5D71" w:rsidP="005C5D71">
      <w:pPr>
        <w:numPr>
          <w:ilvl w:val="0"/>
          <w:numId w:val="298"/>
        </w:numPr>
        <w:spacing w:after="0" w:line="375" w:lineRule="atLeast"/>
        <w:jc w:val="both"/>
        <w:rPr>
          <w:rFonts w:ascii="inter-regular" w:hAnsi="inter-regular"/>
          <w:color w:val="000000"/>
        </w:rPr>
      </w:pPr>
      <w:r>
        <w:rPr>
          <w:rFonts w:ascii="inter-regular" w:hAnsi="inter-regular"/>
          <w:color w:val="000000"/>
          <w:bdr w:val="none" w:sz="0" w:space="0" w:color="auto" w:frame="1"/>
        </w:rPr>
        <w:t>Set syncrSet = Collections.synchronziedSet(treeSet);  </w:t>
      </w:r>
    </w:p>
    <w:p w14:paraId="3EEA15EE" w14:textId="77777777" w:rsidR="005C5D71" w:rsidRDefault="005C5D71" w:rsidP="005C5D71">
      <w:pPr>
        <w:pStyle w:val="Heading3"/>
        <w:shd w:val="clear" w:color="auto" w:fill="FFFFFF"/>
        <w:spacing w:line="312" w:lineRule="atLeast"/>
        <w:jc w:val="both"/>
        <w:rPr>
          <w:rFonts w:ascii="Helvetica" w:hAnsi="Helvetica"/>
          <w:color w:val="610B4B"/>
          <w:sz w:val="32"/>
          <w:szCs w:val="32"/>
        </w:rPr>
      </w:pPr>
      <w:r>
        <w:rPr>
          <w:rFonts w:ascii="Helvetica" w:hAnsi="Helvetica"/>
          <w:b/>
          <w:bCs/>
          <w:color w:val="610B4B"/>
          <w:sz w:val="32"/>
          <w:szCs w:val="32"/>
        </w:rPr>
        <w:t>Hierarchy of TreeSet class</w:t>
      </w:r>
    </w:p>
    <w:p w14:paraId="355811D2" w14:textId="77777777" w:rsidR="005C5D71" w:rsidRDefault="005C5D71" w:rsidP="005C5D71">
      <w:pPr>
        <w:pStyle w:val="NormalWeb"/>
        <w:shd w:val="clear" w:color="auto" w:fill="FFFFFF"/>
        <w:jc w:val="both"/>
        <w:rPr>
          <w:rFonts w:ascii="inter-regular" w:hAnsi="inter-regular"/>
          <w:color w:val="333333"/>
        </w:rPr>
      </w:pPr>
      <w:r>
        <w:rPr>
          <w:rFonts w:ascii="inter-regular" w:hAnsi="inter-regular"/>
          <w:color w:val="333333"/>
        </w:rPr>
        <w:t>As shown in the above diagram, the Java TreeSet class implements the NavigableSet interface. The NavigableSet interface extends SortedSet, Set, Collection and Iterable interfaces in hierarchical order.</w:t>
      </w:r>
    </w:p>
    <w:p w14:paraId="0EB06E46" w14:textId="77777777" w:rsidR="005C5D71" w:rsidRDefault="005C5D71" w:rsidP="005C5D71">
      <w:pPr>
        <w:pStyle w:val="Heading3"/>
        <w:shd w:val="clear" w:color="auto" w:fill="FFFFFF"/>
        <w:spacing w:line="312" w:lineRule="atLeast"/>
        <w:jc w:val="both"/>
        <w:rPr>
          <w:rFonts w:ascii="Helvetica" w:hAnsi="Helvetica"/>
          <w:color w:val="610B4B"/>
          <w:sz w:val="32"/>
          <w:szCs w:val="32"/>
        </w:rPr>
      </w:pPr>
      <w:r>
        <w:rPr>
          <w:rFonts w:ascii="Helvetica" w:hAnsi="Helvetica"/>
          <w:b/>
          <w:bCs/>
          <w:color w:val="610B4B"/>
          <w:sz w:val="32"/>
          <w:szCs w:val="32"/>
        </w:rPr>
        <w:t>TreeSet Class Declaration</w:t>
      </w:r>
    </w:p>
    <w:p w14:paraId="218323C3" w14:textId="77777777" w:rsidR="005C5D71" w:rsidRDefault="005C5D71" w:rsidP="005C5D71">
      <w:pPr>
        <w:pStyle w:val="NormalWeb"/>
        <w:shd w:val="clear" w:color="auto" w:fill="FFFFFF"/>
        <w:jc w:val="both"/>
        <w:rPr>
          <w:rFonts w:ascii="inter-regular" w:hAnsi="inter-regular"/>
          <w:color w:val="333333"/>
        </w:rPr>
      </w:pPr>
      <w:r>
        <w:rPr>
          <w:rFonts w:ascii="inter-regular" w:hAnsi="inter-regular"/>
          <w:color w:val="333333"/>
        </w:rPr>
        <w:t>Let's see the declaration for java.util.TreeSet class.</w:t>
      </w:r>
    </w:p>
    <w:p w14:paraId="3EFFA963" w14:textId="77777777" w:rsidR="005C5D71" w:rsidRDefault="005C5D71" w:rsidP="005C5D71">
      <w:pPr>
        <w:pStyle w:val="alt"/>
        <w:numPr>
          <w:ilvl w:val="0"/>
          <w:numId w:val="299"/>
        </w:numPr>
        <w:spacing w:before="0" w:beforeAutospacing="0" w:after="0" w:afterAutospacing="0" w:line="375" w:lineRule="atLeast"/>
        <w:jc w:val="both"/>
        <w:rPr>
          <w:rFonts w:ascii="inter-regular" w:hAnsi="inter-regular"/>
          <w:color w:val="000000"/>
        </w:rPr>
      </w:pPr>
      <w:r>
        <w:rPr>
          <w:rStyle w:val="keyword"/>
          <w:rFonts w:ascii="inter-regular" w:hAnsi="inter-regular"/>
          <w:b/>
          <w:bCs/>
          <w:color w:val="006699"/>
          <w:bdr w:val="none" w:sz="0" w:space="0" w:color="auto" w:frame="1"/>
        </w:rPr>
        <w:t>public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class</w:t>
      </w:r>
      <w:r>
        <w:rPr>
          <w:rFonts w:ascii="inter-regular" w:hAnsi="inter-regular"/>
          <w:color w:val="000000"/>
          <w:bdr w:val="none" w:sz="0" w:space="0" w:color="auto" w:frame="1"/>
        </w:rPr>
        <w:t> TreeSet&lt;E&gt; </w:t>
      </w:r>
      <w:r>
        <w:rPr>
          <w:rStyle w:val="keyword"/>
          <w:rFonts w:ascii="inter-regular" w:hAnsi="inter-regular"/>
          <w:b/>
          <w:bCs/>
          <w:color w:val="006699"/>
          <w:bdr w:val="none" w:sz="0" w:space="0" w:color="auto" w:frame="1"/>
        </w:rPr>
        <w:t>extends</w:t>
      </w:r>
      <w:r>
        <w:rPr>
          <w:rFonts w:ascii="inter-regular" w:hAnsi="inter-regular"/>
          <w:color w:val="000000"/>
          <w:bdr w:val="none" w:sz="0" w:space="0" w:color="auto" w:frame="1"/>
        </w:rPr>
        <w:t> AbstractSet&lt;E&gt; </w:t>
      </w:r>
      <w:r>
        <w:rPr>
          <w:rStyle w:val="keyword"/>
          <w:rFonts w:ascii="inter-regular" w:hAnsi="inter-regular"/>
          <w:b/>
          <w:bCs/>
          <w:color w:val="006699"/>
          <w:bdr w:val="none" w:sz="0" w:space="0" w:color="auto" w:frame="1"/>
        </w:rPr>
        <w:t>implements</w:t>
      </w:r>
      <w:r>
        <w:rPr>
          <w:rFonts w:ascii="inter-regular" w:hAnsi="inter-regular"/>
          <w:color w:val="000000"/>
          <w:bdr w:val="none" w:sz="0" w:space="0" w:color="auto" w:frame="1"/>
        </w:rPr>
        <w:t> NavigableSet&lt;E&gt;, Cloneable, Serializable    </w:t>
      </w:r>
    </w:p>
    <w:p w14:paraId="7112019F" w14:textId="77777777" w:rsidR="005C5D71" w:rsidRDefault="005C5D71" w:rsidP="005C5D71">
      <w:pPr>
        <w:pStyle w:val="Heading3"/>
        <w:shd w:val="clear" w:color="auto" w:fill="FFFFFF"/>
        <w:spacing w:line="312" w:lineRule="atLeast"/>
        <w:jc w:val="both"/>
        <w:rPr>
          <w:rFonts w:ascii="Helvetica" w:hAnsi="Helvetica"/>
          <w:color w:val="610B4B"/>
          <w:sz w:val="32"/>
          <w:szCs w:val="32"/>
        </w:rPr>
      </w:pPr>
      <w:r>
        <w:rPr>
          <w:rFonts w:ascii="Helvetica" w:hAnsi="Helvetica"/>
          <w:b/>
          <w:bCs/>
          <w:color w:val="610B4B"/>
          <w:sz w:val="32"/>
          <w:szCs w:val="32"/>
        </w:rPr>
        <w:t>Constructors of Java TreeSet Class</w:t>
      </w:r>
    </w:p>
    <w:tbl>
      <w:tblPr>
        <w:tblW w:w="13235"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3983"/>
        <w:gridCol w:w="9252"/>
      </w:tblGrid>
      <w:tr w:rsidR="005C5D71" w14:paraId="2D481F75" w14:textId="77777777" w:rsidTr="005C5D71">
        <w:tc>
          <w:tcPr>
            <w:tcW w:w="0" w:type="auto"/>
            <w:shd w:val="clear" w:color="auto" w:fill="C7CCBE"/>
            <w:tcMar>
              <w:top w:w="180" w:type="dxa"/>
              <w:left w:w="180" w:type="dxa"/>
              <w:bottom w:w="180" w:type="dxa"/>
              <w:right w:w="180" w:type="dxa"/>
            </w:tcMar>
            <w:hideMark/>
          </w:tcPr>
          <w:p w14:paraId="5AD5159D" w14:textId="77777777" w:rsidR="005C5D71" w:rsidRDefault="005C5D71">
            <w:pPr>
              <w:rPr>
                <w:rFonts w:ascii="Times New Roman" w:hAnsi="Times New Roman"/>
                <w:b/>
                <w:bCs/>
                <w:color w:val="000000"/>
                <w:sz w:val="26"/>
                <w:szCs w:val="26"/>
              </w:rPr>
            </w:pPr>
            <w:r>
              <w:rPr>
                <w:b/>
                <w:bCs/>
                <w:color w:val="000000"/>
                <w:sz w:val="26"/>
                <w:szCs w:val="26"/>
              </w:rPr>
              <w:t>Constructor</w:t>
            </w:r>
          </w:p>
        </w:tc>
        <w:tc>
          <w:tcPr>
            <w:tcW w:w="0" w:type="auto"/>
            <w:shd w:val="clear" w:color="auto" w:fill="C7CCBE"/>
            <w:tcMar>
              <w:top w:w="180" w:type="dxa"/>
              <w:left w:w="180" w:type="dxa"/>
              <w:bottom w:w="180" w:type="dxa"/>
              <w:right w:w="180" w:type="dxa"/>
            </w:tcMar>
            <w:hideMark/>
          </w:tcPr>
          <w:p w14:paraId="3BAB14C2" w14:textId="77777777" w:rsidR="005C5D71" w:rsidRDefault="005C5D71">
            <w:pPr>
              <w:rPr>
                <w:b/>
                <w:bCs/>
                <w:color w:val="000000"/>
                <w:sz w:val="26"/>
                <w:szCs w:val="26"/>
              </w:rPr>
            </w:pPr>
            <w:r>
              <w:rPr>
                <w:b/>
                <w:bCs/>
                <w:color w:val="000000"/>
                <w:sz w:val="26"/>
                <w:szCs w:val="26"/>
              </w:rPr>
              <w:t>Description</w:t>
            </w:r>
          </w:p>
        </w:tc>
      </w:tr>
      <w:tr w:rsidR="005C5D71" w14:paraId="5705F78F" w14:textId="77777777" w:rsidTr="005C5D71">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2EBA232" w14:textId="77777777" w:rsidR="005C5D71" w:rsidRDefault="005C5D71">
            <w:pPr>
              <w:jc w:val="both"/>
              <w:rPr>
                <w:rFonts w:ascii="inter-regular" w:hAnsi="inter-regular"/>
                <w:color w:val="333333"/>
                <w:sz w:val="24"/>
                <w:szCs w:val="24"/>
              </w:rPr>
            </w:pPr>
            <w:r>
              <w:rPr>
                <w:rFonts w:ascii="inter-regular" w:hAnsi="inter-regular"/>
                <w:color w:val="333333"/>
              </w:rPr>
              <w:t>TreeSet()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4BA3812" w14:textId="77777777" w:rsidR="005C5D71" w:rsidRDefault="005C5D71">
            <w:pPr>
              <w:jc w:val="both"/>
              <w:rPr>
                <w:rFonts w:ascii="inter-regular" w:hAnsi="inter-regular"/>
                <w:color w:val="333333"/>
              </w:rPr>
            </w:pPr>
            <w:r>
              <w:rPr>
                <w:rFonts w:ascii="inter-regular" w:hAnsi="inter-regular"/>
                <w:color w:val="333333"/>
              </w:rPr>
              <w:t>It is used to construct an empty tree set that will be sorted in ascending order according to the natural order of the tree set.</w:t>
            </w:r>
          </w:p>
        </w:tc>
      </w:tr>
      <w:tr w:rsidR="005C5D71" w14:paraId="37F9AD67" w14:textId="77777777" w:rsidTr="005C5D71">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1AF70DCE" w14:textId="77777777" w:rsidR="005C5D71" w:rsidRDefault="005C5D71">
            <w:pPr>
              <w:jc w:val="both"/>
              <w:rPr>
                <w:rFonts w:ascii="inter-regular" w:hAnsi="inter-regular"/>
                <w:color w:val="333333"/>
              </w:rPr>
            </w:pPr>
            <w:r>
              <w:rPr>
                <w:rFonts w:ascii="inter-regular" w:hAnsi="inter-regular"/>
                <w:color w:val="333333"/>
              </w:rPr>
              <w:t>TreeSet(Collection&lt;? extends E&gt; c)</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12D95E0C" w14:textId="77777777" w:rsidR="005C5D71" w:rsidRDefault="005C5D71">
            <w:pPr>
              <w:jc w:val="both"/>
              <w:rPr>
                <w:rFonts w:ascii="inter-regular" w:hAnsi="inter-regular"/>
                <w:color w:val="333333"/>
              </w:rPr>
            </w:pPr>
            <w:r>
              <w:rPr>
                <w:rFonts w:ascii="inter-regular" w:hAnsi="inter-regular"/>
                <w:color w:val="333333"/>
              </w:rPr>
              <w:t>It is used to build a new tree set that contains the elements of the collection c.</w:t>
            </w:r>
          </w:p>
        </w:tc>
      </w:tr>
      <w:tr w:rsidR="005C5D71" w14:paraId="7C1A4D42" w14:textId="77777777" w:rsidTr="005C5D71">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07E275B" w14:textId="77777777" w:rsidR="005C5D71" w:rsidRDefault="005C5D71">
            <w:pPr>
              <w:jc w:val="both"/>
              <w:rPr>
                <w:rFonts w:ascii="inter-regular" w:hAnsi="inter-regular"/>
                <w:color w:val="333333"/>
              </w:rPr>
            </w:pPr>
            <w:r>
              <w:rPr>
                <w:rFonts w:ascii="inter-regular" w:hAnsi="inter-regular"/>
                <w:color w:val="333333"/>
              </w:rPr>
              <w:lastRenderedPageBreak/>
              <w:t>TreeSet(Comparator&lt;? super E&gt; comparator)</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2B886DC" w14:textId="77777777" w:rsidR="005C5D71" w:rsidRDefault="005C5D71">
            <w:pPr>
              <w:jc w:val="both"/>
              <w:rPr>
                <w:rFonts w:ascii="inter-regular" w:hAnsi="inter-regular"/>
                <w:color w:val="333333"/>
              </w:rPr>
            </w:pPr>
            <w:r>
              <w:rPr>
                <w:rFonts w:ascii="inter-regular" w:hAnsi="inter-regular"/>
                <w:color w:val="333333"/>
              </w:rPr>
              <w:t>It is used to construct an empty tree set that will be sorted according to given comparator.</w:t>
            </w:r>
          </w:p>
        </w:tc>
      </w:tr>
      <w:tr w:rsidR="005C5D71" w14:paraId="551A3F78" w14:textId="77777777" w:rsidTr="005C5D71">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1812D02E" w14:textId="77777777" w:rsidR="005C5D71" w:rsidRDefault="005C5D71">
            <w:pPr>
              <w:jc w:val="both"/>
              <w:rPr>
                <w:rFonts w:ascii="inter-regular" w:hAnsi="inter-regular"/>
                <w:color w:val="333333"/>
              </w:rPr>
            </w:pPr>
            <w:r>
              <w:rPr>
                <w:rFonts w:ascii="inter-regular" w:hAnsi="inter-regular"/>
                <w:color w:val="333333"/>
              </w:rPr>
              <w:t>TreeSet(SortedSet&lt;E&gt; s)</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4C92EEF" w14:textId="77777777" w:rsidR="005C5D71" w:rsidRDefault="005C5D71">
            <w:pPr>
              <w:jc w:val="both"/>
              <w:rPr>
                <w:rFonts w:ascii="inter-regular" w:hAnsi="inter-regular"/>
                <w:color w:val="333333"/>
              </w:rPr>
            </w:pPr>
            <w:r>
              <w:rPr>
                <w:rFonts w:ascii="inter-regular" w:hAnsi="inter-regular"/>
                <w:color w:val="333333"/>
              </w:rPr>
              <w:t>It is used to build a TreeSet that contains the elements of the given SortedSet.</w:t>
            </w:r>
          </w:p>
        </w:tc>
      </w:tr>
    </w:tbl>
    <w:p w14:paraId="6B01C4B8" w14:textId="77777777" w:rsidR="005C5D71" w:rsidRDefault="005C5D71" w:rsidP="005C5D71">
      <w:pPr>
        <w:pStyle w:val="Heading3"/>
        <w:shd w:val="clear" w:color="auto" w:fill="FFFFFF"/>
        <w:spacing w:line="312" w:lineRule="atLeast"/>
        <w:jc w:val="both"/>
        <w:rPr>
          <w:rFonts w:ascii="Helvetica" w:hAnsi="Helvetica"/>
          <w:color w:val="610B4B"/>
          <w:sz w:val="32"/>
          <w:szCs w:val="32"/>
        </w:rPr>
      </w:pPr>
      <w:r>
        <w:rPr>
          <w:rFonts w:ascii="Helvetica" w:hAnsi="Helvetica"/>
          <w:b/>
          <w:bCs/>
          <w:color w:val="610B4B"/>
          <w:sz w:val="32"/>
          <w:szCs w:val="32"/>
        </w:rPr>
        <w:t>Methods of Java TreeSet Class</w:t>
      </w:r>
    </w:p>
    <w:tbl>
      <w:tblPr>
        <w:tblW w:w="13235"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6357"/>
        <w:gridCol w:w="6878"/>
      </w:tblGrid>
      <w:tr w:rsidR="005C5D71" w14:paraId="19B2AEC4" w14:textId="77777777" w:rsidTr="005C5D71">
        <w:tc>
          <w:tcPr>
            <w:tcW w:w="0" w:type="auto"/>
            <w:shd w:val="clear" w:color="auto" w:fill="C7CCBE"/>
            <w:tcMar>
              <w:top w:w="180" w:type="dxa"/>
              <w:left w:w="180" w:type="dxa"/>
              <w:bottom w:w="180" w:type="dxa"/>
              <w:right w:w="180" w:type="dxa"/>
            </w:tcMar>
            <w:hideMark/>
          </w:tcPr>
          <w:p w14:paraId="3DE4B6C9" w14:textId="77777777" w:rsidR="005C5D71" w:rsidRDefault="005C5D71">
            <w:pPr>
              <w:rPr>
                <w:rFonts w:ascii="Times New Roman" w:hAnsi="Times New Roman"/>
                <w:b/>
                <w:bCs/>
                <w:color w:val="000000"/>
                <w:sz w:val="26"/>
                <w:szCs w:val="26"/>
              </w:rPr>
            </w:pPr>
            <w:r>
              <w:rPr>
                <w:b/>
                <w:bCs/>
                <w:color w:val="000000"/>
                <w:sz w:val="26"/>
                <w:szCs w:val="26"/>
              </w:rPr>
              <w:t>Method</w:t>
            </w:r>
          </w:p>
        </w:tc>
        <w:tc>
          <w:tcPr>
            <w:tcW w:w="0" w:type="auto"/>
            <w:shd w:val="clear" w:color="auto" w:fill="C7CCBE"/>
            <w:tcMar>
              <w:top w:w="180" w:type="dxa"/>
              <w:left w:w="180" w:type="dxa"/>
              <w:bottom w:w="180" w:type="dxa"/>
              <w:right w:w="180" w:type="dxa"/>
            </w:tcMar>
            <w:hideMark/>
          </w:tcPr>
          <w:p w14:paraId="0A452540" w14:textId="77777777" w:rsidR="005C5D71" w:rsidRDefault="005C5D71">
            <w:pPr>
              <w:rPr>
                <w:b/>
                <w:bCs/>
                <w:color w:val="000000"/>
                <w:sz w:val="26"/>
                <w:szCs w:val="26"/>
              </w:rPr>
            </w:pPr>
            <w:r>
              <w:rPr>
                <w:b/>
                <w:bCs/>
                <w:color w:val="000000"/>
                <w:sz w:val="26"/>
                <w:szCs w:val="26"/>
              </w:rPr>
              <w:t>Description</w:t>
            </w:r>
          </w:p>
        </w:tc>
      </w:tr>
      <w:tr w:rsidR="005C5D71" w14:paraId="31100328" w14:textId="77777777" w:rsidTr="005C5D71">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6E7569D" w14:textId="77777777" w:rsidR="005C5D71" w:rsidRDefault="005C5D71">
            <w:pPr>
              <w:jc w:val="both"/>
              <w:rPr>
                <w:rFonts w:ascii="inter-regular" w:hAnsi="inter-regular"/>
                <w:color w:val="333333"/>
                <w:sz w:val="24"/>
                <w:szCs w:val="24"/>
              </w:rPr>
            </w:pPr>
            <w:r>
              <w:rPr>
                <w:rFonts w:ascii="inter-regular" w:hAnsi="inter-regular"/>
                <w:color w:val="333333"/>
              </w:rPr>
              <w:t>boolean add(E e)</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3F2B4D5" w14:textId="77777777" w:rsidR="005C5D71" w:rsidRDefault="005C5D71">
            <w:pPr>
              <w:jc w:val="both"/>
              <w:rPr>
                <w:rFonts w:ascii="inter-regular" w:hAnsi="inter-regular"/>
                <w:color w:val="333333"/>
              </w:rPr>
            </w:pPr>
            <w:r>
              <w:rPr>
                <w:rFonts w:ascii="inter-regular" w:hAnsi="inter-regular"/>
                <w:color w:val="333333"/>
              </w:rPr>
              <w:t>It is used to add the specified element to this set if it is not already present.</w:t>
            </w:r>
          </w:p>
        </w:tc>
      </w:tr>
      <w:tr w:rsidR="005C5D71" w14:paraId="796AA2AF" w14:textId="77777777" w:rsidTr="005C5D71">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E55DCB6" w14:textId="77777777" w:rsidR="005C5D71" w:rsidRDefault="005C5D71">
            <w:pPr>
              <w:jc w:val="both"/>
              <w:rPr>
                <w:rFonts w:ascii="inter-regular" w:hAnsi="inter-regular"/>
                <w:color w:val="333333"/>
              </w:rPr>
            </w:pPr>
            <w:r>
              <w:rPr>
                <w:rFonts w:ascii="inter-regular" w:hAnsi="inter-regular"/>
                <w:color w:val="333333"/>
              </w:rPr>
              <w:t>boolean addAll(Collection&lt;? extends E&gt; c)</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F012163" w14:textId="77777777" w:rsidR="005C5D71" w:rsidRDefault="005C5D71">
            <w:pPr>
              <w:jc w:val="both"/>
              <w:rPr>
                <w:rFonts w:ascii="inter-regular" w:hAnsi="inter-regular"/>
                <w:color w:val="333333"/>
              </w:rPr>
            </w:pPr>
            <w:r>
              <w:rPr>
                <w:rFonts w:ascii="inter-regular" w:hAnsi="inter-regular"/>
                <w:color w:val="333333"/>
              </w:rPr>
              <w:t>It is used to add all of the elements in the specified collection to this set.</w:t>
            </w:r>
          </w:p>
        </w:tc>
      </w:tr>
      <w:tr w:rsidR="005C5D71" w14:paraId="64D2201E" w14:textId="77777777" w:rsidTr="005C5D71">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AF01DF8" w14:textId="77777777" w:rsidR="005C5D71" w:rsidRDefault="005C5D71">
            <w:pPr>
              <w:jc w:val="both"/>
              <w:rPr>
                <w:rFonts w:ascii="inter-regular" w:hAnsi="inter-regular"/>
                <w:color w:val="333333"/>
              </w:rPr>
            </w:pPr>
            <w:r>
              <w:rPr>
                <w:rFonts w:ascii="inter-regular" w:hAnsi="inter-regular"/>
                <w:color w:val="333333"/>
              </w:rPr>
              <w:t>E ceiling(E e)</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8BA7974" w14:textId="77777777" w:rsidR="005C5D71" w:rsidRDefault="005C5D71">
            <w:pPr>
              <w:jc w:val="both"/>
              <w:rPr>
                <w:rFonts w:ascii="inter-regular" w:hAnsi="inter-regular"/>
                <w:color w:val="333333"/>
              </w:rPr>
            </w:pPr>
            <w:r>
              <w:rPr>
                <w:rFonts w:ascii="inter-regular" w:hAnsi="inter-regular"/>
                <w:color w:val="333333"/>
              </w:rPr>
              <w:t>It returns the equal or closest greatest element of the specified element from the set, or null there is no such element.</w:t>
            </w:r>
          </w:p>
        </w:tc>
      </w:tr>
      <w:tr w:rsidR="005C5D71" w14:paraId="415ACAE1" w14:textId="77777777" w:rsidTr="005C5D71">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6C271BF4" w14:textId="77777777" w:rsidR="005C5D71" w:rsidRDefault="005C5D71">
            <w:pPr>
              <w:jc w:val="both"/>
              <w:rPr>
                <w:rFonts w:ascii="inter-regular" w:hAnsi="inter-regular"/>
                <w:color w:val="333333"/>
              </w:rPr>
            </w:pPr>
            <w:r>
              <w:rPr>
                <w:rFonts w:ascii="inter-regular" w:hAnsi="inter-regular"/>
                <w:color w:val="333333"/>
              </w:rPr>
              <w:t>Comparator&lt;? super E&gt; comparator()</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3683F8D" w14:textId="77777777" w:rsidR="005C5D71" w:rsidRDefault="005C5D71">
            <w:pPr>
              <w:jc w:val="both"/>
              <w:rPr>
                <w:rFonts w:ascii="inter-regular" w:hAnsi="inter-regular"/>
                <w:color w:val="333333"/>
              </w:rPr>
            </w:pPr>
            <w:r>
              <w:rPr>
                <w:rFonts w:ascii="inter-regular" w:hAnsi="inter-regular"/>
                <w:color w:val="333333"/>
              </w:rPr>
              <w:t>It returns a comparator that arranges elements in order.</w:t>
            </w:r>
          </w:p>
        </w:tc>
      </w:tr>
      <w:tr w:rsidR="005C5D71" w14:paraId="154FDE02" w14:textId="77777777" w:rsidTr="005C5D71">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325FE97" w14:textId="77777777" w:rsidR="005C5D71" w:rsidRDefault="005C5D71">
            <w:pPr>
              <w:jc w:val="both"/>
              <w:rPr>
                <w:rFonts w:ascii="inter-regular" w:hAnsi="inter-regular"/>
                <w:color w:val="333333"/>
              </w:rPr>
            </w:pPr>
            <w:r>
              <w:rPr>
                <w:rFonts w:ascii="inter-regular" w:hAnsi="inter-regular"/>
                <w:color w:val="333333"/>
              </w:rPr>
              <w:t>Iterator descendingIterator()</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3A4D36C" w14:textId="77777777" w:rsidR="005C5D71" w:rsidRDefault="005C5D71">
            <w:pPr>
              <w:jc w:val="both"/>
              <w:rPr>
                <w:rFonts w:ascii="inter-regular" w:hAnsi="inter-regular"/>
                <w:color w:val="333333"/>
              </w:rPr>
            </w:pPr>
            <w:r>
              <w:rPr>
                <w:rFonts w:ascii="inter-regular" w:hAnsi="inter-regular"/>
                <w:color w:val="333333"/>
              </w:rPr>
              <w:t>It is used to iterate the elements in descending order.</w:t>
            </w:r>
          </w:p>
        </w:tc>
      </w:tr>
      <w:tr w:rsidR="005C5D71" w14:paraId="6BAF9044" w14:textId="77777777" w:rsidTr="005C5D71">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404AB4C" w14:textId="77777777" w:rsidR="005C5D71" w:rsidRDefault="005C5D71">
            <w:pPr>
              <w:jc w:val="both"/>
              <w:rPr>
                <w:rFonts w:ascii="inter-regular" w:hAnsi="inter-regular"/>
                <w:color w:val="333333"/>
              </w:rPr>
            </w:pPr>
            <w:r>
              <w:rPr>
                <w:rFonts w:ascii="inter-regular" w:hAnsi="inter-regular"/>
                <w:color w:val="333333"/>
              </w:rPr>
              <w:t>NavigableSet descendingSet()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22C61C5" w14:textId="77777777" w:rsidR="005C5D71" w:rsidRDefault="005C5D71">
            <w:pPr>
              <w:jc w:val="both"/>
              <w:rPr>
                <w:rFonts w:ascii="inter-regular" w:hAnsi="inter-regular"/>
                <w:color w:val="333333"/>
              </w:rPr>
            </w:pPr>
            <w:r>
              <w:rPr>
                <w:rFonts w:ascii="inter-regular" w:hAnsi="inter-regular"/>
                <w:color w:val="333333"/>
              </w:rPr>
              <w:t>It returns the elements in reverse order.</w:t>
            </w:r>
          </w:p>
        </w:tc>
      </w:tr>
      <w:tr w:rsidR="005C5D71" w14:paraId="5639C8C8" w14:textId="77777777" w:rsidTr="005C5D71">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93E6867" w14:textId="77777777" w:rsidR="005C5D71" w:rsidRDefault="005C5D71">
            <w:pPr>
              <w:jc w:val="both"/>
              <w:rPr>
                <w:rFonts w:ascii="inter-regular" w:hAnsi="inter-regular"/>
                <w:color w:val="333333"/>
              </w:rPr>
            </w:pPr>
            <w:r>
              <w:rPr>
                <w:rFonts w:ascii="inter-regular" w:hAnsi="inter-regular"/>
                <w:color w:val="333333"/>
              </w:rPr>
              <w:t>E floor(E e)</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A38203D" w14:textId="77777777" w:rsidR="005C5D71" w:rsidRDefault="005C5D71">
            <w:pPr>
              <w:jc w:val="both"/>
              <w:rPr>
                <w:rFonts w:ascii="inter-regular" w:hAnsi="inter-regular"/>
                <w:color w:val="333333"/>
              </w:rPr>
            </w:pPr>
            <w:r>
              <w:rPr>
                <w:rFonts w:ascii="inter-regular" w:hAnsi="inter-regular"/>
                <w:color w:val="333333"/>
              </w:rPr>
              <w:t>It returns the equal or closest least element of the specified element from the set, or null there is no such element.</w:t>
            </w:r>
          </w:p>
        </w:tc>
      </w:tr>
      <w:tr w:rsidR="005C5D71" w14:paraId="7A810929" w14:textId="77777777" w:rsidTr="005C5D71">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01D88DFB" w14:textId="77777777" w:rsidR="005C5D71" w:rsidRDefault="005C5D71">
            <w:pPr>
              <w:jc w:val="both"/>
              <w:rPr>
                <w:rFonts w:ascii="inter-regular" w:hAnsi="inter-regular"/>
                <w:color w:val="333333"/>
              </w:rPr>
            </w:pPr>
            <w:r>
              <w:rPr>
                <w:rFonts w:ascii="inter-regular" w:hAnsi="inter-regular"/>
                <w:color w:val="333333"/>
              </w:rPr>
              <w:t>SortedSet headSet(E toElement)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6BCB8A2E" w14:textId="77777777" w:rsidR="005C5D71" w:rsidRDefault="005C5D71">
            <w:pPr>
              <w:jc w:val="both"/>
              <w:rPr>
                <w:rFonts w:ascii="inter-regular" w:hAnsi="inter-regular"/>
                <w:color w:val="333333"/>
              </w:rPr>
            </w:pPr>
            <w:r>
              <w:rPr>
                <w:rFonts w:ascii="inter-regular" w:hAnsi="inter-regular"/>
                <w:color w:val="333333"/>
              </w:rPr>
              <w:t>It returns the group of elements that are less than the specified element.</w:t>
            </w:r>
          </w:p>
        </w:tc>
      </w:tr>
      <w:tr w:rsidR="005C5D71" w14:paraId="545C708F" w14:textId="77777777" w:rsidTr="005C5D71">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34963CE" w14:textId="77777777" w:rsidR="005C5D71" w:rsidRDefault="005C5D71">
            <w:pPr>
              <w:jc w:val="both"/>
              <w:rPr>
                <w:rFonts w:ascii="inter-regular" w:hAnsi="inter-regular"/>
                <w:color w:val="333333"/>
              </w:rPr>
            </w:pPr>
            <w:r>
              <w:rPr>
                <w:rFonts w:ascii="inter-regular" w:hAnsi="inter-regular"/>
                <w:color w:val="333333"/>
              </w:rPr>
              <w:t>NavigableSet headSet(E toElement, boolean inclusive)</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1869DB1" w14:textId="77777777" w:rsidR="005C5D71" w:rsidRDefault="005C5D71">
            <w:pPr>
              <w:jc w:val="both"/>
              <w:rPr>
                <w:rFonts w:ascii="inter-regular" w:hAnsi="inter-regular"/>
                <w:color w:val="333333"/>
              </w:rPr>
            </w:pPr>
            <w:r>
              <w:rPr>
                <w:rFonts w:ascii="inter-regular" w:hAnsi="inter-regular"/>
                <w:color w:val="333333"/>
              </w:rPr>
              <w:t>It returns the group of elements that are less than or equal to(if, inclusive is true) the specified element.</w:t>
            </w:r>
          </w:p>
        </w:tc>
      </w:tr>
      <w:tr w:rsidR="005C5D71" w14:paraId="29DB414F" w14:textId="77777777" w:rsidTr="005C5D71">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956EF18" w14:textId="77777777" w:rsidR="005C5D71" w:rsidRDefault="005C5D71">
            <w:pPr>
              <w:jc w:val="both"/>
              <w:rPr>
                <w:rFonts w:ascii="inter-regular" w:hAnsi="inter-regular"/>
                <w:color w:val="333333"/>
              </w:rPr>
            </w:pPr>
            <w:r>
              <w:rPr>
                <w:rFonts w:ascii="inter-regular" w:hAnsi="inter-regular"/>
                <w:color w:val="333333"/>
              </w:rPr>
              <w:t>E higher(E 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171F610F" w14:textId="77777777" w:rsidR="005C5D71" w:rsidRDefault="005C5D71">
            <w:pPr>
              <w:jc w:val="both"/>
              <w:rPr>
                <w:rFonts w:ascii="inter-regular" w:hAnsi="inter-regular"/>
                <w:color w:val="333333"/>
              </w:rPr>
            </w:pPr>
            <w:r>
              <w:rPr>
                <w:rFonts w:ascii="inter-regular" w:hAnsi="inter-regular"/>
                <w:color w:val="333333"/>
              </w:rPr>
              <w:t>It returns the closest greatest element of the specified element from the set, or null there is no such element.</w:t>
            </w:r>
          </w:p>
        </w:tc>
      </w:tr>
      <w:tr w:rsidR="005C5D71" w14:paraId="7E660244" w14:textId="77777777" w:rsidTr="005C5D71">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B654AC4" w14:textId="77777777" w:rsidR="005C5D71" w:rsidRDefault="005C5D71">
            <w:pPr>
              <w:jc w:val="both"/>
              <w:rPr>
                <w:rFonts w:ascii="inter-regular" w:hAnsi="inter-regular"/>
                <w:color w:val="333333"/>
              </w:rPr>
            </w:pPr>
            <w:r>
              <w:rPr>
                <w:rFonts w:ascii="inter-regular" w:hAnsi="inter-regular"/>
                <w:color w:val="333333"/>
              </w:rPr>
              <w:t>Iterator iterator()</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7F21D97" w14:textId="77777777" w:rsidR="005C5D71" w:rsidRDefault="005C5D71">
            <w:pPr>
              <w:jc w:val="both"/>
              <w:rPr>
                <w:rFonts w:ascii="inter-regular" w:hAnsi="inter-regular"/>
                <w:color w:val="333333"/>
              </w:rPr>
            </w:pPr>
            <w:r>
              <w:rPr>
                <w:rFonts w:ascii="inter-regular" w:hAnsi="inter-regular"/>
                <w:color w:val="333333"/>
              </w:rPr>
              <w:t>It is used to iterate the elements in ascending order.</w:t>
            </w:r>
          </w:p>
        </w:tc>
      </w:tr>
      <w:tr w:rsidR="005C5D71" w14:paraId="261D4A19" w14:textId="77777777" w:rsidTr="005C5D71">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A71F7CB" w14:textId="77777777" w:rsidR="005C5D71" w:rsidRDefault="005C5D71">
            <w:pPr>
              <w:jc w:val="both"/>
              <w:rPr>
                <w:rFonts w:ascii="inter-regular" w:hAnsi="inter-regular"/>
                <w:color w:val="333333"/>
              </w:rPr>
            </w:pPr>
            <w:r>
              <w:rPr>
                <w:rFonts w:ascii="inter-regular" w:hAnsi="inter-regular"/>
                <w:color w:val="333333"/>
              </w:rPr>
              <w:t>E lower(E 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13C01C8" w14:textId="77777777" w:rsidR="005C5D71" w:rsidRDefault="005C5D71">
            <w:pPr>
              <w:jc w:val="both"/>
              <w:rPr>
                <w:rFonts w:ascii="inter-regular" w:hAnsi="inter-regular"/>
                <w:color w:val="333333"/>
              </w:rPr>
            </w:pPr>
            <w:r>
              <w:rPr>
                <w:rFonts w:ascii="inter-regular" w:hAnsi="inter-regular"/>
                <w:color w:val="333333"/>
              </w:rPr>
              <w:t>It returns the closest least element of the specified element from the set, or null there is no such element.</w:t>
            </w:r>
          </w:p>
        </w:tc>
      </w:tr>
      <w:tr w:rsidR="005C5D71" w14:paraId="6AE76CD7" w14:textId="77777777" w:rsidTr="005C5D71">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CB05F0C" w14:textId="77777777" w:rsidR="005C5D71" w:rsidRDefault="005C5D71">
            <w:pPr>
              <w:jc w:val="both"/>
              <w:rPr>
                <w:rFonts w:ascii="inter-regular" w:hAnsi="inter-regular"/>
                <w:color w:val="333333"/>
              </w:rPr>
            </w:pPr>
            <w:r>
              <w:rPr>
                <w:rFonts w:ascii="inter-regular" w:hAnsi="inter-regular"/>
                <w:color w:val="333333"/>
              </w:rPr>
              <w:t>E pollFirst()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53B3184" w14:textId="77777777" w:rsidR="005C5D71" w:rsidRDefault="005C5D71">
            <w:pPr>
              <w:jc w:val="both"/>
              <w:rPr>
                <w:rFonts w:ascii="inter-regular" w:hAnsi="inter-regular"/>
                <w:color w:val="333333"/>
              </w:rPr>
            </w:pPr>
            <w:r>
              <w:rPr>
                <w:rFonts w:ascii="inter-regular" w:hAnsi="inter-regular"/>
                <w:color w:val="333333"/>
              </w:rPr>
              <w:t>It is used to retrieve and remove the lowest(first) element.</w:t>
            </w:r>
          </w:p>
        </w:tc>
      </w:tr>
      <w:tr w:rsidR="005C5D71" w14:paraId="3AD1D84B" w14:textId="77777777" w:rsidTr="005C5D71">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B4776C8" w14:textId="77777777" w:rsidR="005C5D71" w:rsidRDefault="005C5D71">
            <w:pPr>
              <w:jc w:val="both"/>
              <w:rPr>
                <w:rFonts w:ascii="inter-regular" w:hAnsi="inter-regular"/>
                <w:color w:val="333333"/>
              </w:rPr>
            </w:pPr>
            <w:r>
              <w:rPr>
                <w:rFonts w:ascii="inter-regular" w:hAnsi="inter-regular"/>
                <w:color w:val="333333"/>
              </w:rPr>
              <w:lastRenderedPageBreak/>
              <w:t>E pollLast()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0FA4A81B" w14:textId="77777777" w:rsidR="005C5D71" w:rsidRDefault="005C5D71">
            <w:pPr>
              <w:jc w:val="both"/>
              <w:rPr>
                <w:rFonts w:ascii="inter-regular" w:hAnsi="inter-regular"/>
                <w:color w:val="333333"/>
              </w:rPr>
            </w:pPr>
            <w:r>
              <w:rPr>
                <w:rFonts w:ascii="inter-regular" w:hAnsi="inter-regular"/>
                <w:color w:val="333333"/>
              </w:rPr>
              <w:t>It is used to retrieve and remove the highest(last) element.</w:t>
            </w:r>
          </w:p>
        </w:tc>
      </w:tr>
      <w:tr w:rsidR="005C5D71" w14:paraId="79CD460D" w14:textId="77777777" w:rsidTr="005C5D71">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F638FD6" w14:textId="77777777" w:rsidR="005C5D71" w:rsidRDefault="005C5D71">
            <w:pPr>
              <w:jc w:val="both"/>
              <w:rPr>
                <w:rFonts w:ascii="inter-regular" w:hAnsi="inter-regular"/>
                <w:color w:val="333333"/>
              </w:rPr>
            </w:pPr>
            <w:r>
              <w:rPr>
                <w:rFonts w:ascii="inter-regular" w:hAnsi="inter-regular"/>
                <w:color w:val="333333"/>
              </w:rPr>
              <w:t>Spliterator spliterator()</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991CF5F" w14:textId="77777777" w:rsidR="005C5D71" w:rsidRDefault="005C5D71">
            <w:pPr>
              <w:jc w:val="both"/>
              <w:rPr>
                <w:rFonts w:ascii="inter-regular" w:hAnsi="inter-regular"/>
                <w:color w:val="333333"/>
              </w:rPr>
            </w:pPr>
            <w:r>
              <w:rPr>
                <w:rFonts w:ascii="inter-regular" w:hAnsi="inter-regular"/>
                <w:color w:val="333333"/>
              </w:rPr>
              <w:t>It is used to create a late-binding and fail-fast spliterator over the elements.</w:t>
            </w:r>
          </w:p>
        </w:tc>
      </w:tr>
      <w:tr w:rsidR="005C5D71" w14:paraId="3493F12E" w14:textId="77777777" w:rsidTr="005C5D71">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5305590F" w14:textId="77777777" w:rsidR="005C5D71" w:rsidRDefault="005C5D71">
            <w:pPr>
              <w:jc w:val="both"/>
              <w:rPr>
                <w:rFonts w:ascii="inter-regular" w:hAnsi="inter-regular"/>
                <w:color w:val="333333"/>
              </w:rPr>
            </w:pPr>
            <w:r>
              <w:rPr>
                <w:rFonts w:ascii="inter-regular" w:hAnsi="inter-regular"/>
                <w:color w:val="333333"/>
              </w:rPr>
              <w:t>NavigableSet subSet(E fromElement, boolean fromInclusive, E toElement, boolean toInclusive)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0F366380" w14:textId="77777777" w:rsidR="005C5D71" w:rsidRDefault="005C5D71">
            <w:pPr>
              <w:jc w:val="both"/>
              <w:rPr>
                <w:rFonts w:ascii="inter-regular" w:hAnsi="inter-regular"/>
                <w:color w:val="333333"/>
              </w:rPr>
            </w:pPr>
            <w:r>
              <w:rPr>
                <w:rFonts w:ascii="inter-regular" w:hAnsi="inter-regular"/>
                <w:color w:val="333333"/>
              </w:rPr>
              <w:t>It returns a set of elements that lie between the given range.</w:t>
            </w:r>
          </w:p>
        </w:tc>
      </w:tr>
      <w:tr w:rsidR="005C5D71" w14:paraId="15EAF9FB" w14:textId="77777777" w:rsidTr="005C5D71">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A9836B9" w14:textId="77777777" w:rsidR="005C5D71" w:rsidRDefault="005C5D71">
            <w:pPr>
              <w:jc w:val="both"/>
              <w:rPr>
                <w:rFonts w:ascii="inter-regular" w:hAnsi="inter-regular"/>
                <w:color w:val="333333"/>
              </w:rPr>
            </w:pPr>
            <w:r>
              <w:rPr>
                <w:rFonts w:ascii="inter-regular" w:hAnsi="inter-regular"/>
                <w:color w:val="333333"/>
              </w:rPr>
              <w:t>SortedSet subSet(E fromElement, E toElement))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C7815D9" w14:textId="77777777" w:rsidR="005C5D71" w:rsidRDefault="005C5D71">
            <w:pPr>
              <w:jc w:val="both"/>
              <w:rPr>
                <w:rFonts w:ascii="inter-regular" w:hAnsi="inter-regular"/>
                <w:color w:val="333333"/>
              </w:rPr>
            </w:pPr>
            <w:r>
              <w:rPr>
                <w:rFonts w:ascii="inter-regular" w:hAnsi="inter-regular"/>
                <w:color w:val="333333"/>
              </w:rPr>
              <w:t>It returns a set of elements that lie between the given range which includes fromElement and excludes toElement.</w:t>
            </w:r>
          </w:p>
        </w:tc>
      </w:tr>
      <w:tr w:rsidR="005C5D71" w14:paraId="2B9ECAA0" w14:textId="77777777" w:rsidTr="005C5D71">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284C4FB" w14:textId="77777777" w:rsidR="005C5D71" w:rsidRDefault="005C5D71">
            <w:pPr>
              <w:jc w:val="both"/>
              <w:rPr>
                <w:rFonts w:ascii="inter-regular" w:hAnsi="inter-regular"/>
                <w:color w:val="333333"/>
              </w:rPr>
            </w:pPr>
            <w:r>
              <w:rPr>
                <w:rFonts w:ascii="inter-regular" w:hAnsi="inter-regular"/>
                <w:color w:val="333333"/>
              </w:rPr>
              <w:t>SortedSet tailSet(E fromElement)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6A85D73A" w14:textId="77777777" w:rsidR="005C5D71" w:rsidRDefault="005C5D71">
            <w:pPr>
              <w:jc w:val="both"/>
              <w:rPr>
                <w:rFonts w:ascii="inter-regular" w:hAnsi="inter-regular"/>
                <w:color w:val="333333"/>
              </w:rPr>
            </w:pPr>
            <w:r>
              <w:rPr>
                <w:rFonts w:ascii="inter-regular" w:hAnsi="inter-regular"/>
                <w:color w:val="333333"/>
              </w:rPr>
              <w:t>It returns a set of elements that are greater than or equal to the specified element.</w:t>
            </w:r>
          </w:p>
        </w:tc>
      </w:tr>
      <w:tr w:rsidR="005C5D71" w14:paraId="1D010482" w14:textId="77777777" w:rsidTr="005C5D71">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5D02DF3" w14:textId="77777777" w:rsidR="005C5D71" w:rsidRDefault="005C5D71">
            <w:pPr>
              <w:jc w:val="both"/>
              <w:rPr>
                <w:rFonts w:ascii="inter-regular" w:hAnsi="inter-regular"/>
                <w:color w:val="333333"/>
              </w:rPr>
            </w:pPr>
            <w:r>
              <w:rPr>
                <w:rFonts w:ascii="inter-regular" w:hAnsi="inter-regular"/>
                <w:color w:val="333333"/>
              </w:rPr>
              <w:t>NavigableSet tailSet(E fromElement, boolean inclusive)</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E7F843E" w14:textId="77777777" w:rsidR="005C5D71" w:rsidRDefault="005C5D71">
            <w:pPr>
              <w:jc w:val="both"/>
              <w:rPr>
                <w:rFonts w:ascii="inter-regular" w:hAnsi="inter-regular"/>
                <w:color w:val="333333"/>
              </w:rPr>
            </w:pPr>
            <w:r>
              <w:rPr>
                <w:rFonts w:ascii="inter-regular" w:hAnsi="inter-regular"/>
                <w:color w:val="333333"/>
              </w:rPr>
              <w:t>It returns a set of elements that are greater than or equal to (if, inclusive is true) the specified element.</w:t>
            </w:r>
          </w:p>
        </w:tc>
      </w:tr>
      <w:tr w:rsidR="005C5D71" w14:paraId="48E357AF" w14:textId="77777777" w:rsidTr="005C5D71">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B16BBBA" w14:textId="77777777" w:rsidR="005C5D71" w:rsidRDefault="005C5D71">
            <w:pPr>
              <w:jc w:val="both"/>
              <w:rPr>
                <w:rFonts w:ascii="inter-regular" w:hAnsi="inter-regular"/>
                <w:color w:val="333333"/>
              </w:rPr>
            </w:pPr>
            <w:r>
              <w:rPr>
                <w:rFonts w:ascii="inter-regular" w:hAnsi="inter-regular"/>
                <w:color w:val="333333"/>
              </w:rPr>
              <w:t>boolean contains(Object o)</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22CB9DE" w14:textId="77777777" w:rsidR="005C5D71" w:rsidRDefault="005C5D71">
            <w:pPr>
              <w:jc w:val="both"/>
              <w:rPr>
                <w:rFonts w:ascii="inter-regular" w:hAnsi="inter-regular"/>
                <w:color w:val="333333"/>
              </w:rPr>
            </w:pPr>
            <w:r>
              <w:rPr>
                <w:rFonts w:ascii="inter-regular" w:hAnsi="inter-regular"/>
                <w:color w:val="333333"/>
              </w:rPr>
              <w:t>It returns true if this set contains the specified element.</w:t>
            </w:r>
          </w:p>
        </w:tc>
      </w:tr>
      <w:tr w:rsidR="005C5D71" w14:paraId="40901066" w14:textId="77777777" w:rsidTr="005C5D71">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4A7ACD7" w14:textId="77777777" w:rsidR="005C5D71" w:rsidRDefault="005C5D71">
            <w:pPr>
              <w:jc w:val="both"/>
              <w:rPr>
                <w:rFonts w:ascii="inter-regular" w:hAnsi="inter-regular"/>
                <w:color w:val="333333"/>
              </w:rPr>
            </w:pPr>
            <w:r>
              <w:rPr>
                <w:rFonts w:ascii="inter-regular" w:hAnsi="inter-regular"/>
                <w:color w:val="333333"/>
              </w:rPr>
              <w:t>boolean isEmpty()</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F9E8CE5" w14:textId="77777777" w:rsidR="005C5D71" w:rsidRDefault="005C5D71">
            <w:pPr>
              <w:jc w:val="both"/>
              <w:rPr>
                <w:rFonts w:ascii="inter-regular" w:hAnsi="inter-regular"/>
                <w:color w:val="333333"/>
              </w:rPr>
            </w:pPr>
            <w:r>
              <w:rPr>
                <w:rFonts w:ascii="inter-regular" w:hAnsi="inter-regular"/>
                <w:color w:val="333333"/>
              </w:rPr>
              <w:t>It returns true if this set contains no elements.</w:t>
            </w:r>
          </w:p>
        </w:tc>
      </w:tr>
      <w:tr w:rsidR="005C5D71" w14:paraId="6656C840" w14:textId="77777777" w:rsidTr="005C5D71">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1D1DF69" w14:textId="77777777" w:rsidR="005C5D71" w:rsidRDefault="005C5D71">
            <w:pPr>
              <w:jc w:val="both"/>
              <w:rPr>
                <w:rFonts w:ascii="inter-regular" w:hAnsi="inter-regular"/>
                <w:color w:val="333333"/>
              </w:rPr>
            </w:pPr>
            <w:r>
              <w:rPr>
                <w:rFonts w:ascii="inter-regular" w:hAnsi="inter-regular"/>
                <w:color w:val="333333"/>
              </w:rPr>
              <w:t>boolean remove(Object o)</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1B74AE7E" w14:textId="77777777" w:rsidR="005C5D71" w:rsidRDefault="005C5D71">
            <w:pPr>
              <w:jc w:val="both"/>
              <w:rPr>
                <w:rFonts w:ascii="inter-regular" w:hAnsi="inter-regular"/>
                <w:color w:val="333333"/>
              </w:rPr>
            </w:pPr>
            <w:r>
              <w:rPr>
                <w:rFonts w:ascii="inter-regular" w:hAnsi="inter-regular"/>
                <w:color w:val="333333"/>
              </w:rPr>
              <w:t>It is used to remove the specified element from this set if it is present.</w:t>
            </w:r>
          </w:p>
        </w:tc>
      </w:tr>
      <w:tr w:rsidR="005C5D71" w14:paraId="267CABBE" w14:textId="77777777" w:rsidTr="005C5D71">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A4D2D19" w14:textId="77777777" w:rsidR="005C5D71" w:rsidRDefault="005C5D71">
            <w:pPr>
              <w:jc w:val="both"/>
              <w:rPr>
                <w:rFonts w:ascii="inter-regular" w:hAnsi="inter-regular"/>
                <w:color w:val="333333"/>
              </w:rPr>
            </w:pPr>
            <w:r>
              <w:rPr>
                <w:rFonts w:ascii="inter-regular" w:hAnsi="inter-regular"/>
                <w:color w:val="333333"/>
              </w:rPr>
              <w:t>void clear()</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DC7D67F" w14:textId="77777777" w:rsidR="005C5D71" w:rsidRDefault="005C5D71">
            <w:pPr>
              <w:jc w:val="both"/>
              <w:rPr>
                <w:rFonts w:ascii="inter-regular" w:hAnsi="inter-regular"/>
                <w:color w:val="333333"/>
              </w:rPr>
            </w:pPr>
            <w:r>
              <w:rPr>
                <w:rFonts w:ascii="inter-regular" w:hAnsi="inter-regular"/>
                <w:color w:val="333333"/>
              </w:rPr>
              <w:t>It is used to remove all of the elements from this set.</w:t>
            </w:r>
          </w:p>
        </w:tc>
      </w:tr>
      <w:tr w:rsidR="005C5D71" w14:paraId="0C72DB52" w14:textId="77777777" w:rsidTr="005C5D71">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17D55731" w14:textId="77777777" w:rsidR="005C5D71" w:rsidRDefault="005C5D71">
            <w:pPr>
              <w:jc w:val="both"/>
              <w:rPr>
                <w:rFonts w:ascii="inter-regular" w:hAnsi="inter-regular"/>
                <w:color w:val="333333"/>
              </w:rPr>
            </w:pPr>
            <w:r>
              <w:rPr>
                <w:rFonts w:ascii="inter-regular" w:hAnsi="inter-regular"/>
                <w:color w:val="333333"/>
              </w:rPr>
              <w:t>Object clone()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6E7EAAFF" w14:textId="77777777" w:rsidR="005C5D71" w:rsidRDefault="005C5D71">
            <w:pPr>
              <w:jc w:val="both"/>
              <w:rPr>
                <w:rFonts w:ascii="inter-regular" w:hAnsi="inter-regular"/>
                <w:color w:val="333333"/>
              </w:rPr>
            </w:pPr>
            <w:r>
              <w:rPr>
                <w:rFonts w:ascii="inter-regular" w:hAnsi="inter-regular"/>
                <w:color w:val="333333"/>
              </w:rPr>
              <w:t>It returns a shallow copy of this TreeSet instance.</w:t>
            </w:r>
          </w:p>
        </w:tc>
      </w:tr>
      <w:tr w:rsidR="005C5D71" w14:paraId="6EDC09CC" w14:textId="77777777" w:rsidTr="005C5D71">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D5494CF" w14:textId="77777777" w:rsidR="005C5D71" w:rsidRDefault="005C5D71">
            <w:pPr>
              <w:jc w:val="both"/>
              <w:rPr>
                <w:rFonts w:ascii="inter-regular" w:hAnsi="inter-regular"/>
                <w:color w:val="333333"/>
              </w:rPr>
            </w:pPr>
            <w:r>
              <w:rPr>
                <w:rFonts w:ascii="inter-regular" w:hAnsi="inter-regular"/>
                <w:color w:val="333333"/>
              </w:rPr>
              <w:t>E first()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0DD8FA2" w14:textId="77777777" w:rsidR="005C5D71" w:rsidRDefault="005C5D71">
            <w:pPr>
              <w:jc w:val="both"/>
              <w:rPr>
                <w:rFonts w:ascii="inter-regular" w:hAnsi="inter-regular"/>
                <w:color w:val="333333"/>
              </w:rPr>
            </w:pPr>
            <w:r>
              <w:rPr>
                <w:rFonts w:ascii="inter-regular" w:hAnsi="inter-regular"/>
                <w:color w:val="333333"/>
              </w:rPr>
              <w:t>It returns the first (lowest) element currently in this sorted set.</w:t>
            </w:r>
          </w:p>
        </w:tc>
      </w:tr>
      <w:tr w:rsidR="005C5D71" w14:paraId="436B4B09" w14:textId="77777777" w:rsidTr="005C5D71">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0A70D00C" w14:textId="77777777" w:rsidR="005C5D71" w:rsidRDefault="005C5D71">
            <w:pPr>
              <w:jc w:val="both"/>
              <w:rPr>
                <w:rFonts w:ascii="inter-regular" w:hAnsi="inter-regular"/>
                <w:color w:val="333333"/>
              </w:rPr>
            </w:pPr>
            <w:r>
              <w:rPr>
                <w:rFonts w:ascii="inter-regular" w:hAnsi="inter-regular"/>
                <w:color w:val="333333"/>
              </w:rPr>
              <w:t>E last()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4EA166E" w14:textId="77777777" w:rsidR="005C5D71" w:rsidRDefault="005C5D71">
            <w:pPr>
              <w:jc w:val="both"/>
              <w:rPr>
                <w:rFonts w:ascii="inter-regular" w:hAnsi="inter-regular"/>
                <w:color w:val="333333"/>
              </w:rPr>
            </w:pPr>
            <w:r>
              <w:rPr>
                <w:rFonts w:ascii="inter-regular" w:hAnsi="inter-regular"/>
                <w:color w:val="333333"/>
              </w:rPr>
              <w:t>It returns the last (highest) element currently in this sorted set.</w:t>
            </w:r>
          </w:p>
        </w:tc>
      </w:tr>
      <w:tr w:rsidR="005C5D71" w14:paraId="2CD45EE2" w14:textId="77777777" w:rsidTr="005C5D71">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62A6048" w14:textId="77777777" w:rsidR="005C5D71" w:rsidRDefault="005C5D71">
            <w:pPr>
              <w:jc w:val="both"/>
              <w:rPr>
                <w:rFonts w:ascii="inter-regular" w:hAnsi="inter-regular"/>
                <w:color w:val="333333"/>
              </w:rPr>
            </w:pPr>
            <w:r>
              <w:rPr>
                <w:rFonts w:ascii="inter-regular" w:hAnsi="inter-regular"/>
                <w:color w:val="333333"/>
              </w:rPr>
              <w:t>int size()</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2BC4CA0" w14:textId="77777777" w:rsidR="005C5D71" w:rsidRDefault="005C5D71">
            <w:pPr>
              <w:jc w:val="both"/>
              <w:rPr>
                <w:rFonts w:ascii="inter-regular" w:hAnsi="inter-regular"/>
                <w:color w:val="333333"/>
              </w:rPr>
            </w:pPr>
            <w:r>
              <w:rPr>
                <w:rFonts w:ascii="inter-regular" w:hAnsi="inter-regular"/>
                <w:color w:val="333333"/>
              </w:rPr>
              <w:t>It returns the number of elements in this set.</w:t>
            </w:r>
          </w:p>
        </w:tc>
      </w:tr>
    </w:tbl>
    <w:p w14:paraId="6A48C5E3" w14:textId="77777777" w:rsidR="005C5D71" w:rsidRDefault="005C5D71" w:rsidP="005C5D71">
      <w:pPr>
        <w:pStyle w:val="Heading3"/>
        <w:shd w:val="clear" w:color="auto" w:fill="FFFFFF"/>
        <w:spacing w:line="312" w:lineRule="atLeast"/>
        <w:jc w:val="both"/>
        <w:rPr>
          <w:rFonts w:ascii="Helvetica" w:hAnsi="Helvetica"/>
          <w:color w:val="610B4B"/>
          <w:sz w:val="32"/>
          <w:szCs w:val="32"/>
        </w:rPr>
      </w:pPr>
      <w:r>
        <w:rPr>
          <w:rFonts w:ascii="Helvetica" w:hAnsi="Helvetica"/>
          <w:b/>
          <w:bCs/>
          <w:color w:val="610B4B"/>
          <w:sz w:val="32"/>
          <w:szCs w:val="32"/>
        </w:rPr>
        <w:t>Java TreeSet Examples</w:t>
      </w:r>
    </w:p>
    <w:p w14:paraId="04DC81BD" w14:textId="77777777" w:rsidR="005C5D71" w:rsidRDefault="005C5D71" w:rsidP="005C5D71">
      <w:pPr>
        <w:pStyle w:val="Heading3"/>
        <w:shd w:val="clear" w:color="auto" w:fill="FFFFFF"/>
        <w:spacing w:line="312" w:lineRule="atLeast"/>
        <w:jc w:val="both"/>
        <w:rPr>
          <w:rFonts w:ascii="Helvetica" w:hAnsi="Helvetica"/>
          <w:b/>
          <w:bCs/>
          <w:color w:val="610B4B"/>
          <w:sz w:val="32"/>
          <w:szCs w:val="32"/>
        </w:rPr>
      </w:pPr>
      <w:r>
        <w:rPr>
          <w:rFonts w:ascii="Helvetica" w:hAnsi="Helvetica"/>
          <w:b/>
          <w:bCs/>
          <w:color w:val="610B4B"/>
          <w:sz w:val="32"/>
          <w:szCs w:val="32"/>
        </w:rPr>
        <w:t>Java TreeSet Example 1:</w:t>
      </w:r>
    </w:p>
    <w:p w14:paraId="1A69F532" w14:textId="77777777" w:rsidR="005C5D71" w:rsidRDefault="005C5D71" w:rsidP="005C5D71">
      <w:pPr>
        <w:pStyle w:val="NormalWeb"/>
        <w:shd w:val="clear" w:color="auto" w:fill="FFFFFF"/>
        <w:jc w:val="both"/>
        <w:rPr>
          <w:rFonts w:ascii="inter-regular" w:hAnsi="inter-regular"/>
          <w:color w:val="333333"/>
        </w:rPr>
      </w:pPr>
      <w:r>
        <w:rPr>
          <w:rFonts w:ascii="inter-regular" w:hAnsi="inter-regular"/>
          <w:color w:val="333333"/>
        </w:rPr>
        <w:t>Let's see a simple example of Java TreeSet.</w:t>
      </w:r>
    </w:p>
    <w:p w14:paraId="6DF04837" w14:textId="77777777" w:rsidR="005C5D71" w:rsidRDefault="005C5D71" w:rsidP="005C5D71">
      <w:pPr>
        <w:pStyle w:val="NormalWeb"/>
        <w:shd w:val="clear" w:color="auto" w:fill="FFFFFF"/>
        <w:jc w:val="both"/>
        <w:rPr>
          <w:rFonts w:ascii="inter-regular" w:hAnsi="inter-regular"/>
          <w:color w:val="333333"/>
        </w:rPr>
      </w:pPr>
      <w:r>
        <w:rPr>
          <w:rStyle w:val="Strong"/>
          <w:rFonts w:ascii="Segoe UI" w:hAnsi="Segoe UI" w:cs="Segoe UI"/>
          <w:color w:val="333333"/>
        </w:rPr>
        <w:t>FileName:</w:t>
      </w:r>
      <w:r>
        <w:rPr>
          <w:rFonts w:ascii="inter-regular" w:hAnsi="inter-regular"/>
          <w:color w:val="333333"/>
        </w:rPr>
        <w:t> TreeSet1.java</w:t>
      </w:r>
    </w:p>
    <w:p w14:paraId="360F6A01" w14:textId="77777777" w:rsidR="005C5D71" w:rsidRDefault="005C5D71" w:rsidP="005C5D71">
      <w:pPr>
        <w:pStyle w:val="alt"/>
        <w:numPr>
          <w:ilvl w:val="0"/>
          <w:numId w:val="300"/>
        </w:numPr>
        <w:spacing w:before="0" w:beforeAutospacing="0" w:after="0" w:afterAutospacing="0" w:line="375" w:lineRule="atLeast"/>
        <w:jc w:val="both"/>
        <w:rPr>
          <w:rFonts w:ascii="inter-regular" w:hAnsi="inter-regular"/>
          <w:color w:val="000000"/>
        </w:rPr>
      </w:pPr>
      <w:r>
        <w:rPr>
          <w:rStyle w:val="keyword"/>
          <w:rFonts w:ascii="inter-regular" w:hAnsi="inter-regular"/>
          <w:b/>
          <w:bCs/>
          <w:color w:val="006699"/>
          <w:bdr w:val="none" w:sz="0" w:space="0" w:color="auto" w:frame="1"/>
        </w:rPr>
        <w:t>import</w:t>
      </w:r>
      <w:r>
        <w:rPr>
          <w:rFonts w:ascii="inter-regular" w:hAnsi="inter-regular"/>
          <w:color w:val="000000"/>
          <w:bdr w:val="none" w:sz="0" w:space="0" w:color="auto" w:frame="1"/>
        </w:rPr>
        <w:t> java.util.*;  </w:t>
      </w:r>
    </w:p>
    <w:p w14:paraId="0862844E" w14:textId="77777777" w:rsidR="005C5D71" w:rsidRDefault="005C5D71" w:rsidP="005C5D71">
      <w:pPr>
        <w:numPr>
          <w:ilvl w:val="0"/>
          <w:numId w:val="300"/>
        </w:numPr>
        <w:spacing w:after="0" w:line="375" w:lineRule="atLeast"/>
        <w:jc w:val="both"/>
        <w:rPr>
          <w:rFonts w:ascii="inter-regular" w:hAnsi="inter-regular"/>
          <w:color w:val="000000"/>
        </w:rPr>
      </w:pPr>
      <w:r>
        <w:rPr>
          <w:rStyle w:val="keyword"/>
          <w:rFonts w:ascii="inter-regular" w:hAnsi="inter-regular"/>
          <w:b/>
          <w:bCs/>
          <w:color w:val="006699"/>
          <w:bdr w:val="none" w:sz="0" w:space="0" w:color="auto" w:frame="1"/>
        </w:rPr>
        <w:lastRenderedPageBreak/>
        <w:t>class</w:t>
      </w:r>
      <w:r>
        <w:rPr>
          <w:rFonts w:ascii="inter-regular" w:hAnsi="inter-regular"/>
          <w:color w:val="000000"/>
          <w:bdr w:val="none" w:sz="0" w:space="0" w:color="auto" w:frame="1"/>
        </w:rPr>
        <w:t> TreeSet1{  </w:t>
      </w:r>
    </w:p>
    <w:p w14:paraId="467A52F1" w14:textId="77777777" w:rsidR="005C5D71" w:rsidRDefault="005C5D71" w:rsidP="005C5D71">
      <w:pPr>
        <w:pStyle w:val="alt"/>
        <w:numPr>
          <w:ilvl w:val="0"/>
          <w:numId w:val="300"/>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public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static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void</w:t>
      </w:r>
      <w:r>
        <w:rPr>
          <w:rFonts w:ascii="inter-regular" w:hAnsi="inter-regular"/>
          <w:color w:val="000000"/>
          <w:bdr w:val="none" w:sz="0" w:space="0" w:color="auto" w:frame="1"/>
        </w:rPr>
        <w:t> main(String args[]){  </w:t>
      </w:r>
    </w:p>
    <w:p w14:paraId="5DCCC0A4" w14:textId="77777777" w:rsidR="005C5D71" w:rsidRDefault="005C5D71" w:rsidP="005C5D71">
      <w:pPr>
        <w:numPr>
          <w:ilvl w:val="0"/>
          <w:numId w:val="300"/>
        </w:numPr>
        <w:spacing w:after="0" w:line="375" w:lineRule="atLeast"/>
        <w:jc w:val="both"/>
        <w:rPr>
          <w:rFonts w:ascii="inter-regular" w:hAnsi="inter-regular"/>
          <w:color w:val="000000"/>
        </w:rPr>
      </w:pPr>
      <w:r>
        <w:rPr>
          <w:rFonts w:ascii="inter-regular" w:hAnsi="inter-regular"/>
          <w:color w:val="000000"/>
          <w:bdr w:val="none" w:sz="0" w:space="0" w:color="auto" w:frame="1"/>
        </w:rPr>
        <w:t>  </w:t>
      </w:r>
      <w:r>
        <w:rPr>
          <w:rStyle w:val="comment"/>
          <w:rFonts w:ascii="inter-regular" w:hAnsi="inter-regular"/>
          <w:color w:val="008200"/>
          <w:bdr w:val="none" w:sz="0" w:space="0" w:color="auto" w:frame="1"/>
        </w:rPr>
        <w:t>//Creating and adding elements</w:t>
      </w:r>
      <w:r>
        <w:rPr>
          <w:rFonts w:ascii="inter-regular" w:hAnsi="inter-regular"/>
          <w:color w:val="000000"/>
          <w:bdr w:val="none" w:sz="0" w:space="0" w:color="auto" w:frame="1"/>
        </w:rPr>
        <w:t>  </w:t>
      </w:r>
    </w:p>
    <w:p w14:paraId="13072C4C" w14:textId="77777777" w:rsidR="005C5D71" w:rsidRDefault="005C5D71" w:rsidP="005C5D71">
      <w:pPr>
        <w:pStyle w:val="alt"/>
        <w:numPr>
          <w:ilvl w:val="0"/>
          <w:numId w:val="300"/>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TreeSet&lt;String&gt; al=</w:t>
      </w:r>
      <w:r>
        <w:rPr>
          <w:rStyle w:val="keyword"/>
          <w:rFonts w:ascii="inter-regular" w:hAnsi="inter-regular"/>
          <w:b/>
          <w:bCs/>
          <w:color w:val="006699"/>
          <w:bdr w:val="none" w:sz="0" w:space="0" w:color="auto" w:frame="1"/>
        </w:rPr>
        <w:t>new</w:t>
      </w:r>
      <w:r>
        <w:rPr>
          <w:rFonts w:ascii="inter-regular" w:hAnsi="inter-regular"/>
          <w:color w:val="000000"/>
          <w:bdr w:val="none" w:sz="0" w:space="0" w:color="auto" w:frame="1"/>
        </w:rPr>
        <w:t> TreeSet&lt;String&gt;();  </w:t>
      </w:r>
    </w:p>
    <w:p w14:paraId="153B157C" w14:textId="77777777" w:rsidR="005C5D71" w:rsidRDefault="005C5D71" w:rsidP="005C5D71">
      <w:pPr>
        <w:numPr>
          <w:ilvl w:val="0"/>
          <w:numId w:val="300"/>
        </w:numPr>
        <w:spacing w:after="0" w:line="375" w:lineRule="atLeast"/>
        <w:jc w:val="both"/>
        <w:rPr>
          <w:rFonts w:ascii="inter-regular" w:hAnsi="inter-regular"/>
          <w:color w:val="000000"/>
        </w:rPr>
      </w:pPr>
      <w:r>
        <w:rPr>
          <w:rFonts w:ascii="inter-regular" w:hAnsi="inter-regular"/>
          <w:color w:val="000000"/>
          <w:bdr w:val="none" w:sz="0" w:space="0" w:color="auto" w:frame="1"/>
        </w:rPr>
        <w:t>  al.add(</w:t>
      </w:r>
      <w:r>
        <w:rPr>
          <w:rStyle w:val="string"/>
          <w:rFonts w:ascii="inter-regular" w:hAnsi="inter-regular"/>
          <w:color w:val="0000FF"/>
          <w:bdr w:val="none" w:sz="0" w:space="0" w:color="auto" w:frame="1"/>
        </w:rPr>
        <w:t>"Ravi"</w:t>
      </w:r>
      <w:r>
        <w:rPr>
          <w:rFonts w:ascii="inter-regular" w:hAnsi="inter-regular"/>
          <w:color w:val="000000"/>
          <w:bdr w:val="none" w:sz="0" w:space="0" w:color="auto" w:frame="1"/>
        </w:rPr>
        <w:t>);  </w:t>
      </w:r>
    </w:p>
    <w:p w14:paraId="16B40087" w14:textId="77777777" w:rsidR="005C5D71" w:rsidRDefault="005C5D71" w:rsidP="005C5D71">
      <w:pPr>
        <w:pStyle w:val="alt"/>
        <w:numPr>
          <w:ilvl w:val="0"/>
          <w:numId w:val="300"/>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al.add(</w:t>
      </w:r>
      <w:r>
        <w:rPr>
          <w:rStyle w:val="string"/>
          <w:rFonts w:ascii="inter-regular" w:hAnsi="inter-regular"/>
          <w:color w:val="0000FF"/>
          <w:bdr w:val="none" w:sz="0" w:space="0" w:color="auto" w:frame="1"/>
        </w:rPr>
        <w:t>"Vijay"</w:t>
      </w:r>
      <w:r>
        <w:rPr>
          <w:rFonts w:ascii="inter-regular" w:hAnsi="inter-regular"/>
          <w:color w:val="000000"/>
          <w:bdr w:val="none" w:sz="0" w:space="0" w:color="auto" w:frame="1"/>
        </w:rPr>
        <w:t>);  </w:t>
      </w:r>
    </w:p>
    <w:p w14:paraId="128503A7" w14:textId="77777777" w:rsidR="005C5D71" w:rsidRDefault="005C5D71" w:rsidP="005C5D71">
      <w:pPr>
        <w:numPr>
          <w:ilvl w:val="0"/>
          <w:numId w:val="300"/>
        </w:numPr>
        <w:spacing w:after="0" w:line="375" w:lineRule="atLeast"/>
        <w:jc w:val="both"/>
        <w:rPr>
          <w:rFonts w:ascii="inter-regular" w:hAnsi="inter-regular"/>
          <w:color w:val="000000"/>
        </w:rPr>
      </w:pPr>
      <w:r>
        <w:rPr>
          <w:rFonts w:ascii="inter-regular" w:hAnsi="inter-regular"/>
          <w:color w:val="000000"/>
          <w:bdr w:val="none" w:sz="0" w:space="0" w:color="auto" w:frame="1"/>
        </w:rPr>
        <w:t>  al.add(</w:t>
      </w:r>
      <w:r>
        <w:rPr>
          <w:rStyle w:val="string"/>
          <w:rFonts w:ascii="inter-regular" w:hAnsi="inter-regular"/>
          <w:color w:val="0000FF"/>
          <w:bdr w:val="none" w:sz="0" w:space="0" w:color="auto" w:frame="1"/>
        </w:rPr>
        <w:t>"Ravi"</w:t>
      </w:r>
      <w:r>
        <w:rPr>
          <w:rFonts w:ascii="inter-regular" w:hAnsi="inter-regular"/>
          <w:color w:val="000000"/>
          <w:bdr w:val="none" w:sz="0" w:space="0" w:color="auto" w:frame="1"/>
        </w:rPr>
        <w:t>);  </w:t>
      </w:r>
    </w:p>
    <w:p w14:paraId="13E9D185" w14:textId="77777777" w:rsidR="005C5D71" w:rsidRDefault="005C5D71" w:rsidP="005C5D71">
      <w:pPr>
        <w:pStyle w:val="alt"/>
        <w:numPr>
          <w:ilvl w:val="0"/>
          <w:numId w:val="300"/>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al.add(</w:t>
      </w:r>
      <w:r>
        <w:rPr>
          <w:rStyle w:val="string"/>
          <w:rFonts w:ascii="inter-regular" w:hAnsi="inter-regular"/>
          <w:color w:val="0000FF"/>
          <w:bdr w:val="none" w:sz="0" w:space="0" w:color="auto" w:frame="1"/>
        </w:rPr>
        <w:t>"Ajay"</w:t>
      </w:r>
      <w:r>
        <w:rPr>
          <w:rFonts w:ascii="inter-regular" w:hAnsi="inter-regular"/>
          <w:color w:val="000000"/>
          <w:bdr w:val="none" w:sz="0" w:space="0" w:color="auto" w:frame="1"/>
        </w:rPr>
        <w:t>);  </w:t>
      </w:r>
    </w:p>
    <w:p w14:paraId="0C17A978" w14:textId="77777777" w:rsidR="005C5D71" w:rsidRDefault="005C5D71" w:rsidP="005C5D71">
      <w:pPr>
        <w:numPr>
          <w:ilvl w:val="0"/>
          <w:numId w:val="300"/>
        </w:numPr>
        <w:spacing w:after="0" w:line="375" w:lineRule="atLeast"/>
        <w:jc w:val="both"/>
        <w:rPr>
          <w:rFonts w:ascii="inter-regular" w:hAnsi="inter-regular"/>
          <w:color w:val="000000"/>
        </w:rPr>
      </w:pPr>
      <w:r>
        <w:rPr>
          <w:rFonts w:ascii="inter-regular" w:hAnsi="inter-regular"/>
          <w:color w:val="000000"/>
          <w:bdr w:val="none" w:sz="0" w:space="0" w:color="auto" w:frame="1"/>
        </w:rPr>
        <w:t>  </w:t>
      </w:r>
      <w:r>
        <w:rPr>
          <w:rStyle w:val="comment"/>
          <w:rFonts w:ascii="inter-regular" w:hAnsi="inter-regular"/>
          <w:color w:val="008200"/>
          <w:bdr w:val="none" w:sz="0" w:space="0" w:color="auto" w:frame="1"/>
        </w:rPr>
        <w:t>//Traversing elements</w:t>
      </w:r>
      <w:r>
        <w:rPr>
          <w:rFonts w:ascii="inter-regular" w:hAnsi="inter-regular"/>
          <w:color w:val="000000"/>
          <w:bdr w:val="none" w:sz="0" w:space="0" w:color="auto" w:frame="1"/>
        </w:rPr>
        <w:t>  </w:t>
      </w:r>
    </w:p>
    <w:p w14:paraId="02CD2562" w14:textId="77777777" w:rsidR="005C5D71" w:rsidRDefault="005C5D71" w:rsidP="005C5D71">
      <w:pPr>
        <w:pStyle w:val="alt"/>
        <w:numPr>
          <w:ilvl w:val="0"/>
          <w:numId w:val="300"/>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Iterator&lt;String&gt; itr=al.iterator();  </w:t>
      </w:r>
    </w:p>
    <w:p w14:paraId="131FCA57" w14:textId="77777777" w:rsidR="005C5D71" w:rsidRDefault="005C5D71" w:rsidP="005C5D71">
      <w:pPr>
        <w:numPr>
          <w:ilvl w:val="0"/>
          <w:numId w:val="300"/>
        </w:numPr>
        <w:spacing w:after="0" w:line="375" w:lineRule="atLeast"/>
        <w:jc w:val="both"/>
        <w:rPr>
          <w:rFonts w:ascii="inter-regular" w:hAnsi="inter-regular"/>
          <w:color w:val="000000"/>
        </w:rPr>
      </w:pP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while</w:t>
      </w:r>
      <w:r>
        <w:rPr>
          <w:rFonts w:ascii="inter-regular" w:hAnsi="inter-regular"/>
          <w:color w:val="000000"/>
          <w:bdr w:val="none" w:sz="0" w:space="0" w:color="auto" w:frame="1"/>
        </w:rPr>
        <w:t>(itr.hasNext()){  </w:t>
      </w:r>
    </w:p>
    <w:p w14:paraId="45A225C1" w14:textId="77777777" w:rsidR="005C5D71" w:rsidRDefault="005C5D71" w:rsidP="005C5D71">
      <w:pPr>
        <w:pStyle w:val="alt"/>
        <w:numPr>
          <w:ilvl w:val="0"/>
          <w:numId w:val="300"/>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System.out.println(itr.next());  </w:t>
      </w:r>
    </w:p>
    <w:p w14:paraId="788F25CA" w14:textId="77777777" w:rsidR="005C5D71" w:rsidRDefault="005C5D71" w:rsidP="005C5D71">
      <w:pPr>
        <w:numPr>
          <w:ilvl w:val="0"/>
          <w:numId w:val="300"/>
        </w:numPr>
        <w:spacing w:after="0" w:line="375" w:lineRule="atLeast"/>
        <w:jc w:val="both"/>
        <w:rPr>
          <w:rFonts w:ascii="inter-regular" w:hAnsi="inter-regular"/>
          <w:color w:val="000000"/>
        </w:rPr>
      </w:pPr>
      <w:r>
        <w:rPr>
          <w:rFonts w:ascii="inter-regular" w:hAnsi="inter-regular"/>
          <w:color w:val="000000"/>
          <w:bdr w:val="none" w:sz="0" w:space="0" w:color="auto" w:frame="1"/>
        </w:rPr>
        <w:t>  }  </w:t>
      </w:r>
    </w:p>
    <w:p w14:paraId="26A9BDEE" w14:textId="77777777" w:rsidR="005C5D71" w:rsidRDefault="005C5D71" w:rsidP="005C5D71">
      <w:pPr>
        <w:pStyle w:val="alt"/>
        <w:numPr>
          <w:ilvl w:val="0"/>
          <w:numId w:val="300"/>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  </w:t>
      </w:r>
    </w:p>
    <w:p w14:paraId="58E81D90" w14:textId="77777777" w:rsidR="005C5D71" w:rsidRDefault="005C5D71" w:rsidP="005C5D71">
      <w:pPr>
        <w:numPr>
          <w:ilvl w:val="0"/>
          <w:numId w:val="300"/>
        </w:numPr>
        <w:spacing w:after="0" w:line="375" w:lineRule="atLeast"/>
        <w:jc w:val="both"/>
        <w:rPr>
          <w:rFonts w:ascii="inter-regular" w:hAnsi="inter-regular"/>
          <w:color w:val="000000"/>
        </w:rPr>
      </w:pPr>
      <w:r>
        <w:rPr>
          <w:rFonts w:ascii="inter-regular" w:hAnsi="inter-regular"/>
          <w:color w:val="000000"/>
          <w:bdr w:val="none" w:sz="0" w:space="0" w:color="auto" w:frame="1"/>
        </w:rPr>
        <w:t>}  </w:t>
      </w:r>
    </w:p>
    <w:p w14:paraId="5BC30FCD" w14:textId="77777777" w:rsidR="005C5D71" w:rsidRDefault="005C5D71" w:rsidP="005C5D71">
      <w:pPr>
        <w:spacing w:line="240" w:lineRule="auto"/>
        <w:rPr>
          <w:rFonts w:ascii="Times New Roman" w:hAnsi="Times New Roman"/>
        </w:rPr>
      </w:pPr>
      <w:hyperlink r:id="rId263" w:tgtFrame="_blank" w:history="1">
        <w:r>
          <w:rPr>
            <w:rStyle w:val="Hyperlink"/>
            <w:rFonts w:ascii="Verdana" w:hAnsi="Verdana"/>
            <w:b/>
            <w:bCs/>
            <w:color w:val="FFFFFF"/>
            <w:sz w:val="20"/>
            <w:szCs w:val="20"/>
            <w:shd w:val="clear" w:color="auto" w:fill="4CAF50"/>
          </w:rPr>
          <w:t>Test it Now</w:t>
        </w:r>
      </w:hyperlink>
    </w:p>
    <w:p w14:paraId="65421A4A" w14:textId="77777777" w:rsidR="005C5D71" w:rsidRDefault="005C5D71" w:rsidP="005C5D71">
      <w:pPr>
        <w:pStyle w:val="NormalWeb"/>
        <w:shd w:val="clear" w:color="auto" w:fill="FFFFFF"/>
        <w:jc w:val="both"/>
        <w:rPr>
          <w:rFonts w:ascii="inter-regular" w:hAnsi="inter-regular"/>
          <w:color w:val="333333"/>
        </w:rPr>
      </w:pPr>
      <w:r>
        <w:rPr>
          <w:rStyle w:val="Strong"/>
          <w:rFonts w:ascii="Segoe UI" w:hAnsi="Segoe UI" w:cs="Segoe UI"/>
          <w:color w:val="333333"/>
        </w:rPr>
        <w:t>Output:</w:t>
      </w:r>
    </w:p>
    <w:p w14:paraId="33F77B86" w14:textId="77777777" w:rsidR="005C5D71" w:rsidRDefault="005C5D71" w:rsidP="005C5D71">
      <w:pPr>
        <w:pStyle w:val="HTMLPreformatted"/>
        <w:shd w:val="clear" w:color="auto" w:fill="EEEEEE"/>
        <w:jc w:val="both"/>
        <w:rPr>
          <w:color w:val="535559"/>
        </w:rPr>
      </w:pPr>
      <w:r>
        <w:rPr>
          <w:color w:val="535559"/>
        </w:rPr>
        <w:t>Ajay</w:t>
      </w:r>
    </w:p>
    <w:p w14:paraId="384A9A13" w14:textId="77777777" w:rsidR="005C5D71" w:rsidRDefault="005C5D71" w:rsidP="005C5D71">
      <w:pPr>
        <w:pStyle w:val="HTMLPreformatted"/>
        <w:shd w:val="clear" w:color="auto" w:fill="EEEEEE"/>
        <w:jc w:val="both"/>
        <w:rPr>
          <w:color w:val="535559"/>
        </w:rPr>
      </w:pPr>
      <w:r>
        <w:rPr>
          <w:color w:val="535559"/>
        </w:rPr>
        <w:t>Ravi</w:t>
      </w:r>
    </w:p>
    <w:p w14:paraId="21058EF0" w14:textId="77777777" w:rsidR="005C5D71" w:rsidRDefault="005C5D71" w:rsidP="005C5D71">
      <w:pPr>
        <w:pStyle w:val="HTMLPreformatted"/>
        <w:shd w:val="clear" w:color="auto" w:fill="EEEEEE"/>
        <w:jc w:val="both"/>
        <w:rPr>
          <w:color w:val="535559"/>
        </w:rPr>
      </w:pPr>
      <w:r>
        <w:rPr>
          <w:color w:val="535559"/>
        </w:rPr>
        <w:t>Vijay</w:t>
      </w:r>
    </w:p>
    <w:p w14:paraId="6D496454" w14:textId="77777777" w:rsidR="005C5D71" w:rsidRDefault="005C5D71" w:rsidP="005C5D71">
      <w:pPr>
        <w:pStyle w:val="Heading3"/>
        <w:shd w:val="clear" w:color="auto" w:fill="FFFFFF"/>
        <w:spacing w:line="312" w:lineRule="atLeast"/>
        <w:jc w:val="both"/>
        <w:rPr>
          <w:rFonts w:ascii="Helvetica" w:hAnsi="Helvetica"/>
          <w:color w:val="610B4B"/>
          <w:sz w:val="32"/>
          <w:szCs w:val="32"/>
        </w:rPr>
      </w:pPr>
      <w:r>
        <w:rPr>
          <w:rFonts w:ascii="Helvetica" w:hAnsi="Helvetica"/>
          <w:b/>
          <w:bCs/>
          <w:color w:val="610B4B"/>
          <w:sz w:val="32"/>
          <w:szCs w:val="32"/>
        </w:rPr>
        <w:t>Java TreeSet Example 2:</w:t>
      </w:r>
    </w:p>
    <w:p w14:paraId="339ACDDF" w14:textId="77777777" w:rsidR="005C5D71" w:rsidRDefault="005C5D71" w:rsidP="005C5D71">
      <w:pPr>
        <w:pStyle w:val="NormalWeb"/>
        <w:shd w:val="clear" w:color="auto" w:fill="FFFFFF"/>
        <w:jc w:val="both"/>
        <w:rPr>
          <w:rFonts w:ascii="inter-regular" w:hAnsi="inter-regular"/>
          <w:color w:val="333333"/>
        </w:rPr>
      </w:pPr>
      <w:r>
        <w:rPr>
          <w:rFonts w:ascii="inter-regular" w:hAnsi="inter-regular"/>
          <w:color w:val="333333"/>
        </w:rPr>
        <w:t>Let's see an example of traversing elements in descending order.</w:t>
      </w:r>
    </w:p>
    <w:p w14:paraId="54D8B874" w14:textId="77777777" w:rsidR="005C5D71" w:rsidRDefault="005C5D71" w:rsidP="005C5D71">
      <w:pPr>
        <w:pStyle w:val="NormalWeb"/>
        <w:shd w:val="clear" w:color="auto" w:fill="FFFFFF"/>
        <w:jc w:val="both"/>
        <w:rPr>
          <w:rFonts w:ascii="inter-regular" w:hAnsi="inter-regular"/>
          <w:color w:val="333333"/>
        </w:rPr>
      </w:pPr>
      <w:r>
        <w:rPr>
          <w:rStyle w:val="Strong"/>
          <w:rFonts w:ascii="Segoe UI" w:hAnsi="Segoe UI" w:cs="Segoe UI"/>
          <w:color w:val="333333"/>
        </w:rPr>
        <w:t>FileName:</w:t>
      </w:r>
      <w:r>
        <w:rPr>
          <w:rFonts w:ascii="inter-regular" w:hAnsi="inter-regular"/>
          <w:color w:val="333333"/>
        </w:rPr>
        <w:t> TreeSet2.java</w:t>
      </w:r>
    </w:p>
    <w:p w14:paraId="19292F2E" w14:textId="77777777" w:rsidR="005C5D71" w:rsidRDefault="005C5D71" w:rsidP="005C5D71">
      <w:pPr>
        <w:pStyle w:val="alt"/>
        <w:numPr>
          <w:ilvl w:val="0"/>
          <w:numId w:val="301"/>
        </w:numPr>
        <w:spacing w:before="0" w:beforeAutospacing="0" w:after="0" w:afterAutospacing="0" w:line="375" w:lineRule="atLeast"/>
        <w:jc w:val="both"/>
        <w:rPr>
          <w:rFonts w:ascii="inter-regular" w:hAnsi="inter-regular"/>
          <w:color w:val="000000"/>
        </w:rPr>
      </w:pPr>
      <w:r>
        <w:rPr>
          <w:rStyle w:val="keyword"/>
          <w:rFonts w:ascii="inter-regular" w:hAnsi="inter-regular"/>
          <w:b/>
          <w:bCs/>
          <w:color w:val="006699"/>
          <w:bdr w:val="none" w:sz="0" w:space="0" w:color="auto" w:frame="1"/>
        </w:rPr>
        <w:t>import</w:t>
      </w:r>
      <w:r>
        <w:rPr>
          <w:rFonts w:ascii="inter-regular" w:hAnsi="inter-regular"/>
          <w:color w:val="000000"/>
          <w:bdr w:val="none" w:sz="0" w:space="0" w:color="auto" w:frame="1"/>
        </w:rPr>
        <w:t> java.util.*;  </w:t>
      </w:r>
    </w:p>
    <w:p w14:paraId="5C03C6E9" w14:textId="77777777" w:rsidR="005C5D71" w:rsidRDefault="005C5D71" w:rsidP="005C5D71">
      <w:pPr>
        <w:numPr>
          <w:ilvl w:val="0"/>
          <w:numId w:val="301"/>
        </w:numPr>
        <w:spacing w:after="0" w:line="375" w:lineRule="atLeast"/>
        <w:jc w:val="both"/>
        <w:rPr>
          <w:rFonts w:ascii="inter-regular" w:hAnsi="inter-regular"/>
          <w:color w:val="000000"/>
        </w:rPr>
      </w:pPr>
      <w:r>
        <w:rPr>
          <w:rStyle w:val="keyword"/>
          <w:rFonts w:ascii="inter-regular" w:hAnsi="inter-regular"/>
          <w:b/>
          <w:bCs/>
          <w:color w:val="006699"/>
          <w:bdr w:val="none" w:sz="0" w:space="0" w:color="auto" w:frame="1"/>
        </w:rPr>
        <w:t>class</w:t>
      </w:r>
      <w:r>
        <w:rPr>
          <w:rFonts w:ascii="inter-regular" w:hAnsi="inter-regular"/>
          <w:color w:val="000000"/>
          <w:bdr w:val="none" w:sz="0" w:space="0" w:color="auto" w:frame="1"/>
        </w:rPr>
        <w:t> TreeSet2{  </w:t>
      </w:r>
    </w:p>
    <w:p w14:paraId="17F2B243" w14:textId="77777777" w:rsidR="005C5D71" w:rsidRDefault="005C5D71" w:rsidP="005C5D71">
      <w:pPr>
        <w:pStyle w:val="alt"/>
        <w:numPr>
          <w:ilvl w:val="0"/>
          <w:numId w:val="301"/>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public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static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void</w:t>
      </w:r>
      <w:r>
        <w:rPr>
          <w:rFonts w:ascii="inter-regular" w:hAnsi="inter-regular"/>
          <w:color w:val="000000"/>
          <w:bdr w:val="none" w:sz="0" w:space="0" w:color="auto" w:frame="1"/>
        </w:rPr>
        <w:t> main(String args[]){  </w:t>
      </w:r>
    </w:p>
    <w:p w14:paraId="54AD711B" w14:textId="77777777" w:rsidR="005C5D71" w:rsidRDefault="005C5D71" w:rsidP="005C5D71">
      <w:pPr>
        <w:numPr>
          <w:ilvl w:val="0"/>
          <w:numId w:val="301"/>
        </w:numPr>
        <w:spacing w:after="0" w:line="375" w:lineRule="atLeast"/>
        <w:jc w:val="both"/>
        <w:rPr>
          <w:rFonts w:ascii="inter-regular" w:hAnsi="inter-regular"/>
          <w:color w:val="000000"/>
        </w:rPr>
      </w:pPr>
      <w:r>
        <w:rPr>
          <w:rFonts w:ascii="inter-regular" w:hAnsi="inter-regular"/>
          <w:color w:val="000000"/>
          <w:bdr w:val="none" w:sz="0" w:space="0" w:color="auto" w:frame="1"/>
        </w:rPr>
        <w:t> TreeSet&lt;String&gt; set=</w:t>
      </w:r>
      <w:r>
        <w:rPr>
          <w:rStyle w:val="keyword"/>
          <w:rFonts w:ascii="inter-regular" w:hAnsi="inter-regular"/>
          <w:b/>
          <w:bCs/>
          <w:color w:val="006699"/>
          <w:bdr w:val="none" w:sz="0" w:space="0" w:color="auto" w:frame="1"/>
        </w:rPr>
        <w:t>new</w:t>
      </w:r>
      <w:r>
        <w:rPr>
          <w:rFonts w:ascii="inter-regular" w:hAnsi="inter-regular"/>
          <w:color w:val="000000"/>
          <w:bdr w:val="none" w:sz="0" w:space="0" w:color="auto" w:frame="1"/>
        </w:rPr>
        <w:t> TreeSet&lt;String&gt;();  </w:t>
      </w:r>
    </w:p>
    <w:p w14:paraId="1CD8FE90" w14:textId="77777777" w:rsidR="005C5D71" w:rsidRDefault="005C5D71" w:rsidP="005C5D71">
      <w:pPr>
        <w:pStyle w:val="alt"/>
        <w:numPr>
          <w:ilvl w:val="0"/>
          <w:numId w:val="301"/>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set.add(</w:t>
      </w:r>
      <w:r>
        <w:rPr>
          <w:rStyle w:val="string"/>
          <w:rFonts w:ascii="inter-regular" w:hAnsi="inter-regular"/>
          <w:color w:val="0000FF"/>
          <w:bdr w:val="none" w:sz="0" w:space="0" w:color="auto" w:frame="1"/>
        </w:rPr>
        <w:t>"Ravi"</w:t>
      </w:r>
      <w:r>
        <w:rPr>
          <w:rFonts w:ascii="inter-regular" w:hAnsi="inter-regular"/>
          <w:color w:val="000000"/>
          <w:bdr w:val="none" w:sz="0" w:space="0" w:color="auto" w:frame="1"/>
        </w:rPr>
        <w:t>);  </w:t>
      </w:r>
    </w:p>
    <w:p w14:paraId="4BAAA76A" w14:textId="77777777" w:rsidR="005C5D71" w:rsidRDefault="005C5D71" w:rsidP="005C5D71">
      <w:pPr>
        <w:numPr>
          <w:ilvl w:val="0"/>
          <w:numId w:val="301"/>
        </w:numPr>
        <w:spacing w:after="0" w:line="375" w:lineRule="atLeast"/>
        <w:jc w:val="both"/>
        <w:rPr>
          <w:rFonts w:ascii="inter-regular" w:hAnsi="inter-regular"/>
          <w:color w:val="000000"/>
        </w:rPr>
      </w:pPr>
      <w:r>
        <w:rPr>
          <w:rFonts w:ascii="inter-regular" w:hAnsi="inter-regular"/>
          <w:color w:val="000000"/>
          <w:bdr w:val="none" w:sz="0" w:space="0" w:color="auto" w:frame="1"/>
        </w:rPr>
        <w:t>         set.add(</w:t>
      </w:r>
      <w:r>
        <w:rPr>
          <w:rStyle w:val="string"/>
          <w:rFonts w:ascii="inter-regular" w:hAnsi="inter-regular"/>
          <w:color w:val="0000FF"/>
          <w:bdr w:val="none" w:sz="0" w:space="0" w:color="auto" w:frame="1"/>
        </w:rPr>
        <w:t>"Vijay"</w:t>
      </w:r>
      <w:r>
        <w:rPr>
          <w:rFonts w:ascii="inter-regular" w:hAnsi="inter-regular"/>
          <w:color w:val="000000"/>
          <w:bdr w:val="none" w:sz="0" w:space="0" w:color="auto" w:frame="1"/>
        </w:rPr>
        <w:t>);  </w:t>
      </w:r>
    </w:p>
    <w:p w14:paraId="6CE563D3" w14:textId="77777777" w:rsidR="005C5D71" w:rsidRDefault="005C5D71" w:rsidP="005C5D71">
      <w:pPr>
        <w:pStyle w:val="alt"/>
        <w:numPr>
          <w:ilvl w:val="0"/>
          <w:numId w:val="301"/>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set.add(</w:t>
      </w:r>
      <w:r>
        <w:rPr>
          <w:rStyle w:val="string"/>
          <w:rFonts w:ascii="inter-regular" w:hAnsi="inter-regular"/>
          <w:color w:val="0000FF"/>
          <w:bdr w:val="none" w:sz="0" w:space="0" w:color="auto" w:frame="1"/>
        </w:rPr>
        <w:t>"Ajay"</w:t>
      </w:r>
      <w:r>
        <w:rPr>
          <w:rFonts w:ascii="inter-regular" w:hAnsi="inter-regular"/>
          <w:color w:val="000000"/>
          <w:bdr w:val="none" w:sz="0" w:space="0" w:color="auto" w:frame="1"/>
        </w:rPr>
        <w:t>);  </w:t>
      </w:r>
    </w:p>
    <w:p w14:paraId="37337915" w14:textId="77777777" w:rsidR="005C5D71" w:rsidRDefault="005C5D71" w:rsidP="005C5D71">
      <w:pPr>
        <w:numPr>
          <w:ilvl w:val="0"/>
          <w:numId w:val="301"/>
        </w:numPr>
        <w:spacing w:after="0" w:line="375" w:lineRule="atLeast"/>
        <w:jc w:val="both"/>
        <w:rPr>
          <w:rFonts w:ascii="inter-regular" w:hAnsi="inter-regular"/>
          <w:color w:val="000000"/>
        </w:rPr>
      </w:pPr>
      <w:r>
        <w:rPr>
          <w:rFonts w:ascii="inter-regular" w:hAnsi="inter-regular"/>
          <w:color w:val="000000"/>
          <w:bdr w:val="none" w:sz="0" w:space="0" w:color="auto" w:frame="1"/>
        </w:rPr>
        <w:t>         System.out.println(</w:t>
      </w:r>
      <w:r>
        <w:rPr>
          <w:rStyle w:val="string"/>
          <w:rFonts w:ascii="inter-regular" w:hAnsi="inter-regular"/>
          <w:color w:val="0000FF"/>
          <w:bdr w:val="none" w:sz="0" w:space="0" w:color="auto" w:frame="1"/>
        </w:rPr>
        <w:t>"Traversing element through Iterator in descending order"</w:t>
      </w:r>
      <w:r>
        <w:rPr>
          <w:rFonts w:ascii="inter-regular" w:hAnsi="inter-regular"/>
          <w:color w:val="000000"/>
          <w:bdr w:val="none" w:sz="0" w:space="0" w:color="auto" w:frame="1"/>
        </w:rPr>
        <w:t>);  </w:t>
      </w:r>
    </w:p>
    <w:p w14:paraId="4CB8F5F7" w14:textId="77777777" w:rsidR="005C5D71" w:rsidRDefault="005C5D71" w:rsidP="005C5D71">
      <w:pPr>
        <w:pStyle w:val="alt"/>
        <w:numPr>
          <w:ilvl w:val="0"/>
          <w:numId w:val="301"/>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Iterator i=set.descendingIterator();  </w:t>
      </w:r>
    </w:p>
    <w:p w14:paraId="6EC0EEAD" w14:textId="77777777" w:rsidR="005C5D71" w:rsidRDefault="005C5D71" w:rsidP="005C5D71">
      <w:pPr>
        <w:numPr>
          <w:ilvl w:val="0"/>
          <w:numId w:val="301"/>
        </w:numPr>
        <w:spacing w:after="0" w:line="375" w:lineRule="atLeast"/>
        <w:jc w:val="both"/>
        <w:rPr>
          <w:rFonts w:ascii="inter-regular" w:hAnsi="inter-regular"/>
          <w:color w:val="000000"/>
        </w:rPr>
      </w:pP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while</w:t>
      </w:r>
      <w:r>
        <w:rPr>
          <w:rFonts w:ascii="inter-regular" w:hAnsi="inter-regular"/>
          <w:color w:val="000000"/>
          <w:bdr w:val="none" w:sz="0" w:space="0" w:color="auto" w:frame="1"/>
        </w:rPr>
        <w:t>(i.hasNext())  </w:t>
      </w:r>
    </w:p>
    <w:p w14:paraId="7A915CE7" w14:textId="77777777" w:rsidR="005C5D71" w:rsidRDefault="005C5D71" w:rsidP="005C5D71">
      <w:pPr>
        <w:pStyle w:val="alt"/>
        <w:numPr>
          <w:ilvl w:val="0"/>
          <w:numId w:val="301"/>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  </w:t>
      </w:r>
    </w:p>
    <w:p w14:paraId="35A60613" w14:textId="77777777" w:rsidR="005C5D71" w:rsidRDefault="005C5D71" w:rsidP="005C5D71">
      <w:pPr>
        <w:numPr>
          <w:ilvl w:val="0"/>
          <w:numId w:val="301"/>
        </w:numPr>
        <w:spacing w:after="0" w:line="375" w:lineRule="atLeast"/>
        <w:jc w:val="both"/>
        <w:rPr>
          <w:rFonts w:ascii="inter-regular" w:hAnsi="inter-regular"/>
          <w:color w:val="000000"/>
        </w:rPr>
      </w:pPr>
      <w:r>
        <w:rPr>
          <w:rFonts w:ascii="inter-regular" w:hAnsi="inter-regular"/>
          <w:color w:val="000000"/>
          <w:bdr w:val="none" w:sz="0" w:space="0" w:color="auto" w:frame="1"/>
        </w:rPr>
        <w:t>             System.out.println(i.next());  </w:t>
      </w:r>
    </w:p>
    <w:p w14:paraId="3D43DFFE" w14:textId="77777777" w:rsidR="005C5D71" w:rsidRDefault="005C5D71" w:rsidP="005C5D71">
      <w:pPr>
        <w:pStyle w:val="alt"/>
        <w:numPr>
          <w:ilvl w:val="0"/>
          <w:numId w:val="301"/>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lastRenderedPageBreak/>
        <w:t>         }  </w:t>
      </w:r>
    </w:p>
    <w:p w14:paraId="6FF4EBFC" w14:textId="77777777" w:rsidR="005C5D71" w:rsidRDefault="005C5D71" w:rsidP="005C5D71">
      <w:pPr>
        <w:numPr>
          <w:ilvl w:val="0"/>
          <w:numId w:val="301"/>
        </w:numPr>
        <w:spacing w:after="0" w:line="375" w:lineRule="atLeast"/>
        <w:jc w:val="both"/>
        <w:rPr>
          <w:rFonts w:ascii="inter-regular" w:hAnsi="inter-regular"/>
          <w:color w:val="000000"/>
        </w:rPr>
      </w:pPr>
      <w:r>
        <w:rPr>
          <w:rFonts w:ascii="inter-regular" w:hAnsi="inter-regular"/>
          <w:color w:val="000000"/>
          <w:bdr w:val="none" w:sz="0" w:space="0" w:color="auto" w:frame="1"/>
        </w:rPr>
        <w:t>           </w:t>
      </w:r>
    </w:p>
    <w:p w14:paraId="220E2526" w14:textId="77777777" w:rsidR="005C5D71" w:rsidRDefault="005C5D71" w:rsidP="005C5D71">
      <w:pPr>
        <w:pStyle w:val="alt"/>
        <w:numPr>
          <w:ilvl w:val="0"/>
          <w:numId w:val="301"/>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  </w:t>
      </w:r>
    </w:p>
    <w:p w14:paraId="13B3ED5D" w14:textId="77777777" w:rsidR="005C5D71" w:rsidRDefault="005C5D71" w:rsidP="005C5D71">
      <w:pPr>
        <w:numPr>
          <w:ilvl w:val="0"/>
          <w:numId w:val="301"/>
        </w:numPr>
        <w:spacing w:after="0" w:line="375" w:lineRule="atLeast"/>
        <w:jc w:val="both"/>
        <w:rPr>
          <w:rFonts w:ascii="inter-regular" w:hAnsi="inter-regular"/>
          <w:color w:val="000000"/>
        </w:rPr>
      </w:pPr>
      <w:r>
        <w:rPr>
          <w:rFonts w:ascii="inter-regular" w:hAnsi="inter-regular"/>
          <w:color w:val="000000"/>
          <w:bdr w:val="none" w:sz="0" w:space="0" w:color="auto" w:frame="1"/>
        </w:rPr>
        <w:t>}  </w:t>
      </w:r>
    </w:p>
    <w:p w14:paraId="78A5B1FE" w14:textId="77777777" w:rsidR="005C5D71" w:rsidRDefault="005C5D71" w:rsidP="005C5D71">
      <w:pPr>
        <w:spacing w:line="240" w:lineRule="auto"/>
        <w:rPr>
          <w:rFonts w:ascii="Times New Roman" w:hAnsi="Times New Roman"/>
        </w:rPr>
      </w:pPr>
      <w:hyperlink r:id="rId264" w:tgtFrame="_blank" w:history="1">
        <w:r>
          <w:rPr>
            <w:rStyle w:val="Hyperlink"/>
            <w:rFonts w:ascii="Verdana" w:hAnsi="Verdana"/>
            <w:b/>
            <w:bCs/>
            <w:color w:val="FFFFFF"/>
            <w:sz w:val="20"/>
            <w:szCs w:val="20"/>
            <w:shd w:val="clear" w:color="auto" w:fill="4CAF50"/>
          </w:rPr>
          <w:t>Test it Now</w:t>
        </w:r>
      </w:hyperlink>
    </w:p>
    <w:p w14:paraId="07AA59BC" w14:textId="77777777" w:rsidR="005C5D71" w:rsidRDefault="005C5D71" w:rsidP="005C5D71">
      <w:pPr>
        <w:pStyle w:val="NormalWeb"/>
        <w:shd w:val="clear" w:color="auto" w:fill="FFFFFF"/>
        <w:jc w:val="both"/>
        <w:rPr>
          <w:rFonts w:ascii="inter-regular" w:hAnsi="inter-regular"/>
          <w:color w:val="333333"/>
        </w:rPr>
      </w:pPr>
      <w:r>
        <w:rPr>
          <w:rStyle w:val="Strong"/>
          <w:rFonts w:ascii="Segoe UI" w:hAnsi="Segoe UI" w:cs="Segoe UI"/>
          <w:color w:val="333333"/>
        </w:rPr>
        <w:t>Output:</w:t>
      </w:r>
    </w:p>
    <w:p w14:paraId="2D412989" w14:textId="77777777" w:rsidR="005C5D71" w:rsidRDefault="005C5D71" w:rsidP="005C5D71">
      <w:pPr>
        <w:pStyle w:val="HTMLPreformatted"/>
        <w:shd w:val="clear" w:color="auto" w:fill="EEEEEE"/>
        <w:jc w:val="both"/>
        <w:rPr>
          <w:color w:val="535559"/>
        </w:rPr>
      </w:pPr>
      <w:r>
        <w:rPr>
          <w:color w:val="535559"/>
        </w:rPr>
        <w:t>Traversing element through Iterator in descending order</w:t>
      </w:r>
    </w:p>
    <w:p w14:paraId="37E33500" w14:textId="77777777" w:rsidR="005C5D71" w:rsidRDefault="005C5D71" w:rsidP="005C5D71">
      <w:pPr>
        <w:pStyle w:val="HTMLPreformatted"/>
        <w:shd w:val="clear" w:color="auto" w:fill="EEEEEE"/>
        <w:jc w:val="both"/>
        <w:rPr>
          <w:color w:val="535559"/>
        </w:rPr>
      </w:pPr>
      <w:r>
        <w:rPr>
          <w:color w:val="535559"/>
        </w:rPr>
        <w:t>Vijay</w:t>
      </w:r>
    </w:p>
    <w:p w14:paraId="22751EBD" w14:textId="77777777" w:rsidR="005C5D71" w:rsidRDefault="005C5D71" w:rsidP="005C5D71">
      <w:pPr>
        <w:pStyle w:val="HTMLPreformatted"/>
        <w:shd w:val="clear" w:color="auto" w:fill="EEEEEE"/>
        <w:jc w:val="both"/>
        <w:rPr>
          <w:color w:val="535559"/>
        </w:rPr>
      </w:pPr>
      <w:r>
        <w:rPr>
          <w:color w:val="535559"/>
        </w:rPr>
        <w:t>Ravi</w:t>
      </w:r>
    </w:p>
    <w:p w14:paraId="0228F50E" w14:textId="77777777" w:rsidR="005C5D71" w:rsidRDefault="005C5D71" w:rsidP="005C5D71">
      <w:pPr>
        <w:pStyle w:val="HTMLPreformatted"/>
        <w:shd w:val="clear" w:color="auto" w:fill="EEEEEE"/>
        <w:jc w:val="both"/>
        <w:rPr>
          <w:color w:val="535559"/>
        </w:rPr>
      </w:pPr>
      <w:r>
        <w:rPr>
          <w:color w:val="535559"/>
        </w:rPr>
        <w:t>Ajay</w:t>
      </w:r>
    </w:p>
    <w:p w14:paraId="784DDCFE" w14:textId="77777777" w:rsidR="005C5D71" w:rsidRDefault="005C5D71" w:rsidP="005C5D71">
      <w:pPr>
        <w:pStyle w:val="HTMLPreformatted"/>
        <w:shd w:val="clear" w:color="auto" w:fill="EEEEEE"/>
        <w:jc w:val="both"/>
        <w:rPr>
          <w:color w:val="535559"/>
        </w:rPr>
      </w:pPr>
      <w:r>
        <w:rPr>
          <w:color w:val="535559"/>
        </w:rPr>
        <w:t>Traversing element through NavigableSet in descending order</w:t>
      </w:r>
    </w:p>
    <w:p w14:paraId="5E240458" w14:textId="77777777" w:rsidR="005C5D71" w:rsidRDefault="005C5D71" w:rsidP="005C5D71">
      <w:pPr>
        <w:pStyle w:val="HTMLPreformatted"/>
        <w:shd w:val="clear" w:color="auto" w:fill="EEEEEE"/>
        <w:jc w:val="both"/>
        <w:rPr>
          <w:color w:val="535559"/>
        </w:rPr>
      </w:pPr>
      <w:r>
        <w:rPr>
          <w:color w:val="535559"/>
        </w:rPr>
        <w:t>Vijay</w:t>
      </w:r>
    </w:p>
    <w:p w14:paraId="26C78F7E" w14:textId="77777777" w:rsidR="005C5D71" w:rsidRDefault="005C5D71" w:rsidP="005C5D71">
      <w:pPr>
        <w:pStyle w:val="HTMLPreformatted"/>
        <w:shd w:val="clear" w:color="auto" w:fill="EEEEEE"/>
        <w:jc w:val="both"/>
        <w:rPr>
          <w:color w:val="535559"/>
        </w:rPr>
      </w:pPr>
      <w:r>
        <w:rPr>
          <w:color w:val="535559"/>
        </w:rPr>
        <w:t>Ravi</w:t>
      </w:r>
    </w:p>
    <w:p w14:paraId="50D8A159" w14:textId="77777777" w:rsidR="005C5D71" w:rsidRDefault="005C5D71" w:rsidP="005C5D71">
      <w:pPr>
        <w:pStyle w:val="HTMLPreformatted"/>
        <w:shd w:val="clear" w:color="auto" w:fill="EEEEEE"/>
        <w:jc w:val="both"/>
        <w:rPr>
          <w:color w:val="535559"/>
        </w:rPr>
      </w:pPr>
      <w:r>
        <w:rPr>
          <w:color w:val="535559"/>
        </w:rPr>
        <w:t>Ajay</w:t>
      </w:r>
    </w:p>
    <w:p w14:paraId="21B2C59A" w14:textId="77777777" w:rsidR="005C5D71" w:rsidRDefault="005C5D71" w:rsidP="005C5D71">
      <w:pPr>
        <w:pStyle w:val="Heading3"/>
        <w:shd w:val="clear" w:color="auto" w:fill="FFFFFF"/>
        <w:spacing w:line="312" w:lineRule="atLeast"/>
        <w:jc w:val="both"/>
        <w:rPr>
          <w:rFonts w:ascii="Helvetica" w:hAnsi="Helvetica"/>
          <w:color w:val="610B4B"/>
          <w:sz w:val="32"/>
          <w:szCs w:val="32"/>
        </w:rPr>
      </w:pPr>
      <w:r>
        <w:rPr>
          <w:rFonts w:ascii="Helvetica" w:hAnsi="Helvetica"/>
          <w:b/>
          <w:bCs/>
          <w:color w:val="610B4B"/>
          <w:sz w:val="32"/>
          <w:szCs w:val="32"/>
        </w:rPr>
        <w:t>Java TreeSet Example 3:</w:t>
      </w:r>
    </w:p>
    <w:p w14:paraId="6253587F" w14:textId="77777777" w:rsidR="005C5D71" w:rsidRDefault="005C5D71" w:rsidP="005C5D71">
      <w:pPr>
        <w:pStyle w:val="NormalWeb"/>
        <w:shd w:val="clear" w:color="auto" w:fill="FFFFFF"/>
        <w:jc w:val="both"/>
        <w:rPr>
          <w:rFonts w:ascii="inter-regular" w:hAnsi="inter-regular"/>
          <w:color w:val="333333"/>
        </w:rPr>
      </w:pPr>
      <w:r>
        <w:rPr>
          <w:rFonts w:ascii="inter-regular" w:hAnsi="inter-regular"/>
          <w:color w:val="333333"/>
        </w:rPr>
        <w:t>Let's see an example to retrieve and remove the highest and lowest Value.</w:t>
      </w:r>
    </w:p>
    <w:p w14:paraId="3276D8C7" w14:textId="77777777" w:rsidR="005C5D71" w:rsidRDefault="005C5D71" w:rsidP="005C5D71">
      <w:pPr>
        <w:pStyle w:val="NormalWeb"/>
        <w:shd w:val="clear" w:color="auto" w:fill="FFFFFF"/>
        <w:jc w:val="both"/>
        <w:rPr>
          <w:rFonts w:ascii="inter-regular" w:hAnsi="inter-regular"/>
          <w:color w:val="333333"/>
        </w:rPr>
      </w:pPr>
      <w:r>
        <w:rPr>
          <w:rStyle w:val="Strong"/>
          <w:rFonts w:ascii="Segoe UI" w:hAnsi="Segoe UI" w:cs="Segoe UI"/>
          <w:color w:val="333333"/>
        </w:rPr>
        <w:t>FileName:</w:t>
      </w:r>
      <w:r>
        <w:rPr>
          <w:rFonts w:ascii="inter-regular" w:hAnsi="inter-regular"/>
          <w:color w:val="333333"/>
        </w:rPr>
        <w:t> TreeSet3.java</w:t>
      </w:r>
    </w:p>
    <w:p w14:paraId="14671F90" w14:textId="77777777" w:rsidR="005C5D71" w:rsidRDefault="005C5D71" w:rsidP="005C5D71">
      <w:pPr>
        <w:pStyle w:val="alt"/>
        <w:numPr>
          <w:ilvl w:val="0"/>
          <w:numId w:val="302"/>
        </w:numPr>
        <w:spacing w:before="0" w:beforeAutospacing="0" w:after="0" w:afterAutospacing="0" w:line="375" w:lineRule="atLeast"/>
        <w:jc w:val="both"/>
        <w:rPr>
          <w:rFonts w:ascii="inter-regular" w:hAnsi="inter-regular"/>
          <w:color w:val="000000"/>
        </w:rPr>
      </w:pPr>
      <w:r>
        <w:rPr>
          <w:rStyle w:val="keyword"/>
          <w:rFonts w:ascii="inter-regular" w:hAnsi="inter-regular"/>
          <w:b/>
          <w:bCs/>
          <w:color w:val="006699"/>
          <w:bdr w:val="none" w:sz="0" w:space="0" w:color="auto" w:frame="1"/>
        </w:rPr>
        <w:t>import</w:t>
      </w:r>
      <w:r>
        <w:rPr>
          <w:rFonts w:ascii="inter-regular" w:hAnsi="inter-regular"/>
          <w:color w:val="000000"/>
          <w:bdr w:val="none" w:sz="0" w:space="0" w:color="auto" w:frame="1"/>
        </w:rPr>
        <w:t> java.util.*;    </w:t>
      </w:r>
    </w:p>
    <w:p w14:paraId="5332A5E9" w14:textId="77777777" w:rsidR="005C5D71" w:rsidRDefault="005C5D71" w:rsidP="005C5D71">
      <w:pPr>
        <w:numPr>
          <w:ilvl w:val="0"/>
          <w:numId w:val="302"/>
        </w:numPr>
        <w:spacing w:after="0" w:line="375" w:lineRule="atLeast"/>
        <w:jc w:val="both"/>
        <w:rPr>
          <w:rFonts w:ascii="inter-regular" w:hAnsi="inter-regular"/>
          <w:color w:val="000000"/>
        </w:rPr>
      </w:pPr>
      <w:r>
        <w:rPr>
          <w:rStyle w:val="keyword"/>
          <w:rFonts w:ascii="inter-regular" w:hAnsi="inter-regular"/>
          <w:b/>
          <w:bCs/>
          <w:color w:val="006699"/>
          <w:bdr w:val="none" w:sz="0" w:space="0" w:color="auto" w:frame="1"/>
        </w:rPr>
        <w:t>class</w:t>
      </w:r>
      <w:r>
        <w:rPr>
          <w:rFonts w:ascii="inter-regular" w:hAnsi="inter-regular"/>
          <w:color w:val="000000"/>
          <w:bdr w:val="none" w:sz="0" w:space="0" w:color="auto" w:frame="1"/>
        </w:rPr>
        <w:t> TreeSet3{    </w:t>
      </w:r>
    </w:p>
    <w:p w14:paraId="5913CA3D" w14:textId="77777777" w:rsidR="005C5D71" w:rsidRDefault="005C5D71" w:rsidP="005C5D71">
      <w:pPr>
        <w:pStyle w:val="alt"/>
        <w:numPr>
          <w:ilvl w:val="0"/>
          <w:numId w:val="302"/>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public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static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void</w:t>
      </w:r>
      <w:r>
        <w:rPr>
          <w:rFonts w:ascii="inter-regular" w:hAnsi="inter-regular"/>
          <w:color w:val="000000"/>
          <w:bdr w:val="none" w:sz="0" w:space="0" w:color="auto" w:frame="1"/>
        </w:rPr>
        <w:t> main(String args[]){    </w:t>
      </w:r>
    </w:p>
    <w:p w14:paraId="674263E5" w14:textId="77777777" w:rsidR="005C5D71" w:rsidRDefault="005C5D71" w:rsidP="005C5D71">
      <w:pPr>
        <w:numPr>
          <w:ilvl w:val="0"/>
          <w:numId w:val="302"/>
        </w:numPr>
        <w:spacing w:after="0" w:line="375" w:lineRule="atLeast"/>
        <w:jc w:val="both"/>
        <w:rPr>
          <w:rFonts w:ascii="inter-regular" w:hAnsi="inter-regular"/>
          <w:color w:val="000000"/>
        </w:rPr>
      </w:pPr>
      <w:r>
        <w:rPr>
          <w:rFonts w:ascii="inter-regular" w:hAnsi="inter-regular"/>
          <w:color w:val="000000"/>
          <w:bdr w:val="none" w:sz="0" w:space="0" w:color="auto" w:frame="1"/>
        </w:rPr>
        <w:t> TreeSet&lt;Integer&gt; set=</w:t>
      </w:r>
      <w:r>
        <w:rPr>
          <w:rStyle w:val="keyword"/>
          <w:rFonts w:ascii="inter-regular" w:hAnsi="inter-regular"/>
          <w:b/>
          <w:bCs/>
          <w:color w:val="006699"/>
          <w:bdr w:val="none" w:sz="0" w:space="0" w:color="auto" w:frame="1"/>
        </w:rPr>
        <w:t>new</w:t>
      </w:r>
      <w:r>
        <w:rPr>
          <w:rFonts w:ascii="inter-regular" w:hAnsi="inter-regular"/>
          <w:color w:val="000000"/>
          <w:bdr w:val="none" w:sz="0" w:space="0" w:color="auto" w:frame="1"/>
        </w:rPr>
        <w:t> TreeSet&lt;Integer&gt;();    </w:t>
      </w:r>
    </w:p>
    <w:p w14:paraId="78FF2AF2" w14:textId="77777777" w:rsidR="005C5D71" w:rsidRDefault="005C5D71" w:rsidP="005C5D71">
      <w:pPr>
        <w:pStyle w:val="alt"/>
        <w:numPr>
          <w:ilvl w:val="0"/>
          <w:numId w:val="302"/>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set.add(</w:t>
      </w:r>
      <w:r>
        <w:rPr>
          <w:rStyle w:val="number"/>
          <w:rFonts w:ascii="inter-regular" w:hAnsi="inter-regular"/>
          <w:color w:val="C00000"/>
          <w:bdr w:val="none" w:sz="0" w:space="0" w:color="auto" w:frame="1"/>
        </w:rPr>
        <w:t>24</w:t>
      </w:r>
      <w:r>
        <w:rPr>
          <w:rFonts w:ascii="inter-regular" w:hAnsi="inter-regular"/>
          <w:color w:val="000000"/>
          <w:bdr w:val="none" w:sz="0" w:space="0" w:color="auto" w:frame="1"/>
        </w:rPr>
        <w:t>);    </w:t>
      </w:r>
    </w:p>
    <w:p w14:paraId="701F6F30" w14:textId="77777777" w:rsidR="005C5D71" w:rsidRDefault="005C5D71" w:rsidP="005C5D71">
      <w:pPr>
        <w:numPr>
          <w:ilvl w:val="0"/>
          <w:numId w:val="302"/>
        </w:numPr>
        <w:spacing w:after="0" w:line="375" w:lineRule="atLeast"/>
        <w:jc w:val="both"/>
        <w:rPr>
          <w:rFonts w:ascii="inter-regular" w:hAnsi="inter-regular"/>
          <w:color w:val="000000"/>
        </w:rPr>
      </w:pPr>
      <w:r>
        <w:rPr>
          <w:rFonts w:ascii="inter-regular" w:hAnsi="inter-regular"/>
          <w:color w:val="000000"/>
          <w:bdr w:val="none" w:sz="0" w:space="0" w:color="auto" w:frame="1"/>
        </w:rPr>
        <w:t>         set.add(</w:t>
      </w:r>
      <w:r>
        <w:rPr>
          <w:rStyle w:val="number"/>
          <w:rFonts w:ascii="inter-regular" w:hAnsi="inter-regular"/>
          <w:color w:val="C00000"/>
          <w:bdr w:val="none" w:sz="0" w:space="0" w:color="auto" w:frame="1"/>
        </w:rPr>
        <w:t>66</w:t>
      </w:r>
      <w:r>
        <w:rPr>
          <w:rFonts w:ascii="inter-regular" w:hAnsi="inter-regular"/>
          <w:color w:val="000000"/>
          <w:bdr w:val="none" w:sz="0" w:space="0" w:color="auto" w:frame="1"/>
        </w:rPr>
        <w:t>);    </w:t>
      </w:r>
    </w:p>
    <w:p w14:paraId="00F96639" w14:textId="77777777" w:rsidR="005C5D71" w:rsidRDefault="005C5D71" w:rsidP="005C5D71">
      <w:pPr>
        <w:pStyle w:val="alt"/>
        <w:numPr>
          <w:ilvl w:val="0"/>
          <w:numId w:val="302"/>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set.add(</w:t>
      </w:r>
      <w:r>
        <w:rPr>
          <w:rStyle w:val="number"/>
          <w:rFonts w:ascii="inter-regular" w:hAnsi="inter-regular"/>
          <w:color w:val="C00000"/>
          <w:bdr w:val="none" w:sz="0" w:space="0" w:color="auto" w:frame="1"/>
        </w:rPr>
        <w:t>12</w:t>
      </w:r>
      <w:r>
        <w:rPr>
          <w:rFonts w:ascii="inter-regular" w:hAnsi="inter-regular"/>
          <w:color w:val="000000"/>
          <w:bdr w:val="none" w:sz="0" w:space="0" w:color="auto" w:frame="1"/>
        </w:rPr>
        <w:t>);    </w:t>
      </w:r>
    </w:p>
    <w:p w14:paraId="7AD34DD4" w14:textId="77777777" w:rsidR="005C5D71" w:rsidRDefault="005C5D71" w:rsidP="005C5D71">
      <w:pPr>
        <w:numPr>
          <w:ilvl w:val="0"/>
          <w:numId w:val="302"/>
        </w:numPr>
        <w:spacing w:after="0" w:line="375" w:lineRule="atLeast"/>
        <w:jc w:val="both"/>
        <w:rPr>
          <w:rFonts w:ascii="inter-regular" w:hAnsi="inter-regular"/>
          <w:color w:val="000000"/>
        </w:rPr>
      </w:pPr>
      <w:r>
        <w:rPr>
          <w:rFonts w:ascii="inter-regular" w:hAnsi="inter-regular"/>
          <w:color w:val="000000"/>
          <w:bdr w:val="none" w:sz="0" w:space="0" w:color="auto" w:frame="1"/>
        </w:rPr>
        <w:t>         set.add(</w:t>
      </w:r>
      <w:r>
        <w:rPr>
          <w:rStyle w:val="number"/>
          <w:rFonts w:ascii="inter-regular" w:hAnsi="inter-regular"/>
          <w:color w:val="C00000"/>
          <w:bdr w:val="none" w:sz="0" w:space="0" w:color="auto" w:frame="1"/>
        </w:rPr>
        <w:t>15</w:t>
      </w:r>
      <w:r>
        <w:rPr>
          <w:rFonts w:ascii="inter-regular" w:hAnsi="inter-regular"/>
          <w:color w:val="000000"/>
          <w:bdr w:val="none" w:sz="0" w:space="0" w:color="auto" w:frame="1"/>
        </w:rPr>
        <w:t>);    </w:t>
      </w:r>
    </w:p>
    <w:p w14:paraId="175DB5E8" w14:textId="77777777" w:rsidR="005C5D71" w:rsidRDefault="005C5D71" w:rsidP="005C5D71">
      <w:pPr>
        <w:pStyle w:val="alt"/>
        <w:numPr>
          <w:ilvl w:val="0"/>
          <w:numId w:val="302"/>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System.out.println(</w:t>
      </w:r>
      <w:r>
        <w:rPr>
          <w:rStyle w:val="string"/>
          <w:rFonts w:ascii="inter-regular" w:hAnsi="inter-regular"/>
          <w:color w:val="0000FF"/>
          <w:bdr w:val="none" w:sz="0" w:space="0" w:color="auto" w:frame="1"/>
        </w:rPr>
        <w:t>"Lowest Value: "</w:t>
      </w:r>
      <w:r>
        <w:rPr>
          <w:rFonts w:ascii="inter-regular" w:hAnsi="inter-regular"/>
          <w:color w:val="000000"/>
          <w:bdr w:val="none" w:sz="0" w:space="0" w:color="auto" w:frame="1"/>
        </w:rPr>
        <w:t>+set.pollFirst());    </w:t>
      </w:r>
    </w:p>
    <w:p w14:paraId="011835EA" w14:textId="77777777" w:rsidR="005C5D71" w:rsidRDefault="005C5D71" w:rsidP="005C5D71">
      <w:pPr>
        <w:numPr>
          <w:ilvl w:val="0"/>
          <w:numId w:val="302"/>
        </w:numPr>
        <w:spacing w:after="0" w:line="375" w:lineRule="atLeast"/>
        <w:jc w:val="both"/>
        <w:rPr>
          <w:rFonts w:ascii="inter-regular" w:hAnsi="inter-regular"/>
          <w:color w:val="000000"/>
        </w:rPr>
      </w:pPr>
      <w:r>
        <w:rPr>
          <w:rFonts w:ascii="inter-regular" w:hAnsi="inter-regular"/>
          <w:color w:val="000000"/>
          <w:bdr w:val="none" w:sz="0" w:space="0" w:color="auto" w:frame="1"/>
        </w:rPr>
        <w:t>         System.out.println(</w:t>
      </w:r>
      <w:r>
        <w:rPr>
          <w:rStyle w:val="string"/>
          <w:rFonts w:ascii="inter-regular" w:hAnsi="inter-regular"/>
          <w:color w:val="0000FF"/>
          <w:bdr w:val="none" w:sz="0" w:space="0" w:color="auto" w:frame="1"/>
        </w:rPr>
        <w:t>"Highest Value: "</w:t>
      </w:r>
      <w:r>
        <w:rPr>
          <w:rFonts w:ascii="inter-regular" w:hAnsi="inter-regular"/>
          <w:color w:val="000000"/>
          <w:bdr w:val="none" w:sz="0" w:space="0" w:color="auto" w:frame="1"/>
        </w:rPr>
        <w:t>+set.pollLast());    </w:t>
      </w:r>
    </w:p>
    <w:p w14:paraId="18D90111" w14:textId="77777777" w:rsidR="005C5D71" w:rsidRDefault="005C5D71" w:rsidP="005C5D71">
      <w:pPr>
        <w:pStyle w:val="alt"/>
        <w:numPr>
          <w:ilvl w:val="0"/>
          <w:numId w:val="302"/>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    </w:t>
      </w:r>
    </w:p>
    <w:p w14:paraId="580A9F59" w14:textId="77777777" w:rsidR="005C5D71" w:rsidRDefault="005C5D71" w:rsidP="005C5D71">
      <w:pPr>
        <w:numPr>
          <w:ilvl w:val="0"/>
          <w:numId w:val="302"/>
        </w:numPr>
        <w:spacing w:after="0" w:line="375" w:lineRule="atLeast"/>
        <w:jc w:val="both"/>
        <w:rPr>
          <w:rFonts w:ascii="inter-regular" w:hAnsi="inter-regular"/>
          <w:color w:val="000000"/>
        </w:rPr>
      </w:pPr>
      <w:r>
        <w:rPr>
          <w:rFonts w:ascii="inter-regular" w:hAnsi="inter-regular"/>
          <w:color w:val="000000"/>
          <w:bdr w:val="none" w:sz="0" w:space="0" w:color="auto" w:frame="1"/>
        </w:rPr>
        <w:t>}    </w:t>
      </w:r>
    </w:p>
    <w:p w14:paraId="2A900B30" w14:textId="77777777" w:rsidR="005C5D71" w:rsidRDefault="005C5D71" w:rsidP="005C5D71">
      <w:pPr>
        <w:pStyle w:val="NormalWeb"/>
        <w:shd w:val="clear" w:color="auto" w:fill="FFFFFF"/>
        <w:jc w:val="both"/>
        <w:rPr>
          <w:rFonts w:ascii="inter-regular" w:hAnsi="inter-regular"/>
          <w:color w:val="333333"/>
        </w:rPr>
      </w:pPr>
      <w:r>
        <w:rPr>
          <w:rStyle w:val="Strong"/>
          <w:rFonts w:ascii="Segoe UI" w:hAnsi="Segoe UI" w:cs="Segoe UI"/>
          <w:color w:val="333333"/>
        </w:rPr>
        <w:t>Output:</w:t>
      </w:r>
    </w:p>
    <w:p w14:paraId="7309F72B" w14:textId="77777777" w:rsidR="005C5D71" w:rsidRDefault="005C5D71" w:rsidP="005C5D71">
      <w:pPr>
        <w:pStyle w:val="HTMLPreformatted"/>
        <w:shd w:val="clear" w:color="auto" w:fill="EEEEEE"/>
        <w:jc w:val="both"/>
        <w:rPr>
          <w:color w:val="535559"/>
        </w:rPr>
      </w:pPr>
      <w:r>
        <w:rPr>
          <w:color w:val="535559"/>
        </w:rPr>
        <w:t>Lowest Value: 12</w:t>
      </w:r>
    </w:p>
    <w:p w14:paraId="605C1871" w14:textId="77777777" w:rsidR="005C5D71" w:rsidRDefault="005C5D71" w:rsidP="005C5D71">
      <w:pPr>
        <w:pStyle w:val="HTMLPreformatted"/>
        <w:shd w:val="clear" w:color="auto" w:fill="EEEEEE"/>
        <w:jc w:val="both"/>
        <w:rPr>
          <w:color w:val="535559"/>
        </w:rPr>
      </w:pPr>
      <w:r>
        <w:rPr>
          <w:color w:val="535559"/>
        </w:rPr>
        <w:t>Highest Value: 66</w:t>
      </w:r>
    </w:p>
    <w:p w14:paraId="48228F93" w14:textId="77777777" w:rsidR="005C5D71" w:rsidRDefault="005C5D71" w:rsidP="005C5D71">
      <w:pPr>
        <w:pStyle w:val="Heading3"/>
        <w:shd w:val="clear" w:color="auto" w:fill="FFFFFF"/>
        <w:spacing w:line="312" w:lineRule="atLeast"/>
        <w:jc w:val="both"/>
        <w:rPr>
          <w:rFonts w:ascii="Helvetica" w:hAnsi="Helvetica"/>
          <w:color w:val="610B4B"/>
          <w:sz w:val="32"/>
          <w:szCs w:val="32"/>
        </w:rPr>
      </w:pPr>
      <w:r>
        <w:rPr>
          <w:rFonts w:ascii="Helvetica" w:hAnsi="Helvetica"/>
          <w:b/>
          <w:bCs/>
          <w:color w:val="610B4B"/>
          <w:sz w:val="32"/>
          <w:szCs w:val="32"/>
        </w:rPr>
        <w:t>Java TreeSet Example 4:</w:t>
      </w:r>
    </w:p>
    <w:p w14:paraId="70EAE326" w14:textId="77777777" w:rsidR="005C5D71" w:rsidRDefault="005C5D71" w:rsidP="005C5D71">
      <w:pPr>
        <w:pStyle w:val="NormalWeb"/>
        <w:shd w:val="clear" w:color="auto" w:fill="FFFFFF"/>
        <w:jc w:val="both"/>
        <w:rPr>
          <w:rFonts w:ascii="inter-regular" w:hAnsi="inter-regular"/>
          <w:color w:val="333333"/>
        </w:rPr>
      </w:pPr>
      <w:r>
        <w:rPr>
          <w:rFonts w:ascii="inter-regular" w:hAnsi="inter-regular"/>
          <w:color w:val="333333"/>
        </w:rPr>
        <w:t>In this example, we perform various NavigableSet operations.</w:t>
      </w:r>
    </w:p>
    <w:p w14:paraId="7E192675" w14:textId="77777777" w:rsidR="005C5D71" w:rsidRDefault="005C5D71" w:rsidP="005C5D71">
      <w:pPr>
        <w:pStyle w:val="NormalWeb"/>
        <w:shd w:val="clear" w:color="auto" w:fill="FFFFFF"/>
        <w:jc w:val="both"/>
        <w:rPr>
          <w:rFonts w:ascii="inter-regular" w:hAnsi="inter-regular"/>
          <w:color w:val="333333"/>
        </w:rPr>
      </w:pPr>
      <w:r>
        <w:rPr>
          <w:rStyle w:val="Strong"/>
          <w:rFonts w:ascii="Segoe UI" w:hAnsi="Segoe UI" w:cs="Segoe UI"/>
          <w:color w:val="333333"/>
        </w:rPr>
        <w:t>FileName:</w:t>
      </w:r>
      <w:r>
        <w:rPr>
          <w:rFonts w:ascii="inter-regular" w:hAnsi="inter-regular"/>
          <w:color w:val="333333"/>
        </w:rPr>
        <w:t> TreeSet4.java</w:t>
      </w:r>
    </w:p>
    <w:p w14:paraId="25E547DF" w14:textId="77777777" w:rsidR="005C5D71" w:rsidRDefault="005C5D71" w:rsidP="005C5D71">
      <w:pPr>
        <w:pStyle w:val="alt"/>
        <w:numPr>
          <w:ilvl w:val="0"/>
          <w:numId w:val="303"/>
        </w:numPr>
        <w:spacing w:before="0" w:beforeAutospacing="0" w:after="0" w:afterAutospacing="0" w:line="375" w:lineRule="atLeast"/>
        <w:jc w:val="both"/>
        <w:rPr>
          <w:rFonts w:ascii="inter-regular" w:hAnsi="inter-regular"/>
          <w:color w:val="000000"/>
        </w:rPr>
      </w:pPr>
      <w:r>
        <w:rPr>
          <w:rStyle w:val="keyword"/>
          <w:rFonts w:ascii="inter-regular" w:hAnsi="inter-regular"/>
          <w:b/>
          <w:bCs/>
          <w:color w:val="006699"/>
          <w:bdr w:val="none" w:sz="0" w:space="0" w:color="auto" w:frame="1"/>
        </w:rPr>
        <w:lastRenderedPageBreak/>
        <w:t>import</w:t>
      </w:r>
      <w:r>
        <w:rPr>
          <w:rFonts w:ascii="inter-regular" w:hAnsi="inter-regular"/>
          <w:color w:val="000000"/>
          <w:bdr w:val="none" w:sz="0" w:space="0" w:color="auto" w:frame="1"/>
        </w:rPr>
        <w:t> java.util.*;  </w:t>
      </w:r>
    </w:p>
    <w:p w14:paraId="6803091B" w14:textId="77777777" w:rsidR="005C5D71" w:rsidRDefault="005C5D71" w:rsidP="005C5D71">
      <w:pPr>
        <w:numPr>
          <w:ilvl w:val="0"/>
          <w:numId w:val="303"/>
        </w:numPr>
        <w:spacing w:after="0" w:line="375" w:lineRule="atLeast"/>
        <w:jc w:val="both"/>
        <w:rPr>
          <w:rFonts w:ascii="inter-regular" w:hAnsi="inter-regular"/>
          <w:color w:val="000000"/>
        </w:rPr>
      </w:pPr>
      <w:r>
        <w:rPr>
          <w:rStyle w:val="keyword"/>
          <w:rFonts w:ascii="inter-regular" w:hAnsi="inter-regular"/>
          <w:b/>
          <w:bCs/>
          <w:color w:val="006699"/>
          <w:bdr w:val="none" w:sz="0" w:space="0" w:color="auto" w:frame="1"/>
        </w:rPr>
        <w:t>class</w:t>
      </w:r>
      <w:r>
        <w:rPr>
          <w:rFonts w:ascii="inter-regular" w:hAnsi="inter-regular"/>
          <w:color w:val="000000"/>
          <w:bdr w:val="none" w:sz="0" w:space="0" w:color="auto" w:frame="1"/>
        </w:rPr>
        <w:t> TreeSet4{  </w:t>
      </w:r>
    </w:p>
    <w:p w14:paraId="57813B81" w14:textId="77777777" w:rsidR="005C5D71" w:rsidRDefault="005C5D71" w:rsidP="005C5D71">
      <w:pPr>
        <w:pStyle w:val="alt"/>
        <w:numPr>
          <w:ilvl w:val="0"/>
          <w:numId w:val="303"/>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public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static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void</w:t>
      </w:r>
      <w:r>
        <w:rPr>
          <w:rFonts w:ascii="inter-regular" w:hAnsi="inter-regular"/>
          <w:color w:val="000000"/>
          <w:bdr w:val="none" w:sz="0" w:space="0" w:color="auto" w:frame="1"/>
        </w:rPr>
        <w:t> main(String args[]){  </w:t>
      </w:r>
    </w:p>
    <w:p w14:paraId="13D4B6E2" w14:textId="77777777" w:rsidR="005C5D71" w:rsidRDefault="005C5D71" w:rsidP="005C5D71">
      <w:pPr>
        <w:numPr>
          <w:ilvl w:val="0"/>
          <w:numId w:val="303"/>
        </w:numPr>
        <w:spacing w:after="0" w:line="375" w:lineRule="atLeast"/>
        <w:jc w:val="both"/>
        <w:rPr>
          <w:rFonts w:ascii="inter-regular" w:hAnsi="inter-regular"/>
          <w:color w:val="000000"/>
        </w:rPr>
      </w:pPr>
      <w:r>
        <w:rPr>
          <w:rFonts w:ascii="inter-regular" w:hAnsi="inter-regular"/>
          <w:color w:val="000000"/>
          <w:bdr w:val="none" w:sz="0" w:space="0" w:color="auto" w:frame="1"/>
        </w:rPr>
        <w:t>  TreeSet&lt;String&gt; set=</w:t>
      </w:r>
      <w:r>
        <w:rPr>
          <w:rStyle w:val="keyword"/>
          <w:rFonts w:ascii="inter-regular" w:hAnsi="inter-regular"/>
          <w:b/>
          <w:bCs/>
          <w:color w:val="006699"/>
          <w:bdr w:val="none" w:sz="0" w:space="0" w:color="auto" w:frame="1"/>
        </w:rPr>
        <w:t>new</w:t>
      </w:r>
      <w:r>
        <w:rPr>
          <w:rFonts w:ascii="inter-regular" w:hAnsi="inter-regular"/>
          <w:color w:val="000000"/>
          <w:bdr w:val="none" w:sz="0" w:space="0" w:color="auto" w:frame="1"/>
        </w:rPr>
        <w:t> TreeSet&lt;String&gt;();  </w:t>
      </w:r>
    </w:p>
    <w:p w14:paraId="6278A89B" w14:textId="77777777" w:rsidR="005C5D71" w:rsidRDefault="005C5D71" w:rsidP="005C5D71">
      <w:pPr>
        <w:pStyle w:val="alt"/>
        <w:numPr>
          <w:ilvl w:val="0"/>
          <w:numId w:val="303"/>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set.add(</w:t>
      </w:r>
      <w:r>
        <w:rPr>
          <w:rStyle w:val="string"/>
          <w:rFonts w:ascii="inter-regular" w:hAnsi="inter-regular"/>
          <w:color w:val="0000FF"/>
          <w:bdr w:val="none" w:sz="0" w:space="0" w:color="auto" w:frame="1"/>
        </w:rPr>
        <w:t>"A"</w:t>
      </w:r>
      <w:r>
        <w:rPr>
          <w:rFonts w:ascii="inter-regular" w:hAnsi="inter-regular"/>
          <w:color w:val="000000"/>
          <w:bdr w:val="none" w:sz="0" w:space="0" w:color="auto" w:frame="1"/>
        </w:rPr>
        <w:t>);  </w:t>
      </w:r>
    </w:p>
    <w:p w14:paraId="49E93E77" w14:textId="77777777" w:rsidR="005C5D71" w:rsidRDefault="005C5D71" w:rsidP="005C5D71">
      <w:pPr>
        <w:numPr>
          <w:ilvl w:val="0"/>
          <w:numId w:val="303"/>
        </w:numPr>
        <w:spacing w:after="0" w:line="375" w:lineRule="atLeast"/>
        <w:jc w:val="both"/>
        <w:rPr>
          <w:rFonts w:ascii="inter-regular" w:hAnsi="inter-regular"/>
          <w:color w:val="000000"/>
        </w:rPr>
      </w:pPr>
      <w:r>
        <w:rPr>
          <w:rFonts w:ascii="inter-regular" w:hAnsi="inter-regular"/>
          <w:color w:val="000000"/>
          <w:bdr w:val="none" w:sz="0" w:space="0" w:color="auto" w:frame="1"/>
        </w:rPr>
        <w:t>         set.add(</w:t>
      </w:r>
      <w:r>
        <w:rPr>
          <w:rStyle w:val="string"/>
          <w:rFonts w:ascii="inter-regular" w:hAnsi="inter-regular"/>
          <w:color w:val="0000FF"/>
          <w:bdr w:val="none" w:sz="0" w:space="0" w:color="auto" w:frame="1"/>
        </w:rPr>
        <w:t>"B"</w:t>
      </w:r>
      <w:r>
        <w:rPr>
          <w:rFonts w:ascii="inter-regular" w:hAnsi="inter-regular"/>
          <w:color w:val="000000"/>
          <w:bdr w:val="none" w:sz="0" w:space="0" w:color="auto" w:frame="1"/>
        </w:rPr>
        <w:t>);  </w:t>
      </w:r>
    </w:p>
    <w:p w14:paraId="140E3440" w14:textId="77777777" w:rsidR="005C5D71" w:rsidRDefault="005C5D71" w:rsidP="005C5D71">
      <w:pPr>
        <w:pStyle w:val="alt"/>
        <w:numPr>
          <w:ilvl w:val="0"/>
          <w:numId w:val="303"/>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set.add(</w:t>
      </w:r>
      <w:r>
        <w:rPr>
          <w:rStyle w:val="string"/>
          <w:rFonts w:ascii="inter-regular" w:hAnsi="inter-regular"/>
          <w:color w:val="0000FF"/>
          <w:bdr w:val="none" w:sz="0" w:space="0" w:color="auto" w:frame="1"/>
        </w:rPr>
        <w:t>"C"</w:t>
      </w:r>
      <w:r>
        <w:rPr>
          <w:rFonts w:ascii="inter-regular" w:hAnsi="inter-regular"/>
          <w:color w:val="000000"/>
          <w:bdr w:val="none" w:sz="0" w:space="0" w:color="auto" w:frame="1"/>
        </w:rPr>
        <w:t>);  </w:t>
      </w:r>
    </w:p>
    <w:p w14:paraId="7FF726A1" w14:textId="77777777" w:rsidR="005C5D71" w:rsidRDefault="005C5D71" w:rsidP="005C5D71">
      <w:pPr>
        <w:numPr>
          <w:ilvl w:val="0"/>
          <w:numId w:val="303"/>
        </w:numPr>
        <w:spacing w:after="0" w:line="375" w:lineRule="atLeast"/>
        <w:jc w:val="both"/>
        <w:rPr>
          <w:rFonts w:ascii="inter-regular" w:hAnsi="inter-regular"/>
          <w:color w:val="000000"/>
        </w:rPr>
      </w:pPr>
      <w:r>
        <w:rPr>
          <w:rFonts w:ascii="inter-regular" w:hAnsi="inter-regular"/>
          <w:color w:val="000000"/>
          <w:bdr w:val="none" w:sz="0" w:space="0" w:color="auto" w:frame="1"/>
        </w:rPr>
        <w:t>         set.add(</w:t>
      </w:r>
      <w:r>
        <w:rPr>
          <w:rStyle w:val="string"/>
          <w:rFonts w:ascii="inter-regular" w:hAnsi="inter-regular"/>
          <w:color w:val="0000FF"/>
          <w:bdr w:val="none" w:sz="0" w:space="0" w:color="auto" w:frame="1"/>
        </w:rPr>
        <w:t>"D"</w:t>
      </w:r>
      <w:r>
        <w:rPr>
          <w:rFonts w:ascii="inter-regular" w:hAnsi="inter-regular"/>
          <w:color w:val="000000"/>
          <w:bdr w:val="none" w:sz="0" w:space="0" w:color="auto" w:frame="1"/>
        </w:rPr>
        <w:t>);  </w:t>
      </w:r>
    </w:p>
    <w:p w14:paraId="4791F536" w14:textId="77777777" w:rsidR="005C5D71" w:rsidRDefault="005C5D71" w:rsidP="005C5D71">
      <w:pPr>
        <w:pStyle w:val="alt"/>
        <w:numPr>
          <w:ilvl w:val="0"/>
          <w:numId w:val="303"/>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set.add(</w:t>
      </w:r>
      <w:r>
        <w:rPr>
          <w:rStyle w:val="string"/>
          <w:rFonts w:ascii="inter-regular" w:hAnsi="inter-regular"/>
          <w:color w:val="0000FF"/>
          <w:bdr w:val="none" w:sz="0" w:space="0" w:color="auto" w:frame="1"/>
        </w:rPr>
        <w:t>"E"</w:t>
      </w:r>
      <w:r>
        <w:rPr>
          <w:rFonts w:ascii="inter-regular" w:hAnsi="inter-regular"/>
          <w:color w:val="000000"/>
          <w:bdr w:val="none" w:sz="0" w:space="0" w:color="auto" w:frame="1"/>
        </w:rPr>
        <w:t>);  </w:t>
      </w:r>
    </w:p>
    <w:p w14:paraId="4578E2DF" w14:textId="77777777" w:rsidR="005C5D71" w:rsidRDefault="005C5D71" w:rsidP="005C5D71">
      <w:pPr>
        <w:numPr>
          <w:ilvl w:val="0"/>
          <w:numId w:val="303"/>
        </w:numPr>
        <w:spacing w:after="0" w:line="375" w:lineRule="atLeast"/>
        <w:jc w:val="both"/>
        <w:rPr>
          <w:rFonts w:ascii="inter-regular" w:hAnsi="inter-regular"/>
          <w:color w:val="000000"/>
        </w:rPr>
      </w:pPr>
      <w:r>
        <w:rPr>
          <w:rFonts w:ascii="inter-regular" w:hAnsi="inter-regular"/>
          <w:color w:val="000000"/>
          <w:bdr w:val="none" w:sz="0" w:space="0" w:color="auto" w:frame="1"/>
        </w:rPr>
        <w:t>         System.out.println(</w:t>
      </w:r>
      <w:r>
        <w:rPr>
          <w:rStyle w:val="string"/>
          <w:rFonts w:ascii="inter-regular" w:hAnsi="inter-regular"/>
          <w:color w:val="0000FF"/>
          <w:bdr w:val="none" w:sz="0" w:space="0" w:color="auto" w:frame="1"/>
        </w:rPr>
        <w:t>"Initial Set: "</w:t>
      </w:r>
      <w:r>
        <w:rPr>
          <w:rFonts w:ascii="inter-regular" w:hAnsi="inter-regular"/>
          <w:color w:val="000000"/>
          <w:bdr w:val="none" w:sz="0" w:space="0" w:color="auto" w:frame="1"/>
        </w:rPr>
        <w:t>+set);  </w:t>
      </w:r>
    </w:p>
    <w:p w14:paraId="49A45F13" w14:textId="77777777" w:rsidR="005C5D71" w:rsidRDefault="005C5D71" w:rsidP="005C5D71">
      <w:pPr>
        <w:pStyle w:val="alt"/>
        <w:numPr>
          <w:ilvl w:val="0"/>
          <w:numId w:val="303"/>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w:t>
      </w:r>
    </w:p>
    <w:p w14:paraId="41E0427B" w14:textId="77777777" w:rsidR="005C5D71" w:rsidRDefault="005C5D71" w:rsidP="005C5D71">
      <w:pPr>
        <w:numPr>
          <w:ilvl w:val="0"/>
          <w:numId w:val="303"/>
        </w:numPr>
        <w:spacing w:after="0" w:line="375" w:lineRule="atLeast"/>
        <w:jc w:val="both"/>
        <w:rPr>
          <w:rFonts w:ascii="inter-regular" w:hAnsi="inter-regular"/>
          <w:color w:val="000000"/>
        </w:rPr>
      </w:pPr>
      <w:r>
        <w:rPr>
          <w:rFonts w:ascii="inter-regular" w:hAnsi="inter-regular"/>
          <w:color w:val="000000"/>
          <w:bdr w:val="none" w:sz="0" w:space="0" w:color="auto" w:frame="1"/>
        </w:rPr>
        <w:t>         System.out.println(</w:t>
      </w:r>
      <w:r>
        <w:rPr>
          <w:rStyle w:val="string"/>
          <w:rFonts w:ascii="inter-regular" w:hAnsi="inter-regular"/>
          <w:color w:val="0000FF"/>
          <w:bdr w:val="none" w:sz="0" w:space="0" w:color="auto" w:frame="1"/>
        </w:rPr>
        <w:t>"Reverse Set: "</w:t>
      </w:r>
      <w:r>
        <w:rPr>
          <w:rFonts w:ascii="inter-regular" w:hAnsi="inter-regular"/>
          <w:color w:val="000000"/>
          <w:bdr w:val="none" w:sz="0" w:space="0" w:color="auto" w:frame="1"/>
        </w:rPr>
        <w:t>+set.descendingSet());  </w:t>
      </w:r>
    </w:p>
    <w:p w14:paraId="536335B6" w14:textId="77777777" w:rsidR="005C5D71" w:rsidRDefault="005C5D71" w:rsidP="005C5D71">
      <w:pPr>
        <w:pStyle w:val="alt"/>
        <w:numPr>
          <w:ilvl w:val="0"/>
          <w:numId w:val="303"/>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w:t>
      </w:r>
    </w:p>
    <w:p w14:paraId="20105678" w14:textId="77777777" w:rsidR="005C5D71" w:rsidRDefault="005C5D71" w:rsidP="005C5D71">
      <w:pPr>
        <w:numPr>
          <w:ilvl w:val="0"/>
          <w:numId w:val="303"/>
        </w:numPr>
        <w:spacing w:after="0" w:line="375" w:lineRule="atLeast"/>
        <w:jc w:val="both"/>
        <w:rPr>
          <w:rFonts w:ascii="inter-regular" w:hAnsi="inter-regular"/>
          <w:color w:val="000000"/>
        </w:rPr>
      </w:pPr>
      <w:r>
        <w:rPr>
          <w:rFonts w:ascii="inter-regular" w:hAnsi="inter-regular"/>
          <w:color w:val="000000"/>
          <w:bdr w:val="none" w:sz="0" w:space="0" w:color="auto" w:frame="1"/>
        </w:rPr>
        <w:t>         System.out.println(</w:t>
      </w:r>
      <w:r>
        <w:rPr>
          <w:rStyle w:val="string"/>
          <w:rFonts w:ascii="inter-regular" w:hAnsi="inter-regular"/>
          <w:color w:val="0000FF"/>
          <w:bdr w:val="none" w:sz="0" w:space="0" w:color="auto" w:frame="1"/>
        </w:rPr>
        <w:t>"Head Set: "</w:t>
      </w:r>
      <w:r>
        <w:rPr>
          <w:rFonts w:ascii="inter-regular" w:hAnsi="inter-regular"/>
          <w:color w:val="000000"/>
          <w:bdr w:val="none" w:sz="0" w:space="0" w:color="auto" w:frame="1"/>
        </w:rPr>
        <w:t>+set.headSet(</w:t>
      </w:r>
      <w:r>
        <w:rPr>
          <w:rStyle w:val="string"/>
          <w:rFonts w:ascii="inter-regular" w:hAnsi="inter-regular"/>
          <w:color w:val="0000FF"/>
          <w:bdr w:val="none" w:sz="0" w:space="0" w:color="auto" w:frame="1"/>
        </w:rPr>
        <w:t>"C"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true</w:t>
      </w:r>
      <w:r>
        <w:rPr>
          <w:rFonts w:ascii="inter-regular" w:hAnsi="inter-regular"/>
          <w:color w:val="000000"/>
          <w:bdr w:val="none" w:sz="0" w:space="0" w:color="auto" w:frame="1"/>
        </w:rPr>
        <w:t>));  </w:t>
      </w:r>
    </w:p>
    <w:p w14:paraId="2DD1FAC8" w14:textId="77777777" w:rsidR="005C5D71" w:rsidRDefault="005C5D71" w:rsidP="005C5D71">
      <w:pPr>
        <w:pStyle w:val="alt"/>
        <w:numPr>
          <w:ilvl w:val="0"/>
          <w:numId w:val="303"/>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w:t>
      </w:r>
    </w:p>
    <w:p w14:paraId="6B8EA58B" w14:textId="77777777" w:rsidR="005C5D71" w:rsidRDefault="005C5D71" w:rsidP="005C5D71">
      <w:pPr>
        <w:numPr>
          <w:ilvl w:val="0"/>
          <w:numId w:val="303"/>
        </w:numPr>
        <w:spacing w:after="0" w:line="375" w:lineRule="atLeast"/>
        <w:jc w:val="both"/>
        <w:rPr>
          <w:rFonts w:ascii="inter-regular" w:hAnsi="inter-regular"/>
          <w:color w:val="000000"/>
        </w:rPr>
      </w:pPr>
      <w:r>
        <w:rPr>
          <w:rFonts w:ascii="inter-regular" w:hAnsi="inter-regular"/>
          <w:color w:val="000000"/>
          <w:bdr w:val="none" w:sz="0" w:space="0" w:color="auto" w:frame="1"/>
        </w:rPr>
        <w:t>         System.out.println(</w:t>
      </w:r>
      <w:r>
        <w:rPr>
          <w:rStyle w:val="string"/>
          <w:rFonts w:ascii="inter-regular" w:hAnsi="inter-regular"/>
          <w:color w:val="0000FF"/>
          <w:bdr w:val="none" w:sz="0" w:space="0" w:color="auto" w:frame="1"/>
        </w:rPr>
        <w:t>"SubSet: "</w:t>
      </w:r>
      <w:r>
        <w:rPr>
          <w:rFonts w:ascii="inter-regular" w:hAnsi="inter-regular"/>
          <w:color w:val="000000"/>
          <w:bdr w:val="none" w:sz="0" w:space="0" w:color="auto" w:frame="1"/>
        </w:rPr>
        <w:t>+set.subSet(</w:t>
      </w:r>
      <w:r>
        <w:rPr>
          <w:rStyle w:val="string"/>
          <w:rFonts w:ascii="inter-regular" w:hAnsi="inter-regular"/>
          <w:color w:val="0000FF"/>
          <w:bdr w:val="none" w:sz="0" w:space="0" w:color="auto" w:frame="1"/>
        </w:rPr>
        <w:t>"A"</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false</w:t>
      </w:r>
      <w:r>
        <w:rPr>
          <w:rFonts w:ascii="inter-regular" w:hAnsi="inter-regular"/>
          <w:color w:val="000000"/>
          <w:bdr w:val="none" w:sz="0" w:space="0" w:color="auto" w:frame="1"/>
        </w:rPr>
        <w:t>, </w:t>
      </w:r>
      <w:r>
        <w:rPr>
          <w:rStyle w:val="string"/>
          <w:rFonts w:ascii="inter-regular" w:hAnsi="inter-regular"/>
          <w:color w:val="0000FF"/>
          <w:bdr w:val="none" w:sz="0" w:space="0" w:color="auto" w:frame="1"/>
        </w:rPr>
        <w:t>"E"</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true</w:t>
      </w:r>
      <w:r>
        <w:rPr>
          <w:rFonts w:ascii="inter-regular" w:hAnsi="inter-regular"/>
          <w:color w:val="000000"/>
          <w:bdr w:val="none" w:sz="0" w:space="0" w:color="auto" w:frame="1"/>
        </w:rPr>
        <w:t>));  </w:t>
      </w:r>
    </w:p>
    <w:p w14:paraId="5A71ABFF" w14:textId="77777777" w:rsidR="005C5D71" w:rsidRDefault="005C5D71" w:rsidP="005C5D71">
      <w:pPr>
        <w:pStyle w:val="alt"/>
        <w:numPr>
          <w:ilvl w:val="0"/>
          <w:numId w:val="303"/>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w:t>
      </w:r>
    </w:p>
    <w:p w14:paraId="55E0420F" w14:textId="77777777" w:rsidR="005C5D71" w:rsidRDefault="005C5D71" w:rsidP="005C5D71">
      <w:pPr>
        <w:numPr>
          <w:ilvl w:val="0"/>
          <w:numId w:val="303"/>
        </w:numPr>
        <w:spacing w:after="0" w:line="375" w:lineRule="atLeast"/>
        <w:jc w:val="both"/>
        <w:rPr>
          <w:rFonts w:ascii="inter-regular" w:hAnsi="inter-regular"/>
          <w:color w:val="000000"/>
        </w:rPr>
      </w:pPr>
      <w:r>
        <w:rPr>
          <w:rFonts w:ascii="inter-regular" w:hAnsi="inter-regular"/>
          <w:color w:val="000000"/>
          <w:bdr w:val="none" w:sz="0" w:space="0" w:color="auto" w:frame="1"/>
        </w:rPr>
        <w:t>         System.out.println(</w:t>
      </w:r>
      <w:r>
        <w:rPr>
          <w:rStyle w:val="string"/>
          <w:rFonts w:ascii="inter-regular" w:hAnsi="inter-regular"/>
          <w:color w:val="0000FF"/>
          <w:bdr w:val="none" w:sz="0" w:space="0" w:color="auto" w:frame="1"/>
        </w:rPr>
        <w:t>"TailSet: "</w:t>
      </w:r>
      <w:r>
        <w:rPr>
          <w:rFonts w:ascii="inter-regular" w:hAnsi="inter-regular"/>
          <w:color w:val="000000"/>
          <w:bdr w:val="none" w:sz="0" w:space="0" w:color="auto" w:frame="1"/>
        </w:rPr>
        <w:t>+set.tailSet(</w:t>
      </w:r>
      <w:r>
        <w:rPr>
          <w:rStyle w:val="string"/>
          <w:rFonts w:ascii="inter-regular" w:hAnsi="inter-regular"/>
          <w:color w:val="0000FF"/>
          <w:bdr w:val="none" w:sz="0" w:space="0" w:color="auto" w:frame="1"/>
        </w:rPr>
        <w:t>"C"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false</w:t>
      </w:r>
      <w:r>
        <w:rPr>
          <w:rFonts w:ascii="inter-regular" w:hAnsi="inter-regular"/>
          <w:color w:val="000000"/>
          <w:bdr w:val="none" w:sz="0" w:space="0" w:color="auto" w:frame="1"/>
        </w:rPr>
        <w:t>));  </w:t>
      </w:r>
    </w:p>
    <w:p w14:paraId="17530CEC" w14:textId="77777777" w:rsidR="005C5D71" w:rsidRDefault="005C5D71" w:rsidP="005C5D71">
      <w:pPr>
        <w:pStyle w:val="alt"/>
        <w:numPr>
          <w:ilvl w:val="0"/>
          <w:numId w:val="303"/>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  </w:t>
      </w:r>
    </w:p>
    <w:p w14:paraId="68237A8C" w14:textId="77777777" w:rsidR="005C5D71" w:rsidRDefault="005C5D71" w:rsidP="005C5D71">
      <w:pPr>
        <w:numPr>
          <w:ilvl w:val="0"/>
          <w:numId w:val="303"/>
        </w:numPr>
        <w:spacing w:after="0" w:line="375" w:lineRule="atLeast"/>
        <w:jc w:val="both"/>
        <w:rPr>
          <w:rFonts w:ascii="inter-regular" w:hAnsi="inter-regular"/>
          <w:color w:val="000000"/>
        </w:rPr>
      </w:pPr>
      <w:r>
        <w:rPr>
          <w:rFonts w:ascii="inter-regular" w:hAnsi="inter-regular"/>
          <w:color w:val="000000"/>
          <w:bdr w:val="none" w:sz="0" w:space="0" w:color="auto" w:frame="1"/>
        </w:rPr>
        <w:t>}  </w:t>
      </w:r>
    </w:p>
    <w:p w14:paraId="34212B45" w14:textId="77777777" w:rsidR="005C5D71" w:rsidRDefault="005C5D71" w:rsidP="005C5D71">
      <w:pPr>
        <w:pStyle w:val="NormalWeb"/>
        <w:shd w:val="clear" w:color="auto" w:fill="FFFFFF"/>
        <w:jc w:val="both"/>
        <w:rPr>
          <w:rFonts w:ascii="inter-regular" w:hAnsi="inter-regular"/>
          <w:color w:val="333333"/>
        </w:rPr>
      </w:pPr>
      <w:r>
        <w:rPr>
          <w:rStyle w:val="Strong"/>
          <w:rFonts w:ascii="Segoe UI" w:hAnsi="Segoe UI" w:cs="Segoe UI"/>
          <w:color w:val="333333"/>
        </w:rPr>
        <w:t>Output:</w:t>
      </w:r>
    </w:p>
    <w:p w14:paraId="7785CACF" w14:textId="77777777" w:rsidR="005C5D71" w:rsidRDefault="005C5D71" w:rsidP="005C5D71">
      <w:pPr>
        <w:pStyle w:val="HTMLPreformatted"/>
        <w:shd w:val="clear" w:color="auto" w:fill="EEEEEE"/>
        <w:jc w:val="both"/>
        <w:rPr>
          <w:color w:val="535559"/>
        </w:rPr>
      </w:pPr>
      <w:r>
        <w:rPr>
          <w:color w:val="535559"/>
        </w:rPr>
        <w:t>Initial Set: [A, B, C, D, E]</w:t>
      </w:r>
    </w:p>
    <w:p w14:paraId="62C251BF" w14:textId="77777777" w:rsidR="005C5D71" w:rsidRDefault="005C5D71" w:rsidP="005C5D71">
      <w:pPr>
        <w:pStyle w:val="HTMLPreformatted"/>
        <w:shd w:val="clear" w:color="auto" w:fill="EEEEEE"/>
        <w:jc w:val="both"/>
        <w:rPr>
          <w:color w:val="535559"/>
        </w:rPr>
      </w:pPr>
      <w:r>
        <w:rPr>
          <w:color w:val="535559"/>
        </w:rPr>
        <w:t>Reverse Set: [E, D, C, B, A]</w:t>
      </w:r>
    </w:p>
    <w:p w14:paraId="53C6F19D" w14:textId="77777777" w:rsidR="005C5D71" w:rsidRDefault="005C5D71" w:rsidP="005C5D71">
      <w:pPr>
        <w:pStyle w:val="HTMLPreformatted"/>
        <w:shd w:val="clear" w:color="auto" w:fill="EEEEEE"/>
        <w:jc w:val="both"/>
        <w:rPr>
          <w:color w:val="535559"/>
        </w:rPr>
      </w:pPr>
      <w:r>
        <w:rPr>
          <w:color w:val="535559"/>
        </w:rPr>
        <w:t>Head Set: [A, B, C]</w:t>
      </w:r>
    </w:p>
    <w:p w14:paraId="122FFD16" w14:textId="77777777" w:rsidR="005C5D71" w:rsidRDefault="005C5D71" w:rsidP="005C5D71">
      <w:pPr>
        <w:pStyle w:val="HTMLPreformatted"/>
        <w:shd w:val="clear" w:color="auto" w:fill="EEEEEE"/>
        <w:jc w:val="both"/>
        <w:rPr>
          <w:color w:val="535559"/>
        </w:rPr>
      </w:pPr>
      <w:r>
        <w:rPr>
          <w:color w:val="535559"/>
        </w:rPr>
        <w:t>SubSet: [B, C, D, E]</w:t>
      </w:r>
    </w:p>
    <w:p w14:paraId="560D01CB" w14:textId="77777777" w:rsidR="005C5D71" w:rsidRDefault="005C5D71" w:rsidP="005C5D71">
      <w:pPr>
        <w:pStyle w:val="HTMLPreformatted"/>
        <w:shd w:val="clear" w:color="auto" w:fill="EEEEEE"/>
        <w:jc w:val="both"/>
        <w:rPr>
          <w:color w:val="535559"/>
        </w:rPr>
      </w:pPr>
      <w:r>
        <w:rPr>
          <w:color w:val="535559"/>
        </w:rPr>
        <w:t>TailSet: [D, E]</w:t>
      </w:r>
    </w:p>
    <w:p w14:paraId="4C0AA98E" w14:textId="77777777" w:rsidR="005C5D71" w:rsidRDefault="005C5D71" w:rsidP="005C5D71">
      <w:pPr>
        <w:pStyle w:val="Heading3"/>
        <w:shd w:val="clear" w:color="auto" w:fill="FFFFFF"/>
        <w:spacing w:line="312" w:lineRule="atLeast"/>
        <w:jc w:val="both"/>
        <w:rPr>
          <w:rFonts w:ascii="Helvetica" w:hAnsi="Helvetica"/>
          <w:color w:val="610B4B"/>
          <w:sz w:val="32"/>
          <w:szCs w:val="32"/>
        </w:rPr>
      </w:pPr>
      <w:r>
        <w:rPr>
          <w:rFonts w:ascii="Helvetica" w:hAnsi="Helvetica"/>
          <w:b/>
          <w:bCs/>
          <w:color w:val="610B4B"/>
          <w:sz w:val="32"/>
          <w:szCs w:val="32"/>
        </w:rPr>
        <w:t>Java TreeSet Example 5:</w:t>
      </w:r>
    </w:p>
    <w:p w14:paraId="50177A23" w14:textId="77777777" w:rsidR="005C5D71" w:rsidRDefault="005C5D71" w:rsidP="005C5D71">
      <w:pPr>
        <w:pStyle w:val="NormalWeb"/>
        <w:shd w:val="clear" w:color="auto" w:fill="FFFFFF"/>
        <w:jc w:val="both"/>
        <w:rPr>
          <w:rFonts w:ascii="inter-regular" w:hAnsi="inter-regular"/>
          <w:color w:val="333333"/>
        </w:rPr>
      </w:pPr>
      <w:r>
        <w:rPr>
          <w:rFonts w:ascii="inter-regular" w:hAnsi="inter-regular"/>
          <w:color w:val="333333"/>
        </w:rPr>
        <w:t>In this example, we perform various SortedSetSet operations.</w:t>
      </w:r>
    </w:p>
    <w:p w14:paraId="2FB56A7B" w14:textId="77777777" w:rsidR="005C5D71" w:rsidRDefault="005C5D71" w:rsidP="005C5D71">
      <w:pPr>
        <w:pStyle w:val="NormalWeb"/>
        <w:shd w:val="clear" w:color="auto" w:fill="FFFFFF"/>
        <w:jc w:val="both"/>
        <w:rPr>
          <w:rFonts w:ascii="inter-regular" w:hAnsi="inter-regular"/>
          <w:color w:val="333333"/>
        </w:rPr>
      </w:pPr>
      <w:r>
        <w:rPr>
          <w:rStyle w:val="Strong"/>
          <w:rFonts w:ascii="Segoe UI" w:hAnsi="Segoe UI" w:cs="Segoe UI"/>
          <w:color w:val="333333"/>
        </w:rPr>
        <w:t>FileName:</w:t>
      </w:r>
      <w:r>
        <w:rPr>
          <w:rFonts w:ascii="inter-regular" w:hAnsi="inter-regular"/>
          <w:color w:val="333333"/>
        </w:rPr>
        <w:t> TreeSet5.java</w:t>
      </w:r>
    </w:p>
    <w:p w14:paraId="5DC2BB63" w14:textId="77777777" w:rsidR="005C5D71" w:rsidRDefault="005C5D71" w:rsidP="005C5D71">
      <w:pPr>
        <w:pStyle w:val="alt"/>
        <w:numPr>
          <w:ilvl w:val="0"/>
          <w:numId w:val="304"/>
        </w:numPr>
        <w:spacing w:before="0" w:beforeAutospacing="0" w:after="0" w:afterAutospacing="0" w:line="375" w:lineRule="atLeast"/>
        <w:jc w:val="both"/>
        <w:rPr>
          <w:rFonts w:ascii="inter-regular" w:hAnsi="inter-regular"/>
          <w:color w:val="000000"/>
        </w:rPr>
      </w:pPr>
      <w:r>
        <w:rPr>
          <w:rStyle w:val="keyword"/>
          <w:rFonts w:ascii="inter-regular" w:hAnsi="inter-regular"/>
          <w:b/>
          <w:bCs/>
          <w:color w:val="006699"/>
          <w:bdr w:val="none" w:sz="0" w:space="0" w:color="auto" w:frame="1"/>
        </w:rPr>
        <w:t>import</w:t>
      </w:r>
      <w:r>
        <w:rPr>
          <w:rFonts w:ascii="inter-regular" w:hAnsi="inter-regular"/>
          <w:color w:val="000000"/>
          <w:bdr w:val="none" w:sz="0" w:space="0" w:color="auto" w:frame="1"/>
        </w:rPr>
        <w:t> java.util.*;  </w:t>
      </w:r>
    </w:p>
    <w:p w14:paraId="129BA27A" w14:textId="77777777" w:rsidR="005C5D71" w:rsidRDefault="005C5D71" w:rsidP="005C5D71">
      <w:pPr>
        <w:numPr>
          <w:ilvl w:val="0"/>
          <w:numId w:val="304"/>
        </w:numPr>
        <w:spacing w:after="0" w:line="375" w:lineRule="atLeast"/>
        <w:jc w:val="both"/>
        <w:rPr>
          <w:rFonts w:ascii="inter-regular" w:hAnsi="inter-regular"/>
          <w:color w:val="000000"/>
        </w:rPr>
      </w:pPr>
      <w:r>
        <w:rPr>
          <w:rStyle w:val="keyword"/>
          <w:rFonts w:ascii="inter-regular" w:hAnsi="inter-regular"/>
          <w:b/>
          <w:bCs/>
          <w:color w:val="006699"/>
          <w:bdr w:val="none" w:sz="0" w:space="0" w:color="auto" w:frame="1"/>
        </w:rPr>
        <w:t>class</w:t>
      </w:r>
      <w:r>
        <w:rPr>
          <w:rFonts w:ascii="inter-regular" w:hAnsi="inter-regular"/>
          <w:color w:val="000000"/>
          <w:bdr w:val="none" w:sz="0" w:space="0" w:color="auto" w:frame="1"/>
        </w:rPr>
        <w:t> TreeSet5{  </w:t>
      </w:r>
    </w:p>
    <w:p w14:paraId="77B4F02B" w14:textId="77777777" w:rsidR="005C5D71" w:rsidRDefault="005C5D71" w:rsidP="005C5D71">
      <w:pPr>
        <w:pStyle w:val="alt"/>
        <w:numPr>
          <w:ilvl w:val="0"/>
          <w:numId w:val="304"/>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public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static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void</w:t>
      </w:r>
      <w:r>
        <w:rPr>
          <w:rFonts w:ascii="inter-regular" w:hAnsi="inter-regular"/>
          <w:color w:val="000000"/>
          <w:bdr w:val="none" w:sz="0" w:space="0" w:color="auto" w:frame="1"/>
        </w:rPr>
        <w:t> main(String args[]){  </w:t>
      </w:r>
    </w:p>
    <w:p w14:paraId="736E9741" w14:textId="77777777" w:rsidR="005C5D71" w:rsidRDefault="005C5D71" w:rsidP="005C5D71">
      <w:pPr>
        <w:numPr>
          <w:ilvl w:val="0"/>
          <w:numId w:val="304"/>
        </w:numPr>
        <w:spacing w:after="0" w:line="375" w:lineRule="atLeast"/>
        <w:jc w:val="both"/>
        <w:rPr>
          <w:rFonts w:ascii="inter-regular" w:hAnsi="inter-regular"/>
          <w:color w:val="000000"/>
        </w:rPr>
      </w:pPr>
      <w:r>
        <w:rPr>
          <w:rFonts w:ascii="inter-regular" w:hAnsi="inter-regular"/>
          <w:color w:val="000000"/>
          <w:bdr w:val="none" w:sz="0" w:space="0" w:color="auto" w:frame="1"/>
        </w:rPr>
        <w:t>  TreeSet&lt;String&gt; set=</w:t>
      </w:r>
      <w:r>
        <w:rPr>
          <w:rStyle w:val="keyword"/>
          <w:rFonts w:ascii="inter-regular" w:hAnsi="inter-regular"/>
          <w:b/>
          <w:bCs/>
          <w:color w:val="006699"/>
          <w:bdr w:val="none" w:sz="0" w:space="0" w:color="auto" w:frame="1"/>
        </w:rPr>
        <w:t>new</w:t>
      </w:r>
      <w:r>
        <w:rPr>
          <w:rFonts w:ascii="inter-regular" w:hAnsi="inter-regular"/>
          <w:color w:val="000000"/>
          <w:bdr w:val="none" w:sz="0" w:space="0" w:color="auto" w:frame="1"/>
        </w:rPr>
        <w:t> TreeSet&lt;String&gt;();  </w:t>
      </w:r>
    </w:p>
    <w:p w14:paraId="74AD9FB5" w14:textId="77777777" w:rsidR="005C5D71" w:rsidRDefault="005C5D71" w:rsidP="005C5D71">
      <w:pPr>
        <w:pStyle w:val="alt"/>
        <w:numPr>
          <w:ilvl w:val="0"/>
          <w:numId w:val="304"/>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set.add(</w:t>
      </w:r>
      <w:r>
        <w:rPr>
          <w:rStyle w:val="string"/>
          <w:rFonts w:ascii="inter-regular" w:hAnsi="inter-regular"/>
          <w:color w:val="0000FF"/>
          <w:bdr w:val="none" w:sz="0" w:space="0" w:color="auto" w:frame="1"/>
        </w:rPr>
        <w:t>"A"</w:t>
      </w:r>
      <w:r>
        <w:rPr>
          <w:rFonts w:ascii="inter-regular" w:hAnsi="inter-regular"/>
          <w:color w:val="000000"/>
          <w:bdr w:val="none" w:sz="0" w:space="0" w:color="auto" w:frame="1"/>
        </w:rPr>
        <w:t>);  </w:t>
      </w:r>
    </w:p>
    <w:p w14:paraId="43D4CFC6" w14:textId="77777777" w:rsidR="005C5D71" w:rsidRDefault="005C5D71" w:rsidP="005C5D71">
      <w:pPr>
        <w:numPr>
          <w:ilvl w:val="0"/>
          <w:numId w:val="304"/>
        </w:numPr>
        <w:spacing w:after="0" w:line="375" w:lineRule="atLeast"/>
        <w:jc w:val="both"/>
        <w:rPr>
          <w:rFonts w:ascii="inter-regular" w:hAnsi="inter-regular"/>
          <w:color w:val="000000"/>
        </w:rPr>
      </w:pPr>
      <w:r>
        <w:rPr>
          <w:rFonts w:ascii="inter-regular" w:hAnsi="inter-regular"/>
          <w:color w:val="000000"/>
          <w:bdr w:val="none" w:sz="0" w:space="0" w:color="auto" w:frame="1"/>
        </w:rPr>
        <w:t>         set.add(</w:t>
      </w:r>
      <w:r>
        <w:rPr>
          <w:rStyle w:val="string"/>
          <w:rFonts w:ascii="inter-regular" w:hAnsi="inter-regular"/>
          <w:color w:val="0000FF"/>
          <w:bdr w:val="none" w:sz="0" w:space="0" w:color="auto" w:frame="1"/>
        </w:rPr>
        <w:t>"B"</w:t>
      </w:r>
      <w:r>
        <w:rPr>
          <w:rFonts w:ascii="inter-regular" w:hAnsi="inter-regular"/>
          <w:color w:val="000000"/>
          <w:bdr w:val="none" w:sz="0" w:space="0" w:color="auto" w:frame="1"/>
        </w:rPr>
        <w:t>);  </w:t>
      </w:r>
    </w:p>
    <w:p w14:paraId="5633C3DB" w14:textId="77777777" w:rsidR="005C5D71" w:rsidRDefault="005C5D71" w:rsidP="005C5D71">
      <w:pPr>
        <w:pStyle w:val="alt"/>
        <w:numPr>
          <w:ilvl w:val="0"/>
          <w:numId w:val="304"/>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lastRenderedPageBreak/>
        <w:t>         set.add(</w:t>
      </w:r>
      <w:r>
        <w:rPr>
          <w:rStyle w:val="string"/>
          <w:rFonts w:ascii="inter-regular" w:hAnsi="inter-regular"/>
          <w:color w:val="0000FF"/>
          <w:bdr w:val="none" w:sz="0" w:space="0" w:color="auto" w:frame="1"/>
        </w:rPr>
        <w:t>"C"</w:t>
      </w:r>
      <w:r>
        <w:rPr>
          <w:rFonts w:ascii="inter-regular" w:hAnsi="inter-regular"/>
          <w:color w:val="000000"/>
          <w:bdr w:val="none" w:sz="0" w:space="0" w:color="auto" w:frame="1"/>
        </w:rPr>
        <w:t>);  </w:t>
      </w:r>
    </w:p>
    <w:p w14:paraId="1AED9C1A" w14:textId="77777777" w:rsidR="005C5D71" w:rsidRDefault="005C5D71" w:rsidP="005C5D71">
      <w:pPr>
        <w:numPr>
          <w:ilvl w:val="0"/>
          <w:numId w:val="304"/>
        </w:numPr>
        <w:spacing w:after="0" w:line="375" w:lineRule="atLeast"/>
        <w:jc w:val="both"/>
        <w:rPr>
          <w:rFonts w:ascii="inter-regular" w:hAnsi="inter-regular"/>
          <w:color w:val="000000"/>
        </w:rPr>
      </w:pPr>
      <w:r>
        <w:rPr>
          <w:rFonts w:ascii="inter-regular" w:hAnsi="inter-regular"/>
          <w:color w:val="000000"/>
          <w:bdr w:val="none" w:sz="0" w:space="0" w:color="auto" w:frame="1"/>
        </w:rPr>
        <w:t>         set.add(</w:t>
      </w:r>
      <w:r>
        <w:rPr>
          <w:rStyle w:val="string"/>
          <w:rFonts w:ascii="inter-regular" w:hAnsi="inter-regular"/>
          <w:color w:val="0000FF"/>
          <w:bdr w:val="none" w:sz="0" w:space="0" w:color="auto" w:frame="1"/>
        </w:rPr>
        <w:t>"D"</w:t>
      </w:r>
      <w:r>
        <w:rPr>
          <w:rFonts w:ascii="inter-regular" w:hAnsi="inter-regular"/>
          <w:color w:val="000000"/>
          <w:bdr w:val="none" w:sz="0" w:space="0" w:color="auto" w:frame="1"/>
        </w:rPr>
        <w:t>);  </w:t>
      </w:r>
    </w:p>
    <w:p w14:paraId="288A485F" w14:textId="77777777" w:rsidR="005C5D71" w:rsidRDefault="005C5D71" w:rsidP="005C5D71">
      <w:pPr>
        <w:pStyle w:val="alt"/>
        <w:numPr>
          <w:ilvl w:val="0"/>
          <w:numId w:val="304"/>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set.add(</w:t>
      </w:r>
      <w:r>
        <w:rPr>
          <w:rStyle w:val="string"/>
          <w:rFonts w:ascii="inter-regular" w:hAnsi="inter-regular"/>
          <w:color w:val="0000FF"/>
          <w:bdr w:val="none" w:sz="0" w:space="0" w:color="auto" w:frame="1"/>
        </w:rPr>
        <w:t>"E"</w:t>
      </w:r>
      <w:r>
        <w:rPr>
          <w:rFonts w:ascii="inter-regular" w:hAnsi="inter-regular"/>
          <w:color w:val="000000"/>
          <w:bdr w:val="none" w:sz="0" w:space="0" w:color="auto" w:frame="1"/>
        </w:rPr>
        <w:t>);  </w:t>
      </w:r>
    </w:p>
    <w:p w14:paraId="5C071D75" w14:textId="77777777" w:rsidR="005C5D71" w:rsidRDefault="005C5D71" w:rsidP="005C5D71">
      <w:pPr>
        <w:numPr>
          <w:ilvl w:val="0"/>
          <w:numId w:val="304"/>
        </w:numPr>
        <w:spacing w:after="0" w:line="375" w:lineRule="atLeast"/>
        <w:jc w:val="both"/>
        <w:rPr>
          <w:rFonts w:ascii="inter-regular" w:hAnsi="inter-regular"/>
          <w:color w:val="000000"/>
        </w:rPr>
      </w:pPr>
      <w:r>
        <w:rPr>
          <w:rFonts w:ascii="inter-regular" w:hAnsi="inter-regular"/>
          <w:color w:val="000000"/>
          <w:bdr w:val="none" w:sz="0" w:space="0" w:color="auto" w:frame="1"/>
        </w:rPr>
        <w:t>           </w:t>
      </w:r>
    </w:p>
    <w:p w14:paraId="1801ED25" w14:textId="77777777" w:rsidR="005C5D71" w:rsidRDefault="005C5D71" w:rsidP="005C5D71">
      <w:pPr>
        <w:pStyle w:val="alt"/>
        <w:numPr>
          <w:ilvl w:val="0"/>
          <w:numId w:val="304"/>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System.out.println(</w:t>
      </w:r>
      <w:r>
        <w:rPr>
          <w:rStyle w:val="string"/>
          <w:rFonts w:ascii="inter-regular" w:hAnsi="inter-regular"/>
          <w:color w:val="0000FF"/>
          <w:bdr w:val="none" w:sz="0" w:space="0" w:color="auto" w:frame="1"/>
        </w:rPr>
        <w:t>"Intial Set: "</w:t>
      </w:r>
      <w:r>
        <w:rPr>
          <w:rFonts w:ascii="inter-regular" w:hAnsi="inter-regular"/>
          <w:color w:val="000000"/>
          <w:bdr w:val="none" w:sz="0" w:space="0" w:color="auto" w:frame="1"/>
        </w:rPr>
        <w:t>+set);  </w:t>
      </w:r>
    </w:p>
    <w:p w14:paraId="1CF35D8A" w14:textId="77777777" w:rsidR="005C5D71" w:rsidRDefault="005C5D71" w:rsidP="005C5D71">
      <w:pPr>
        <w:numPr>
          <w:ilvl w:val="0"/>
          <w:numId w:val="304"/>
        </w:numPr>
        <w:spacing w:after="0" w:line="375" w:lineRule="atLeast"/>
        <w:jc w:val="both"/>
        <w:rPr>
          <w:rFonts w:ascii="inter-regular" w:hAnsi="inter-regular"/>
          <w:color w:val="000000"/>
        </w:rPr>
      </w:pPr>
      <w:r>
        <w:rPr>
          <w:rFonts w:ascii="inter-regular" w:hAnsi="inter-regular"/>
          <w:color w:val="000000"/>
          <w:bdr w:val="none" w:sz="0" w:space="0" w:color="auto" w:frame="1"/>
        </w:rPr>
        <w:t>           </w:t>
      </w:r>
    </w:p>
    <w:p w14:paraId="3F583A58" w14:textId="77777777" w:rsidR="005C5D71" w:rsidRDefault="005C5D71" w:rsidP="005C5D71">
      <w:pPr>
        <w:pStyle w:val="alt"/>
        <w:numPr>
          <w:ilvl w:val="0"/>
          <w:numId w:val="304"/>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System.out.println(</w:t>
      </w:r>
      <w:r>
        <w:rPr>
          <w:rStyle w:val="string"/>
          <w:rFonts w:ascii="inter-regular" w:hAnsi="inter-regular"/>
          <w:color w:val="0000FF"/>
          <w:bdr w:val="none" w:sz="0" w:space="0" w:color="auto" w:frame="1"/>
        </w:rPr>
        <w:t>"Head Set: "</w:t>
      </w:r>
      <w:r>
        <w:rPr>
          <w:rFonts w:ascii="inter-regular" w:hAnsi="inter-regular"/>
          <w:color w:val="000000"/>
          <w:bdr w:val="none" w:sz="0" w:space="0" w:color="auto" w:frame="1"/>
        </w:rPr>
        <w:t>+set.headSet(</w:t>
      </w:r>
      <w:r>
        <w:rPr>
          <w:rStyle w:val="string"/>
          <w:rFonts w:ascii="inter-regular" w:hAnsi="inter-regular"/>
          <w:color w:val="0000FF"/>
          <w:bdr w:val="none" w:sz="0" w:space="0" w:color="auto" w:frame="1"/>
        </w:rPr>
        <w:t>"C"</w:t>
      </w:r>
      <w:r>
        <w:rPr>
          <w:rFonts w:ascii="inter-regular" w:hAnsi="inter-regular"/>
          <w:color w:val="000000"/>
          <w:bdr w:val="none" w:sz="0" w:space="0" w:color="auto" w:frame="1"/>
        </w:rPr>
        <w:t>));  </w:t>
      </w:r>
    </w:p>
    <w:p w14:paraId="36C31930" w14:textId="77777777" w:rsidR="005C5D71" w:rsidRDefault="005C5D71" w:rsidP="005C5D71">
      <w:pPr>
        <w:numPr>
          <w:ilvl w:val="0"/>
          <w:numId w:val="304"/>
        </w:numPr>
        <w:spacing w:after="0" w:line="375" w:lineRule="atLeast"/>
        <w:jc w:val="both"/>
        <w:rPr>
          <w:rFonts w:ascii="inter-regular" w:hAnsi="inter-regular"/>
          <w:color w:val="000000"/>
        </w:rPr>
      </w:pPr>
      <w:r>
        <w:rPr>
          <w:rFonts w:ascii="inter-regular" w:hAnsi="inter-regular"/>
          <w:color w:val="000000"/>
          <w:bdr w:val="none" w:sz="0" w:space="0" w:color="auto" w:frame="1"/>
        </w:rPr>
        <w:t>          </w:t>
      </w:r>
    </w:p>
    <w:p w14:paraId="75AA0A65" w14:textId="77777777" w:rsidR="005C5D71" w:rsidRDefault="005C5D71" w:rsidP="005C5D71">
      <w:pPr>
        <w:pStyle w:val="alt"/>
        <w:numPr>
          <w:ilvl w:val="0"/>
          <w:numId w:val="304"/>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System.out.println(</w:t>
      </w:r>
      <w:r>
        <w:rPr>
          <w:rStyle w:val="string"/>
          <w:rFonts w:ascii="inter-regular" w:hAnsi="inter-regular"/>
          <w:color w:val="0000FF"/>
          <w:bdr w:val="none" w:sz="0" w:space="0" w:color="auto" w:frame="1"/>
        </w:rPr>
        <w:t>"SubSet: "</w:t>
      </w:r>
      <w:r>
        <w:rPr>
          <w:rFonts w:ascii="inter-regular" w:hAnsi="inter-regular"/>
          <w:color w:val="000000"/>
          <w:bdr w:val="none" w:sz="0" w:space="0" w:color="auto" w:frame="1"/>
        </w:rPr>
        <w:t>+set.subSet(</w:t>
      </w:r>
      <w:r>
        <w:rPr>
          <w:rStyle w:val="string"/>
          <w:rFonts w:ascii="inter-regular" w:hAnsi="inter-regular"/>
          <w:color w:val="0000FF"/>
          <w:bdr w:val="none" w:sz="0" w:space="0" w:color="auto" w:frame="1"/>
        </w:rPr>
        <w:t>"A"</w:t>
      </w:r>
      <w:r>
        <w:rPr>
          <w:rFonts w:ascii="inter-regular" w:hAnsi="inter-regular"/>
          <w:color w:val="000000"/>
          <w:bdr w:val="none" w:sz="0" w:space="0" w:color="auto" w:frame="1"/>
        </w:rPr>
        <w:t>, </w:t>
      </w:r>
      <w:r>
        <w:rPr>
          <w:rStyle w:val="string"/>
          <w:rFonts w:ascii="inter-regular" w:hAnsi="inter-regular"/>
          <w:color w:val="0000FF"/>
          <w:bdr w:val="none" w:sz="0" w:space="0" w:color="auto" w:frame="1"/>
        </w:rPr>
        <w:t>"E"</w:t>
      </w:r>
      <w:r>
        <w:rPr>
          <w:rFonts w:ascii="inter-regular" w:hAnsi="inter-regular"/>
          <w:color w:val="000000"/>
          <w:bdr w:val="none" w:sz="0" w:space="0" w:color="auto" w:frame="1"/>
        </w:rPr>
        <w:t>));  </w:t>
      </w:r>
    </w:p>
    <w:p w14:paraId="175DBB3B" w14:textId="77777777" w:rsidR="005C5D71" w:rsidRDefault="005C5D71" w:rsidP="005C5D71">
      <w:pPr>
        <w:numPr>
          <w:ilvl w:val="0"/>
          <w:numId w:val="304"/>
        </w:numPr>
        <w:spacing w:after="0" w:line="375" w:lineRule="atLeast"/>
        <w:jc w:val="both"/>
        <w:rPr>
          <w:rFonts w:ascii="inter-regular" w:hAnsi="inter-regular"/>
          <w:color w:val="000000"/>
        </w:rPr>
      </w:pPr>
      <w:r>
        <w:rPr>
          <w:rFonts w:ascii="inter-regular" w:hAnsi="inter-regular"/>
          <w:color w:val="000000"/>
          <w:bdr w:val="none" w:sz="0" w:space="0" w:color="auto" w:frame="1"/>
        </w:rPr>
        <w:t>           </w:t>
      </w:r>
    </w:p>
    <w:p w14:paraId="01E487B3" w14:textId="77777777" w:rsidR="005C5D71" w:rsidRDefault="005C5D71" w:rsidP="005C5D71">
      <w:pPr>
        <w:pStyle w:val="alt"/>
        <w:numPr>
          <w:ilvl w:val="0"/>
          <w:numId w:val="304"/>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System.out.println(</w:t>
      </w:r>
      <w:r>
        <w:rPr>
          <w:rStyle w:val="string"/>
          <w:rFonts w:ascii="inter-regular" w:hAnsi="inter-regular"/>
          <w:color w:val="0000FF"/>
          <w:bdr w:val="none" w:sz="0" w:space="0" w:color="auto" w:frame="1"/>
        </w:rPr>
        <w:t>"TailSet: "</w:t>
      </w:r>
      <w:r>
        <w:rPr>
          <w:rFonts w:ascii="inter-regular" w:hAnsi="inter-regular"/>
          <w:color w:val="000000"/>
          <w:bdr w:val="none" w:sz="0" w:space="0" w:color="auto" w:frame="1"/>
        </w:rPr>
        <w:t>+set.tailSet(</w:t>
      </w:r>
      <w:r>
        <w:rPr>
          <w:rStyle w:val="string"/>
          <w:rFonts w:ascii="inter-regular" w:hAnsi="inter-regular"/>
          <w:color w:val="0000FF"/>
          <w:bdr w:val="none" w:sz="0" w:space="0" w:color="auto" w:frame="1"/>
        </w:rPr>
        <w:t>"C"</w:t>
      </w:r>
      <w:r>
        <w:rPr>
          <w:rFonts w:ascii="inter-regular" w:hAnsi="inter-regular"/>
          <w:color w:val="000000"/>
          <w:bdr w:val="none" w:sz="0" w:space="0" w:color="auto" w:frame="1"/>
        </w:rPr>
        <w:t>));  </w:t>
      </w:r>
    </w:p>
    <w:p w14:paraId="37369985" w14:textId="77777777" w:rsidR="005C5D71" w:rsidRDefault="005C5D71" w:rsidP="005C5D71">
      <w:pPr>
        <w:numPr>
          <w:ilvl w:val="0"/>
          <w:numId w:val="304"/>
        </w:numPr>
        <w:spacing w:after="0" w:line="375" w:lineRule="atLeast"/>
        <w:jc w:val="both"/>
        <w:rPr>
          <w:rFonts w:ascii="inter-regular" w:hAnsi="inter-regular"/>
          <w:color w:val="000000"/>
        </w:rPr>
      </w:pPr>
      <w:r>
        <w:rPr>
          <w:rFonts w:ascii="inter-regular" w:hAnsi="inter-regular"/>
          <w:color w:val="000000"/>
          <w:bdr w:val="none" w:sz="0" w:space="0" w:color="auto" w:frame="1"/>
        </w:rPr>
        <w:t> }  </w:t>
      </w:r>
    </w:p>
    <w:p w14:paraId="44AC65B3" w14:textId="77777777" w:rsidR="005C5D71" w:rsidRDefault="005C5D71" w:rsidP="005C5D71">
      <w:pPr>
        <w:pStyle w:val="alt"/>
        <w:numPr>
          <w:ilvl w:val="0"/>
          <w:numId w:val="304"/>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w:t>
      </w:r>
    </w:p>
    <w:p w14:paraId="24C66177" w14:textId="77777777" w:rsidR="005C5D71" w:rsidRDefault="005C5D71" w:rsidP="005C5D71">
      <w:pPr>
        <w:pStyle w:val="NormalWeb"/>
        <w:shd w:val="clear" w:color="auto" w:fill="FFFFFF"/>
        <w:jc w:val="both"/>
        <w:rPr>
          <w:rFonts w:ascii="inter-regular" w:hAnsi="inter-regular"/>
          <w:color w:val="333333"/>
        </w:rPr>
      </w:pPr>
      <w:r>
        <w:rPr>
          <w:rStyle w:val="Strong"/>
          <w:rFonts w:ascii="Segoe UI" w:hAnsi="Segoe UI" w:cs="Segoe UI"/>
          <w:color w:val="333333"/>
        </w:rPr>
        <w:t>Output:</w:t>
      </w:r>
    </w:p>
    <w:p w14:paraId="6995D91C" w14:textId="77777777" w:rsidR="005C5D71" w:rsidRDefault="005C5D71" w:rsidP="005C5D71">
      <w:pPr>
        <w:pStyle w:val="HTMLPreformatted"/>
        <w:shd w:val="clear" w:color="auto" w:fill="EEEEEE"/>
        <w:jc w:val="both"/>
        <w:rPr>
          <w:color w:val="535559"/>
        </w:rPr>
      </w:pPr>
      <w:r>
        <w:rPr>
          <w:color w:val="535559"/>
        </w:rPr>
        <w:t>Intial Set: [A, B, C, D, E]</w:t>
      </w:r>
    </w:p>
    <w:p w14:paraId="34B700EE" w14:textId="77777777" w:rsidR="005C5D71" w:rsidRDefault="005C5D71" w:rsidP="005C5D71">
      <w:pPr>
        <w:pStyle w:val="HTMLPreformatted"/>
        <w:shd w:val="clear" w:color="auto" w:fill="EEEEEE"/>
        <w:jc w:val="both"/>
        <w:rPr>
          <w:color w:val="535559"/>
        </w:rPr>
      </w:pPr>
      <w:r>
        <w:rPr>
          <w:color w:val="535559"/>
        </w:rPr>
        <w:t>Head Set: [A, B]</w:t>
      </w:r>
    </w:p>
    <w:p w14:paraId="6BAB8AAB" w14:textId="77777777" w:rsidR="005C5D71" w:rsidRDefault="005C5D71" w:rsidP="005C5D71">
      <w:pPr>
        <w:pStyle w:val="HTMLPreformatted"/>
        <w:shd w:val="clear" w:color="auto" w:fill="EEEEEE"/>
        <w:jc w:val="both"/>
        <w:rPr>
          <w:color w:val="535559"/>
        </w:rPr>
      </w:pPr>
      <w:r>
        <w:rPr>
          <w:color w:val="535559"/>
        </w:rPr>
        <w:t>SubSet: [A, B, C, D]</w:t>
      </w:r>
    </w:p>
    <w:p w14:paraId="2EF3A4A7" w14:textId="77777777" w:rsidR="005C5D71" w:rsidRDefault="005C5D71" w:rsidP="005C5D71">
      <w:pPr>
        <w:pStyle w:val="HTMLPreformatted"/>
        <w:shd w:val="clear" w:color="auto" w:fill="EEEEEE"/>
        <w:jc w:val="both"/>
        <w:rPr>
          <w:color w:val="535559"/>
        </w:rPr>
      </w:pPr>
      <w:r>
        <w:rPr>
          <w:color w:val="535559"/>
        </w:rPr>
        <w:t>TailSet: [C, D, E]</w:t>
      </w:r>
    </w:p>
    <w:p w14:paraId="54006F1C" w14:textId="77777777" w:rsidR="005C5D71" w:rsidRDefault="005C5D71" w:rsidP="005C5D71">
      <w:pPr>
        <w:pStyle w:val="Heading3"/>
        <w:shd w:val="clear" w:color="auto" w:fill="FFFFFF"/>
        <w:spacing w:line="312" w:lineRule="atLeast"/>
        <w:jc w:val="both"/>
        <w:rPr>
          <w:rFonts w:ascii="Helvetica" w:hAnsi="Helvetica"/>
          <w:color w:val="610B4B"/>
          <w:sz w:val="32"/>
          <w:szCs w:val="32"/>
        </w:rPr>
      </w:pPr>
      <w:r>
        <w:rPr>
          <w:rFonts w:ascii="Helvetica" w:hAnsi="Helvetica"/>
          <w:b/>
          <w:bCs/>
          <w:color w:val="610B4B"/>
          <w:sz w:val="32"/>
          <w:szCs w:val="32"/>
        </w:rPr>
        <w:t>Java TreeSet Example: Book</w:t>
      </w:r>
    </w:p>
    <w:p w14:paraId="2FB37A36" w14:textId="77777777" w:rsidR="005C5D71" w:rsidRDefault="005C5D71" w:rsidP="005C5D71">
      <w:pPr>
        <w:pStyle w:val="NormalWeb"/>
        <w:shd w:val="clear" w:color="auto" w:fill="FFFFFF"/>
        <w:jc w:val="both"/>
        <w:rPr>
          <w:rFonts w:ascii="inter-regular" w:hAnsi="inter-regular"/>
          <w:color w:val="333333"/>
        </w:rPr>
      </w:pPr>
      <w:r>
        <w:rPr>
          <w:rFonts w:ascii="inter-regular" w:hAnsi="inter-regular"/>
          <w:color w:val="333333"/>
        </w:rPr>
        <w:t>Let's see a TreeSet example where we are adding books to the set and printing all the books. The elements in TreeSet must be of a Comparable type. String and Wrapper classes are Comparable by default. To add user-defined objects in TreeSet, you need to implement the Comparable interface.</w:t>
      </w:r>
    </w:p>
    <w:p w14:paraId="136438D2" w14:textId="77777777" w:rsidR="005C5D71" w:rsidRDefault="005C5D71" w:rsidP="005C5D71">
      <w:pPr>
        <w:pStyle w:val="NormalWeb"/>
        <w:shd w:val="clear" w:color="auto" w:fill="FFFFFF"/>
        <w:jc w:val="both"/>
        <w:rPr>
          <w:rFonts w:ascii="inter-regular" w:hAnsi="inter-regular"/>
          <w:color w:val="333333"/>
        </w:rPr>
      </w:pPr>
      <w:r>
        <w:rPr>
          <w:rStyle w:val="Strong"/>
          <w:rFonts w:ascii="Segoe UI" w:hAnsi="Segoe UI" w:cs="Segoe UI"/>
          <w:color w:val="333333"/>
        </w:rPr>
        <w:t>FileName:</w:t>
      </w:r>
      <w:r>
        <w:rPr>
          <w:rFonts w:ascii="inter-regular" w:hAnsi="inter-regular"/>
          <w:color w:val="333333"/>
        </w:rPr>
        <w:t> TreeSetExample.java</w:t>
      </w:r>
    </w:p>
    <w:p w14:paraId="06E4838B" w14:textId="77777777" w:rsidR="005C5D71" w:rsidRDefault="005C5D71" w:rsidP="005C5D71">
      <w:pPr>
        <w:pStyle w:val="alt"/>
        <w:numPr>
          <w:ilvl w:val="0"/>
          <w:numId w:val="305"/>
        </w:numPr>
        <w:spacing w:before="0" w:beforeAutospacing="0" w:after="0" w:afterAutospacing="0" w:line="375" w:lineRule="atLeast"/>
        <w:jc w:val="both"/>
        <w:rPr>
          <w:rFonts w:ascii="inter-regular" w:hAnsi="inter-regular"/>
          <w:color w:val="000000"/>
        </w:rPr>
      </w:pPr>
      <w:r>
        <w:rPr>
          <w:rStyle w:val="keyword"/>
          <w:rFonts w:ascii="inter-regular" w:hAnsi="inter-regular"/>
          <w:b/>
          <w:bCs/>
          <w:color w:val="006699"/>
          <w:bdr w:val="none" w:sz="0" w:space="0" w:color="auto" w:frame="1"/>
        </w:rPr>
        <w:t>import</w:t>
      </w:r>
      <w:r>
        <w:rPr>
          <w:rFonts w:ascii="inter-regular" w:hAnsi="inter-regular"/>
          <w:color w:val="000000"/>
          <w:bdr w:val="none" w:sz="0" w:space="0" w:color="auto" w:frame="1"/>
        </w:rPr>
        <w:t> java.util.*;    </w:t>
      </w:r>
    </w:p>
    <w:p w14:paraId="07972844" w14:textId="77777777" w:rsidR="005C5D71" w:rsidRDefault="005C5D71" w:rsidP="005C5D71">
      <w:pPr>
        <w:numPr>
          <w:ilvl w:val="0"/>
          <w:numId w:val="305"/>
        </w:numPr>
        <w:spacing w:after="0" w:line="375" w:lineRule="atLeast"/>
        <w:jc w:val="both"/>
        <w:rPr>
          <w:rFonts w:ascii="inter-regular" w:hAnsi="inter-regular"/>
          <w:color w:val="000000"/>
        </w:rPr>
      </w:pPr>
      <w:r>
        <w:rPr>
          <w:rStyle w:val="keyword"/>
          <w:rFonts w:ascii="inter-regular" w:hAnsi="inter-regular"/>
          <w:b/>
          <w:bCs/>
          <w:color w:val="006699"/>
          <w:bdr w:val="none" w:sz="0" w:space="0" w:color="auto" w:frame="1"/>
        </w:rPr>
        <w:t>class</w:t>
      </w:r>
      <w:r>
        <w:rPr>
          <w:rFonts w:ascii="inter-regular" w:hAnsi="inter-regular"/>
          <w:color w:val="000000"/>
          <w:bdr w:val="none" w:sz="0" w:space="0" w:color="auto" w:frame="1"/>
        </w:rPr>
        <w:t> Book </w:t>
      </w:r>
      <w:r>
        <w:rPr>
          <w:rStyle w:val="keyword"/>
          <w:rFonts w:ascii="inter-regular" w:hAnsi="inter-regular"/>
          <w:b/>
          <w:bCs/>
          <w:color w:val="006699"/>
          <w:bdr w:val="none" w:sz="0" w:space="0" w:color="auto" w:frame="1"/>
        </w:rPr>
        <w:t>implements</w:t>
      </w:r>
      <w:r>
        <w:rPr>
          <w:rFonts w:ascii="inter-regular" w:hAnsi="inter-regular"/>
          <w:color w:val="000000"/>
          <w:bdr w:val="none" w:sz="0" w:space="0" w:color="auto" w:frame="1"/>
        </w:rPr>
        <w:t> Comparable&lt;Book&gt;{    </w:t>
      </w:r>
    </w:p>
    <w:p w14:paraId="4CF07818" w14:textId="77777777" w:rsidR="005C5D71" w:rsidRDefault="005C5D71" w:rsidP="005C5D71">
      <w:pPr>
        <w:pStyle w:val="alt"/>
        <w:numPr>
          <w:ilvl w:val="0"/>
          <w:numId w:val="305"/>
        </w:numPr>
        <w:spacing w:before="0" w:beforeAutospacing="0" w:after="0" w:afterAutospacing="0" w:line="375" w:lineRule="atLeast"/>
        <w:jc w:val="both"/>
        <w:rPr>
          <w:rFonts w:ascii="inter-regular" w:hAnsi="inter-regular"/>
          <w:color w:val="000000"/>
        </w:rPr>
      </w:pPr>
      <w:r>
        <w:rPr>
          <w:rStyle w:val="keyword"/>
          <w:rFonts w:ascii="inter-regular" w:hAnsi="inter-regular"/>
          <w:b/>
          <w:bCs/>
          <w:color w:val="006699"/>
          <w:bdr w:val="none" w:sz="0" w:space="0" w:color="auto" w:frame="1"/>
        </w:rPr>
        <w:t>int</w:t>
      </w:r>
      <w:r>
        <w:rPr>
          <w:rFonts w:ascii="inter-regular" w:hAnsi="inter-regular"/>
          <w:color w:val="000000"/>
          <w:bdr w:val="none" w:sz="0" w:space="0" w:color="auto" w:frame="1"/>
        </w:rPr>
        <w:t> id;    </w:t>
      </w:r>
    </w:p>
    <w:p w14:paraId="403BFDD2" w14:textId="77777777" w:rsidR="005C5D71" w:rsidRDefault="005C5D71" w:rsidP="005C5D71">
      <w:pPr>
        <w:numPr>
          <w:ilvl w:val="0"/>
          <w:numId w:val="305"/>
        </w:numPr>
        <w:spacing w:after="0" w:line="375" w:lineRule="atLeast"/>
        <w:jc w:val="both"/>
        <w:rPr>
          <w:rFonts w:ascii="inter-regular" w:hAnsi="inter-regular"/>
          <w:color w:val="000000"/>
        </w:rPr>
      </w:pPr>
      <w:r>
        <w:rPr>
          <w:rFonts w:ascii="inter-regular" w:hAnsi="inter-regular"/>
          <w:color w:val="000000"/>
          <w:bdr w:val="none" w:sz="0" w:space="0" w:color="auto" w:frame="1"/>
        </w:rPr>
        <w:t>String name,author,publisher;    </w:t>
      </w:r>
    </w:p>
    <w:p w14:paraId="5885379B" w14:textId="77777777" w:rsidR="005C5D71" w:rsidRDefault="005C5D71" w:rsidP="005C5D71">
      <w:pPr>
        <w:pStyle w:val="alt"/>
        <w:numPr>
          <w:ilvl w:val="0"/>
          <w:numId w:val="305"/>
        </w:numPr>
        <w:spacing w:before="0" w:beforeAutospacing="0" w:after="0" w:afterAutospacing="0" w:line="375" w:lineRule="atLeast"/>
        <w:jc w:val="both"/>
        <w:rPr>
          <w:rFonts w:ascii="inter-regular" w:hAnsi="inter-regular"/>
          <w:color w:val="000000"/>
        </w:rPr>
      </w:pPr>
      <w:r>
        <w:rPr>
          <w:rStyle w:val="keyword"/>
          <w:rFonts w:ascii="inter-regular" w:hAnsi="inter-regular"/>
          <w:b/>
          <w:bCs/>
          <w:color w:val="006699"/>
          <w:bdr w:val="none" w:sz="0" w:space="0" w:color="auto" w:frame="1"/>
        </w:rPr>
        <w:t>int</w:t>
      </w:r>
      <w:r>
        <w:rPr>
          <w:rFonts w:ascii="inter-regular" w:hAnsi="inter-regular"/>
          <w:color w:val="000000"/>
          <w:bdr w:val="none" w:sz="0" w:space="0" w:color="auto" w:frame="1"/>
        </w:rPr>
        <w:t> quantity;    </w:t>
      </w:r>
    </w:p>
    <w:p w14:paraId="09B318BE" w14:textId="77777777" w:rsidR="005C5D71" w:rsidRDefault="005C5D71" w:rsidP="005C5D71">
      <w:pPr>
        <w:numPr>
          <w:ilvl w:val="0"/>
          <w:numId w:val="305"/>
        </w:numPr>
        <w:spacing w:after="0" w:line="375" w:lineRule="atLeast"/>
        <w:jc w:val="both"/>
        <w:rPr>
          <w:rFonts w:ascii="inter-regular" w:hAnsi="inter-regular"/>
          <w:color w:val="000000"/>
        </w:rPr>
      </w:pPr>
      <w:r>
        <w:rPr>
          <w:rStyle w:val="keyword"/>
          <w:rFonts w:ascii="inter-regular" w:hAnsi="inter-regular"/>
          <w:b/>
          <w:bCs/>
          <w:color w:val="006699"/>
          <w:bdr w:val="none" w:sz="0" w:space="0" w:color="auto" w:frame="1"/>
        </w:rPr>
        <w:t>public</w:t>
      </w:r>
      <w:r>
        <w:rPr>
          <w:rFonts w:ascii="inter-regular" w:hAnsi="inter-regular"/>
          <w:color w:val="000000"/>
          <w:bdr w:val="none" w:sz="0" w:space="0" w:color="auto" w:frame="1"/>
        </w:rPr>
        <w:t> Book(</w:t>
      </w:r>
      <w:r>
        <w:rPr>
          <w:rStyle w:val="keyword"/>
          <w:rFonts w:ascii="inter-regular" w:hAnsi="inter-regular"/>
          <w:b/>
          <w:bCs/>
          <w:color w:val="006699"/>
          <w:bdr w:val="none" w:sz="0" w:space="0" w:color="auto" w:frame="1"/>
        </w:rPr>
        <w:t>int</w:t>
      </w:r>
      <w:r>
        <w:rPr>
          <w:rFonts w:ascii="inter-regular" w:hAnsi="inter-regular"/>
          <w:color w:val="000000"/>
          <w:bdr w:val="none" w:sz="0" w:space="0" w:color="auto" w:frame="1"/>
        </w:rPr>
        <w:t> id, String name, String author, String publisher, </w:t>
      </w:r>
      <w:r>
        <w:rPr>
          <w:rStyle w:val="keyword"/>
          <w:rFonts w:ascii="inter-regular" w:hAnsi="inter-regular"/>
          <w:b/>
          <w:bCs/>
          <w:color w:val="006699"/>
          <w:bdr w:val="none" w:sz="0" w:space="0" w:color="auto" w:frame="1"/>
        </w:rPr>
        <w:t>int</w:t>
      </w:r>
      <w:r>
        <w:rPr>
          <w:rFonts w:ascii="inter-regular" w:hAnsi="inter-regular"/>
          <w:color w:val="000000"/>
          <w:bdr w:val="none" w:sz="0" w:space="0" w:color="auto" w:frame="1"/>
        </w:rPr>
        <w:t> quantity) {    </w:t>
      </w:r>
    </w:p>
    <w:p w14:paraId="36C8E5EC" w14:textId="77777777" w:rsidR="005C5D71" w:rsidRDefault="005C5D71" w:rsidP="005C5D71">
      <w:pPr>
        <w:pStyle w:val="alt"/>
        <w:numPr>
          <w:ilvl w:val="0"/>
          <w:numId w:val="305"/>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this</w:t>
      </w:r>
      <w:r>
        <w:rPr>
          <w:rFonts w:ascii="inter-regular" w:hAnsi="inter-regular"/>
          <w:color w:val="000000"/>
          <w:bdr w:val="none" w:sz="0" w:space="0" w:color="auto" w:frame="1"/>
        </w:rPr>
        <w:t>.id = id;    </w:t>
      </w:r>
    </w:p>
    <w:p w14:paraId="542971B7" w14:textId="77777777" w:rsidR="005C5D71" w:rsidRDefault="005C5D71" w:rsidP="005C5D71">
      <w:pPr>
        <w:numPr>
          <w:ilvl w:val="0"/>
          <w:numId w:val="305"/>
        </w:numPr>
        <w:spacing w:after="0" w:line="375" w:lineRule="atLeast"/>
        <w:jc w:val="both"/>
        <w:rPr>
          <w:rFonts w:ascii="inter-regular" w:hAnsi="inter-regular"/>
          <w:color w:val="000000"/>
        </w:rPr>
      </w:pP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this</w:t>
      </w:r>
      <w:r>
        <w:rPr>
          <w:rFonts w:ascii="inter-regular" w:hAnsi="inter-regular"/>
          <w:color w:val="000000"/>
          <w:bdr w:val="none" w:sz="0" w:space="0" w:color="auto" w:frame="1"/>
        </w:rPr>
        <w:t>.name = name;    </w:t>
      </w:r>
    </w:p>
    <w:p w14:paraId="54FC514C" w14:textId="77777777" w:rsidR="005C5D71" w:rsidRDefault="005C5D71" w:rsidP="005C5D71">
      <w:pPr>
        <w:pStyle w:val="alt"/>
        <w:numPr>
          <w:ilvl w:val="0"/>
          <w:numId w:val="305"/>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this</w:t>
      </w:r>
      <w:r>
        <w:rPr>
          <w:rFonts w:ascii="inter-regular" w:hAnsi="inter-regular"/>
          <w:color w:val="000000"/>
          <w:bdr w:val="none" w:sz="0" w:space="0" w:color="auto" w:frame="1"/>
        </w:rPr>
        <w:t>.author = author;    </w:t>
      </w:r>
    </w:p>
    <w:p w14:paraId="6EC7A5F3" w14:textId="77777777" w:rsidR="005C5D71" w:rsidRDefault="005C5D71" w:rsidP="005C5D71">
      <w:pPr>
        <w:numPr>
          <w:ilvl w:val="0"/>
          <w:numId w:val="305"/>
        </w:numPr>
        <w:spacing w:after="0" w:line="375" w:lineRule="atLeast"/>
        <w:jc w:val="both"/>
        <w:rPr>
          <w:rFonts w:ascii="inter-regular" w:hAnsi="inter-regular"/>
          <w:color w:val="000000"/>
        </w:rPr>
      </w:pP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this</w:t>
      </w:r>
      <w:r>
        <w:rPr>
          <w:rFonts w:ascii="inter-regular" w:hAnsi="inter-regular"/>
          <w:color w:val="000000"/>
          <w:bdr w:val="none" w:sz="0" w:space="0" w:color="auto" w:frame="1"/>
        </w:rPr>
        <w:t>.publisher = publisher;    </w:t>
      </w:r>
    </w:p>
    <w:p w14:paraId="7C365735" w14:textId="77777777" w:rsidR="005C5D71" w:rsidRDefault="005C5D71" w:rsidP="005C5D71">
      <w:pPr>
        <w:pStyle w:val="alt"/>
        <w:numPr>
          <w:ilvl w:val="0"/>
          <w:numId w:val="305"/>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this</w:t>
      </w:r>
      <w:r>
        <w:rPr>
          <w:rFonts w:ascii="inter-regular" w:hAnsi="inter-regular"/>
          <w:color w:val="000000"/>
          <w:bdr w:val="none" w:sz="0" w:space="0" w:color="auto" w:frame="1"/>
        </w:rPr>
        <w:t>.quantity = quantity;    </w:t>
      </w:r>
    </w:p>
    <w:p w14:paraId="4BBC76E0" w14:textId="77777777" w:rsidR="005C5D71" w:rsidRDefault="005C5D71" w:rsidP="005C5D71">
      <w:pPr>
        <w:numPr>
          <w:ilvl w:val="0"/>
          <w:numId w:val="305"/>
        </w:numPr>
        <w:spacing w:after="0" w:line="375" w:lineRule="atLeast"/>
        <w:jc w:val="both"/>
        <w:rPr>
          <w:rFonts w:ascii="inter-regular" w:hAnsi="inter-regular"/>
          <w:color w:val="000000"/>
        </w:rPr>
      </w:pPr>
      <w:r>
        <w:rPr>
          <w:rFonts w:ascii="inter-regular" w:hAnsi="inter-regular"/>
          <w:color w:val="000000"/>
          <w:bdr w:val="none" w:sz="0" w:space="0" w:color="auto" w:frame="1"/>
        </w:rPr>
        <w:t>}    </w:t>
      </w:r>
    </w:p>
    <w:p w14:paraId="18295B80" w14:textId="77777777" w:rsidR="005C5D71" w:rsidRDefault="005C5D71" w:rsidP="005C5D71">
      <w:pPr>
        <w:pStyle w:val="alt"/>
        <w:numPr>
          <w:ilvl w:val="0"/>
          <w:numId w:val="305"/>
        </w:numPr>
        <w:spacing w:before="0" w:beforeAutospacing="0" w:after="0" w:afterAutospacing="0" w:line="375" w:lineRule="atLeast"/>
        <w:jc w:val="both"/>
        <w:rPr>
          <w:rFonts w:ascii="inter-regular" w:hAnsi="inter-regular"/>
          <w:color w:val="000000"/>
        </w:rPr>
      </w:pPr>
      <w:r>
        <w:rPr>
          <w:rStyle w:val="comment"/>
          <w:rFonts w:ascii="inter-regular" w:hAnsi="inter-regular"/>
          <w:color w:val="008200"/>
          <w:bdr w:val="none" w:sz="0" w:space="0" w:color="auto" w:frame="1"/>
        </w:rPr>
        <w:lastRenderedPageBreak/>
        <w:t>// implementing the abstract method</w:t>
      </w:r>
      <w:r>
        <w:rPr>
          <w:rFonts w:ascii="inter-regular" w:hAnsi="inter-regular"/>
          <w:color w:val="000000"/>
          <w:bdr w:val="none" w:sz="0" w:space="0" w:color="auto" w:frame="1"/>
        </w:rPr>
        <w:t>  </w:t>
      </w:r>
    </w:p>
    <w:p w14:paraId="05A7F51A" w14:textId="77777777" w:rsidR="005C5D71" w:rsidRDefault="005C5D71" w:rsidP="005C5D71">
      <w:pPr>
        <w:numPr>
          <w:ilvl w:val="0"/>
          <w:numId w:val="305"/>
        </w:numPr>
        <w:spacing w:after="0" w:line="375" w:lineRule="atLeast"/>
        <w:jc w:val="both"/>
        <w:rPr>
          <w:rFonts w:ascii="inter-regular" w:hAnsi="inter-regular"/>
          <w:color w:val="000000"/>
        </w:rPr>
      </w:pPr>
      <w:r>
        <w:rPr>
          <w:rStyle w:val="keyword"/>
          <w:rFonts w:ascii="inter-regular" w:hAnsi="inter-regular"/>
          <w:b/>
          <w:bCs/>
          <w:color w:val="006699"/>
          <w:bdr w:val="none" w:sz="0" w:space="0" w:color="auto" w:frame="1"/>
        </w:rPr>
        <w:t>public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int</w:t>
      </w:r>
      <w:r>
        <w:rPr>
          <w:rFonts w:ascii="inter-regular" w:hAnsi="inter-regular"/>
          <w:color w:val="000000"/>
          <w:bdr w:val="none" w:sz="0" w:space="0" w:color="auto" w:frame="1"/>
        </w:rPr>
        <w:t> compareTo(Book b) {    </w:t>
      </w:r>
    </w:p>
    <w:p w14:paraId="17729162" w14:textId="77777777" w:rsidR="005C5D71" w:rsidRDefault="005C5D71" w:rsidP="005C5D71">
      <w:pPr>
        <w:pStyle w:val="alt"/>
        <w:numPr>
          <w:ilvl w:val="0"/>
          <w:numId w:val="305"/>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if</w:t>
      </w:r>
      <w:r>
        <w:rPr>
          <w:rFonts w:ascii="inter-regular" w:hAnsi="inter-regular"/>
          <w:color w:val="000000"/>
          <w:bdr w:val="none" w:sz="0" w:space="0" w:color="auto" w:frame="1"/>
        </w:rPr>
        <w:t>(id&gt;b.id){    </w:t>
      </w:r>
    </w:p>
    <w:p w14:paraId="21401327" w14:textId="77777777" w:rsidR="005C5D71" w:rsidRDefault="005C5D71" w:rsidP="005C5D71">
      <w:pPr>
        <w:numPr>
          <w:ilvl w:val="0"/>
          <w:numId w:val="305"/>
        </w:numPr>
        <w:spacing w:after="0" w:line="375" w:lineRule="atLeast"/>
        <w:jc w:val="both"/>
        <w:rPr>
          <w:rFonts w:ascii="inter-regular" w:hAnsi="inter-regular"/>
          <w:color w:val="000000"/>
        </w:rPr>
      </w:pP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return</w:t>
      </w:r>
      <w:r>
        <w:rPr>
          <w:rFonts w:ascii="inter-regular" w:hAnsi="inter-regular"/>
          <w:color w:val="000000"/>
          <w:bdr w:val="none" w:sz="0" w:space="0" w:color="auto" w:frame="1"/>
        </w:rPr>
        <w:t> </w:t>
      </w:r>
      <w:r>
        <w:rPr>
          <w:rStyle w:val="number"/>
          <w:rFonts w:ascii="inter-regular" w:hAnsi="inter-regular"/>
          <w:color w:val="C00000"/>
          <w:bdr w:val="none" w:sz="0" w:space="0" w:color="auto" w:frame="1"/>
        </w:rPr>
        <w:t>1</w:t>
      </w:r>
      <w:r>
        <w:rPr>
          <w:rFonts w:ascii="inter-regular" w:hAnsi="inter-regular"/>
          <w:color w:val="000000"/>
          <w:bdr w:val="none" w:sz="0" w:space="0" w:color="auto" w:frame="1"/>
        </w:rPr>
        <w:t>;    </w:t>
      </w:r>
    </w:p>
    <w:p w14:paraId="322B7BA3" w14:textId="77777777" w:rsidR="005C5D71" w:rsidRDefault="005C5D71" w:rsidP="005C5D71">
      <w:pPr>
        <w:pStyle w:val="alt"/>
        <w:numPr>
          <w:ilvl w:val="0"/>
          <w:numId w:val="305"/>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else</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if</w:t>
      </w:r>
      <w:r>
        <w:rPr>
          <w:rFonts w:ascii="inter-regular" w:hAnsi="inter-regular"/>
          <w:color w:val="000000"/>
          <w:bdr w:val="none" w:sz="0" w:space="0" w:color="auto" w:frame="1"/>
        </w:rPr>
        <w:t>(id&lt;b.id){    </w:t>
      </w:r>
    </w:p>
    <w:p w14:paraId="4932E618" w14:textId="77777777" w:rsidR="005C5D71" w:rsidRDefault="005C5D71" w:rsidP="005C5D71">
      <w:pPr>
        <w:numPr>
          <w:ilvl w:val="0"/>
          <w:numId w:val="305"/>
        </w:numPr>
        <w:spacing w:after="0" w:line="375" w:lineRule="atLeast"/>
        <w:jc w:val="both"/>
        <w:rPr>
          <w:rFonts w:ascii="inter-regular" w:hAnsi="inter-regular"/>
          <w:color w:val="000000"/>
        </w:rPr>
      </w:pP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return</w:t>
      </w:r>
      <w:r>
        <w:rPr>
          <w:rFonts w:ascii="inter-regular" w:hAnsi="inter-regular"/>
          <w:color w:val="000000"/>
          <w:bdr w:val="none" w:sz="0" w:space="0" w:color="auto" w:frame="1"/>
        </w:rPr>
        <w:t> -</w:t>
      </w:r>
      <w:r>
        <w:rPr>
          <w:rStyle w:val="number"/>
          <w:rFonts w:ascii="inter-regular" w:hAnsi="inter-regular"/>
          <w:color w:val="C00000"/>
          <w:bdr w:val="none" w:sz="0" w:space="0" w:color="auto" w:frame="1"/>
        </w:rPr>
        <w:t>1</w:t>
      </w:r>
      <w:r>
        <w:rPr>
          <w:rFonts w:ascii="inter-regular" w:hAnsi="inter-regular"/>
          <w:color w:val="000000"/>
          <w:bdr w:val="none" w:sz="0" w:space="0" w:color="auto" w:frame="1"/>
        </w:rPr>
        <w:t>;    </w:t>
      </w:r>
    </w:p>
    <w:p w14:paraId="40B2044E" w14:textId="77777777" w:rsidR="005C5D71" w:rsidRDefault="005C5D71" w:rsidP="005C5D71">
      <w:pPr>
        <w:pStyle w:val="alt"/>
        <w:numPr>
          <w:ilvl w:val="0"/>
          <w:numId w:val="305"/>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else</w:t>
      </w:r>
      <w:r>
        <w:rPr>
          <w:rFonts w:ascii="inter-regular" w:hAnsi="inter-regular"/>
          <w:color w:val="000000"/>
          <w:bdr w:val="none" w:sz="0" w:space="0" w:color="auto" w:frame="1"/>
        </w:rPr>
        <w:t>{    </w:t>
      </w:r>
    </w:p>
    <w:p w14:paraId="085BF929" w14:textId="77777777" w:rsidR="005C5D71" w:rsidRDefault="005C5D71" w:rsidP="005C5D71">
      <w:pPr>
        <w:numPr>
          <w:ilvl w:val="0"/>
          <w:numId w:val="305"/>
        </w:numPr>
        <w:spacing w:after="0" w:line="375" w:lineRule="atLeast"/>
        <w:jc w:val="both"/>
        <w:rPr>
          <w:rFonts w:ascii="inter-regular" w:hAnsi="inter-regular"/>
          <w:color w:val="000000"/>
        </w:rPr>
      </w:pP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return</w:t>
      </w:r>
      <w:r>
        <w:rPr>
          <w:rFonts w:ascii="inter-regular" w:hAnsi="inter-regular"/>
          <w:color w:val="000000"/>
          <w:bdr w:val="none" w:sz="0" w:space="0" w:color="auto" w:frame="1"/>
        </w:rPr>
        <w:t> </w:t>
      </w:r>
      <w:r>
        <w:rPr>
          <w:rStyle w:val="number"/>
          <w:rFonts w:ascii="inter-regular" w:hAnsi="inter-regular"/>
          <w:color w:val="C00000"/>
          <w:bdr w:val="none" w:sz="0" w:space="0" w:color="auto" w:frame="1"/>
        </w:rPr>
        <w:t>0</w:t>
      </w:r>
      <w:r>
        <w:rPr>
          <w:rFonts w:ascii="inter-regular" w:hAnsi="inter-regular"/>
          <w:color w:val="000000"/>
          <w:bdr w:val="none" w:sz="0" w:space="0" w:color="auto" w:frame="1"/>
        </w:rPr>
        <w:t>;    </w:t>
      </w:r>
    </w:p>
    <w:p w14:paraId="4B723EAF" w14:textId="77777777" w:rsidR="005C5D71" w:rsidRDefault="005C5D71" w:rsidP="005C5D71">
      <w:pPr>
        <w:pStyle w:val="alt"/>
        <w:numPr>
          <w:ilvl w:val="0"/>
          <w:numId w:val="305"/>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    </w:t>
      </w:r>
    </w:p>
    <w:p w14:paraId="78DBA087" w14:textId="77777777" w:rsidR="005C5D71" w:rsidRDefault="005C5D71" w:rsidP="005C5D71">
      <w:pPr>
        <w:numPr>
          <w:ilvl w:val="0"/>
          <w:numId w:val="305"/>
        </w:numPr>
        <w:spacing w:after="0" w:line="375" w:lineRule="atLeast"/>
        <w:jc w:val="both"/>
        <w:rPr>
          <w:rFonts w:ascii="inter-regular" w:hAnsi="inter-regular"/>
          <w:color w:val="000000"/>
        </w:rPr>
      </w:pPr>
      <w:r>
        <w:rPr>
          <w:rFonts w:ascii="inter-regular" w:hAnsi="inter-regular"/>
          <w:color w:val="000000"/>
          <w:bdr w:val="none" w:sz="0" w:space="0" w:color="auto" w:frame="1"/>
        </w:rPr>
        <w:t>}    </w:t>
      </w:r>
    </w:p>
    <w:p w14:paraId="1CAA5CE5" w14:textId="77777777" w:rsidR="005C5D71" w:rsidRDefault="005C5D71" w:rsidP="005C5D71">
      <w:pPr>
        <w:pStyle w:val="alt"/>
        <w:numPr>
          <w:ilvl w:val="0"/>
          <w:numId w:val="305"/>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w:t>
      </w:r>
    </w:p>
    <w:p w14:paraId="4EBA8ECA" w14:textId="77777777" w:rsidR="005C5D71" w:rsidRDefault="005C5D71" w:rsidP="005C5D71">
      <w:pPr>
        <w:numPr>
          <w:ilvl w:val="0"/>
          <w:numId w:val="305"/>
        </w:numPr>
        <w:spacing w:after="0" w:line="375" w:lineRule="atLeast"/>
        <w:jc w:val="both"/>
        <w:rPr>
          <w:rFonts w:ascii="inter-regular" w:hAnsi="inter-regular"/>
          <w:color w:val="000000"/>
        </w:rPr>
      </w:pPr>
      <w:r>
        <w:rPr>
          <w:rStyle w:val="keyword"/>
          <w:rFonts w:ascii="inter-regular" w:hAnsi="inter-regular"/>
          <w:b/>
          <w:bCs/>
          <w:color w:val="006699"/>
          <w:bdr w:val="none" w:sz="0" w:space="0" w:color="auto" w:frame="1"/>
        </w:rPr>
        <w:t>public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class</w:t>
      </w:r>
      <w:r>
        <w:rPr>
          <w:rFonts w:ascii="inter-regular" w:hAnsi="inter-regular"/>
          <w:color w:val="000000"/>
          <w:bdr w:val="none" w:sz="0" w:space="0" w:color="auto" w:frame="1"/>
        </w:rPr>
        <w:t> TreeSetExample {    </w:t>
      </w:r>
    </w:p>
    <w:p w14:paraId="6604ADCD" w14:textId="77777777" w:rsidR="005C5D71" w:rsidRDefault="005C5D71" w:rsidP="005C5D71">
      <w:pPr>
        <w:pStyle w:val="alt"/>
        <w:numPr>
          <w:ilvl w:val="0"/>
          <w:numId w:val="305"/>
        </w:numPr>
        <w:spacing w:before="0" w:beforeAutospacing="0" w:after="0" w:afterAutospacing="0" w:line="375" w:lineRule="atLeast"/>
        <w:jc w:val="both"/>
        <w:rPr>
          <w:rFonts w:ascii="inter-regular" w:hAnsi="inter-regular"/>
          <w:color w:val="000000"/>
        </w:rPr>
      </w:pPr>
      <w:r>
        <w:rPr>
          <w:rStyle w:val="keyword"/>
          <w:rFonts w:ascii="inter-regular" w:hAnsi="inter-regular"/>
          <w:b/>
          <w:bCs/>
          <w:color w:val="006699"/>
          <w:bdr w:val="none" w:sz="0" w:space="0" w:color="auto" w:frame="1"/>
        </w:rPr>
        <w:t>public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static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void</w:t>
      </w:r>
      <w:r>
        <w:rPr>
          <w:rFonts w:ascii="inter-regular" w:hAnsi="inter-regular"/>
          <w:color w:val="000000"/>
          <w:bdr w:val="none" w:sz="0" w:space="0" w:color="auto" w:frame="1"/>
        </w:rPr>
        <w:t> main(String[] args) {    </w:t>
      </w:r>
    </w:p>
    <w:p w14:paraId="5C8C8A2E" w14:textId="77777777" w:rsidR="005C5D71" w:rsidRDefault="005C5D71" w:rsidP="005C5D71">
      <w:pPr>
        <w:numPr>
          <w:ilvl w:val="0"/>
          <w:numId w:val="305"/>
        </w:numPr>
        <w:spacing w:after="0" w:line="375" w:lineRule="atLeast"/>
        <w:jc w:val="both"/>
        <w:rPr>
          <w:rFonts w:ascii="inter-regular" w:hAnsi="inter-regular"/>
          <w:color w:val="000000"/>
        </w:rPr>
      </w:pPr>
      <w:r>
        <w:rPr>
          <w:rFonts w:ascii="inter-regular" w:hAnsi="inter-regular"/>
          <w:color w:val="000000"/>
          <w:bdr w:val="none" w:sz="0" w:space="0" w:color="auto" w:frame="1"/>
        </w:rPr>
        <w:t>    Set&lt;Book&gt; set=</w:t>
      </w:r>
      <w:r>
        <w:rPr>
          <w:rStyle w:val="keyword"/>
          <w:rFonts w:ascii="inter-regular" w:hAnsi="inter-regular"/>
          <w:b/>
          <w:bCs/>
          <w:color w:val="006699"/>
          <w:bdr w:val="none" w:sz="0" w:space="0" w:color="auto" w:frame="1"/>
        </w:rPr>
        <w:t>new</w:t>
      </w:r>
      <w:r>
        <w:rPr>
          <w:rFonts w:ascii="inter-regular" w:hAnsi="inter-regular"/>
          <w:color w:val="000000"/>
          <w:bdr w:val="none" w:sz="0" w:space="0" w:color="auto" w:frame="1"/>
        </w:rPr>
        <w:t> TreeSet&lt;Book&gt;();    </w:t>
      </w:r>
    </w:p>
    <w:p w14:paraId="169DF874" w14:textId="77777777" w:rsidR="005C5D71" w:rsidRDefault="005C5D71" w:rsidP="005C5D71">
      <w:pPr>
        <w:pStyle w:val="alt"/>
        <w:numPr>
          <w:ilvl w:val="0"/>
          <w:numId w:val="305"/>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w:t>
      </w:r>
      <w:r>
        <w:rPr>
          <w:rStyle w:val="comment"/>
          <w:rFonts w:ascii="inter-regular" w:hAnsi="inter-regular"/>
          <w:color w:val="008200"/>
          <w:bdr w:val="none" w:sz="0" w:space="0" w:color="auto" w:frame="1"/>
        </w:rPr>
        <w:t>//Creating Books  </w:t>
      </w:r>
      <w:r>
        <w:rPr>
          <w:rFonts w:ascii="inter-regular" w:hAnsi="inter-regular"/>
          <w:color w:val="000000"/>
          <w:bdr w:val="none" w:sz="0" w:space="0" w:color="auto" w:frame="1"/>
        </w:rPr>
        <w:t>  </w:t>
      </w:r>
    </w:p>
    <w:p w14:paraId="455149A4" w14:textId="77777777" w:rsidR="005C5D71" w:rsidRDefault="005C5D71" w:rsidP="005C5D71">
      <w:pPr>
        <w:numPr>
          <w:ilvl w:val="0"/>
          <w:numId w:val="305"/>
        </w:numPr>
        <w:spacing w:after="0" w:line="375" w:lineRule="atLeast"/>
        <w:jc w:val="both"/>
        <w:rPr>
          <w:rFonts w:ascii="inter-regular" w:hAnsi="inter-regular"/>
          <w:color w:val="000000"/>
        </w:rPr>
      </w:pPr>
      <w:r>
        <w:rPr>
          <w:rFonts w:ascii="inter-regular" w:hAnsi="inter-regular"/>
          <w:color w:val="000000"/>
          <w:bdr w:val="none" w:sz="0" w:space="0" w:color="auto" w:frame="1"/>
        </w:rPr>
        <w:t>    Book b1=</w:t>
      </w:r>
      <w:r>
        <w:rPr>
          <w:rStyle w:val="keyword"/>
          <w:rFonts w:ascii="inter-regular" w:hAnsi="inter-regular"/>
          <w:b/>
          <w:bCs/>
          <w:color w:val="006699"/>
          <w:bdr w:val="none" w:sz="0" w:space="0" w:color="auto" w:frame="1"/>
        </w:rPr>
        <w:t>new</w:t>
      </w:r>
      <w:r>
        <w:rPr>
          <w:rFonts w:ascii="inter-regular" w:hAnsi="inter-regular"/>
          <w:color w:val="000000"/>
          <w:bdr w:val="none" w:sz="0" w:space="0" w:color="auto" w:frame="1"/>
        </w:rPr>
        <w:t> Book(</w:t>
      </w:r>
      <w:r>
        <w:rPr>
          <w:rStyle w:val="number"/>
          <w:rFonts w:ascii="inter-regular" w:hAnsi="inter-regular"/>
          <w:color w:val="C00000"/>
          <w:bdr w:val="none" w:sz="0" w:space="0" w:color="auto" w:frame="1"/>
        </w:rPr>
        <w:t>121</w:t>
      </w:r>
      <w:r>
        <w:rPr>
          <w:rFonts w:ascii="inter-regular" w:hAnsi="inter-regular"/>
          <w:color w:val="000000"/>
          <w:bdr w:val="none" w:sz="0" w:space="0" w:color="auto" w:frame="1"/>
        </w:rPr>
        <w:t>,</w:t>
      </w:r>
      <w:r>
        <w:rPr>
          <w:rStyle w:val="string"/>
          <w:rFonts w:ascii="inter-regular" w:hAnsi="inter-regular"/>
          <w:color w:val="0000FF"/>
          <w:bdr w:val="none" w:sz="0" w:space="0" w:color="auto" w:frame="1"/>
        </w:rPr>
        <w:t>"Let us C"</w:t>
      </w:r>
      <w:r>
        <w:rPr>
          <w:rFonts w:ascii="inter-regular" w:hAnsi="inter-regular"/>
          <w:color w:val="000000"/>
          <w:bdr w:val="none" w:sz="0" w:space="0" w:color="auto" w:frame="1"/>
        </w:rPr>
        <w:t>,</w:t>
      </w:r>
      <w:r>
        <w:rPr>
          <w:rStyle w:val="string"/>
          <w:rFonts w:ascii="inter-regular" w:hAnsi="inter-regular"/>
          <w:color w:val="0000FF"/>
          <w:bdr w:val="none" w:sz="0" w:space="0" w:color="auto" w:frame="1"/>
        </w:rPr>
        <w:t>"Yashwant Kanetkar"</w:t>
      </w:r>
      <w:r>
        <w:rPr>
          <w:rFonts w:ascii="inter-regular" w:hAnsi="inter-regular"/>
          <w:color w:val="000000"/>
          <w:bdr w:val="none" w:sz="0" w:space="0" w:color="auto" w:frame="1"/>
        </w:rPr>
        <w:t>,</w:t>
      </w:r>
      <w:r>
        <w:rPr>
          <w:rStyle w:val="string"/>
          <w:rFonts w:ascii="inter-regular" w:hAnsi="inter-regular"/>
          <w:color w:val="0000FF"/>
          <w:bdr w:val="none" w:sz="0" w:space="0" w:color="auto" w:frame="1"/>
        </w:rPr>
        <w:t>"BPB"</w:t>
      </w:r>
      <w:r>
        <w:rPr>
          <w:rFonts w:ascii="inter-regular" w:hAnsi="inter-regular"/>
          <w:color w:val="000000"/>
          <w:bdr w:val="none" w:sz="0" w:space="0" w:color="auto" w:frame="1"/>
        </w:rPr>
        <w:t>,</w:t>
      </w:r>
      <w:r>
        <w:rPr>
          <w:rStyle w:val="number"/>
          <w:rFonts w:ascii="inter-regular" w:hAnsi="inter-regular"/>
          <w:color w:val="C00000"/>
          <w:bdr w:val="none" w:sz="0" w:space="0" w:color="auto" w:frame="1"/>
        </w:rPr>
        <w:t>8</w:t>
      </w:r>
      <w:r>
        <w:rPr>
          <w:rFonts w:ascii="inter-regular" w:hAnsi="inter-regular"/>
          <w:color w:val="000000"/>
          <w:bdr w:val="none" w:sz="0" w:space="0" w:color="auto" w:frame="1"/>
        </w:rPr>
        <w:t>);    </w:t>
      </w:r>
    </w:p>
    <w:p w14:paraId="5A82E7B3" w14:textId="77777777" w:rsidR="005C5D71" w:rsidRDefault="005C5D71" w:rsidP="005C5D71">
      <w:pPr>
        <w:pStyle w:val="alt"/>
        <w:numPr>
          <w:ilvl w:val="0"/>
          <w:numId w:val="305"/>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Book b2=</w:t>
      </w:r>
      <w:r>
        <w:rPr>
          <w:rStyle w:val="keyword"/>
          <w:rFonts w:ascii="inter-regular" w:hAnsi="inter-regular"/>
          <w:b/>
          <w:bCs/>
          <w:color w:val="006699"/>
          <w:bdr w:val="none" w:sz="0" w:space="0" w:color="auto" w:frame="1"/>
        </w:rPr>
        <w:t>new</w:t>
      </w:r>
      <w:r>
        <w:rPr>
          <w:rFonts w:ascii="inter-regular" w:hAnsi="inter-regular"/>
          <w:color w:val="000000"/>
          <w:bdr w:val="none" w:sz="0" w:space="0" w:color="auto" w:frame="1"/>
        </w:rPr>
        <w:t> Book(</w:t>
      </w:r>
      <w:r>
        <w:rPr>
          <w:rStyle w:val="number"/>
          <w:rFonts w:ascii="inter-regular" w:hAnsi="inter-regular"/>
          <w:color w:val="C00000"/>
          <w:bdr w:val="none" w:sz="0" w:space="0" w:color="auto" w:frame="1"/>
        </w:rPr>
        <w:t>233</w:t>
      </w:r>
      <w:r>
        <w:rPr>
          <w:rFonts w:ascii="inter-regular" w:hAnsi="inter-regular"/>
          <w:color w:val="000000"/>
          <w:bdr w:val="none" w:sz="0" w:space="0" w:color="auto" w:frame="1"/>
        </w:rPr>
        <w:t>,</w:t>
      </w:r>
      <w:r>
        <w:rPr>
          <w:rStyle w:val="string"/>
          <w:rFonts w:ascii="inter-regular" w:hAnsi="inter-regular"/>
          <w:color w:val="0000FF"/>
          <w:bdr w:val="none" w:sz="0" w:space="0" w:color="auto" w:frame="1"/>
        </w:rPr>
        <w:t>"Operating System"</w:t>
      </w:r>
      <w:r>
        <w:rPr>
          <w:rFonts w:ascii="inter-regular" w:hAnsi="inter-regular"/>
          <w:color w:val="000000"/>
          <w:bdr w:val="none" w:sz="0" w:space="0" w:color="auto" w:frame="1"/>
        </w:rPr>
        <w:t>,</w:t>
      </w:r>
      <w:r>
        <w:rPr>
          <w:rStyle w:val="string"/>
          <w:rFonts w:ascii="inter-regular" w:hAnsi="inter-regular"/>
          <w:color w:val="0000FF"/>
          <w:bdr w:val="none" w:sz="0" w:space="0" w:color="auto" w:frame="1"/>
        </w:rPr>
        <w:t>"Galvin"</w:t>
      </w:r>
      <w:r>
        <w:rPr>
          <w:rFonts w:ascii="inter-regular" w:hAnsi="inter-regular"/>
          <w:color w:val="000000"/>
          <w:bdr w:val="none" w:sz="0" w:space="0" w:color="auto" w:frame="1"/>
        </w:rPr>
        <w:t>,</w:t>
      </w:r>
      <w:r>
        <w:rPr>
          <w:rStyle w:val="string"/>
          <w:rFonts w:ascii="inter-regular" w:hAnsi="inter-regular"/>
          <w:color w:val="0000FF"/>
          <w:bdr w:val="none" w:sz="0" w:space="0" w:color="auto" w:frame="1"/>
        </w:rPr>
        <w:t>"Wiley"</w:t>
      </w:r>
      <w:r>
        <w:rPr>
          <w:rFonts w:ascii="inter-regular" w:hAnsi="inter-regular"/>
          <w:color w:val="000000"/>
          <w:bdr w:val="none" w:sz="0" w:space="0" w:color="auto" w:frame="1"/>
        </w:rPr>
        <w:t>,</w:t>
      </w:r>
      <w:r>
        <w:rPr>
          <w:rStyle w:val="number"/>
          <w:rFonts w:ascii="inter-regular" w:hAnsi="inter-regular"/>
          <w:color w:val="C00000"/>
          <w:bdr w:val="none" w:sz="0" w:space="0" w:color="auto" w:frame="1"/>
        </w:rPr>
        <w:t>6</w:t>
      </w:r>
      <w:r>
        <w:rPr>
          <w:rFonts w:ascii="inter-regular" w:hAnsi="inter-regular"/>
          <w:color w:val="000000"/>
          <w:bdr w:val="none" w:sz="0" w:space="0" w:color="auto" w:frame="1"/>
        </w:rPr>
        <w:t>);    </w:t>
      </w:r>
    </w:p>
    <w:p w14:paraId="6AFFB709" w14:textId="77777777" w:rsidR="005C5D71" w:rsidRDefault="005C5D71" w:rsidP="005C5D71">
      <w:pPr>
        <w:numPr>
          <w:ilvl w:val="0"/>
          <w:numId w:val="305"/>
        </w:numPr>
        <w:spacing w:after="0" w:line="375" w:lineRule="atLeast"/>
        <w:jc w:val="both"/>
        <w:rPr>
          <w:rFonts w:ascii="inter-regular" w:hAnsi="inter-regular"/>
          <w:color w:val="000000"/>
        </w:rPr>
      </w:pPr>
      <w:r>
        <w:rPr>
          <w:rFonts w:ascii="inter-regular" w:hAnsi="inter-regular"/>
          <w:color w:val="000000"/>
          <w:bdr w:val="none" w:sz="0" w:space="0" w:color="auto" w:frame="1"/>
        </w:rPr>
        <w:t>    Book b3=</w:t>
      </w:r>
      <w:r>
        <w:rPr>
          <w:rStyle w:val="keyword"/>
          <w:rFonts w:ascii="inter-regular" w:hAnsi="inter-regular"/>
          <w:b/>
          <w:bCs/>
          <w:color w:val="006699"/>
          <w:bdr w:val="none" w:sz="0" w:space="0" w:color="auto" w:frame="1"/>
        </w:rPr>
        <w:t>new</w:t>
      </w:r>
      <w:r>
        <w:rPr>
          <w:rFonts w:ascii="inter-regular" w:hAnsi="inter-regular"/>
          <w:color w:val="000000"/>
          <w:bdr w:val="none" w:sz="0" w:space="0" w:color="auto" w:frame="1"/>
        </w:rPr>
        <w:t> Book(</w:t>
      </w:r>
      <w:r>
        <w:rPr>
          <w:rStyle w:val="number"/>
          <w:rFonts w:ascii="inter-regular" w:hAnsi="inter-regular"/>
          <w:color w:val="C00000"/>
          <w:bdr w:val="none" w:sz="0" w:space="0" w:color="auto" w:frame="1"/>
        </w:rPr>
        <w:t>101</w:t>
      </w:r>
      <w:r>
        <w:rPr>
          <w:rFonts w:ascii="inter-regular" w:hAnsi="inter-regular"/>
          <w:color w:val="000000"/>
          <w:bdr w:val="none" w:sz="0" w:space="0" w:color="auto" w:frame="1"/>
        </w:rPr>
        <w:t>,</w:t>
      </w:r>
      <w:r>
        <w:rPr>
          <w:rStyle w:val="string"/>
          <w:rFonts w:ascii="inter-regular" w:hAnsi="inter-regular"/>
          <w:color w:val="0000FF"/>
          <w:bdr w:val="none" w:sz="0" w:space="0" w:color="auto" w:frame="1"/>
        </w:rPr>
        <w:t>"Data Communications &amp; Networking"</w:t>
      </w:r>
      <w:r>
        <w:rPr>
          <w:rFonts w:ascii="inter-regular" w:hAnsi="inter-regular"/>
          <w:color w:val="000000"/>
          <w:bdr w:val="none" w:sz="0" w:space="0" w:color="auto" w:frame="1"/>
        </w:rPr>
        <w:t>,</w:t>
      </w:r>
      <w:r>
        <w:rPr>
          <w:rStyle w:val="string"/>
          <w:rFonts w:ascii="inter-regular" w:hAnsi="inter-regular"/>
          <w:color w:val="0000FF"/>
          <w:bdr w:val="none" w:sz="0" w:space="0" w:color="auto" w:frame="1"/>
        </w:rPr>
        <w:t>"Forouzan"</w:t>
      </w:r>
      <w:r>
        <w:rPr>
          <w:rFonts w:ascii="inter-regular" w:hAnsi="inter-regular"/>
          <w:color w:val="000000"/>
          <w:bdr w:val="none" w:sz="0" w:space="0" w:color="auto" w:frame="1"/>
        </w:rPr>
        <w:t>,</w:t>
      </w:r>
      <w:r>
        <w:rPr>
          <w:rStyle w:val="string"/>
          <w:rFonts w:ascii="inter-regular" w:hAnsi="inter-regular"/>
          <w:color w:val="0000FF"/>
          <w:bdr w:val="none" w:sz="0" w:space="0" w:color="auto" w:frame="1"/>
        </w:rPr>
        <w:t>"Mc Graw Hill"</w:t>
      </w:r>
      <w:r>
        <w:rPr>
          <w:rFonts w:ascii="inter-regular" w:hAnsi="inter-regular"/>
          <w:color w:val="000000"/>
          <w:bdr w:val="none" w:sz="0" w:space="0" w:color="auto" w:frame="1"/>
        </w:rPr>
        <w:t>,</w:t>
      </w:r>
      <w:r>
        <w:rPr>
          <w:rStyle w:val="number"/>
          <w:rFonts w:ascii="inter-regular" w:hAnsi="inter-regular"/>
          <w:color w:val="C00000"/>
          <w:bdr w:val="none" w:sz="0" w:space="0" w:color="auto" w:frame="1"/>
        </w:rPr>
        <w:t>4</w:t>
      </w:r>
      <w:r>
        <w:rPr>
          <w:rFonts w:ascii="inter-regular" w:hAnsi="inter-regular"/>
          <w:color w:val="000000"/>
          <w:bdr w:val="none" w:sz="0" w:space="0" w:color="auto" w:frame="1"/>
        </w:rPr>
        <w:t>);    </w:t>
      </w:r>
    </w:p>
    <w:p w14:paraId="6F1DBB85" w14:textId="77777777" w:rsidR="005C5D71" w:rsidRDefault="005C5D71" w:rsidP="005C5D71">
      <w:pPr>
        <w:pStyle w:val="alt"/>
        <w:numPr>
          <w:ilvl w:val="0"/>
          <w:numId w:val="305"/>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w:t>
      </w:r>
      <w:r>
        <w:rPr>
          <w:rStyle w:val="comment"/>
          <w:rFonts w:ascii="inter-regular" w:hAnsi="inter-regular"/>
          <w:color w:val="008200"/>
          <w:bdr w:val="none" w:sz="0" w:space="0" w:color="auto" w:frame="1"/>
        </w:rPr>
        <w:t>//Adding Books to TreeSet  </w:t>
      </w:r>
      <w:r>
        <w:rPr>
          <w:rFonts w:ascii="inter-regular" w:hAnsi="inter-regular"/>
          <w:color w:val="000000"/>
          <w:bdr w:val="none" w:sz="0" w:space="0" w:color="auto" w:frame="1"/>
        </w:rPr>
        <w:t>  </w:t>
      </w:r>
    </w:p>
    <w:p w14:paraId="62AFC2D8" w14:textId="77777777" w:rsidR="005C5D71" w:rsidRDefault="005C5D71" w:rsidP="005C5D71">
      <w:pPr>
        <w:numPr>
          <w:ilvl w:val="0"/>
          <w:numId w:val="305"/>
        </w:numPr>
        <w:spacing w:after="0" w:line="375" w:lineRule="atLeast"/>
        <w:jc w:val="both"/>
        <w:rPr>
          <w:rFonts w:ascii="inter-regular" w:hAnsi="inter-regular"/>
          <w:color w:val="000000"/>
        </w:rPr>
      </w:pPr>
      <w:r>
        <w:rPr>
          <w:rFonts w:ascii="inter-regular" w:hAnsi="inter-regular"/>
          <w:color w:val="000000"/>
          <w:bdr w:val="none" w:sz="0" w:space="0" w:color="auto" w:frame="1"/>
        </w:rPr>
        <w:t>    set.add(b1);    </w:t>
      </w:r>
    </w:p>
    <w:p w14:paraId="0BD2B71B" w14:textId="77777777" w:rsidR="005C5D71" w:rsidRDefault="005C5D71" w:rsidP="005C5D71">
      <w:pPr>
        <w:pStyle w:val="alt"/>
        <w:numPr>
          <w:ilvl w:val="0"/>
          <w:numId w:val="305"/>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set.add(b2);    </w:t>
      </w:r>
    </w:p>
    <w:p w14:paraId="2DC74A18" w14:textId="77777777" w:rsidR="005C5D71" w:rsidRDefault="005C5D71" w:rsidP="005C5D71">
      <w:pPr>
        <w:numPr>
          <w:ilvl w:val="0"/>
          <w:numId w:val="305"/>
        </w:numPr>
        <w:spacing w:after="0" w:line="375" w:lineRule="atLeast"/>
        <w:jc w:val="both"/>
        <w:rPr>
          <w:rFonts w:ascii="inter-regular" w:hAnsi="inter-regular"/>
          <w:color w:val="000000"/>
        </w:rPr>
      </w:pPr>
      <w:r>
        <w:rPr>
          <w:rFonts w:ascii="inter-regular" w:hAnsi="inter-regular"/>
          <w:color w:val="000000"/>
          <w:bdr w:val="none" w:sz="0" w:space="0" w:color="auto" w:frame="1"/>
        </w:rPr>
        <w:t>    set.add(b3);    </w:t>
      </w:r>
    </w:p>
    <w:p w14:paraId="517258E7" w14:textId="77777777" w:rsidR="005C5D71" w:rsidRDefault="005C5D71" w:rsidP="005C5D71">
      <w:pPr>
        <w:pStyle w:val="alt"/>
        <w:numPr>
          <w:ilvl w:val="0"/>
          <w:numId w:val="305"/>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w:t>
      </w:r>
      <w:r>
        <w:rPr>
          <w:rStyle w:val="comment"/>
          <w:rFonts w:ascii="inter-regular" w:hAnsi="inter-regular"/>
          <w:color w:val="008200"/>
          <w:bdr w:val="none" w:sz="0" w:space="0" w:color="auto" w:frame="1"/>
        </w:rPr>
        <w:t>//Traversing TreeSet  </w:t>
      </w:r>
      <w:r>
        <w:rPr>
          <w:rFonts w:ascii="inter-regular" w:hAnsi="inter-regular"/>
          <w:color w:val="000000"/>
          <w:bdr w:val="none" w:sz="0" w:space="0" w:color="auto" w:frame="1"/>
        </w:rPr>
        <w:t>  </w:t>
      </w:r>
    </w:p>
    <w:p w14:paraId="2AC97C1F" w14:textId="77777777" w:rsidR="005C5D71" w:rsidRDefault="005C5D71" w:rsidP="005C5D71">
      <w:pPr>
        <w:numPr>
          <w:ilvl w:val="0"/>
          <w:numId w:val="305"/>
        </w:numPr>
        <w:spacing w:after="0" w:line="375" w:lineRule="atLeast"/>
        <w:jc w:val="both"/>
        <w:rPr>
          <w:rFonts w:ascii="inter-regular" w:hAnsi="inter-regular"/>
          <w:color w:val="000000"/>
        </w:rPr>
      </w:pP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for</w:t>
      </w:r>
      <w:r>
        <w:rPr>
          <w:rFonts w:ascii="inter-regular" w:hAnsi="inter-regular"/>
          <w:color w:val="000000"/>
          <w:bdr w:val="none" w:sz="0" w:space="0" w:color="auto" w:frame="1"/>
        </w:rPr>
        <w:t>(Book b:set){    </w:t>
      </w:r>
    </w:p>
    <w:p w14:paraId="0EAB81D0" w14:textId="77777777" w:rsidR="005C5D71" w:rsidRDefault="005C5D71" w:rsidP="005C5D71">
      <w:pPr>
        <w:pStyle w:val="alt"/>
        <w:numPr>
          <w:ilvl w:val="0"/>
          <w:numId w:val="305"/>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System.out.println(b.id+</w:t>
      </w:r>
      <w:r>
        <w:rPr>
          <w:rStyle w:val="string"/>
          <w:rFonts w:ascii="inter-regular" w:hAnsi="inter-regular"/>
          <w:color w:val="0000FF"/>
          <w:bdr w:val="none" w:sz="0" w:space="0" w:color="auto" w:frame="1"/>
        </w:rPr>
        <w:t>" "</w:t>
      </w:r>
      <w:r>
        <w:rPr>
          <w:rFonts w:ascii="inter-regular" w:hAnsi="inter-regular"/>
          <w:color w:val="000000"/>
          <w:bdr w:val="none" w:sz="0" w:space="0" w:color="auto" w:frame="1"/>
        </w:rPr>
        <w:t>+b.name+</w:t>
      </w:r>
      <w:r>
        <w:rPr>
          <w:rStyle w:val="string"/>
          <w:rFonts w:ascii="inter-regular" w:hAnsi="inter-regular"/>
          <w:color w:val="0000FF"/>
          <w:bdr w:val="none" w:sz="0" w:space="0" w:color="auto" w:frame="1"/>
        </w:rPr>
        <w:t>" "</w:t>
      </w:r>
      <w:r>
        <w:rPr>
          <w:rFonts w:ascii="inter-regular" w:hAnsi="inter-regular"/>
          <w:color w:val="000000"/>
          <w:bdr w:val="none" w:sz="0" w:space="0" w:color="auto" w:frame="1"/>
        </w:rPr>
        <w:t>+b.author+</w:t>
      </w:r>
      <w:r>
        <w:rPr>
          <w:rStyle w:val="string"/>
          <w:rFonts w:ascii="inter-regular" w:hAnsi="inter-regular"/>
          <w:color w:val="0000FF"/>
          <w:bdr w:val="none" w:sz="0" w:space="0" w:color="auto" w:frame="1"/>
        </w:rPr>
        <w:t>" "</w:t>
      </w:r>
      <w:r>
        <w:rPr>
          <w:rFonts w:ascii="inter-regular" w:hAnsi="inter-regular"/>
          <w:color w:val="000000"/>
          <w:bdr w:val="none" w:sz="0" w:space="0" w:color="auto" w:frame="1"/>
        </w:rPr>
        <w:t>+b.publisher+</w:t>
      </w:r>
      <w:r>
        <w:rPr>
          <w:rStyle w:val="string"/>
          <w:rFonts w:ascii="inter-regular" w:hAnsi="inter-regular"/>
          <w:color w:val="0000FF"/>
          <w:bdr w:val="none" w:sz="0" w:space="0" w:color="auto" w:frame="1"/>
        </w:rPr>
        <w:t>" "</w:t>
      </w:r>
      <w:r>
        <w:rPr>
          <w:rFonts w:ascii="inter-regular" w:hAnsi="inter-regular"/>
          <w:color w:val="000000"/>
          <w:bdr w:val="none" w:sz="0" w:space="0" w:color="auto" w:frame="1"/>
        </w:rPr>
        <w:t>+b.quantity);    </w:t>
      </w:r>
    </w:p>
    <w:p w14:paraId="649FC627" w14:textId="77777777" w:rsidR="005C5D71" w:rsidRDefault="005C5D71" w:rsidP="005C5D71">
      <w:pPr>
        <w:numPr>
          <w:ilvl w:val="0"/>
          <w:numId w:val="305"/>
        </w:numPr>
        <w:spacing w:after="0" w:line="375" w:lineRule="atLeast"/>
        <w:jc w:val="both"/>
        <w:rPr>
          <w:rFonts w:ascii="inter-regular" w:hAnsi="inter-regular"/>
          <w:color w:val="000000"/>
        </w:rPr>
      </w:pPr>
      <w:r>
        <w:rPr>
          <w:rFonts w:ascii="inter-regular" w:hAnsi="inter-regular"/>
          <w:color w:val="000000"/>
          <w:bdr w:val="none" w:sz="0" w:space="0" w:color="auto" w:frame="1"/>
        </w:rPr>
        <w:t>    }    </w:t>
      </w:r>
    </w:p>
    <w:p w14:paraId="6081ABD8" w14:textId="77777777" w:rsidR="005C5D71" w:rsidRDefault="005C5D71" w:rsidP="005C5D71">
      <w:pPr>
        <w:pStyle w:val="alt"/>
        <w:numPr>
          <w:ilvl w:val="0"/>
          <w:numId w:val="305"/>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w:t>
      </w:r>
    </w:p>
    <w:p w14:paraId="69AA69F6" w14:textId="77777777" w:rsidR="005C5D71" w:rsidRDefault="005C5D71" w:rsidP="005C5D71">
      <w:pPr>
        <w:numPr>
          <w:ilvl w:val="0"/>
          <w:numId w:val="305"/>
        </w:numPr>
        <w:spacing w:after="0" w:line="375" w:lineRule="atLeast"/>
        <w:jc w:val="both"/>
        <w:rPr>
          <w:rFonts w:ascii="inter-regular" w:hAnsi="inter-regular"/>
          <w:color w:val="000000"/>
        </w:rPr>
      </w:pPr>
      <w:r>
        <w:rPr>
          <w:rFonts w:ascii="inter-regular" w:hAnsi="inter-regular"/>
          <w:color w:val="000000"/>
          <w:bdr w:val="none" w:sz="0" w:space="0" w:color="auto" w:frame="1"/>
        </w:rPr>
        <w:t>}    </w:t>
      </w:r>
    </w:p>
    <w:p w14:paraId="49B0032B" w14:textId="77777777" w:rsidR="005C5D71" w:rsidRDefault="005C5D71" w:rsidP="005C5D71">
      <w:pPr>
        <w:pStyle w:val="NormalWeb"/>
        <w:shd w:val="clear" w:color="auto" w:fill="FFFFFF"/>
        <w:jc w:val="both"/>
        <w:rPr>
          <w:rFonts w:ascii="inter-regular" w:hAnsi="inter-regular"/>
          <w:color w:val="333333"/>
        </w:rPr>
      </w:pPr>
      <w:r>
        <w:rPr>
          <w:rStyle w:val="Strong"/>
          <w:rFonts w:ascii="Segoe UI" w:hAnsi="Segoe UI" w:cs="Segoe UI"/>
          <w:color w:val="333333"/>
        </w:rPr>
        <w:t>Output:</w:t>
      </w:r>
    </w:p>
    <w:p w14:paraId="00766BAE" w14:textId="77777777" w:rsidR="005C5D71" w:rsidRDefault="005C5D71" w:rsidP="005C5D71">
      <w:pPr>
        <w:pStyle w:val="HTMLPreformatted"/>
        <w:shd w:val="clear" w:color="auto" w:fill="EEEEEE"/>
        <w:jc w:val="both"/>
        <w:rPr>
          <w:color w:val="535559"/>
        </w:rPr>
      </w:pPr>
      <w:r>
        <w:rPr>
          <w:color w:val="535559"/>
        </w:rPr>
        <w:t>101 Data Communications &amp; Networking Forouzan Mc Graw Hill 4</w:t>
      </w:r>
    </w:p>
    <w:p w14:paraId="5A0DAAA1" w14:textId="77777777" w:rsidR="005C5D71" w:rsidRDefault="005C5D71" w:rsidP="005C5D71">
      <w:pPr>
        <w:pStyle w:val="HTMLPreformatted"/>
        <w:shd w:val="clear" w:color="auto" w:fill="EEEEEE"/>
        <w:jc w:val="both"/>
        <w:rPr>
          <w:color w:val="535559"/>
        </w:rPr>
      </w:pPr>
      <w:r>
        <w:rPr>
          <w:color w:val="535559"/>
        </w:rPr>
        <w:t>121 Let us C Yashwant Kanetkar BPB 8</w:t>
      </w:r>
    </w:p>
    <w:p w14:paraId="5957DA13" w14:textId="77777777" w:rsidR="005C5D71" w:rsidRDefault="005C5D71" w:rsidP="005C5D71">
      <w:pPr>
        <w:pStyle w:val="HTMLPreformatted"/>
        <w:shd w:val="clear" w:color="auto" w:fill="EEEEEE"/>
        <w:jc w:val="both"/>
        <w:rPr>
          <w:color w:val="535559"/>
        </w:rPr>
      </w:pPr>
      <w:r>
        <w:rPr>
          <w:color w:val="535559"/>
        </w:rPr>
        <w:t>233 Operating System Galvin Wiley 6</w:t>
      </w:r>
    </w:p>
    <w:p w14:paraId="1A55EC50" w14:textId="77777777" w:rsidR="005C5D71" w:rsidRDefault="005C5D71" w:rsidP="008A5B78">
      <w:pPr>
        <w:rPr>
          <w:b/>
          <w:bCs/>
          <w:sz w:val="44"/>
          <w:szCs w:val="44"/>
          <w:u w:val="single"/>
        </w:rPr>
      </w:pPr>
    </w:p>
    <w:p w14:paraId="6D5771A2" w14:textId="77777777" w:rsidR="00694BDF" w:rsidRDefault="00694BDF" w:rsidP="008A5B78">
      <w:pPr>
        <w:rPr>
          <w:b/>
          <w:bCs/>
          <w:sz w:val="44"/>
          <w:szCs w:val="44"/>
          <w:u w:val="single"/>
        </w:rPr>
      </w:pPr>
    </w:p>
    <w:p w14:paraId="4EAF3303" w14:textId="77777777" w:rsidR="00694BDF" w:rsidRDefault="00694BDF" w:rsidP="008A5B78">
      <w:pPr>
        <w:rPr>
          <w:b/>
          <w:bCs/>
          <w:sz w:val="44"/>
          <w:szCs w:val="44"/>
          <w:u w:val="single"/>
        </w:rPr>
      </w:pPr>
      <w:r>
        <w:rPr>
          <w:b/>
          <w:bCs/>
          <w:sz w:val="44"/>
          <w:szCs w:val="44"/>
          <w:u w:val="single"/>
        </w:rPr>
        <w:t>Map in Java</w:t>
      </w:r>
    </w:p>
    <w:p w14:paraId="3244C7F1" w14:textId="77777777" w:rsidR="00694BDF" w:rsidRDefault="00694BDF" w:rsidP="008A5B78">
      <w:pPr>
        <w:rPr>
          <w:b/>
          <w:bCs/>
          <w:sz w:val="44"/>
          <w:szCs w:val="44"/>
          <w:u w:val="single"/>
        </w:rPr>
      </w:pPr>
    </w:p>
    <w:p w14:paraId="13B737D4" w14:textId="77777777" w:rsidR="00694BDF" w:rsidRDefault="00694BDF" w:rsidP="00694BDF">
      <w:pPr>
        <w:pStyle w:val="NormalWeb"/>
        <w:shd w:val="clear" w:color="auto" w:fill="FFFFFF"/>
        <w:jc w:val="both"/>
        <w:rPr>
          <w:rFonts w:ascii="inter-regular" w:hAnsi="inter-regular"/>
          <w:color w:val="333333"/>
        </w:rPr>
      </w:pPr>
      <w:r>
        <w:rPr>
          <w:rFonts w:ascii="inter-regular" w:hAnsi="inter-regular"/>
          <w:color w:val="333333"/>
        </w:rPr>
        <w:t>A map contains values on the basis of key, i.e. key and value pair. Each key and value pair is known as an entry. A Map contains unique keys.</w:t>
      </w:r>
    </w:p>
    <w:p w14:paraId="76E57A3B" w14:textId="77777777" w:rsidR="00694BDF" w:rsidRDefault="00694BDF" w:rsidP="00694BDF">
      <w:pPr>
        <w:pStyle w:val="NormalWeb"/>
        <w:shd w:val="clear" w:color="auto" w:fill="FFFFFF"/>
        <w:jc w:val="both"/>
        <w:rPr>
          <w:rFonts w:ascii="inter-regular" w:hAnsi="inter-regular"/>
          <w:color w:val="333333"/>
        </w:rPr>
      </w:pPr>
      <w:r>
        <w:rPr>
          <w:rFonts w:ascii="inter-regular" w:hAnsi="inter-regular"/>
          <w:color w:val="333333"/>
        </w:rPr>
        <w:t>A Map is useful if you have to search, update or delete elements on the basis of a key.</w:t>
      </w:r>
    </w:p>
    <w:p w14:paraId="5C8F2ECE" w14:textId="77777777" w:rsidR="00694BDF" w:rsidRDefault="00694BDF" w:rsidP="00694BDF">
      <w:pPr>
        <w:pStyle w:val="Heading2"/>
        <w:shd w:val="clear" w:color="auto" w:fill="FFFFFF"/>
        <w:spacing w:line="312" w:lineRule="atLeast"/>
        <w:jc w:val="both"/>
        <w:rPr>
          <w:rFonts w:ascii="Helvetica" w:hAnsi="Helvetica"/>
          <w:b w:val="0"/>
          <w:bCs w:val="0"/>
          <w:color w:val="610B38"/>
          <w:sz w:val="38"/>
          <w:szCs w:val="38"/>
        </w:rPr>
      </w:pPr>
      <w:r>
        <w:rPr>
          <w:rFonts w:ascii="Helvetica" w:hAnsi="Helvetica"/>
          <w:b w:val="0"/>
          <w:bCs w:val="0"/>
          <w:color w:val="610B38"/>
          <w:sz w:val="38"/>
          <w:szCs w:val="38"/>
        </w:rPr>
        <w:t>Java Map Hierarchy</w:t>
      </w:r>
    </w:p>
    <w:p w14:paraId="7C037AF6" w14:textId="77777777" w:rsidR="00694BDF" w:rsidRDefault="00694BDF" w:rsidP="00694BDF">
      <w:pPr>
        <w:pStyle w:val="NormalWeb"/>
        <w:shd w:val="clear" w:color="auto" w:fill="FFFFFF"/>
        <w:jc w:val="both"/>
        <w:rPr>
          <w:rFonts w:ascii="inter-regular" w:hAnsi="inter-regular"/>
          <w:color w:val="333333"/>
        </w:rPr>
      </w:pPr>
      <w:r>
        <w:rPr>
          <w:rFonts w:ascii="inter-regular" w:hAnsi="inter-regular"/>
          <w:color w:val="333333"/>
        </w:rPr>
        <w:t>There are two interfaces for implementing Map in java: Map and SortedMap, and three classes: HashMap, LinkedHashMap, and TreeMap. The hierarchy of Java Map is given below:</w:t>
      </w:r>
    </w:p>
    <w:p w14:paraId="2C911F50" w14:textId="77777777" w:rsidR="00694BDF" w:rsidRDefault="00694BDF" w:rsidP="00694BDF">
      <w:pPr>
        <w:rPr>
          <w:rFonts w:ascii="Times New Roman" w:hAnsi="Times New Roman"/>
        </w:rPr>
      </w:pPr>
      <w:r>
        <w:rPr>
          <w:noProof/>
        </w:rPr>
        <w:lastRenderedPageBreak/>
        <w:drawing>
          <wp:inline distT="0" distB="0" distL="0" distR="0" wp14:anchorId="6F29FF58" wp14:editId="3935CADB">
            <wp:extent cx="5731510" cy="5756910"/>
            <wp:effectExtent l="0" t="0" r="2540" b="0"/>
            <wp:docPr id="536324478" name="Picture 17" descr="Java Map Hierarch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descr="Java Map Hierarchy"/>
                    <pic:cNvPicPr>
                      <a:picLocks noChangeAspect="1" noChangeArrowheads="1"/>
                    </pic:cNvPicPr>
                  </pic:nvPicPr>
                  <pic:blipFill>
                    <a:blip r:embed="rId265">
                      <a:extLst>
                        <a:ext uri="{28A0092B-C50C-407E-A947-70E740481C1C}">
                          <a14:useLocalDpi xmlns:a14="http://schemas.microsoft.com/office/drawing/2010/main" val="0"/>
                        </a:ext>
                      </a:extLst>
                    </a:blip>
                    <a:srcRect/>
                    <a:stretch>
                      <a:fillRect/>
                    </a:stretch>
                  </pic:blipFill>
                  <pic:spPr bwMode="auto">
                    <a:xfrm>
                      <a:off x="0" y="0"/>
                      <a:ext cx="5731510" cy="5756910"/>
                    </a:xfrm>
                    <a:prstGeom prst="rect">
                      <a:avLst/>
                    </a:prstGeom>
                    <a:noFill/>
                    <a:ln>
                      <a:noFill/>
                    </a:ln>
                  </pic:spPr>
                </pic:pic>
              </a:graphicData>
            </a:graphic>
          </wp:inline>
        </w:drawing>
      </w:r>
    </w:p>
    <w:p w14:paraId="566B01EC" w14:textId="77777777" w:rsidR="00694BDF" w:rsidRDefault="00694BDF" w:rsidP="00694BDF">
      <w:pPr>
        <w:pStyle w:val="NormalWeb"/>
        <w:shd w:val="clear" w:color="auto" w:fill="FFFFFF"/>
        <w:jc w:val="both"/>
        <w:rPr>
          <w:rFonts w:ascii="inter-regular" w:hAnsi="inter-regular"/>
          <w:color w:val="333333"/>
        </w:rPr>
      </w:pPr>
      <w:r>
        <w:rPr>
          <w:rFonts w:ascii="inter-regular" w:hAnsi="inter-regular"/>
          <w:color w:val="333333"/>
        </w:rPr>
        <w:t>A Map doesn't allow duplicate keys, but you can have duplicate values. HashMap and LinkedHashMap allow null keys and values, but TreeMap doesn't allow any null key or value.</w:t>
      </w:r>
    </w:p>
    <w:p w14:paraId="6235ADF9" w14:textId="77777777" w:rsidR="00694BDF" w:rsidRDefault="00694BDF" w:rsidP="00694BDF">
      <w:pPr>
        <w:jc w:val="center"/>
        <w:textAlignment w:val="top"/>
        <w:rPr>
          <w:rFonts w:ascii="Roboto" w:hAnsi="Roboto"/>
          <w:color w:val="FFFFFF"/>
          <w:sz w:val="21"/>
          <w:szCs w:val="21"/>
          <w:lang w:val="en"/>
        </w:rPr>
      </w:pPr>
      <w:r>
        <w:rPr>
          <w:rStyle w:val="vjs-control-text"/>
          <w:rFonts w:ascii="Roboto" w:hAnsi="Roboto"/>
          <w:color w:val="FFFFFF"/>
          <w:sz w:val="21"/>
          <w:szCs w:val="21"/>
          <w:bdr w:val="none" w:sz="0" w:space="0" w:color="auto" w:frame="1"/>
          <w:lang w:val="en"/>
        </w:rPr>
        <w:t>PlayNext</w:t>
      </w:r>
    </w:p>
    <w:p w14:paraId="4060113C" w14:textId="77777777" w:rsidR="00694BDF" w:rsidRDefault="00694BDF" w:rsidP="00694BDF">
      <w:pPr>
        <w:jc w:val="center"/>
        <w:textAlignment w:val="top"/>
        <w:rPr>
          <w:rFonts w:ascii="Roboto" w:hAnsi="Roboto"/>
          <w:color w:val="FFFFFF"/>
          <w:sz w:val="21"/>
          <w:szCs w:val="21"/>
          <w:lang w:val="en"/>
        </w:rPr>
      </w:pPr>
      <w:r>
        <w:rPr>
          <w:rStyle w:val="vjs-control-text"/>
          <w:rFonts w:ascii="Roboto" w:hAnsi="Roboto"/>
          <w:color w:val="FFFFFF"/>
          <w:sz w:val="21"/>
          <w:szCs w:val="21"/>
          <w:bdr w:val="none" w:sz="0" w:space="0" w:color="auto" w:frame="1"/>
          <w:lang w:val="en"/>
        </w:rPr>
        <w:t>Unmute</w:t>
      </w:r>
    </w:p>
    <w:p w14:paraId="4081F43A" w14:textId="77777777" w:rsidR="00694BDF" w:rsidRDefault="00694BDF" w:rsidP="00694BDF">
      <w:pPr>
        <w:spacing w:line="720" w:lineRule="atLeast"/>
        <w:jc w:val="center"/>
        <w:textAlignment w:val="top"/>
        <w:rPr>
          <w:rFonts w:ascii="Roboto" w:hAnsi="Roboto"/>
          <w:color w:val="FFFFFF"/>
          <w:sz w:val="18"/>
          <w:szCs w:val="18"/>
          <w:lang w:val="en"/>
        </w:rPr>
      </w:pPr>
      <w:r>
        <w:rPr>
          <w:rStyle w:val="vjs-control-text"/>
          <w:rFonts w:ascii="Roboto" w:hAnsi="Roboto"/>
          <w:color w:val="FFFFFF"/>
          <w:sz w:val="18"/>
          <w:szCs w:val="18"/>
          <w:bdr w:val="none" w:sz="0" w:space="0" w:color="auto" w:frame="1"/>
          <w:lang w:val="en"/>
        </w:rPr>
        <w:t>Current TimeÂ </w:t>
      </w:r>
      <w:r>
        <w:rPr>
          <w:rStyle w:val="vjs-current-time-display"/>
          <w:rFonts w:ascii="Roboto" w:hAnsi="Roboto"/>
          <w:color w:val="FFFFFF"/>
          <w:sz w:val="18"/>
          <w:szCs w:val="18"/>
          <w:lang w:val="en"/>
        </w:rPr>
        <w:t>0:00</w:t>
      </w:r>
    </w:p>
    <w:p w14:paraId="54832F35" w14:textId="77777777" w:rsidR="00694BDF" w:rsidRDefault="00694BDF" w:rsidP="00694BDF">
      <w:pPr>
        <w:spacing w:line="720" w:lineRule="atLeast"/>
        <w:jc w:val="center"/>
        <w:textAlignment w:val="top"/>
        <w:rPr>
          <w:rFonts w:ascii="Roboto" w:hAnsi="Roboto"/>
          <w:color w:val="FFFFFF"/>
          <w:sz w:val="18"/>
          <w:szCs w:val="18"/>
          <w:lang w:val="en"/>
        </w:rPr>
      </w:pPr>
      <w:r>
        <w:rPr>
          <w:rFonts w:ascii="Roboto" w:hAnsi="Roboto"/>
          <w:color w:val="FFFFFF"/>
          <w:sz w:val="18"/>
          <w:szCs w:val="18"/>
          <w:lang w:val="en"/>
        </w:rPr>
        <w:t>/</w:t>
      </w:r>
    </w:p>
    <w:p w14:paraId="47B6F1CD" w14:textId="77777777" w:rsidR="00694BDF" w:rsidRDefault="00694BDF" w:rsidP="00694BDF">
      <w:pPr>
        <w:spacing w:line="720" w:lineRule="atLeast"/>
        <w:jc w:val="center"/>
        <w:textAlignment w:val="top"/>
        <w:rPr>
          <w:rFonts w:ascii="Roboto" w:hAnsi="Roboto"/>
          <w:color w:val="FFFFFF"/>
          <w:sz w:val="18"/>
          <w:szCs w:val="18"/>
          <w:lang w:val="en"/>
        </w:rPr>
      </w:pPr>
      <w:r>
        <w:rPr>
          <w:rStyle w:val="vjs-control-text"/>
          <w:rFonts w:ascii="Roboto" w:hAnsi="Roboto"/>
          <w:color w:val="FFFFFF"/>
          <w:sz w:val="18"/>
          <w:szCs w:val="18"/>
          <w:bdr w:val="none" w:sz="0" w:space="0" w:color="auto" w:frame="1"/>
          <w:lang w:val="en"/>
        </w:rPr>
        <w:t>DurationÂ </w:t>
      </w:r>
      <w:r>
        <w:rPr>
          <w:rStyle w:val="vjs-duration-display"/>
          <w:rFonts w:ascii="Roboto" w:hAnsi="Roboto"/>
          <w:color w:val="FFFFFF"/>
          <w:sz w:val="18"/>
          <w:szCs w:val="18"/>
          <w:lang w:val="en"/>
        </w:rPr>
        <w:t>18:10</w:t>
      </w:r>
    </w:p>
    <w:p w14:paraId="50670E61" w14:textId="77777777" w:rsidR="00694BDF" w:rsidRDefault="00694BDF" w:rsidP="00694BDF">
      <w:pPr>
        <w:spacing w:line="240" w:lineRule="auto"/>
        <w:jc w:val="center"/>
        <w:textAlignment w:val="top"/>
        <w:rPr>
          <w:rFonts w:ascii="Roboto" w:hAnsi="Roboto"/>
          <w:color w:val="FFFFFF"/>
          <w:sz w:val="21"/>
          <w:szCs w:val="21"/>
          <w:lang w:val="en"/>
        </w:rPr>
      </w:pPr>
      <w:r>
        <w:rPr>
          <w:rStyle w:val="vjs-control-text"/>
          <w:rFonts w:ascii="Roboto" w:hAnsi="Roboto"/>
          <w:color w:val="FFFFFF"/>
          <w:sz w:val="21"/>
          <w:szCs w:val="21"/>
          <w:bdr w:val="none" w:sz="0" w:space="0" w:color="auto" w:frame="1"/>
          <w:lang w:val="en"/>
        </w:rPr>
        <w:lastRenderedPageBreak/>
        <w:t>Loaded: </w:t>
      </w:r>
      <w:r>
        <w:rPr>
          <w:rStyle w:val="vjs-control-text-loaded-percentage"/>
          <w:rFonts w:ascii="Roboto" w:hAnsi="Roboto"/>
          <w:color w:val="FFFFFF"/>
          <w:sz w:val="21"/>
          <w:szCs w:val="21"/>
          <w:bdr w:val="none" w:sz="0" w:space="0" w:color="auto" w:frame="1"/>
          <w:lang w:val="en"/>
        </w:rPr>
        <w:t>0.37%</w:t>
      </w:r>
    </w:p>
    <w:p w14:paraId="1C9F6EF7" w14:textId="77777777" w:rsidR="00694BDF" w:rsidRDefault="00694BDF" w:rsidP="00694BDF">
      <w:pPr>
        <w:jc w:val="center"/>
        <w:textAlignment w:val="top"/>
        <w:rPr>
          <w:rFonts w:ascii="Roboto" w:hAnsi="Roboto"/>
          <w:color w:val="FFFFFF"/>
          <w:sz w:val="21"/>
          <w:szCs w:val="21"/>
          <w:lang w:val="en"/>
        </w:rPr>
      </w:pPr>
      <w:r>
        <w:rPr>
          <w:rFonts w:ascii="Roboto" w:hAnsi="Roboto"/>
          <w:color w:val="FFFFFF"/>
          <w:sz w:val="21"/>
          <w:szCs w:val="21"/>
          <w:lang w:val="en"/>
        </w:rPr>
        <w:t>Â </w:t>
      </w:r>
    </w:p>
    <w:p w14:paraId="2B70B766" w14:textId="77777777" w:rsidR="00694BDF" w:rsidRDefault="00694BDF" w:rsidP="00694BDF">
      <w:pPr>
        <w:jc w:val="center"/>
        <w:textAlignment w:val="top"/>
        <w:rPr>
          <w:rFonts w:ascii="Roboto" w:hAnsi="Roboto"/>
          <w:color w:val="FFFFFF"/>
          <w:sz w:val="21"/>
          <w:szCs w:val="21"/>
          <w:lang w:val="en"/>
        </w:rPr>
      </w:pPr>
      <w:r>
        <w:rPr>
          <w:rStyle w:val="vjs-control-text"/>
          <w:rFonts w:ascii="Roboto" w:hAnsi="Roboto"/>
          <w:color w:val="FFFFFF"/>
          <w:sz w:val="21"/>
          <w:szCs w:val="21"/>
          <w:bdr w:val="none" w:sz="0" w:space="0" w:color="auto" w:frame="1"/>
          <w:lang w:val="en"/>
        </w:rPr>
        <w:t>Fullscreen</w:t>
      </w:r>
    </w:p>
    <w:p w14:paraId="1E388A57" w14:textId="77777777" w:rsidR="00694BDF" w:rsidRDefault="00694BDF" w:rsidP="00694BDF">
      <w:pPr>
        <w:jc w:val="center"/>
        <w:textAlignment w:val="top"/>
        <w:rPr>
          <w:rFonts w:ascii="Roboto" w:hAnsi="Roboto"/>
          <w:color w:val="FFFFFF"/>
          <w:sz w:val="21"/>
          <w:szCs w:val="21"/>
          <w:lang w:val="en"/>
        </w:rPr>
      </w:pPr>
      <w:r>
        <w:rPr>
          <w:rStyle w:val="vjs-control-text"/>
          <w:rFonts w:ascii="Roboto" w:hAnsi="Roboto"/>
          <w:color w:val="FFFFFF"/>
          <w:sz w:val="21"/>
          <w:szCs w:val="21"/>
          <w:bdr w:val="none" w:sz="0" w:space="0" w:color="auto" w:frame="1"/>
          <w:lang w:val="en"/>
        </w:rPr>
        <w:t>Backward Skip 10sPlay VideoForward Skip 10s</w:t>
      </w:r>
    </w:p>
    <w:p w14:paraId="7A1FED9D" w14:textId="77777777" w:rsidR="00694BDF" w:rsidRDefault="00694BDF" w:rsidP="00694BDF">
      <w:pPr>
        <w:pStyle w:val="NormalWeb"/>
        <w:shd w:val="clear" w:color="auto" w:fill="FFFFFF"/>
        <w:jc w:val="both"/>
        <w:rPr>
          <w:rFonts w:ascii="inter-regular" w:hAnsi="inter-regular"/>
          <w:color w:val="333333"/>
        </w:rPr>
      </w:pPr>
      <w:r>
        <w:rPr>
          <w:rFonts w:ascii="inter-regular" w:hAnsi="inter-regular"/>
          <w:color w:val="333333"/>
        </w:rPr>
        <w:t>A Map can't be traversed, so you need to convert it into Set using </w:t>
      </w:r>
      <w:r>
        <w:rPr>
          <w:rStyle w:val="Emphasis"/>
          <w:rFonts w:ascii="inter-regular" w:hAnsi="inter-regular"/>
          <w:color w:val="333333"/>
        </w:rPr>
        <w:t>keySet()</w:t>
      </w:r>
      <w:r>
        <w:rPr>
          <w:rFonts w:ascii="inter-regular" w:hAnsi="inter-regular"/>
          <w:color w:val="333333"/>
        </w:rPr>
        <w:t> or </w:t>
      </w:r>
      <w:r>
        <w:rPr>
          <w:rStyle w:val="Emphasis"/>
          <w:rFonts w:ascii="inter-regular" w:hAnsi="inter-regular"/>
          <w:color w:val="333333"/>
        </w:rPr>
        <w:t>entrySet()</w:t>
      </w:r>
      <w:r>
        <w:rPr>
          <w:rFonts w:ascii="inter-regular" w:hAnsi="inter-regular"/>
          <w:color w:val="333333"/>
        </w:rPr>
        <w:t> method.</w:t>
      </w:r>
    </w:p>
    <w:tbl>
      <w:tblPr>
        <w:tblW w:w="13235"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2033"/>
        <w:gridCol w:w="11202"/>
      </w:tblGrid>
      <w:tr w:rsidR="00694BDF" w14:paraId="7938C658" w14:textId="77777777" w:rsidTr="00694BDF">
        <w:tc>
          <w:tcPr>
            <w:tcW w:w="0" w:type="auto"/>
            <w:shd w:val="clear" w:color="auto" w:fill="C7CCBE"/>
            <w:tcMar>
              <w:top w:w="180" w:type="dxa"/>
              <w:left w:w="180" w:type="dxa"/>
              <w:bottom w:w="180" w:type="dxa"/>
              <w:right w:w="180" w:type="dxa"/>
            </w:tcMar>
            <w:hideMark/>
          </w:tcPr>
          <w:p w14:paraId="35EBA136" w14:textId="77777777" w:rsidR="00694BDF" w:rsidRDefault="00694BDF">
            <w:pPr>
              <w:rPr>
                <w:rFonts w:ascii="Times New Roman" w:hAnsi="Times New Roman"/>
                <w:b/>
                <w:bCs/>
                <w:color w:val="000000"/>
                <w:sz w:val="26"/>
                <w:szCs w:val="26"/>
              </w:rPr>
            </w:pPr>
            <w:r>
              <w:rPr>
                <w:b/>
                <w:bCs/>
                <w:color w:val="000000"/>
                <w:sz w:val="26"/>
                <w:szCs w:val="26"/>
              </w:rPr>
              <w:t>Class</w:t>
            </w:r>
          </w:p>
        </w:tc>
        <w:tc>
          <w:tcPr>
            <w:tcW w:w="0" w:type="auto"/>
            <w:shd w:val="clear" w:color="auto" w:fill="C7CCBE"/>
            <w:tcMar>
              <w:top w:w="180" w:type="dxa"/>
              <w:left w:w="180" w:type="dxa"/>
              <w:bottom w:w="180" w:type="dxa"/>
              <w:right w:w="180" w:type="dxa"/>
            </w:tcMar>
            <w:hideMark/>
          </w:tcPr>
          <w:p w14:paraId="2B947427" w14:textId="77777777" w:rsidR="00694BDF" w:rsidRDefault="00694BDF">
            <w:pPr>
              <w:rPr>
                <w:b/>
                <w:bCs/>
                <w:color w:val="000000"/>
                <w:sz w:val="26"/>
                <w:szCs w:val="26"/>
              </w:rPr>
            </w:pPr>
            <w:r>
              <w:rPr>
                <w:b/>
                <w:bCs/>
                <w:color w:val="000000"/>
                <w:sz w:val="26"/>
                <w:szCs w:val="26"/>
              </w:rPr>
              <w:t>Description</w:t>
            </w:r>
          </w:p>
        </w:tc>
      </w:tr>
      <w:tr w:rsidR="00694BDF" w14:paraId="65D65F21" w14:textId="77777777" w:rsidTr="00694BDF">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21E176E" w14:textId="77777777" w:rsidR="00694BDF" w:rsidRDefault="00694BDF">
            <w:pPr>
              <w:jc w:val="both"/>
              <w:rPr>
                <w:rFonts w:ascii="inter-regular" w:hAnsi="inter-regular"/>
                <w:color w:val="333333"/>
                <w:sz w:val="24"/>
                <w:szCs w:val="24"/>
              </w:rPr>
            </w:pPr>
            <w:hyperlink r:id="rId266" w:history="1">
              <w:r>
                <w:rPr>
                  <w:rStyle w:val="Hyperlink"/>
                  <w:rFonts w:ascii="inter-regular" w:hAnsi="inter-regular"/>
                  <w:color w:val="008000"/>
                </w:rPr>
                <w:t>HashMap</w:t>
              </w:r>
            </w:hyperlink>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7759B5F" w14:textId="77777777" w:rsidR="00694BDF" w:rsidRDefault="00694BDF">
            <w:pPr>
              <w:jc w:val="both"/>
              <w:rPr>
                <w:rFonts w:ascii="inter-regular" w:hAnsi="inter-regular"/>
                <w:color w:val="333333"/>
              </w:rPr>
            </w:pPr>
            <w:r>
              <w:rPr>
                <w:rFonts w:ascii="inter-regular" w:hAnsi="inter-regular"/>
                <w:color w:val="333333"/>
              </w:rPr>
              <w:t>HashMap is the implementation of Map, but it doesn't maintain any order.</w:t>
            </w:r>
          </w:p>
        </w:tc>
      </w:tr>
      <w:tr w:rsidR="00694BDF" w14:paraId="01FB85AF" w14:textId="77777777" w:rsidTr="00694BDF">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6C0C6A19" w14:textId="77777777" w:rsidR="00694BDF" w:rsidRDefault="00694BDF">
            <w:pPr>
              <w:jc w:val="both"/>
              <w:rPr>
                <w:rFonts w:ascii="inter-regular" w:hAnsi="inter-regular"/>
                <w:color w:val="333333"/>
              </w:rPr>
            </w:pPr>
            <w:hyperlink r:id="rId267" w:history="1">
              <w:r>
                <w:rPr>
                  <w:rStyle w:val="Hyperlink"/>
                  <w:rFonts w:ascii="inter-regular" w:hAnsi="inter-regular"/>
                  <w:color w:val="008000"/>
                </w:rPr>
                <w:t>LinkedHashMap</w:t>
              </w:r>
            </w:hyperlink>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34F3D9D" w14:textId="77777777" w:rsidR="00694BDF" w:rsidRDefault="00694BDF">
            <w:pPr>
              <w:jc w:val="both"/>
              <w:rPr>
                <w:rFonts w:ascii="inter-regular" w:hAnsi="inter-regular"/>
                <w:color w:val="333333"/>
              </w:rPr>
            </w:pPr>
            <w:r>
              <w:rPr>
                <w:rFonts w:ascii="inter-regular" w:hAnsi="inter-regular"/>
                <w:color w:val="333333"/>
              </w:rPr>
              <w:t>LinkedHashMap is the implementation of Map. It inherits HashMap class. It maintains insertion order.</w:t>
            </w:r>
          </w:p>
        </w:tc>
      </w:tr>
      <w:tr w:rsidR="00694BDF" w14:paraId="4EBC789F" w14:textId="77777777" w:rsidTr="00694BDF">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9442F4A" w14:textId="77777777" w:rsidR="00694BDF" w:rsidRDefault="00694BDF">
            <w:pPr>
              <w:jc w:val="both"/>
              <w:rPr>
                <w:rFonts w:ascii="inter-regular" w:hAnsi="inter-regular"/>
                <w:color w:val="333333"/>
              </w:rPr>
            </w:pPr>
            <w:hyperlink r:id="rId268" w:history="1">
              <w:r>
                <w:rPr>
                  <w:rStyle w:val="Hyperlink"/>
                  <w:rFonts w:ascii="inter-regular" w:hAnsi="inter-regular"/>
                  <w:color w:val="008000"/>
                </w:rPr>
                <w:t>TreeMap</w:t>
              </w:r>
            </w:hyperlink>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7D703E0" w14:textId="77777777" w:rsidR="00694BDF" w:rsidRDefault="00694BDF">
            <w:pPr>
              <w:jc w:val="both"/>
              <w:rPr>
                <w:rFonts w:ascii="inter-regular" w:hAnsi="inter-regular"/>
                <w:color w:val="333333"/>
              </w:rPr>
            </w:pPr>
            <w:r>
              <w:rPr>
                <w:rFonts w:ascii="inter-regular" w:hAnsi="inter-regular"/>
                <w:color w:val="333333"/>
              </w:rPr>
              <w:t>TreeMap is the implementation of Map and SortedMap. It maintains ascending order.</w:t>
            </w:r>
          </w:p>
        </w:tc>
      </w:tr>
    </w:tbl>
    <w:p w14:paraId="2F6C5A35" w14:textId="77777777" w:rsidR="00694BDF" w:rsidRDefault="00694BDF" w:rsidP="00694BDF">
      <w:pPr>
        <w:pStyle w:val="Heading3"/>
        <w:shd w:val="clear" w:color="auto" w:fill="FFFFFF"/>
        <w:spacing w:line="312" w:lineRule="atLeast"/>
        <w:jc w:val="both"/>
        <w:rPr>
          <w:rFonts w:ascii="Helvetica" w:hAnsi="Helvetica"/>
          <w:color w:val="610B4B"/>
          <w:sz w:val="32"/>
          <w:szCs w:val="32"/>
        </w:rPr>
      </w:pPr>
      <w:r>
        <w:rPr>
          <w:rFonts w:ascii="Helvetica" w:hAnsi="Helvetica"/>
          <w:b/>
          <w:bCs/>
          <w:color w:val="610B4B"/>
          <w:sz w:val="32"/>
          <w:szCs w:val="32"/>
        </w:rPr>
        <w:t>Useful methods of Map interface</w:t>
      </w:r>
    </w:p>
    <w:tbl>
      <w:tblPr>
        <w:tblW w:w="13235"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5144"/>
        <w:gridCol w:w="8091"/>
      </w:tblGrid>
      <w:tr w:rsidR="00694BDF" w14:paraId="7A930F5E" w14:textId="77777777" w:rsidTr="00694BDF">
        <w:tc>
          <w:tcPr>
            <w:tcW w:w="0" w:type="auto"/>
            <w:shd w:val="clear" w:color="auto" w:fill="C7CCBE"/>
            <w:tcMar>
              <w:top w:w="180" w:type="dxa"/>
              <w:left w:w="180" w:type="dxa"/>
              <w:bottom w:w="180" w:type="dxa"/>
              <w:right w:w="180" w:type="dxa"/>
            </w:tcMar>
            <w:hideMark/>
          </w:tcPr>
          <w:p w14:paraId="6ACD730D" w14:textId="77777777" w:rsidR="00694BDF" w:rsidRDefault="00694BDF">
            <w:pPr>
              <w:rPr>
                <w:rFonts w:ascii="Times New Roman" w:hAnsi="Times New Roman"/>
                <w:b/>
                <w:bCs/>
                <w:color w:val="000000"/>
                <w:sz w:val="26"/>
                <w:szCs w:val="26"/>
              </w:rPr>
            </w:pPr>
            <w:r>
              <w:rPr>
                <w:b/>
                <w:bCs/>
                <w:color w:val="000000"/>
                <w:sz w:val="26"/>
                <w:szCs w:val="26"/>
              </w:rPr>
              <w:t>Method</w:t>
            </w:r>
          </w:p>
        </w:tc>
        <w:tc>
          <w:tcPr>
            <w:tcW w:w="0" w:type="auto"/>
            <w:shd w:val="clear" w:color="auto" w:fill="C7CCBE"/>
            <w:tcMar>
              <w:top w:w="180" w:type="dxa"/>
              <w:left w:w="180" w:type="dxa"/>
              <w:bottom w:w="180" w:type="dxa"/>
              <w:right w:w="180" w:type="dxa"/>
            </w:tcMar>
            <w:hideMark/>
          </w:tcPr>
          <w:p w14:paraId="66C3A4B8" w14:textId="77777777" w:rsidR="00694BDF" w:rsidRDefault="00694BDF">
            <w:pPr>
              <w:rPr>
                <w:b/>
                <w:bCs/>
                <w:color w:val="000000"/>
                <w:sz w:val="26"/>
                <w:szCs w:val="26"/>
              </w:rPr>
            </w:pPr>
            <w:r>
              <w:rPr>
                <w:b/>
                <w:bCs/>
                <w:color w:val="000000"/>
                <w:sz w:val="26"/>
                <w:szCs w:val="26"/>
              </w:rPr>
              <w:t>Description</w:t>
            </w:r>
          </w:p>
        </w:tc>
      </w:tr>
      <w:tr w:rsidR="00694BDF" w14:paraId="5E451E93" w14:textId="77777777" w:rsidTr="00694BDF">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6C171E5" w14:textId="77777777" w:rsidR="00694BDF" w:rsidRDefault="00694BDF">
            <w:pPr>
              <w:jc w:val="both"/>
              <w:rPr>
                <w:rFonts w:ascii="inter-regular" w:hAnsi="inter-regular"/>
                <w:color w:val="333333"/>
                <w:sz w:val="24"/>
                <w:szCs w:val="24"/>
              </w:rPr>
            </w:pPr>
            <w:r>
              <w:rPr>
                <w:rFonts w:ascii="inter-regular" w:hAnsi="inter-regular"/>
                <w:color w:val="333333"/>
              </w:rPr>
              <w:t>V put(Object key, Object value)</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63B5BFE" w14:textId="77777777" w:rsidR="00694BDF" w:rsidRDefault="00694BDF">
            <w:pPr>
              <w:jc w:val="both"/>
              <w:rPr>
                <w:rFonts w:ascii="inter-regular" w:hAnsi="inter-regular"/>
                <w:color w:val="333333"/>
              </w:rPr>
            </w:pPr>
            <w:r>
              <w:rPr>
                <w:rFonts w:ascii="inter-regular" w:hAnsi="inter-regular"/>
                <w:color w:val="333333"/>
              </w:rPr>
              <w:t>It is used to insert an entry in the map.</w:t>
            </w:r>
          </w:p>
        </w:tc>
      </w:tr>
      <w:tr w:rsidR="00694BDF" w14:paraId="1E5ED071" w14:textId="77777777" w:rsidTr="00694BDF">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1CB2DE9F" w14:textId="77777777" w:rsidR="00694BDF" w:rsidRDefault="00694BDF">
            <w:pPr>
              <w:jc w:val="both"/>
              <w:rPr>
                <w:rFonts w:ascii="inter-regular" w:hAnsi="inter-regular"/>
                <w:color w:val="333333"/>
              </w:rPr>
            </w:pPr>
            <w:r>
              <w:rPr>
                <w:rFonts w:ascii="inter-regular" w:hAnsi="inter-regular"/>
                <w:color w:val="333333"/>
              </w:rPr>
              <w:t>void putAll(Map map)</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15133ED9" w14:textId="77777777" w:rsidR="00694BDF" w:rsidRDefault="00694BDF">
            <w:pPr>
              <w:jc w:val="both"/>
              <w:rPr>
                <w:rFonts w:ascii="inter-regular" w:hAnsi="inter-regular"/>
                <w:color w:val="333333"/>
              </w:rPr>
            </w:pPr>
            <w:r>
              <w:rPr>
                <w:rFonts w:ascii="inter-regular" w:hAnsi="inter-regular"/>
                <w:color w:val="333333"/>
              </w:rPr>
              <w:t>It is used to insert the specified map in the map.</w:t>
            </w:r>
          </w:p>
        </w:tc>
      </w:tr>
      <w:tr w:rsidR="00694BDF" w14:paraId="1FF57C37" w14:textId="77777777" w:rsidTr="00694BDF">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66F4F13" w14:textId="77777777" w:rsidR="00694BDF" w:rsidRDefault="00694BDF">
            <w:pPr>
              <w:jc w:val="both"/>
              <w:rPr>
                <w:rFonts w:ascii="inter-regular" w:hAnsi="inter-regular"/>
                <w:color w:val="333333"/>
              </w:rPr>
            </w:pPr>
            <w:r>
              <w:rPr>
                <w:rFonts w:ascii="inter-regular" w:hAnsi="inter-regular"/>
                <w:color w:val="333333"/>
              </w:rPr>
              <w:t>V putIfAbsent(K key, V value)</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7396571" w14:textId="77777777" w:rsidR="00694BDF" w:rsidRDefault="00694BDF">
            <w:pPr>
              <w:jc w:val="both"/>
              <w:rPr>
                <w:rFonts w:ascii="inter-regular" w:hAnsi="inter-regular"/>
                <w:color w:val="333333"/>
              </w:rPr>
            </w:pPr>
            <w:r>
              <w:rPr>
                <w:rFonts w:ascii="inter-regular" w:hAnsi="inter-regular"/>
                <w:color w:val="333333"/>
              </w:rPr>
              <w:t>It inserts the specified value with the specified key in the map only if it is not already specified.</w:t>
            </w:r>
          </w:p>
        </w:tc>
      </w:tr>
      <w:tr w:rsidR="00694BDF" w14:paraId="4A5C7357" w14:textId="77777777" w:rsidTr="00694BDF">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7AB0D7E" w14:textId="77777777" w:rsidR="00694BDF" w:rsidRDefault="00694BDF">
            <w:pPr>
              <w:jc w:val="both"/>
              <w:rPr>
                <w:rFonts w:ascii="inter-regular" w:hAnsi="inter-regular"/>
                <w:color w:val="333333"/>
              </w:rPr>
            </w:pPr>
            <w:r>
              <w:rPr>
                <w:rFonts w:ascii="inter-regular" w:hAnsi="inter-regular"/>
                <w:color w:val="333333"/>
              </w:rPr>
              <w:t>V remove(Object key)</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6831677F" w14:textId="77777777" w:rsidR="00694BDF" w:rsidRDefault="00694BDF">
            <w:pPr>
              <w:jc w:val="both"/>
              <w:rPr>
                <w:rFonts w:ascii="inter-regular" w:hAnsi="inter-regular"/>
                <w:color w:val="333333"/>
              </w:rPr>
            </w:pPr>
            <w:r>
              <w:rPr>
                <w:rFonts w:ascii="inter-regular" w:hAnsi="inter-regular"/>
                <w:color w:val="333333"/>
              </w:rPr>
              <w:t>It is used to delete an entry for the specified key.</w:t>
            </w:r>
          </w:p>
        </w:tc>
      </w:tr>
      <w:tr w:rsidR="00694BDF" w14:paraId="28CC744D" w14:textId="77777777" w:rsidTr="00694BDF">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7C1A247" w14:textId="77777777" w:rsidR="00694BDF" w:rsidRDefault="00694BDF">
            <w:pPr>
              <w:jc w:val="both"/>
              <w:rPr>
                <w:rFonts w:ascii="inter-regular" w:hAnsi="inter-regular"/>
                <w:color w:val="333333"/>
              </w:rPr>
            </w:pPr>
            <w:r>
              <w:rPr>
                <w:rFonts w:ascii="inter-regular" w:hAnsi="inter-regular"/>
                <w:color w:val="333333"/>
              </w:rPr>
              <w:t>boolean remove(Object key, Object value)</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A7B572F" w14:textId="77777777" w:rsidR="00694BDF" w:rsidRDefault="00694BDF">
            <w:pPr>
              <w:jc w:val="both"/>
              <w:rPr>
                <w:rFonts w:ascii="inter-regular" w:hAnsi="inter-regular"/>
                <w:color w:val="333333"/>
              </w:rPr>
            </w:pPr>
            <w:r>
              <w:rPr>
                <w:rFonts w:ascii="inter-regular" w:hAnsi="inter-regular"/>
                <w:color w:val="333333"/>
              </w:rPr>
              <w:t>It removes the specified values with the associated specified keys from the map.</w:t>
            </w:r>
          </w:p>
        </w:tc>
      </w:tr>
      <w:tr w:rsidR="00694BDF" w14:paraId="4CC3FBBE" w14:textId="77777777" w:rsidTr="00694BDF">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69679BA" w14:textId="77777777" w:rsidR="00694BDF" w:rsidRDefault="00694BDF">
            <w:pPr>
              <w:jc w:val="both"/>
              <w:rPr>
                <w:rFonts w:ascii="inter-regular" w:hAnsi="inter-regular"/>
                <w:color w:val="333333"/>
              </w:rPr>
            </w:pPr>
            <w:r>
              <w:rPr>
                <w:rFonts w:ascii="inter-regular" w:hAnsi="inter-regular"/>
                <w:color w:val="333333"/>
              </w:rPr>
              <w:t>Set keySet()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15C8A08D" w14:textId="77777777" w:rsidR="00694BDF" w:rsidRDefault="00694BDF">
            <w:pPr>
              <w:jc w:val="both"/>
              <w:rPr>
                <w:rFonts w:ascii="inter-regular" w:hAnsi="inter-regular"/>
                <w:color w:val="333333"/>
              </w:rPr>
            </w:pPr>
            <w:r>
              <w:rPr>
                <w:rFonts w:ascii="inter-regular" w:hAnsi="inter-regular"/>
                <w:color w:val="333333"/>
              </w:rPr>
              <w:t>It returns the Set view containing all the keys.</w:t>
            </w:r>
          </w:p>
        </w:tc>
      </w:tr>
      <w:tr w:rsidR="00694BDF" w14:paraId="36BB4E28" w14:textId="77777777" w:rsidTr="00694BDF">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59D7C8C" w14:textId="77777777" w:rsidR="00694BDF" w:rsidRDefault="00694BDF">
            <w:pPr>
              <w:jc w:val="both"/>
              <w:rPr>
                <w:rFonts w:ascii="inter-regular" w:hAnsi="inter-regular"/>
                <w:color w:val="333333"/>
              </w:rPr>
            </w:pPr>
            <w:r>
              <w:rPr>
                <w:rFonts w:ascii="inter-regular" w:hAnsi="inter-regular"/>
                <w:color w:val="333333"/>
              </w:rPr>
              <w:t>Set&lt;Map.Entry&lt;K,V&gt;&gt; entrySet()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5BFB623" w14:textId="77777777" w:rsidR="00694BDF" w:rsidRDefault="00694BDF">
            <w:pPr>
              <w:jc w:val="both"/>
              <w:rPr>
                <w:rFonts w:ascii="inter-regular" w:hAnsi="inter-regular"/>
                <w:color w:val="333333"/>
              </w:rPr>
            </w:pPr>
            <w:r>
              <w:rPr>
                <w:rFonts w:ascii="inter-regular" w:hAnsi="inter-regular"/>
                <w:color w:val="333333"/>
              </w:rPr>
              <w:t>It returns the Set view containing all the keys and values.</w:t>
            </w:r>
          </w:p>
        </w:tc>
      </w:tr>
      <w:tr w:rsidR="00694BDF" w14:paraId="5864EC3E" w14:textId="77777777" w:rsidTr="00694BDF">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AB22E85" w14:textId="77777777" w:rsidR="00694BDF" w:rsidRDefault="00694BDF">
            <w:pPr>
              <w:jc w:val="both"/>
              <w:rPr>
                <w:rFonts w:ascii="inter-regular" w:hAnsi="inter-regular"/>
                <w:color w:val="333333"/>
              </w:rPr>
            </w:pPr>
            <w:r>
              <w:rPr>
                <w:rFonts w:ascii="inter-regular" w:hAnsi="inter-regular"/>
                <w:color w:val="333333"/>
              </w:rPr>
              <w:t>void clear()</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0AF83ED" w14:textId="77777777" w:rsidR="00694BDF" w:rsidRDefault="00694BDF">
            <w:pPr>
              <w:jc w:val="both"/>
              <w:rPr>
                <w:rFonts w:ascii="inter-regular" w:hAnsi="inter-regular"/>
                <w:color w:val="333333"/>
              </w:rPr>
            </w:pPr>
            <w:r>
              <w:rPr>
                <w:rFonts w:ascii="inter-regular" w:hAnsi="inter-regular"/>
                <w:color w:val="333333"/>
              </w:rPr>
              <w:t>It is used to reset the map.</w:t>
            </w:r>
          </w:p>
        </w:tc>
      </w:tr>
      <w:tr w:rsidR="00694BDF" w14:paraId="12BD2CC5" w14:textId="77777777" w:rsidTr="00694BDF">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2C7FBDD" w14:textId="77777777" w:rsidR="00694BDF" w:rsidRDefault="00694BDF">
            <w:pPr>
              <w:jc w:val="both"/>
              <w:rPr>
                <w:rFonts w:ascii="inter-regular" w:hAnsi="inter-regular"/>
                <w:color w:val="333333"/>
              </w:rPr>
            </w:pPr>
            <w:r>
              <w:rPr>
                <w:rFonts w:ascii="inter-regular" w:hAnsi="inter-regular"/>
                <w:color w:val="333333"/>
              </w:rPr>
              <w:t>V compute(K key, BiFunction&lt;? super K,? super V,? extends V&gt; remappingFunction)</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D1611FF" w14:textId="77777777" w:rsidR="00694BDF" w:rsidRDefault="00694BDF">
            <w:pPr>
              <w:jc w:val="both"/>
              <w:rPr>
                <w:rFonts w:ascii="inter-regular" w:hAnsi="inter-regular"/>
                <w:color w:val="333333"/>
              </w:rPr>
            </w:pPr>
            <w:r>
              <w:rPr>
                <w:rFonts w:ascii="inter-regular" w:hAnsi="inter-regular"/>
                <w:color w:val="333333"/>
              </w:rPr>
              <w:t>It is used to compute a mapping for the specified key and its current mapped value (or null if there is no current mapping).</w:t>
            </w:r>
          </w:p>
        </w:tc>
      </w:tr>
      <w:tr w:rsidR="00694BDF" w14:paraId="0FFAE1EB" w14:textId="77777777" w:rsidTr="00694BDF">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E6B3FD4" w14:textId="77777777" w:rsidR="00694BDF" w:rsidRDefault="00694BDF">
            <w:pPr>
              <w:jc w:val="both"/>
              <w:rPr>
                <w:rFonts w:ascii="inter-regular" w:hAnsi="inter-regular"/>
                <w:color w:val="333333"/>
              </w:rPr>
            </w:pPr>
            <w:r>
              <w:rPr>
                <w:rFonts w:ascii="inter-regular" w:hAnsi="inter-regular"/>
                <w:color w:val="333333"/>
              </w:rPr>
              <w:lastRenderedPageBreak/>
              <w:t>V computeIfAbsent(K key, Function&lt;? super K,? extends V&gt; mappingFunction)</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37CA60B" w14:textId="77777777" w:rsidR="00694BDF" w:rsidRDefault="00694BDF">
            <w:pPr>
              <w:jc w:val="both"/>
              <w:rPr>
                <w:rFonts w:ascii="inter-regular" w:hAnsi="inter-regular"/>
                <w:color w:val="333333"/>
              </w:rPr>
            </w:pPr>
            <w:r>
              <w:rPr>
                <w:rFonts w:ascii="inter-regular" w:hAnsi="inter-regular"/>
                <w:color w:val="333333"/>
              </w:rPr>
              <w:t>It is used to compute its value using the given mapping function, if the specified key is not already associated with a value (or is mapped to null), and enters it into this map unless null.</w:t>
            </w:r>
          </w:p>
        </w:tc>
      </w:tr>
      <w:tr w:rsidR="00694BDF" w14:paraId="286ED103" w14:textId="77777777" w:rsidTr="00694BDF">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6B9B9D5" w14:textId="77777777" w:rsidR="00694BDF" w:rsidRDefault="00694BDF">
            <w:pPr>
              <w:jc w:val="both"/>
              <w:rPr>
                <w:rFonts w:ascii="inter-regular" w:hAnsi="inter-regular"/>
                <w:color w:val="333333"/>
              </w:rPr>
            </w:pPr>
            <w:r>
              <w:rPr>
                <w:rFonts w:ascii="inter-regular" w:hAnsi="inter-regular"/>
                <w:color w:val="333333"/>
              </w:rPr>
              <w:t>V computeIfPresent(K key, BiFunction&lt;? super K,? super V,? extends V&gt; remappingFunction)</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E1AE277" w14:textId="77777777" w:rsidR="00694BDF" w:rsidRDefault="00694BDF">
            <w:pPr>
              <w:jc w:val="both"/>
              <w:rPr>
                <w:rFonts w:ascii="inter-regular" w:hAnsi="inter-regular"/>
                <w:color w:val="333333"/>
              </w:rPr>
            </w:pPr>
            <w:r>
              <w:rPr>
                <w:rFonts w:ascii="inter-regular" w:hAnsi="inter-regular"/>
                <w:color w:val="333333"/>
              </w:rPr>
              <w:t>It is used to compute a new mapping given the key and its current mapped value if the value for the specified key is present and non-null.</w:t>
            </w:r>
          </w:p>
        </w:tc>
      </w:tr>
      <w:tr w:rsidR="00694BDF" w14:paraId="1CDC6E73" w14:textId="77777777" w:rsidTr="00694BDF">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E553B81" w14:textId="77777777" w:rsidR="00694BDF" w:rsidRDefault="00694BDF">
            <w:pPr>
              <w:jc w:val="both"/>
              <w:rPr>
                <w:rFonts w:ascii="inter-regular" w:hAnsi="inter-regular"/>
                <w:color w:val="333333"/>
              </w:rPr>
            </w:pPr>
            <w:r>
              <w:rPr>
                <w:rFonts w:ascii="inter-regular" w:hAnsi="inter-regular"/>
                <w:color w:val="333333"/>
              </w:rPr>
              <w:t>boolean containsValue(Object value)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66D88E6A" w14:textId="77777777" w:rsidR="00694BDF" w:rsidRDefault="00694BDF">
            <w:pPr>
              <w:jc w:val="both"/>
              <w:rPr>
                <w:rFonts w:ascii="inter-regular" w:hAnsi="inter-regular"/>
                <w:color w:val="333333"/>
              </w:rPr>
            </w:pPr>
            <w:r>
              <w:rPr>
                <w:rFonts w:ascii="inter-regular" w:hAnsi="inter-regular"/>
                <w:color w:val="333333"/>
              </w:rPr>
              <w:t>This method returns true if some value equal to the value exists within the map, else return false.</w:t>
            </w:r>
          </w:p>
        </w:tc>
      </w:tr>
      <w:tr w:rsidR="00694BDF" w14:paraId="66F4DB60" w14:textId="77777777" w:rsidTr="00694BDF">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F85E182" w14:textId="77777777" w:rsidR="00694BDF" w:rsidRDefault="00694BDF">
            <w:pPr>
              <w:jc w:val="both"/>
              <w:rPr>
                <w:rFonts w:ascii="inter-regular" w:hAnsi="inter-regular"/>
                <w:color w:val="333333"/>
              </w:rPr>
            </w:pPr>
            <w:r>
              <w:rPr>
                <w:rFonts w:ascii="inter-regular" w:hAnsi="inter-regular"/>
                <w:color w:val="333333"/>
              </w:rPr>
              <w:t>boolean containsKey(Object key)</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E2906C0" w14:textId="77777777" w:rsidR="00694BDF" w:rsidRDefault="00694BDF">
            <w:pPr>
              <w:jc w:val="both"/>
              <w:rPr>
                <w:rFonts w:ascii="inter-regular" w:hAnsi="inter-regular"/>
                <w:color w:val="333333"/>
              </w:rPr>
            </w:pPr>
            <w:r>
              <w:rPr>
                <w:rFonts w:ascii="inter-regular" w:hAnsi="inter-regular"/>
                <w:color w:val="333333"/>
              </w:rPr>
              <w:t>This method returns true if some key equal to the key exists within the map, else return false.</w:t>
            </w:r>
          </w:p>
        </w:tc>
      </w:tr>
      <w:tr w:rsidR="00694BDF" w14:paraId="7FE1DCDB" w14:textId="77777777" w:rsidTr="00694BDF">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5A90D3BB" w14:textId="77777777" w:rsidR="00694BDF" w:rsidRDefault="00694BDF">
            <w:pPr>
              <w:jc w:val="both"/>
              <w:rPr>
                <w:rFonts w:ascii="inter-regular" w:hAnsi="inter-regular"/>
                <w:color w:val="333333"/>
              </w:rPr>
            </w:pPr>
            <w:r>
              <w:rPr>
                <w:rFonts w:ascii="inter-regular" w:hAnsi="inter-regular"/>
                <w:color w:val="333333"/>
              </w:rPr>
              <w:t>boolean equals(Object o)</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01178F52" w14:textId="77777777" w:rsidR="00694BDF" w:rsidRDefault="00694BDF">
            <w:pPr>
              <w:jc w:val="both"/>
              <w:rPr>
                <w:rFonts w:ascii="inter-regular" w:hAnsi="inter-regular"/>
                <w:color w:val="333333"/>
              </w:rPr>
            </w:pPr>
            <w:r>
              <w:rPr>
                <w:rFonts w:ascii="inter-regular" w:hAnsi="inter-regular"/>
                <w:color w:val="333333"/>
              </w:rPr>
              <w:t>It is used to compare the specified Object with the Map.</w:t>
            </w:r>
          </w:p>
        </w:tc>
      </w:tr>
      <w:tr w:rsidR="00694BDF" w14:paraId="3CE0745E" w14:textId="77777777" w:rsidTr="00694BDF">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6E2B3E0" w14:textId="77777777" w:rsidR="00694BDF" w:rsidRDefault="00694BDF">
            <w:pPr>
              <w:jc w:val="both"/>
              <w:rPr>
                <w:rFonts w:ascii="inter-regular" w:hAnsi="inter-regular"/>
                <w:color w:val="333333"/>
              </w:rPr>
            </w:pPr>
            <w:r>
              <w:rPr>
                <w:rFonts w:ascii="inter-regular" w:hAnsi="inter-regular"/>
                <w:color w:val="333333"/>
              </w:rPr>
              <w:t>void forEach(BiConsumer&lt;? super K,? super V&gt; action)</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21B5033" w14:textId="77777777" w:rsidR="00694BDF" w:rsidRDefault="00694BDF">
            <w:pPr>
              <w:jc w:val="both"/>
              <w:rPr>
                <w:rFonts w:ascii="inter-regular" w:hAnsi="inter-regular"/>
                <w:color w:val="333333"/>
              </w:rPr>
            </w:pPr>
            <w:r>
              <w:rPr>
                <w:rFonts w:ascii="inter-regular" w:hAnsi="inter-regular"/>
                <w:color w:val="333333"/>
              </w:rPr>
              <w:t>It performs the given action for each entry in the map until all entries have been processed or the action throws an exception.</w:t>
            </w:r>
          </w:p>
        </w:tc>
      </w:tr>
      <w:tr w:rsidR="00694BDF" w14:paraId="3CD2BD14" w14:textId="77777777" w:rsidTr="00694BDF">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09DD0AB3" w14:textId="77777777" w:rsidR="00694BDF" w:rsidRDefault="00694BDF">
            <w:pPr>
              <w:jc w:val="both"/>
              <w:rPr>
                <w:rFonts w:ascii="inter-regular" w:hAnsi="inter-regular"/>
                <w:color w:val="333333"/>
              </w:rPr>
            </w:pPr>
            <w:r>
              <w:rPr>
                <w:rFonts w:ascii="inter-regular" w:hAnsi="inter-regular"/>
                <w:color w:val="333333"/>
              </w:rPr>
              <w:t>V get(Object key)</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FF0329D" w14:textId="77777777" w:rsidR="00694BDF" w:rsidRDefault="00694BDF">
            <w:pPr>
              <w:jc w:val="both"/>
              <w:rPr>
                <w:rFonts w:ascii="inter-regular" w:hAnsi="inter-regular"/>
                <w:color w:val="333333"/>
              </w:rPr>
            </w:pPr>
            <w:r>
              <w:rPr>
                <w:rFonts w:ascii="inter-regular" w:hAnsi="inter-regular"/>
                <w:color w:val="333333"/>
              </w:rPr>
              <w:t>This method returns the object that contains the value associated with the key.</w:t>
            </w:r>
          </w:p>
        </w:tc>
      </w:tr>
      <w:tr w:rsidR="00694BDF" w14:paraId="096943B9" w14:textId="77777777" w:rsidTr="00694BDF">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BAC6E78" w14:textId="77777777" w:rsidR="00694BDF" w:rsidRDefault="00694BDF">
            <w:pPr>
              <w:jc w:val="both"/>
              <w:rPr>
                <w:rFonts w:ascii="inter-regular" w:hAnsi="inter-regular"/>
                <w:color w:val="333333"/>
              </w:rPr>
            </w:pPr>
            <w:r>
              <w:rPr>
                <w:rFonts w:ascii="inter-regular" w:hAnsi="inter-regular"/>
                <w:color w:val="333333"/>
              </w:rPr>
              <w:t>V getOrDefault(Object key, V defaultValue)</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116F95E" w14:textId="77777777" w:rsidR="00694BDF" w:rsidRDefault="00694BDF">
            <w:pPr>
              <w:jc w:val="both"/>
              <w:rPr>
                <w:rFonts w:ascii="inter-regular" w:hAnsi="inter-regular"/>
                <w:color w:val="333333"/>
              </w:rPr>
            </w:pPr>
            <w:r>
              <w:rPr>
                <w:rFonts w:ascii="inter-regular" w:hAnsi="inter-regular"/>
                <w:color w:val="333333"/>
              </w:rPr>
              <w:t>It returns the value to which the specified key is mapped, or defaultValue if the map contains no mapping for the key.</w:t>
            </w:r>
          </w:p>
        </w:tc>
      </w:tr>
      <w:tr w:rsidR="00694BDF" w14:paraId="3C4DC284" w14:textId="77777777" w:rsidTr="00694BDF">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657C901" w14:textId="77777777" w:rsidR="00694BDF" w:rsidRDefault="00694BDF">
            <w:pPr>
              <w:jc w:val="both"/>
              <w:rPr>
                <w:rFonts w:ascii="inter-regular" w:hAnsi="inter-regular"/>
                <w:color w:val="333333"/>
              </w:rPr>
            </w:pPr>
            <w:r>
              <w:rPr>
                <w:rFonts w:ascii="inter-regular" w:hAnsi="inter-regular"/>
                <w:color w:val="333333"/>
              </w:rPr>
              <w:t>int hashCode()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10C6F911" w14:textId="77777777" w:rsidR="00694BDF" w:rsidRDefault="00694BDF">
            <w:pPr>
              <w:jc w:val="both"/>
              <w:rPr>
                <w:rFonts w:ascii="inter-regular" w:hAnsi="inter-regular"/>
                <w:color w:val="333333"/>
              </w:rPr>
            </w:pPr>
            <w:r>
              <w:rPr>
                <w:rFonts w:ascii="inter-regular" w:hAnsi="inter-regular"/>
                <w:color w:val="333333"/>
              </w:rPr>
              <w:t>It returns the hash code value for the Map</w:t>
            </w:r>
          </w:p>
        </w:tc>
      </w:tr>
      <w:tr w:rsidR="00694BDF" w14:paraId="549F305F" w14:textId="77777777" w:rsidTr="00694BDF">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E2C046B" w14:textId="77777777" w:rsidR="00694BDF" w:rsidRDefault="00694BDF">
            <w:pPr>
              <w:jc w:val="both"/>
              <w:rPr>
                <w:rFonts w:ascii="inter-regular" w:hAnsi="inter-regular"/>
                <w:color w:val="333333"/>
              </w:rPr>
            </w:pPr>
            <w:r>
              <w:rPr>
                <w:rFonts w:ascii="inter-regular" w:hAnsi="inter-regular"/>
                <w:color w:val="333333"/>
              </w:rPr>
              <w:t>boolean isEmpty()</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9B234C4" w14:textId="77777777" w:rsidR="00694BDF" w:rsidRDefault="00694BDF">
            <w:pPr>
              <w:jc w:val="both"/>
              <w:rPr>
                <w:rFonts w:ascii="inter-regular" w:hAnsi="inter-regular"/>
                <w:color w:val="333333"/>
              </w:rPr>
            </w:pPr>
            <w:r>
              <w:rPr>
                <w:rFonts w:ascii="inter-regular" w:hAnsi="inter-regular"/>
                <w:color w:val="333333"/>
              </w:rPr>
              <w:t>This method returns true if the map is empty; returns false if it contains at least one key.</w:t>
            </w:r>
          </w:p>
        </w:tc>
      </w:tr>
      <w:tr w:rsidR="00694BDF" w14:paraId="12F33935" w14:textId="77777777" w:rsidTr="00694BDF">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A0F9F4C" w14:textId="77777777" w:rsidR="00694BDF" w:rsidRDefault="00694BDF">
            <w:pPr>
              <w:jc w:val="both"/>
              <w:rPr>
                <w:rFonts w:ascii="inter-regular" w:hAnsi="inter-regular"/>
                <w:color w:val="333333"/>
              </w:rPr>
            </w:pPr>
            <w:r>
              <w:rPr>
                <w:rFonts w:ascii="inter-regular" w:hAnsi="inter-regular"/>
                <w:color w:val="333333"/>
              </w:rPr>
              <w:t>V merge(K key, V value, BiFunction&lt;? super V,? super V,? extends V&gt; remappingFunction)</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45F314D" w14:textId="77777777" w:rsidR="00694BDF" w:rsidRDefault="00694BDF">
            <w:pPr>
              <w:jc w:val="both"/>
              <w:rPr>
                <w:rFonts w:ascii="inter-regular" w:hAnsi="inter-regular"/>
                <w:color w:val="333333"/>
              </w:rPr>
            </w:pPr>
            <w:r>
              <w:rPr>
                <w:rFonts w:ascii="inter-regular" w:hAnsi="inter-regular"/>
                <w:color w:val="333333"/>
              </w:rPr>
              <w:t>If the specified key is not already associated with a value or is associated with null, associates it with the given non-null value.</w:t>
            </w:r>
          </w:p>
        </w:tc>
      </w:tr>
      <w:tr w:rsidR="00694BDF" w14:paraId="1FE2C660" w14:textId="77777777" w:rsidTr="00694BDF">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7E65EC1" w14:textId="77777777" w:rsidR="00694BDF" w:rsidRDefault="00694BDF">
            <w:pPr>
              <w:jc w:val="both"/>
              <w:rPr>
                <w:rFonts w:ascii="inter-regular" w:hAnsi="inter-regular"/>
                <w:color w:val="333333"/>
              </w:rPr>
            </w:pPr>
            <w:r>
              <w:rPr>
                <w:rFonts w:ascii="inter-regular" w:hAnsi="inter-regular"/>
                <w:color w:val="333333"/>
              </w:rPr>
              <w:t>V replace(K key, V value)</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BCDC3F0" w14:textId="77777777" w:rsidR="00694BDF" w:rsidRDefault="00694BDF">
            <w:pPr>
              <w:jc w:val="both"/>
              <w:rPr>
                <w:rFonts w:ascii="inter-regular" w:hAnsi="inter-regular"/>
                <w:color w:val="333333"/>
              </w:rPr>
            </w:pPr>
            <w:r>
              <w:rPr>
                <w:rFonts w:ascii="inter-regular" w:hAnsi="inter-regular"/>
                <w:color w:val="333333"/>
              </w:rPr>
              <w:t>It replaces the specified value for a specified key.</w:t>
            </w:r>
          </w:p>
        </w:tc>
      </w:tr>
      <w:tr w:rsidR="00694BDF" w14:paraId="125FDDDC" w14:textId="77777777" w:rsidTr="00694BDF">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59E111D6" w14:textId="77777777" w:rsidR="00694BDF" w:rsidRDefault="00694BDF">
            <w:pPr>
              <w:jc w:val="both"/>
              <w:rPr>
                <w:rFonts w:ascii="inter-regular" w:hAnsi="inter-regular"/>
                <w:color w:val="333333"/>
              </w:rPr>
            </w:pPr>
            <w:r>
              <w:rPr>
                <w:rFonts w:ascii="inter-regular" w:hAnsi="inter-regular"/>
                <w:color w:val="333333"/>
              </w:rPr>
              <w:t>boolean replace(K key, V oldValue, V newValue)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A762B17" w14:textId="77777777" w:rsidR="00694BDF" w:rsidRDefault="00694BDF">
            <w:pPr>
              <w:jc w:val="both"/>
              <w:rPr>
                <w:rFonts w:ascii="inter-regular" w:hAnsi="inter-regular"/>
                <w:color w:val="333333"/>
              </w:rPr>
            </w:pPr>
            <w:r>
              <w:rPr>
                <w:rFonts w:ascii="inter-regular" w:hAnsi="inter-regular"/>
                <w:color w:val="333333"/>
              </w:rPr>
              <w:t>It replaces the old value with the new value for a specified key.</w:t>
            </w:r>
          </w:p>
        </w:tc>
      </w:tr>
      <w:tr w:rsidR="00694BDF" w14:paraId="08F21F7E" w14:textId="77777777" w:rsidTr="00694BDF">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2CF05DC" w14:textId="77777777" w:rsidR="00694BDF" w:rsidRDefault="00694BDF">
            <w:pPr>
              <w:jc w:val="both"/>
              <w:rPr>
                <w:rFonts w:ascii="inter-regular" w:hAnsi="inter-regular"/>
                <w:color w:val="333333"/>
              </w:rPr>
            </w:pPr>
            <w:r>
              <w:rPr>
                <w:rFonts w:ascii="inter-regular" w:hAnsi="inter-regular"/>
                <w:color w:val="333333"/>
              </w:rPr>
              <w:t>void replaceAll(BiFunction&lt;? super K,? super V,? extends V&gt; function)</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B208098" w14:textId="77777777" w:rsidR="00694BDF" w:rsidRDefault="00694BDF">
            <w:pPr>
              <w:jc w:val="both"/>
              <w:rPr>
                <w:rFonts w:ascii="inter-regular" w:hAnsi="inter-regular"/>
                <w:color w:val="333333"/>
              </w:rPr>
            </w:pPr>
            <w:r>
              <w:rPr>
                <w:rFonts w:ascii="inter-regular" w:hAnsi="inter-regular"/>
                <w:color w:val="333333"/>
              </w:rPr>
              <w:t>It replaces each entry's value with the result of invoking the given function on that entry until all entries have been processed or the function throws an exception.</w:t>
            </w:r>
          </w:p>
        </w:tc>
      </w:tr>
      <w:tr w:rsidR="00694BDF" w14:paraId="19470112" w14:textId="77777777" w:rsidTr="00694BDF">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BAEC7D7" w14:textId="77777777" w:rsidR="00694BDF" w:rsidRDefault="00694BDF">
            <w:pPr>
              <w:jc w:val="both"/>
              <w:rPr>
                <w:rFonts w:ascii="inter-regular" w:hAnsi="inter-regular"/>
                <w:color w:val="333333"/>
              </w:rPr>
            </w:pPr>
            <w:r>
              <w:rPr>
                <w:rFonts w:ascii="inter-regular" w:hAnsi="inter-regular"/>
                <w:color w:val="333333"/>
              </w:rPr>
              <w:t>Collection values()</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0B355D3F" w14:textId="77777777" w:rsidR="00694BDF" w:rsidRDefault="00694BDF">
            <w:pPr>
              <w:jc w:val="both"/>
              <w:rPr>
                <w:rFonts w:ascii="inter-regular" w:hAnsi="inter-regular"/>
                <w:color w:val="333333"/>
              </w:rPr>
            </w:pPr>
            <w:r>
              <w:rPr>
                <w:rFonts w:ascii="inter-regular" w:hAnsi="inter-regular"/>
                <w:color w:val="333333"/>
              </w:rPr>
              <w:t>It returns a collection view of the values contained in the map.</w:t>
            </w:r>
          </w:p>
        </w:tc>
      </w:tr>
      <w:tr w:rsidR="00694BDF" w14:paraId="210DEBBF" w14:textId="77777777" w:rsidTr="00694BDF">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400D872" w14:textId="77777777" w:rsidR="00694BDF" w:rsidRDefault="00694BDF">
            <w:pPr>
              <w:jc w:val="both"/>
              <w:rPr>
                <w:rFonts w:ascii="inter-regular" w:hAnsi="inter-regular"/>
                <w:color w:val="333333"/>
              </w:rPr>
            </w:pPr>
            <w:r>
              <w:rPr>
                <w:rFonts w:ascii="inter-regular" w:hAnsi="inter-regular"/>
                <w:color w:val="333333"/>
              </w:rPr>
              <w:t>int size()</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F7C5D23" w14:textId="77777777" w:rsidR="00694BDF" w:rsidRDefault="00694BDF">
            <w:pPr>
              <w:jc w:val="both"/>
              <w:rPr>
                <w:rFonts w:ascii="inter-regular" w:hAnsi="inter-regular"/>
                <w:color w:val="333333"/>
              </w:rPr>
            </w:pPr>
            <w:r>
              <w:rPr>
                <w:rFonts w:ascii="inter-regular" w:hAnsi="inter-regular"/>
                <w:color w:val="333333"/>
              </w:rPr>
              <w:t>This method returns the number of entries in the map.</w:t>
            </w:r>
          </w:p>
        </w:tc>
      </w:tr>
    </w:tbl>
    <w:p w14:paraId="2E19C4AC" w14:textId="77777777" w:rsidR="00694BDF" w:rsidRDefault="00694BDF" w:rsidP="00694BDF">
      <w:pPr>
        <w:pStyle w:val="Heading2"/>
        <w:shd w:val="clear" w:color="auto" w:fill="FFFFFF"/>
        <w:spacing w:line="312" w:lineRule="atLeast"/>
        <w:jc w:val="both"/>
        <w:rPr>
          <w:rFonts w:ascii="Helvetica" w:hAnsi="Helvetica"/>
          <w:b w:val="0"/>
          <w:bCs w:val="0"/>
          <w:color w:val="610B38"/>
          <w:sz w:val="38"/>
          <w:szCs w:val="38"/>
        </w:rPr>
      </w:pPr>
      <w:r>
        <w:rPr>
          <w:rFonts w:ascii="Helvetica" w:hAnsi="Helvetica"/>
          <w:b w:val="0"/>
          <w:bCs w:val="0"/>
          <w:color w:val="610B38"/>
          <w:sz w:val="38"/>
          <w:szCs w:val="38"/>
        </w:rPr>
        <w:lastRenderedPageBreak/>
        <w:t>Map.Entry Interface</w:t>
      </w:r>
    </w:p>
    <w:p w14:paraId="2D9ABC7F" w14:textId="77777777" w:rsidR="00694BDF" w:rsidRDefault="00694BDF" w:rsidP="00694BDF">
      <w:pPr>
        <w:pStyle w:val="NormalWeb"/>
        <w:shd w:val="clear" w:color="auto" w:fill="FFFFFF"/>
        <w:jc w:val="both"/>
        <w:rPr>
          <w:rFonts w:ascii="inter-regular" w:hAnsi="inter-regular"/>
          <w:color w:val="333333"/>
        </w:rPr>
      </w:pPr>
      <w:r>
        <w:rPr>
          <w:rFonts w:ascii="inter-regular" w:hAnsi="inter-regular"/>
          <w:color w:val="333333"/>
        </w:rPr>
        <w:t>Entry is the subinterface of Map. So we will be accessed it by Map.Entry name. It returns a collection-view of the map, whose elements are of this class. It provides methods to get key and value.</w:t>
      </w:r>
    </w:p>
    <w:p w14:paraId="243E2EF4" w14:textId="77777777" w:rsidR="00694BDF" w:rsidRDefault="00694BDF" w:rsidP="00694BDF">
      <w:pPr>
        <w:pStyle w:val="Heading3"/>
        <w:shd w:val="clear" w:color="auto" w:fill="FFFFFF"/>
        <w:spacing w:line="312" w:lineRule="atLeast"/>
        <w:jc w:val="both"/>
        <w:rPr>
          <w:rFonts w:ascii="Helvetica" w:hAnsi="Helvetica"/>
          <w:color w:val="610B4B"/>
          <w:sz w:val="32"/>
          <w:szCs w:val="32"/>
        </w:rPr>
      </w:pPr>
      <w:r>
        <w:rPr>
          <w:rFonts w:ascii="Helvetica" w:hAnsi="Helvetica"/>
          <w:b/>
          <w:bCs/>
          <w:color w:val="610B4B"/>
          <w:sz w:val="32"/>
          <w:szCs w:val="32"/>
        </w:rPr>
        <w:t>Methods of Map.Entry interface</w:t>
      </w:r>
    </w:p>
    <w:tbl>
      <w:tblPr>
        <w:tblW w:w="13235"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7287"/>
        <w:gridCol w:w="5948"/>
      </w:tblGrid>
      <w:tr w:rsidR="00694BDF" w14:paraId="673D841E" w14:textId="77777777" w:rsidTr="00694BDF">
        <w:tc>
          <w:tcPr>
            <w:tcW w:w="0" w:type="auto"/>
            <w:shd w:val="clear" w:color="auto" w:fill="C7CCBE"/>
            <w:tcMar>
              <w:top w:w="180" w:type="dxa"/>
              <w:left w:w="180" w:type="dxa"/>
              <w:bottom w:w="180" w:type="dxa"/>
              <w:right w:w="180" w:type="dxa"/>
            </w:tcMar>
            <w:hideMark/>
          </w:tcPr>
          <w:p w14:paraId="009BFFD1" w14:textId="77777777" w:rsidR="00694BDF" w:rsidRDefault="00694BDF">
            <w:pPr>
              <w:rPr>
                <w:rFonts w:ascii="Times New Roman" w:hAnsi="Times New Roman"/>
                <w:b/>
                <w:bCs/>
                <w:color w:val="000000"/>
                <w:sz w:val="26"/>
                <w:szCs w:val="26"/>
              </w:rPr>
            </w:pPr>
            <w:r>
              <w:rPr>
                <w:b/>
                <w:bCs/>
                <w:color w:val="000000"/>
                <w:sz w:val="26"/>
                <w:szCs w:val="26"/>
              </w:rPr>
              <w:t>Method</w:t>
            </w:r>
          </w:p>
        </w:tc>
        <w:tc>
          <w:tcPr>
            <w:tcW w:w="0" w:type="auto"/>
            <w:shd w:val="clear" w:color="auto" w:fill="C7CCBE"/>
            <w:tcMar>
              <w:top w:w="180" w:type="dxa"/>
              <w:left w:w="180" w:type="dxa"/>
              <w:bottom w:w="180" w:type="dxa"/>
              <w:right w:w="180" w:type="dxa"/>
            </w:tcMar>
            <w:hideMark/>
          </w:tcPr>
          <w:p w14:paraId="7BB198BD" w14:textId="77777777" w:rsidR="00694BDF" w:rsidRDefault="00694BDF">
            <w:pPr>
              <w:rPr>
                <w:b/>
                <w:bCs/>
                <w:color w:val="000000"/>
                <w:sz w:val="26"/>
                <w:szCs w:val="26"/>
              </w:rPr>
            </w:pPr>
            <w:r>
              <w:rPr>
                <w:b/>
                <w:bCs/>
                <w:color w:val="000000"/>
                <w:sz w:val="26"/>
                <w:szCs w:val="26"/>
              </w:rPr>
              <w:t>Description</w:t>
            </w:r>
          </w:p>
        </w:tc>
      </w:tr>
      <w:tr w:rsidR="00694BDF" w14:paraId="5AD284B8" w14:textId="77777777" w:rsidTr="00694BDF">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E026936" w14:textId="77777777" w:rsidR="00694BDF" w:rsidRDefault="00694BDF">
            <w:pPr>
              <w:jc w:val="both"/>
              <w:rPr>
                <w:rFonts w:ascii="inter-regular" w:hAnsi="inter-regular"/>
                <w:color w:val="333333"/>
                <w:sz w:val="24"/>
                <w:szCs w:val="24"/>
              </w:rPr>
            </w:pPr>
            <w:r>
              <w:rPr>
                <w:rFonts w:ascii="inter-regular" w:hAnsi="inter-regular"/>
                <w:color w:val="333333"/>
              </w:rPr>
              <w:t>K getKey()</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D8B0F2F" w14:textId="77777777" w:rsidR="00694BDF" w:rsidRDefault="00694BDF">
            <w:pPr>
              <w:jc w:val="both"/>
              <w:rPr>
                <w:rFonts w:ascii="inter-regular" w:hAnsi="inter-regular"/>
                <w:color w:val="333333"/>
              </w:rPr>
            </w:pPr>
            <w:r>
              <w:rPr>
                <w:rFonts w:ascii="inter-regular" w:hAnsi="inter-regular"/>
                <w:color w:val="333333"/>
              </w:rPr>
              <w:t>It is used to obtain a key.</w:t>
            </w:r>
          </w:p>
        </w:tc>
      </w:tr>
      <w:tr w:rsidR="00694BDF" w14:paraId="015F8652" w14:textId="77777777" w:rsidTr="00694BDF">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593A706B" w14:textId="77777777" w:rsidR="00694BDF" w:rsidRDefault="00694BDF">
            <w:pPr>
              <w:jc w:val="both"/>
              <w:rPr>
                <w:rFonts w:ascii="inter-regular" w:hAnsi="inter-regular"/>
                <w:color w:val="333333"/>
              </w:rPr>
            </w:pPr>
            <w:r>
              <w:rPr>
                <w:rFonts w:ascii="inter-regular" w:hAnsi="inter-regular"/>
                <w:color w:val="333333"/>
              </w:rPr>
              <w:t>V getValue()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1F79017" w14:textId="77777777" w:rsidR="00694BDF" w:rsidRDefault="00694BDF">
            <w:pPr>
              <w:jc w:val="both"/>
              <w:rPr>
                <w:rFonts w:ascii="inter-regular" w:hAnsi="inter-regular"/>
                <w:color w:val="333333"/>
              </w:rPr>
            </w:pPr>
            <w:r>
              <w:rPr>
                <w:rFonts w:ascii="inter-regular" w:hAnsi="inter-regular"/>
                <w:color w:val="333333"/>
              </w:rPr>
              <w:t>It is used to obtain value.</w:t>
            </w:r>
          </w:p>
        </w:tc>
      </w:tr>
      <w:tr w:rsidR="00694BDF" w14:paraId="613CE8D5" w14:textId="77777777" w:rsidTr="00694BDF">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8B0A199" w14:textId="77777777" w:rsidR="00694BDF" w:rsidRDefault="00694BDF">
            <w:pPr>
              <w:jc w:val="both"/>
              <w:rPr>
                <w:rFonts w:ascii="inter-regular" w:hAnsi="inter-regular"/>
                <w:color w:val="333333"/>
              </w:rPr>
            </w:pPr>
            <w:r>
              <w:rPr>
                <w:rFonts w:ascii="inter-regular" w:hAnsi="inter-regular"/>
                <w:color w:val="333333"/>
              </w:rPr>
              <w:t>int hashCode()</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B34520F" w14:textId="77777777" w:rsidR="00694BDF" w:rsidRDefault="00694BDF">
            <w:pPr>
              <w:jc w:val="both"/>
              <w:rPr>
                <w:rFonts w:ascii="inter-regular" w:hAnsi="inter-regular"/>
                <w:color w:val="333333"/>
              </w:rPr>
            </w:pPr>
            <w:r>
              <w:rPr>
                <w:rFonts w:ascii="inter-regular" w:hAnsi="inter-regular"/>
                <w:color w:val="333333"/>
              </w:rPr>
              <w:t>It is used to obtain hashCode.</w:t>
            </w:r>
          </w:p>
        </w:tc>
      </w:tr>
      <w:tr w:rsidR="00694BDF" w14:paraId="0FFCAB21" w14:textId="77777777" w:rsidTr="00694BDF">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8BD15FB" w14:textId="77777777" w:rsidR="00694BDF" w:rsidRDefault="00694BDF">
            <w:pPr>
              <w:jc w:val="both"/>
              <w:rPr>
                <w:rFonts w:ascii="inter-regular" w:hAnsi="inter-regular"/>
                <w:color w:val="333333"/>
              </w:rPr>
            </w:pPr>
            <w:r>
              <w:rPr>
                <w:rFonts w:ascii="inter-regular" w:hAnsi="inter-regular"/>
                <w:color w:val="333333"/>
              </w:rPr>
              <w:t>V setValue(V value)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09013FE3" w14:textId="77777777" w:rsidR="00694BDF" w:rsidRDefault="00694BDF">
            <w:pPr>
              <w:jc w:val="both"/>
              <w:rPr>
                <w:rFonts w:ascii="inter-regular" w:hAnsi="inter-regular"/>
                <w:color w:val="333333"/>
              </w:rPr>
            </w:pPr>
            <w:r>
              <w:rPr>
                <w:rFonts w:ascii="inter-regular" w:hAnsi="inter-regular"/>
                <w:color w:val="333333"/>
              </w:rPr>
              <w:t>It is used to replace the value corresponding to this entry with the specified value.</w:t>
            </w:r>
          </w:p>
        </w:tc>
      </w:tr>
      <w:tr w:rsidR="00694BDF" w14:paraId="482F362E" w14:textId="77777777" w:rsidTr="00694BDF">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B3DC549" w14:textId="77777777" w:rsidR="00694BDF" w:rsidRDefault="00694BDF">
            <w:pPr>
              <w:jc w:val="both"/>
              <w:rPr>
                <w:rFonts w:ascii="inter-regular" w:hAnsi="inter-regular"/>
                <w:color w:val="333333"/>
              </w:rPr>
            </w:pPr>
            <w:r>
              <w:rPr>
                <w:rFonts w:ascii="inter-regular" w:hAnsi="inter-regular"/>
                <w:color w:val="333333"/>
              </w:rPr>
              <w:t>boolean equals(Object o)</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BC6797B" w14:textId="77777777" w:rsidR="00694BDF" w:rsidRDefault="00694BDF">
            <w:pPr>
              <w:jc w:val="both"/>
              <w:rPr>
                <w:rFonts w:ascii="inter-regular" w:hAnsi="inter-regular"/>
                <w:color w:val="333333"/>
              </w:rPr>
            </w:pPr>
            <w:r>
              <w:rPr>
                <w:rFonts w:ascii="inter-regular" w:hAnsi="inter-regular"/>
                <w:color w:val="333333"/>
              </w:rPr>
              <w:t>It is used to compare the specified object with the other existing objects.</w:t>
            </w:r>
          </w:p>
        </w:tc>
      </w:tr>
      <w:tr w:rsidR="00694BDF" w14:paraId="61656B58" w14:textId="77777777" w:rsidTr="00694BDF">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563E5C06" w14:textId="77777777" w:rsidR="00694BDF" w:rsidRDefault="00694BDF">
            <w:pPr>
              <w:jc w:val="both"/>
              <w:rPr>
                <w:rFonts w:ascii="inter-regular" w:hAnsi="inter-regular"/>
                <w:color w:val="333333"/>
              </w:rPr>
            </w:pPr>
            <w:r>
              <w:rPr>
                <w:rFonts w:ascii="inter-regular" w:hAnsi="inter-regular"/>
                <w:color w:val="333333"/>
              </w:rPr>
              <w:t>static &lt;K extends Comparable&lt;? super K&gt;,V&gt; Comparator&lt;Map.Entry&lt;K,V&gt;&gt; comparingByKey()</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15D3FCD" w14:textId="77777777" w:rsidR="00694BDF" w:rsidRDefault="00694BDF">
            <w:pPr>
              <w:jc w:val="both"/>
              <w:rPr>
                <w:rFonts w:ascii="inter-regular" w:hAnsi="inter-regular"/>
                <w:color w:val="333333"/>
              </w:rPr>
            </w:pPr>
            <w:r>
              <w:rPr>
                <w:rFonts w:ascii="inter-regular" w:hAnsi="inter-regular"/>
                <w:color w:val="333333"/>
              </w:rPr>
              <w:t>It returns a comparator that compare the objects in natural order on key.</w:t>
            </w:r>
          </w:p>
        </w:tc>
      </w:tr>
      <w:tr w:rsidR="00694BDF" w14:paraId="3B195B32" w14:textId="77777777" w:rsidTr="00694BDF">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AD400F0" w14:textId="77777777" w:rsidR="00694BDF" w:rsidRDefault="00694BDF">
            <w:pPr>
              <w:jc w:val="both"/>
              <w:rPr>
                <w:rFonts w:ascii="inter-regular" w:hAnsi="inter-regular"/>
                <w:color w:val="333333"/>
              </w:rPr>
            </w:pPr>
            <w:r>
              <w:rPr>
                <w:rFonts w:ascii="inter-regular" w:hAnsi="inter-regular"/>
                <w:color w:val="333333"/>
              </w:rPr>
              <w:t>static &lt;K,V&gt; Comparator&lt;Map.Entry&lt;K,V&gt;&gt; comparingByKey(Comparator&lt;? super K&gt; cmp)</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234B53B" w14:textId="77777777" w:rsidR="00694BDF" w:rsidRDefault="00694BDF">
            <w:pPr>
              <w:jc w:val="both"/>
              <w:rPr>
                <w:rFonts w:ascii="inter-regular" w:hAnsi="inter-regular"/>
                <w:color w:val="333333"/>
              </w:rPr>
            </w:pPr>
            <w:r>
              <w:rPr>
                <w:rFonts w:ascii="inter-regular" w:hAnsi="inter-regular"/>
                <w:color w:val="333333"/>
              </w:rPr>
              <w:t>It returns a comparator that compare the objects by key using the given Comparator.</w:t>
            </w:r>
          </w:p>
        </w:tc>
      </w:tr>
      <w:tr w:rsidR="00694BDF" w14:paraId="624720CF" w14:textId="77777777" w:rsidTr="00694BDF">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56CC60EF" w14:textId="77777777" w:rsidR="00694BDF" w:rsidRDefault="00694BDF">
            <w:pPr>
              <w:jc w:val="both"/>
              <w:rPr>
                <w:rFonts w:ascii="inter-regular" w:hAnsi="inter-regular"/>
                <w:color w:val="333333"/>
              </w:rPr>
            </w:pPr>
            <w:r>
              <w:rPr>
                <w:rFonts w:ascii="inter-regular" w:hAnsi="inter-regular"/>
                <w:color w:val="333333"/>
              </w:rPr>
              <w:t>static &lt;K,V extends Comparable&lt;? super V&gt;&gt; Comparator&lt;Map.Entry&lt;K,V&gt;&gt; comparingByValue()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9AFA483" w14:textId="77777777" w:rsidR="00694BDF" w:rsidRDefault="00694BDF">
            <w:pPr>
              <w:jc w:val="both"/>
              <w:rPr>
                <w:rFonts w:ascii="inter-regular" w:hAnsi="inter-regular"/>
                <w:color w:val="333333"/>
              </w:rPr>
            </w:pPr>
            <w:r>
              <w:rPr>
                <w:rFonts w:ascii="inter-regular" w:hAnsi="inter-regular"/>
                <w:color w:val="333333"/>
              </w:rPr>
              <w:t>It returns a comparator that compare the objects in natural order on value.</w:t>
            </w:r>
          </w:p>
        </w:tc>
      </w:tr>
      <w:tr w:rsidR="00694BDF" w14:paraId="10B791AF" w14:textId="77777777" w:rsidTr="00694BDF">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DC2A2B4" w14:textId="77777777" w:rsidR="00694BDF" w:rsidRDefault="00694BDF">
            <w:pPr>
              <w:jc w:val="both"/>
              <w:rPr>
                <w:rFonts w:ascii="inter-regular" w:hAnsi="inter-regular"/>
                <w:color w:val="333333"/>
              </w:rPr>
            </w:pPr>
            <w:r>
              <w:rPr>
                <w:rFonts w:ascii="inter-regular" w:hAnsi="inter-regular"/>
                <w:color w:val="333333"/>
              </w:rPr>
              <w:t>static &lt;K,V&gt; Comparator&lt;Map.Entry&lt;K,V&gt;&gt; comparingByValue(Comparator&lt;? super V&gt; cmp)</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EE8B6C0" w14:textId="77777777" w:rsidR="00694BDF" w:rsidRDefault="00694BDF">
            <w:pPr>
              <w:jc w:val="both"/>
              <w:rPr>
                <w:rFonts w:ascii="inter-regular" w:hAnsi="inter-regular"/>
                <w:color w:val="333333"/>
              </w:rPr>
            </w:pPr>
            <w:r>
              <w:rPr>
                <w:rFonts w:ascii="inter-regular" w:hAnsi="inter-regular"/>
                <w:color w:val="333333"/>
              </w:rPr>
              <w:t>It returns a comparator that compare the objects by value using the given Comparator.</w:t>
            </w:r>
          </w:p>
        </w:tc>
      </w:tr>
    </w:tbl>
    <w:p w14:paraId="6D5CA74F" w14:textId="77777777" w:rsidR="00694BDF" w:rsidRDefault="00694BDF" w:rsidP="00694BDF">
      <w:pPr>
        <w:pStyle w:val="Heading3"/>
        <w:shd w:val="clear" w:color="auto" w:fill="FFFFFF"/>
        <w:spacing w:line="312" w:lineRule="atLeast"/>
        <w:jc w:val="both"/>
        <w:rPr>
          <w:rFonts w:ascii="Helvetica" w:hAnsi="Helvetica"/>
          <w:color w:val="610B4B"/>
          <w:sz w:val="32"/>
          <w:szCs w:val="32"/>
        </w:rPr>
      </w:pPr>
      <w:r>
        <w:rPr>
          <w:rFonts w:ascii="Helvetica" w:hAnsi="Helvetica"/>
          <w:b/>
          <w:bCs/>
          <w:color w:val="610B4B"/>
          <w:sz w:val="32"/>
          <w:szCs w:val="32"/>
        </w:rPr>
        <w:t>Java Map Example: Non-Generic (Old Style)</w:t>
      </w:r>
    </w:p>
    <w:p w14:paraId="168B7F82" w14:textId="77777777" w:rsidR="00694BDF" w:rsidRDefault="00694BDF" w:rsidP="00694BDF">
      <w:pPr>
        <w:pStyle w:val="alt"/>
        <w:numPr>
          <w:ilvl w:val="0"/>
          <w:numId w:val="306"/>
        </w:numPr>
        <w:spacing w:before="0" w:beforeAutospacing="0" w:after="0" w:afterAutospacing="0" w:line="375" w:lineRule="atLeast"/>
        <w:jc w:val="both"/>
        <w:rPr>
          <w:rFonts w:ascii="inter-regular" w:hAnsi="inter-regular"/>
          <w:color w:val="000000"/>
        </w:rPr>
      </w:pPr>
      <w:r>
        <w:rPr>
          <w:rStyle w:val="comment"/>
          <w:rFonts w:ascii="inter-regular" w:hAnsi="inter-regular"/>
          <w:color w:val="008200"/>
          <w:bdr w:val="none" w:sz="0" w:space="0" w:color="auto" w:frame="1"/>
        </w:rPr>
        <w:t>//Non-generic</w:t>
      </w:r>
      <w:r>
        <w:rPr>
          <w:rFonts w:ascii="inter-regular" w:hAnsi="inter-regular"/>
          <w:color w:val="000000"/>
          <w:bdr w:val="none" w:sz="0" w:space="0" w:color="auto" w:frame="1"/>
        </w:rPr>
        <w:t>  </w:t>
      </w:r>
    </w:p>
    <w:p w14:paraId="00A750CF" w14:textId="77777777" w:rsidR="00694BDF" w:rsidRDefault="00694BDF" w:rsidP="00694BDF">
      <w:pPr>
        <w:numPr>
          <w:ilvl w:val="0"/>
          <w:numId w:val="306"/>
        </w:numPr>
        <w:spacing w:after="0" w:line="375" w:lineRule="atLeast"/>
        <w:jc w:val="both"/>
        <w:rPr>
          <w:rFonts w:ascii="inter-regular" w:hAnsi="inter-regular"/>
          <w:color w:val="000000"/>
        </w:rPr>
      </w:pPr>
      <w:r>
        <w:rPr>
          <w:rStyle w:val="keyword"/>
          <w:rFonts w:ascii="inter-regular" w:hAnsi="inter-regular"/>
          <w:b/>
          <w:bCs/>
          <w:color w:val="006699"/>
          <w:bdr w:val="none" w:sz="0" w:space="0" w:color="auto" w:frame="1"/>
        </w:rPr>
        <w:t>import</w:t>
      </w:r>
      <w:r>
        <w:rPr>
          <w:rFonts w:ascii="inter-regular" w:hAnsi="inter-regular"/>
          <w:color w:val="000000"/>
          <w:bdr w:val="none" w:sz="0" w:space="0" w:color="auto" w:frame="1"/>
        </w:rPr>
        <w:t> java.util.*;  </w:t>
      </w:r>
    </w:p>
    <w:p w14:paraId="2DD3B99E" w14:textId="77777777" w:rsidR="00694BDF" w:rsidRDefault="00694BDF" w:rsidP="00694BDF">
      <w:pPr>
        <w:pStyle w:val="alt"/>
        <w:numPr>
          <w:ilvl w:val="0"/>
          <w:numId w:val="306"/>
        </w:numPr>
        <w:spacing w:before="0" w:beforeAutospacing="0" w:after="0" w:afterAutospacing="0" w:line="375" w:lineRule="atLeast"/>
        <w:jc w:val="both"/>
        <w:rPr>
          <w:rFonts w:ascii="inter-regular" w:hAnsi="inter-regular"/>
          <w:color w:val="000000"/>
        </w:rPr>
      </w:pPr>
      <w:r>
        <w:rPr>
          <w:rStyle w:val="keyword"/>
          <w:rFonts w:ascii="inter-regular" w:hAnsi="inter-regular"/>
          <w:b/>
          <w:bCs/>
          <w:color w:val="006699"/>
          <w:bdr w:val="none" w:sz="0" w:space="0" w:color="auto" w:frame="1"/>
        </w:rPr>
        <w:t>public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class</w:t>
      </w:r>
      <w:r>
        <w:rPr>
          <w:rFonts w:ascii="inter-regular" w:hAnsi="inter-regular"/>
          <w:color w:val="000000"/>
          <w:bdr w:val="none" w:sz="0" w:space="0" w:color="auto" w:frame="1"/>
        </w:rPr>
        <w:t> MapExample1 {  </w:t>
      </w:r>
    </w:p>
    <w:p w14:paraId="2E84A084" w14:textId="77777777" w:rsidR="00694BDF" w:rsidRDefault="00694BDF" w:rsidP="00694BDF">
      <w:pPr>
        <w:numPr>
          <w:ilvl w:val="0"/>
          <w:numId w:val="306"/>
        </w:numPr>
        <w:spacing w:after="0" w:line="375" w:lineRule="atLeast"/>
        <w:jc w:val="both"/>
        <w:rPr>
          <w:rFonts w:ascii="inter-regular" w:hAnsi="inter-regular"/>
          <w:color w:val="000000"/>
        </w:rPr>
      </w:pPr>
      <w:r>
        <w:rPr>
          <w:rStyle w:val="keyword"/>
          <w:rFonts w:ascii="inter-regular" w:hAnsi="inter-regular"/>
          <w:b/>
          <w:bCs/>
          <w:color w:val="006699"/>
          <w:bdr w:val="none" w:sz="0" w:space="0" w:color="auto" w:frame="1"/>
        </w:rPr>
        <w:t>public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static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void</w:t>
      </w:r>
      <w:r>
        <w:rPr>
          <w:rFonts w:ascii="inter-regular" w:hAnsi="inter-regular"/>
          <w:color w:val="000000"/>
          <w:bdr w:val="none" w:sz="0" w:space="0" w:color="auto" w:frame="1"/>
        </w:rPr>
        <w:t> main(String[] args) {  </w:t>
      </w:r>
    </w:p>
    <w:p w14:paraId="310EBD2F" w14:textId="77777777" w:rsidR="00694BDF" w:rsidRDefault="00694BDF" w:rsidP="00694BDF">
      <w:pPr>
        <w:pStyle w:val="alt"/>
        <w:numPr>
          <w:ilvl w:val="0"/>
          <w:numId w:val="306"/>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Map map=</w:t>
      </w:r>
      <w:r>
        <w:rPr>
          <w:rStyle w:val="keyword"/>
          <w:rFonts w:ascii="inter-regular" w:hAnsi="inter-regular"/>
          <w:b/>
          <w:bCs/>
          <w:color w:val="006699"/>
          <w:bdr w:val="none" w:sz="0" w:space="0" w:color="auto" w:frame="1"/>
        </w:rPr>
        <w:t>new</w:t>
      </w:r>
      <w:r>
        <w:rPr>
          <w:rFonts w:ascii="inter-regular" w:hAnsi="inter-regular"/>
          <w:color w:val="000000"/>
          <w:bdr w:val="none" w:sz="0" w:space="0" w:color="auto" w:frame="1"/>
        </w:rPr>
        <w:t> HashMap();  </w:t>
      </w:r>
    </w:p>
    <w:p w14:paraId="1D7C9260" w14:textId="77777777" w:rsidR="00694BDF" w:rsidRDefault="00694BDF" w:rsidP="00694BDF">
      <w:pPr>
        <w:numPr>
          <w:ilvl w:val="0"/>
          <w:numId w:val="306"/>
        </w:numPr>
        <w:spacing w:after="0" w:line="375" w:lineRule="atLeast"/>
        <w:jc w:val="both"/>
        <w:rPr>
          <w:rFonts w:ascii="inter-regular" w:hAnsi="inter-regular"/>
          <w:color w:val="000000"/>
        </w:rPr>
      </w:pPr>
      <w:r>
        <w:rPr>
          <w:rFonts w:ascii="inter-regular" w:hAnsi="inter-regular"/>
          <w:color w:val="000000"/>
          <w:bdr w:val="none" w:sz="0" w:space="0" w:color="auto" w:frame="1"/>
        </w:rPr>
        <w:t>    </w:t>
      </w:r>
      <w:r>
        <w:rPr>
          <w:rStyle w:val="comment"/>
          <w:rFonts w:ascii="inter-regular" w:hAnsi="inter-regular"/>
          <w:color w:val="008200"/>
          <w:bdr w:val="none" w:sz="0" w:space="0" w:color="auto" w:frame="1"/>
        </w:rPr>
        <w:t>//Adding elements to map</w:t>
      </w:r>
      <w:r>
        <w:rPr>
          <w:rFonts w:ascii="inter-regular" w:hAnsi="inter-regular"/>
          <w:color w:val="000000"/>
          <w:bdr w:val="none" w:sz="0" w:space="0" w:color="auto" w:frame="1"/>
        </w:rPr>
        <w:t>  </w:t>
      </w:r>
    </w:p>
    <w:p w14:paraId="4F0823FC" w14:textId="77777777" w:rsidR="00694BDF" w:rsidRDefault="00694BDF" w:rsidP="00694BDF">
      <w:pPr>
        <w:pStyle w:val="alt"/>
        <w:numPr>
          <w:ilvl w:val="0"/>
          <w:numId w:val="306"/>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lastRenderedPageBreak/>
        <w:t>    map.put(</w:t>
      </w:r>
      <w:r>
        <w:rPr>
          <w:rStyle w:val="number"/>
          <w:rFonts w:ascii="inter-regular" w:hAnsi="inter-regular"/>
          <w:color w:val="C00000"/>
          <w:bdr w:val="none" w:sz="0" w:space="0" w:color="auto" w:frame="1"/>
        </w:rPr>
        <w:t>1</w:t>
      </w:r>
      <w:r>
        <w:rPr>
          <w:rFonts w:ascii="inter-regular" w:hAnsi="inter-regular"/>
          <w:color w:val="000000"/>
          <w:bdr w:val="none" w:sz="0" w:space="0" w:color="auto" w:frame="1"/>
        </w:rPr>
        <w:t>,</w:t>
      </w:r>
      <w:r>
        <w:rPr>
          <w:rStyle w:val="string"/>
          <w:rFonts w:ascii="inter-regular" w:hAnsi="inter-regular"/>
          <w:color w:val="0000FF"/>
          <w:bdr w:val="none" w:sz="0" w:space="0" w:color="auto" w:frame="1"/>
        </w:rPr>
        <w:t>"Amit"</w:t>
      </w:r>
      <w:r>
        <w:rPr>
          <w:rFonts w:ascii="inter-regular" w:hAnsi="inter-regular"/>
          <w:color w:val="000000"/>
          <w:bdr w:val="none" w:sz="0" w:space="0" w:color="auto" w:frame="1"/>
        </w:rPr>
        <w:t>);  </w:t>
      </w:r>
    </w:p>
    <w:p w14:paraId="06595819" w14:textId="77777777" w:rsidR="00694BDF" w:rsidRDefault="00694BDF" w:rsidP="00694BDF">
      <w:pPr>
        <w:numPr>
          <w:ilvl w:val="0"/>
          <w:numId w:val="306"/>
        </w:numPr>
        <w:spacing w:after="0" w:line="375" w:lineRule="atLeast"/>
        <w:jc w:val="both"/>
        <w:rPr>
          <w:rFonts w:ascii="inter-regular" w:hAnsi="inter-regular"/>
          <w:color w:val="000000"/>
        </w:rPr>
      </w:pPr>
      <w:r>
        <w:rPr>
          <w:rFonts w:ascii="inter-regular" w:hAnsi="inter-regular"/>
          <w:color w:val="000000"/>
          <w:bdr w:val="none" w:sz="0" w:space="0" w:color="auto" w:frame="1"/>
        </w:rPr>
        <w:t>    map.put(</w:t>
      </w:r>
      <w:r>
        <w:rPr>
          <w:rStyle w:val="number"/>
          <w:rFonts w:ascii="inter-regular" w:hAnsi="inter-regular"/>
          <w:color w:val="C00000"/>
          <w:bdr w:val="none" w:sz="0" w:space="0" w:color="auto" w:frame="1"/>
        </w:rPr>
        <w:t>5</w:t>
      </w:r>
      <w:r>
        <w:rPr>
          <w:rFonts w:ascii="inter-regular" w:hAnsi="inter-regular"/>
          <w:color w:val="000000"/>
          <w:bdr w:val="none" w:sz="0" w:space="0" w:color="auto" w:frame="1"/>
        </w:rPr>
        <w:t>,</w:t>
      </w:r>
      <w:r>
        <w:rPr>
          <w:rStyle w:val="string"/>
          <w:rFonts w:ascii="inter-regular" w:hAnsi="inter-regular"/>
          <w:color w:val="0000FF"/>
          <w:bdr w:val="none" w:sz="0" w:space="0" w:color="auto" w:frame="1"/>
        </w:rPr>
        <w:t>"Rahul"</w:t>
      </w:r>
      <w:r>
        <w:rPr>
          <w:rFonts w:ascii="inter-regular" w:hAnsi="inter-regular"/>
          <w:color w:val="000000"/>
          <w:bdr w:val="none" w:sz="0" w:space="0" w:color="auto" w:frame="1"/>
        </w:rPr>
        <w:t>);  </w:t>
      </w:r>
    </w:p>
    <w:p w14:paraId="2C957546" w14:textId="77777777" w:rsidR="00694BDF" w:rsidRDefault="00694BDF" w:rsidP="00694BDF">
      <w:pPr>
        <w:pStyle w:val="alt"/>
        <w:numPr>
          <w:ilvl w:val="0"/>
          <w:numId w:val="306"/>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map.put(</w:t>
      </w:r>
      <w:r>
        <w:rPr>
          <w:rStyle w:val="number"/>
          <w:rFonts w:ascii="inter-regular" w:hAnsi="inter-regular"/>
          <w:color w:val="C00000"/>
          <w:bdr w:val="none" w:sz="0" w:space="0" w:color="auto" w:frame="1"/>
        </w:rPr>
        <w:t>2</w:t>
      </w:r>
      <w:r>
        <w:rPr>
          <w:rFonts w:ascii="inter-regular" w:hAnsi="inter-regular"/>
          <w:color w:val="000000"/>
          <w:bdr w:val="none" w:sz="0" w:space="0" w:color="auto" w:frame="1"/>
        </w:rPr>
        <w:t>,</w:t>
      </w:r>
      <w:r>
        <w:rPr>
          <w:rStyle w:val="string"/>
          <w:rFonts w:ascii="inter-regular" w:hAnsi="inter-regular"/>
          <w:color w:val="0000FF"/>
          <w:bdr w:val="none" w:sz="0" w:space="0" w:color="auto" w:frame="1"/>
        </w:rPr>
        <w:t>"Jai"</w:t>
      </w:r>
      <w:r>
        <w:rPr>
          <w:rFonts w:ascii="inter-regular" w:hAnsi="inter-regular"/>
          <w:color w:val="000000"/>
          <w:bdr w:val="none" w:sz="0" w:space="0" w:color="auto" w:frame="1"/>
        </w:rPr>
        <w:t>);  </w:t>
      </w:r>
    </w:p>
    <w:p w14:paraId="7CC0CF20" w14:textId="77777777" w:rsidR="00694BDF" w:rsidRDefault="00694BDF" w:rsidP="00694BDF">
      <w:pPr>
        <w:numPr>
          <w:ilvl w:val="0"/>
          <w:numId w:val="306"/>
        </w:numPr>
        <w:spacing w:after="0" w:line="375" w:lineRule="atLeast"/>
        <w:jc w:val="both"/>
        <w:rPr>
          <w:rFonts w:ascii="inter-regular" w:hAnsi="inter-regular"/>
          <w:color w:val="000000"/>
        </w:rPr>
      </w:pPr>
      <w:r>
        <w:rPr>
          <w:rFonts w:ascii="inter-regular" w:hAnsi="inter-regular"/>
          <w:color w:val="000000"/>
          <w:bdr w:val="none" w:sz="0" w:space="0" w:color="auto" w:frame="1"/>
        </w:rPr>
        <w:t>    map.put(</w:t>
      </w:r>
      <w:r>
        <w:rPr>
          <w:rStyle w:val="number"/>
          <w:rFonts w:ascii="inter-regular" w:hAnsi="inter-regular"/>
          <w:color w:val="C00000"/>
          <w:bdr w:val="none" w:sz="0" w:space="0" w:color="auto" w:frame="1"/>
        </w:rPr>
        <w:t>6</w:t>
      </w:r>
      <w:r>
        <w:rPr>
          <w:rFonts w:ascii="inter-regular" w:hAnsi="inter-regular"/>
          <w:color w:val="000000"/>
          <w:bdr w:val="none" w:sz="0" w:space="0" w:color="auto" w:frame="1"/>
        </w:rPr>
        <w:t>,</w:t>
      </w:r>
      <w:r>
        <w:rPr>
          <w:rStyle w:val="string"/>
          <w:rFonts w:ascii="inter-regular" w:hAnsi="inter-regular"/>
          <w:color w:val="0000FF"/>
          <w:bdr w:val="none" w:sz="0" w:space="0" w:color="auto" w:frame="1"/>
        </w:rPr>
        <w:t>"Amit"</w:t>
      </w:r>
      <w:r>
        <w:rPr>
          <w:rFonts w:ascii="inter-regular" w:hAnsi="inter-regular"/>
          <w:color w:val="000000"/>
          <w:bdr w:val="none" w:sz="0" w:space="0" w:color="auto" w:frame="1"/>
        </w:rPr>
        <w:t>);  </w:t>
      </w:r>
    </w:p>
    <w:p w14:paraId="0BD6F085" w14:textId="77777777" w:rsidR="00694BDF" w:rsidRDefault="00694BDF" w:rsidP="00694BDF">
      <w:pPr>
        <w:pStyle w:val="alt"/>
        <w:numPr>
          <w:ilvl w:val="0"/>
          <w:numId w:val="306"/>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w:t>
      </w:r>
      <w:r>
        <w:rPr>
          <w:rStyle w:val="comment"/>
          <w:rFonts w:ascii="inter-regular" w:hAnsi="inter-regular"/>
          <w:color w:val="008200"/>
          <w:bdr w:val="none" w:sz="0" w:space="0" w:color="auto" w:frame="1"/>
        </w:rPr>
        <w:t>//Traversing Map</w:t>
      </w:r>
      <w:r>
        <w:rPr>
          <w:rFonts w:ascii="inter-regular" w:hAnsi="inter-regular"/>
          <w:color w:val="000000"/>
          <w:bdr w:val="none" w:sz="0" w:space="0" w:color="auto" w:frame="1"/>
        </w:rPr>
        <w:t>  </w:t>
      </w:r>
    </w:p>
    <w:p w14:paraId="4FD5D563" w14:textId="77777777" w:rsidR="00694BDF" w:rsidRDefault="00694BDF" w:rsidP="00694BDF">
      <w:pPr>
        <w:numPr>
          <w:ilvl w:val="0"/>
          <w:numId w:val="306"/>
        </w:numPr>
        <w:spacing w:after="0" w:line="375" w:lineRule="atLeast"/>
        <w:jc w:val="both"/>
        <w:rPr>
          <w:rFonts w:ascii="inter-regular" w:hAnsi="inter-regular"/>
          <w:color w:val="000000"/>
        </w:rPr>
      </w:pPr>
      <w:r>
        <w:rPr>
          <w:rFonts w:ascii="inter-regular" w:hAnsi="inter-regular"/>
          <w:color w:val="000000"/>
          <w:bdr w:val="none" w:sz="0" w:space="0" w:color="auto" w:frame="1"/>
        </w:rPr>
        <w:t>    Set set=map.entrySet();</w:t>
      </w:r>
      <w:r>
        <w:rPr>
          <w:rStyle w:val="comment"/>
          <w:rFonts w:ascii="inter-regular" w:hAnsi="inter-regular"/>
          <w:color w:val="008200"/>
          <w:bdr w:val="none" w:sz="0" w:space="0" w:color="auto" w:frame="1"/>
        </w:rPr>
        <w:t>//Converting to Set so that we can traverse</w:t>
      </w:r>
      <w:r>
        <w:rPr>
          <w:rFonts w:ascii="inter-regular" w:hAnsi="inter-regular"/>
          <w:color w:val="000000"/>
          <w:bdr w:val="none" w:sz="0" w:space="0" w:color="auto" w:frame="1"/>
        </w:rPr>
        <w:t>  </w:t>
      </w:r>
    </w:p>
    <w:p w14:paraId="59682436" w14:textId="77777777" w:rsidR="00694BDF" w:rsidRDefault="00694BDF" w:rsidP="00694BDF">
      <w:pPr>
        <w:pStyle w:val="alt"/>
        <w:numPr>
          <w:ilvl w:val="0"/>
          <w:numId w:val="306"/>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Iterator itr=set.iterator();  </w:t>
      </w:r>
    </w:p>
    <w:p w14:paraId="0B41FF04" w14:textId="77777777" w:rsidR="00694BDF" w:rsidRDefault="00694BDF" w:rsidP="00694BDF">
      <w:pPr>
        <w:numPr>
          <w:ilvl w:val="0"/>
          <w:numId w:val="306"/>
        </w:numPr>
        <w:spacing w:after="0" w:line="375" w:lineRule="atLeast"/>
        <w:jc w:val="both"/>
        <w:rPr>
          <w:rFonts w:ascii="inter-regular" w:hAnsi="inter-regular"/>
          <w:color w:val="000000"/>
        </w:rPr>
      </w:pP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while</w:t>
      </w:r>
      <w:r>
        <w:rPr>
          <w:rFonts w:ascii="inter-regular" w:hAnsi="inter-regular"/>
          <w:color w:val="000000"/>
          <w:bdr w:val="none" w:sz="0" w:space="0" w:color="auto" w:frame="1"/>
        </w:rPr>
        <w:t>(itr.hasNext()){  </w:t>
      </w:r>
    </w:p>
    <w:p w14:paraId="7DE0F64B" w14:textId="77777777" w:rsidR="00694BDF" w:rsidRDefault="00694BDF" w:rsidP="00694BDF">
      <w:pPr>
        <w:pStyle w:val="alt"/>
        <w:numPr>
          <w:ilvl w:val="0"/>
          <w:numId w:val="306"/>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w:t>
      </w:r>
      <w:r>
        <w:rPr>
          <w:rStyle w:val="comment"/>
          <w:rFonts w:ascii="inter-regular" w:hAnsi="inter-regular"/>
          <w:color w:val="008200"/>
          <w:bdr w:val="none" w:sz="0" w:space="0" w:color="auto" w:frame="1"/>
        </w:rPr>
        <w:t>//Converting to Map.Entry so that we can get key and value separately</w:t>
      </w:r>
      <w:r>
        <w:rPr>
          <w:rFonts w:ascii="inter-regular" w:hAnsi="inter-regular"/>
          <w:color w:val="000000"/>
          <w:bdr w:val="none" w:sz="0" w:space="0" w:color="auto" w:frame="1"/>
        </w:rPr>
        <w:t>  </w:t>
      </w:r>
    </w:p>
    <w:p w14:paraId="3A55A424" w14:textId="77777777" w:rsidR="00694BDF" w:rsidRDefault="00694BDF" w:rsidP="00694BDF">
      <w:pPr>
        <w:numPr>
          <w:ilvl w:val="0"/>
          <w:numId w:val="306"/>
        </w:numPr>
        <w:spacing w:after="0" w:line="375" w:lineRule="atLeast"/>
        <w:jc w:val="both"/>
        <w:rPr>
          <w:rFonts w:ascii="inter-regular" w:hAnsi="inter-regular"/>
          <w:color w:val="000000"/>
        </w:rPr>
      </w:pPr>
      <w:r>
        <w:rPr>
          <w:rFonts w:ascii="inter-regular" w:hAnsi="inter-regular"/>
          <w:color w:val="000000"/>
          <w:bdr w:val="none" w:sz="0" w:space="0" w:color="auto" w:frame="1"/>
        </w:rPr>
        <w:t>        Map.Entry entry=(Map.Entry)itr.next();  </w:t>
      </w:r>
    </w:p>
    <w:p w14:paraId="0286CD87" w14:textId="77777777" w:rsidR="00694BDF" w:rsidRDefault="00694BDF" w:rsidP="00694BDF">
      <w:pPr>
        <w:pStyle w:val="alt"/>
        <w:numPr>
          <w:ilvl w:val="0"/>
          <w:numId w:val="306"/>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System.out.println(entry.getKey()+</w:t>
      </w:r>
      <w:r>
        <w:rPr>
          <w:rStyle w:val="string"/>
          <w:rFonts w:ascii="inter-regular" w:hAnsi="inter-regular"/>
          <w:color w:val="0000FF"/>
          <w:bdr w:val="none" w:sz="0" w:space="0" w:color="auto" w:frame="1"/>
        </w:rPr>
        <w:t>" "</w:t>
      </w:r>
      <w:r>
        <w:rPr>
          <w:rFonts w:ascii="inter-regular" w:hAnsi="inter-regular"/>
          <w:color w:val="000000"/>
          <w:bdr w:val="none" w:sz="0" w:space="0" w:color="auto" w:frame="1"/>
        </w:rPr>
        <w:t>+entry.getValue());  </w:t>
      </w:r>
    </w:p>
    <w:p w14:paraId="08875C5C" w14:textId="77777777" w:rsidR="00694BDF" w:rsidRDefault="00694BDF" w:rsidP="00694BDF">
      <w:pPr>
        <w:numPr>
          <w:ilvl w:val="0"/>
          <w:numId w:val="306"/>
        </w:numPr>
        <w:spacing w:after="0" w:line="375" w:lineRule="atLeast"/>
        <w:jc w:val="both"/>
        <w:rPr>
          <w:rFonts w:ascii="inter-regular" w:hAnsi="inter-regular"/>
          <w:color w:val="000000"/>
        </w:rPr>
      </w:pPr>
      <w:r>
        <w:rPr>
          <w:rFonts w:ascii="inter-regular" w:hAnsi="inter-regular"/>
          <w:color w:val="000000"/>
          <w:bdr w:val="none" w:sz="0" w:space="0" w:color="auto" w:frame="1"/>
        </w:rPr>
        <w:t>    }  </w:t>
      </w:r>
    </w:p>
    <w:p w14:paraId="4BEEDE42" w14:textId="77777777" w:rsidR="00694BDF" w:rsidRDefault="00694BDF" w:rsidP="00694BDF">
      <w:pPr>
        <w:pStyle w:val="alt"/>
        <w:numPr>
          <w:ilvl w:val="0"/>
          <w:numId w:val="306"/>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w:t>
      </w:r>
    </w:p>
    <w:p w14:paraId="25D17A96" w14:textId="77777777" w:rsidR="00694BDF" w:rsidRDefault="00694BDF" w:rsidP="00694BDF">
      <w:pPr>
        <w:numPr>
          <w:ilvl w:val="0"/>
          <w:numId w:val="306"/>
        </w:numPr>
        <w:spacing w:after="0" w:line="375" w:lineRule="atLeast"/>
        <w:jc w:val="both"/>
        <w:rPr>
          <w:rFonts w:ascii="inter-regular" w:hAnsi="inter-regular"/>
          <w:color w:val="000000"/>
        </w:rPr>
      </w:pPr>
      <w:r>
        <w:rPr>
          <w:rFonts w:ascii="inter-regular" w:hAnsi="inter-regular"/>
          <w:color w:val="000000"/>
          <w:bdr w:val="none" w:sz="0" w:space="0" w:color="auto" w:frame="1"/>
        </w:rPr>
        <w:t>}  </w:t>
      </w:r>
    </w:p>
    <w:p w14:paraId="70589745" w14:textId="77777777" w:rsidR="00694BDF" w:rsidRDefault="00694BDF" w:rsidP="00694BDF">
      <w:pPr>
        <w:pStyle w:val="NormalWeb"/>
        <w:shd w:val="clear" w:color="auto" w:fill="FFFFFF"/>
        <w:jc w:val="both"/>
        <w:rPr>
          <w:rFonts w:ascii="inter-regular" w:hAnsi="inter-regular"/>
          <w:color w:val="333333"/>
        </w:rPr>
      </w:pPr>
      <w:r>
        <w:rPr>
          <w:rFonts w:ascii="inter-regular" w:hAnsi="inter-regular"/>
          <w:color w:val="333333"/>
        </w:rPr>
        <w:t>Output:</w:t>
      </w:r>
    </w:p>
    <w:p w14:paraId="11B0168C" w14:textId="77777777" w:rsidR="00694BDF" w:rsidRDefault="00694BDF" w:rsidP="00694BDF">
      <w:pPr>
        <w:pStyle w:val="HTMLPreformatted"/>
        <w:shd w:val="clear" w:color="auto" w:fill="EEEEEE"/>
        <w:jc w:val="both"/>
        <w:rPr>
          <w:color w:val="535559"/>
        </w:rPr>
      </w:pPr>
      <w:r>
        <w:rPr>
          <w:color w:val="535559"/>
        </w:rPr>
        <w:t>1 Amit</w:t>
      </w:r>
    </w:p>
    <w:p w14:paraId="2B5DC2AA" w14:textId="77777777" w:rsidR="00694BDF" w:rsidRDefault="00694BDF" w:rsidP="00694BDF">
      <w:pPr>
        <w:pStyle w:val="HTMLPreformatted"/>
        <w:shd w:val="clear" w:color="auto" w:fill="EEEEEE"/>
        <w:jc w:val="both"/>
        <w:rPr>
          <w:color w:val="535559"/>
        </w:rPr>
      </w:pPr>
      <w:r>
        <w:rPr>
          <w:color w:val="535559"/>
        </w:rPr>
        <w:t>2 Jai</w:t>
      </w:r>
    </w:p>
    <w:p w14:paraId="4701CA60" w14:textId="77777777" w:rsidR="00694BDF" w:rsidRDefault="00694BDF" w:rsidP="00694BDF">
      <w:pPr>
        <w:pStyle w:val="HTMLPreformatted"/>
        <w:shd w:val="clear" w:color="auto" w:fill="EEEEEE"/>
        <w:jc w:val="both"/>
        <w:rPr>
          <w:color w:val="535559"/>
        </w:rPr>
      </w:pPr>
      <w:r>
        <w:rPr>
          <w:color w:val="535559"/>
        </w:rPr>
        <w:t>5 Rahul</w:t>
      </w:r>
    </w:p>
    <w:p w14:paraId="2ABD9DD1" w14:textId="77777777" w:rsidR="00694BDF" w:rsidRDefault="00694BDF" w:rsidP="00694BDF">
      <w:pPr>
        <w:pStyle w:val="HTMLPreformatted"/>
        <w:shd w:val="clear" w:color="auto" w:fill="EEEEEE"/>
        <w:jc w:val="both"/>
        <w:rPr>
          <w:color w:val="535559"/>
        </w:rPr>
      </w:pPr>
      <w:r>
        <w:rPr>
          <w:color w:val="535559"/>
        </w:rPr>
        <w:t>6 Amit</w:t>
      </w:r>
    </w:p>
    <w:p w14:paraId="475C25B4" w14:textId="77777777" w:rsidR="00694BDF" w:rsidRDefault="00694BDF" w:rsidP="00694BDF">
      <w:pPr>
        <w:pStyle w:val="Heading3"/>
        <w:shd w:val="clear" w:color="auto" w:fill="FFFFFF"/>
        <w:spacing w:line="312" w:lineRule="atLeast"/>
        <w:jc w:val="both"/>
        <w:rPr>
          <w:rFonts w:ascii="Helvetica" w:hAnsi="Helvetica"/>
          <w:color w:val="610B4B"/>
          <w:sz w:val="32"/>
          <w:szCs w:val="32"/>
        </w:rPr>
      </w:pPr>
      <w:r>
        <w:rPr>
          <w:rFonts w:ascii="Helvetica" w:hAnsi="Helvetica"/>
          <w:b/>
          <w:bCs/>
          <w:color w:val="610B4B"/>
          <w:sz w:val="32"/>
          <w:szCs w:val="32"/>
        </w:rPr>
        <w:t>Java Map Example: Generic (New Style)</w:t>
      </w:r>
    </w:p>
    <w:p w14:paraId="351F4EDF" w14:textId="77777777" w:rsidR="00694BDF" w:rsidRDefault="00694BDF" w:rsidP="00694BDF">
      <w:pPr>
        <w:pStyle w:val="alt"/>
        <w:numPr>
          <w:ilvl w:val="0"/>
          <w:numId w:val="307"/>
        </w:numPr>
        <w:spacing w:before="0" w:beforeAutospacing="0" w:after="0" w:afterAutospacing="0" w:line="375" w:lineRule="atLeast"/>
        <w:jc w:val="both"/>
        <w:rPr>
          <w:rFonts w:ascii="inter-regular" w:hAnsi="inter-regular"/>
          <w:color w:val="000000"/>
        </w:rPr>
      </w:pPr>
      <w:r>
        <w:rPr>
          <w:rStyle w:val="keyword"/>
          <w:rFonts w:ascii="inter-regular" w:hAnsi="inter-regular"/>
          <w:b/>
          <w:bCs/>
          <w:color w:val="006699"/>
          <w:bdr w:val="none" w:sz="0" w:space="0" w:color="auto" w:frame="1"/>
        </w:rPr>
        <w:t>import</w:t>
      </w:r>
      <w:r>
        <w:rPr>
          <w:rFonts w:ascii="inter-regular" w:hAnsi="inter-regular"/>
          <w:color w:val="000000"/>
          <w:bdr w:val="none" w:sz="0" w:space="0" w:color="auto" w:frame="1"/>
        </w:rPr>
        <w:t> java.util.*;  </w:t>
      </w:r>
    </w:p>
    <w:p w14:paraId="0D218ABF" w14:textId="77777777" w:rsidR="00694BDF" w:rsidRDefault="00694BDF" w:rsidP="00694BDF">
      <w:pPr>
        <w:numPr>
          <w:ilvl w:val="0"/>
          <w:numId w:val="307"/>
        </w:numPr>
        <w:spacing w:after="0" w:line="375" w:lineRule="atLeast"/>
        <w:jc w:val="both"/>
        <w:rPr>
          <w:rFonts w:ascii="inter-regular" w:hAnsi="inter-regular"/>
          <w:color w:val="000000"/>
        </w:rPr>
      </w:pPr>
      <w:r>
        <w:rPr>
          <w:rStyle w:val="keyword"/>
          <w:rFonts w:ascii="inter-regular" w:hAnsi="inter-regular"/>
          <w:b/>
          <w:bCs/>
          <w:color w:val="006699"/>
          <w:bdr w:val="none" w:sz="0" w:space="0" w:color="auto" w:frame="1"/>
        </w:rPr>
        <w:t>class</w:t>
      </w:r>
      <w:r>
        <w:rPr>
          <w:rFonts w:ascii="inter-regular" w:hAnsi="inter-regular"/>
          <w:color w:val="000000"/>
          <w:bdr w:val="none" w:sz="0" w:space="0" w:color="auto" w:frame="1"/>
        </w:rPr>
        <w:t> MapExample2{  </w:t>
      </w:r>
    </w:p>
    <w:p w14:paraId="5AD46AAC" w14:textId="77777777" w:rsidR="00694BDF" w:rsidRDefault="00694BDF" w:rsidP="00694BDF">
      <w:pPr>
        <w:pStyle w:val="alt"/>
        <w:numPr>
          <w:ilvl w:val="0"/>
          <w:numId w:val="307"/>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public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static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void</w:t>
      </w:r>
      <w:r>
        <w:rPr>
          <w:rFonts w:ascii="inter-regular" w:hAnsi="inter-regular"/>
          <w:color w:val="000000"/>
          <w:bdr w:val="none" w:sz="0" w:space="0" w:color="auto" w:frame="1"/>
        </w:rPr>
        <w:t> main(String args[]){  </w:t>
      </w:r>
    </w:p>
    <w:p w14:paraId="220D258C" w14:textId="77777777" w:rsidR="00694BDF" w:rsidRDefault="00694BDF" w:rsidP="00694BDF">
      <w:pPr>
        <w:numPr>
          <w:ilvl w:val="0"/>
          <w:numId w:val="307"/>
        </w:numPr>
        <w:spacing w:after="0" w:line="375" w:lineRule="atLeast"/>
        <w:jc w:val="both"/>
        <w:rPr>
          <w:rFonts w:ascii="inter-regular" w:hAnsi="inter-regular"/>
          <w:color w:val="000000"/>
        </w:rPr>
      </w:pPr>
      <w:r>
        <w:rPr>
          <w:rFonts w:ascii="inter-regular" w:hAnsi="inter-regular"/>
          <w:color w:val="000000"/>
          <w:bdr w:val="none" w:sz="0" w:space="0" w:color="auto" w:frame="1"/>
        </w:rPr>
        <w:t>  Map&lt;Integer,String&gt; map=</w:t>
      </w:r>
      <w:r>
        <w:rPr>
          <w:rStyle w:val="keyword"/>
          <w:rFonts w:ascii="inter-regular" w:hAnsi="inter-regular"/>
          <w:b/>
          <w:bCs/>
          <w:color w:val="006699"/>
          <w:bdr w:val="none" w:sz="0" w:space="0" w:color="auto" w:frame="1"/>
        </w:rPr>
        <w:t>new</w:t>
      </w:r>
      <w:r>
        <w:rPr>
          <w:rFonts w:ascii="inter-regular" w:hAnsi="inter-regular"/>
          <w:color w:val="000000"/>
          <w:bdr w:val="none" w:sz="0" w:space="0" w:color="auto" w:frame="1"/>
        </w:rPr>
        <w:t> HashMap&lt;Integer,String&gt;();  </w:t>
      </w:r>
    </w:p>
    <w:p w14:paraId="6D663643" w14:textId="77777777" w:rsidR="00694BDF" w:rsidRDefault="00694BDF" w:rsidP="00694BDF">
      <w:pPr>
        <w:pStyle w:val="alt"/>
        <w:numPr>
          <w:ilvl w:val="0"/>
          <w:numId w:val="307"/>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map.put(</w:t>
      </w:r>
      <w:r>
        <w:rPr>
          <w:rStyle w:val="number"/>
          <w:rFonts w:ascii="inter-regular" w:hAnsi="inter-regular"/>
          <w:color w:val="C00000"/>
          <w:bdr w:val="none" w:sz="0" w:space="0" w:color="auto" w:frame="1"/>
        </w:rPr>
        <w:t>100</w:t>
      </w:r>
      <w:r>
        <w:rPr>
          <w:rFonts w:ascii="inter-regular" w:hAnsi="inter-regular"/>
          <w:color w:val="000000"/>
          <w:bdr w:val="none" w:sz="0" w:space="0" w:color="auto" w:frame="1"/>
        </w:rPr>
        <w:t>,</w:t>
      </w:r>
      <w:r>
        <w:rPr>
          <w:rStyle w:val="string"/>
          <w:rFonts w:ascii="inter-regular" w:hAnsi="inter-regular"/>
          <w:color w:val="0000FF"/>
          <w:bdr w:val="none" w:sz="0" w:space="0" w:color="auto" w:frame="1"/>
        </w:rPr>
        <w:t>"Amit"</w:t>
      </w:r>
      <w:r>
        <w:rPr>
          <w:rFonts w:ascii="inter-regular" w:hAnsi="inter-regular"/>
          <w:color w:val="000000"/>
          <w:bdr w:val="none" w:sz="0" w:space="0" w:color="auto" w:frame="1"/>
        </w:rPr>
        <w:t>);  </w:t>
      </w:r>
    </w:p>
    <w:p w14:paraId="053C9058" w14:textId="77777777" w:rsidR="00694BDF" w:rsidRDefault="00694BDF" w:rsidP="00694BDF">
      <w:pPr>
        <w:numPr>
          <w:ilvl w:val="0"/>
          <w:numId w:val="307"/>
        </w:numPr>
        <w:spacing w:after="0" w:line="375" w:lineRule="atLeast"/>
        <w:jc w:val="both"/>
        <w:rPr>
          <w:rFonts w:ascii="inter-regular" w:hAnsi="inter-regular"/>
          <w:color w:val="000000"/>
        </w:rPr>
      </w:pPr>
      <w:r>
        <w:rPr>
          <w:rFonts w:ascii="inter-regular" w:hAnsi="inter-regular"/>
          <w:color w:val="000000"/>
          <w:bdr w:val="none" w:sz="0" w:space="0" w:color="auto" w:frame="1"/>
        </w:rPr>
        <w:t>  map.put(</w:t>
      </w:r>
      <w:r>
        <w:rPr>
          <w:rStyle w:val="number"/>
          <w:rFonts w:ascii="inter-regular" w:hAnsi="inter-regular"/>
          <w:color w:val="C00000"/>
          <w:bdr w:val="none" w:sz="0" w:space="0" w:color="auto" w:frame="1"/>
        </w:rPr>
        <w:t>101</w:t>
      </w:r>
      <w:r>
        <w:rPr>
          <w:rFonts w:ascii="inter-regular" w:hAnsi="inter-regular"/>
          <w:color w:val="000000"/>
          <w:bdr w:val="none" w:sz="0" w:space="0" w:color="auto" w:frame="1"/>
        </w:rPr>
        <w:t>,</w:t>
      </w:r>
      <w:r>
        <w:rPr>
          <w:rStyle w:val="string"/>
          <w:rFonts w:ascii="inter-regular" w:hAnsi="inter-regular"/>
          <w:color w:val="0000FF"/>
          <w:bdr w:val="none" w:sz="0" w:space="0" w:color="auto" w:frame="1"/>
        </w:rPr>
        <w:t>"Vijay"</w:t>
      </w:r>
      <w:r>
        <w:rPr>
          <w:rFonts w:ascii="inter-regular" w:hAnsi="inter-regular"/>
          <w:color w:val="000000"/>
          <w:bdr w:val="none" w:sz="0" w:space="0" w:color="auto" w:frame="1"/>
        </w:rPr>
        <w:t>);  </w:t>
      </w:r>
    </w:p>
    <w:p w14:paraId="7F7A37F0" w14:textId="77777777" w:rsidR="00694BDF" w:rsidRDefault="00694BDF" w:rsidP="00694BDF">
      <w:pPr>
        <w:pStyle w:val="alt"/>
        <w:numPr>
          <w:ilvl w:val="0"/>
          <w:numId w:val="307"/>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map.put(</w:t>
      </w:r>
      <w:r>
        <w:rPr>
          <w:rStyle w:val="number"/>
          <w:rFonts w:ascii="inter-regular" w:hAnsi="inter-regular"/>
          <w:color w:val="C00000"/>
          <w:bdr w:val="none" w:sz="0" w:space="0" w:color="auto" w:frame="1"/>
        </w:rPr>
        <w:t>102</w:t>
      </w:r>
      <w:r>
        <w:rPr>
          <w:rFonts w:ascii="inter-regular" w:hAnsi="inter-regular"/>
          <w:color w:val="000000"/>
          <w:bdr w:val="none" w:sz="0" w:space="0" w:color="auto" w:frame="1"/>
        </w:rPr>
        <w:t>,</w:t>
      </w:r>
      <w:r>
        <w:rPr>
          <w:rStyle w:val="string"/>
          <w:rFonts w:ascii="inter-regular" w:hAnsi="inter-regular"/>
          <w:color w:val="0000FF"/>
          <w:bdr w:val="none" w:sz="0" w:space="0" w:color="auto" w:frame="1"/>
        </w:rPr>
        <w:t>"Rahul"</w:t>
      </w:r>
      <w:r>
        <w:rPr>
          <w:rFonts w:ascii="inter-regular" w:hAnsi="inter-regular"/>
          <w:color w:val="000000"/>
          <w:bdr w:val="none" w:sz="0" w:space="0" w:color="auto" w:frame="1"/>
        </w:rPr>
        <w:t>);  </w:t>
      </w:r>
    </w:p>
    <w:p w14:paraId="0EC0E654" w14:textId="77777777" w:rsidR="00694BDF" w:rsidRDefault="00694BDF" w:rsidP="00694BDF">
      <w:pPr>
        <w:numPr>
          <w:ilvl w:val="0"/>
          <w:numId w:val="307"/>
        </w:numPr>
        <w:spacing w:after="0" w:line="375" w:lineRule="atLeast"/>
        <w:jc w:val="both"/>
        <w:rPr>
          <w:rFonts w:ascii="inter-regular" w:hAnsi="inter-regular"/>
          <w:color w:val="000000"/>
        </w:rPr>
      </w:pPr>
      <w:r>
        <w:rPr>
          <w:rFonts w:ascii="inter-regular" w:hAnsi="inter-regular"/>
          <w:color w:val="000000"/>
          <w:bdr w:val="none" w:sz="0" w:space="0" w:color="auto" w:frame="1"/>
        </w:rPr>
        <w:t>  </w:t>
      </w:r>
      <w:r>
        <w:rPr>
          <w:rStyle w:val="comment"/>
          <w:rFonts w:ascii="inter-regular" w:hAnsi="inter-regular"/>
          <w:color w:val="008200"/>
          <w:bdr w:val="none" w:sz="0" w:space="0" w:color="auto" w:frame="1"/>
        </w:rPr>
        <w:t>//Elements can traverse in any order</w:t>
      </w:r>
      <w:r>
        <w:rPr>
          <w:rFonts w:ascii="inter-regular" w:hAnsi="inter-regular"/>
          <w:color w:val="000000"/>
          <w:bdr w:val="none" w:sz="0" w:space="0" w:color="auto" w:frame="1"/>
        </w:rPr>
        <w:t>  </w:t>
      </w:r>
    </w:p>
    <w:p w14:paraId="1950ECF9" w14:textId="77777777" w:rsidR="00694BDF" w:rsidRDefault="00694BDF" w:rsidP="00694BDF">
      <w:pPr>
        <w:pStyle w:val="alt"/>
        <w:numPr>
          <w:ilvl w:val="0"/>
          <w:numId w:val="307"/>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for</w:t>
      </w:r>
      <w:r>
        <w:rPr>
          <w:rFonts w:ascii="inter-regular" w:hAnsi="inter-regular"/>
          <w:color w:val="000000"/>
          <w:bdr w:val="none" w:sz="0" w:space="0" w:color="auto" w:frame="1"/>
        </w:rPr>
        <w:t>(Map.Entry m:map.entrySet()){  </w:t>
      </w:r>
    </w:p>
    <w:p w14:paraId="509FD8BC" w14:textId="77777777" w:rsidR="00694BDF" w:rsidRDefault="00694BDF" w:rsidP="00694BDF">
      <w:pPr>
        <w:numPr>
          <w:ilvl w:val="0"/>
          <w:numId w:val="307"/>
        </w:numPr>
        <w:spacing w:after="0" w:line="375" w:lineRule="atLeast"/>
        <w:jc w:val="both"/>
        <w:rPr>
          <w:rFonts w:ascii="inter-regular" w:hAnsi="inter-regular"/>
          <w:color w:val="000000"/>
        </w:rPr>
      </w:pPr>
      <w:r>
        <w:rPr>
          <w:rFonts w:ascii="inter-regular" w:hAnsi="inter-regular"/>
          <w:color w:val="000000"/>
          <w:bdr w:val="none" w:sz="0" w:space="0" w:color="auto" w:frame="1"/>
        </w:rPr>
        <w:t>   System.out.println(m.getKey()+</w:t>
      </w:r>
      <w:r>
        <w:rPr>
          <w:rStyle w:val="string"/>
          <w:rFonts w:ascii="inter-regular" w:hAnsi="inter-regular"/>
          <w:color w:val="0000FF"/>
          <w:bdr w:val="none" w:sz="0" w:space="0" w:color="auto" w:frame="1"/>
        </w:rPr>
        <w:t>" "</w:t>
      </w:r>
      <w:r>
        <w:rPr>
          <w:rFonts w:ascii="inter-regular" w:hAnsi="inter-regular"/>
          <w:color w:val="000000"/>
          <w:bdr w:val="none" w:sz="0" w:space="0" w:color="auto" w:frame="1"/>
        </w:rPr>
        <w:t>+m.getValue());  </w:t>
      </w:r>
    </w:p>
    <w:p w14:paraId="1F4A7AB1" w14:textId="77777777" w:rsidR="00694BDF" w:rsidRDefault="00694BDF" w:rsidP="00694BDF">
      <w:pPr>
        <w:pStyle w:val="alt"/>
        <w:numPr>
          <w:ilvl w:val="0"/>
          <w:numId w:val="307"/>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  </w:t>
      </w:r>
    </w:p>
    <w:p w14:paraId="07519C57" w14:textId="77777777" w:rsidR="00694BDF" w:rsidRDefault="00694BDF" w:rsidP="00694BDF">
      <w:pPr>
        <w:numPr>
          <w:ilvl w:val="0"/>
          <w:numId w:val="307"/>
        </w:numPr>
        <w:spacing w:after="0" w:line="375" w:lineRule="atLeast"/>
        <w:jc w:val="both"/>
        <w:rPr>
          <w:rFonts w:ascii="inter-regular" w:hAnsi="inter-regular"/>
          <w:color w:val="000000"/>
        </w:rPr>
      </w:pPr>
      <w:r>
        <w:rPr>
          <w:rFonts w:ascii="inter-regular" w:hAnsi="inter-regular"/>
          <w:color w:val="000000"/>
          <w:bdr w:val="none" w:sz="0" w:space="0" w:color="auto" w:frame="1"/>
        </w:rPr>
        <w:t> }  </w:t>
      </w:r>
    </w:p>
    <w:p w14:paraId="60E76662" w14:textId="77777777" w:rsidR="00694BDF" w:rsidRDefault="00694BDF" w:rsidP="00694BDF">
      <w:pPr>
        <w:pStyle w:val="alt"/>
        <w:numPr>
          <w:ilvl w:val="0"/>
          <w:numId w:val="307"/>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w:t>
      </w:r>
    </w:p>
    <w:p w14:paraId="284FA0F5" w14:textId="77777777" w:rsidR="00694BDF" w:rsidRDefault="00694BDF" w:rsidP="00694BDF">
      <w:pPr>
        <w:pStyle w:val="NormalWeb"/>
        <w:shd w:val="clear" w:color="auto" w:fill="FFFFFF"/>
        <w:jc w:val="both"/>
        <w:rPr>
          <w:rFonts w:ascii="inter-regular" w:hAnsi="inter-regular"/>
          <w:color w:val="333333"/>
        </w:rPr>
      </w:pPr>
      <w:r>
        <w:rPr>
          <w:rFonts w:ascii="inter-regular" w:hAnsi="inter-regular"/>
          <w:color w:val="333333"/>
        </w:rPr>
        <w:t>Output:</w:t>
      </w:r>
    </w:p>
    <w:p w14:paraId="11DEAB4D" w14:textId="77777777" w:rsidR="00694BDF" w:rsidRDefault="00694BDF" w:rsidP="00694BDF">
      <w:pPr>
        <w:pStyle w:val="HTMLPreformatted"/>
        <w:shd w:val="clear" w:color="auto" w:fill="EEEEEE"/>
        <w:jc w:val="both"/>
        <w:rPr>
          <w:color w:val="535559"/>
        </w:rPr>
      </w:pPr>
      <w:r>
        <w:rPr>
          <w:color w:val="535559"/>
        </w:rPr>
        <w:t>102 Rahul</w:t>
      </w:r>
    </w:p>
    <w:p w14:paraId="265E69B6" w14:textId="77777777" w:rsidR="00694BDF" w:rsidRDefault="00694BDF" w:rsidP="00694BDF">
      <w:pPr>
        <w:pStyle w:val="HTMLPreformatted"/>
        <w:shd w:val="clear" w:color="auto" w:fill="EEEEEE"/>
        <w:jc w:val="both"/>
        <w:rPr>
          <w:color w:val="535559"/>
        </w:rPr>
      </w:pPr>
      <w:r>
        <w:rPr>
          <w:color w:val="535559"/>
        </w:rPr>
        <w:t>100 Amit</w:t>
      </w:r>
    </w:p>
    <w:p w14:paraId="0F0A4290" w14:textId="77777777" w:rsidR="00694BDF" w:rsidRDefault="00694BDF" w:rsidP="00694BDF">
      <w:pPr>
        <w:pStyle w:val="HTMLPreformatted"/>
        <w:shd w:val="clear" w:color="auto" w:fill="EEEEEE"/>
        <w:jc w:val="both"/>
        <w:rPr>
          <w:color w:val="535559"/>
        </w:rPr>
      </w:pPr>
      <w:r>
        <w:rPr>
          <w:color w:val="535559"/>
        </w:rPr>
        <w:t>101 Vijay</w:t>
      </w:r>
    </w:p>
    <w:p w14:paraId="17A840D1" w14:textId="77777777" w:rsidR="00694BDF" w:rsidRDefault="00694BDF" w:rsidP="00694BDF">
      <w:pPr>
        <w:pStyle w:val="Heading3"/>
        <w:shd w:val="clear" w:color="auto" w:fill="FFFFFF"/>
        <w:spacing w:line="312" w:lineRule="atLeast"/>
        <w:jc w:val="both"/>
        <w:rPr>
          <w:rFonts w:ascii="Helvetica" w:hAnsi="Helvetica"/>
          <w:color w:val="610B4B"/>
          <w:sz w:val="32"/>
          <w:szCs w:val="32"/>
        </w:rPr>
      </w:pPr>
      <w:r>
        <w:rPr>
          <w:rFonts w:ascii="Helvetica" w:hAnsi="Helvetica"/>
          <w:b/>
          <w:bCs/>
          <w:color w:val="610B4B"/>
          <w:sz w:val="32"/>
          <w:szCs w:val="32"/>
        </w:rPr>
        <w:lastRenderedPageBreak/>
        <w:t>Java Map Example: comparingByKey()</w:t>
      </w:r>
    </w:p>
    <w:p w14:paraId="2CCB55BD" w14:textId="77777777" w:rsidR="00694BDF" w:rsidRDefault="00694BDF" w:rsidP="00694BDF">
      <w:pPr>
        <w:pStyle w:val="alt"/>
        <w:numPr>
          <w:ilvl w:val="0"/>
          <w:numId w:val="308"/>
        </w:numPr>
        <w:spacing w:before="0" w:beforeAutospacing="0" w:after="0" w:afterAutospacing="0" w:line="375" w:lineRule="atLeast"/>
        <w:jc w:val="both"/>
        <w:rPr>
          <w:rFonts w:ascii="inter-regular" w:hAnsi="inter-regular"/>
          <w:color w:val="000000"/>
        </w:rPr>
      </w:pPr>
      <w:r>
        <w:rPr>
          <w:rStyle w:val="keyword"/>
          <w:rFonts w:ascii="inter-regular" w:hAnsi="inter-regular"/>
          <w:b/>
          <w:bCs/>
          <w:color w:val="006699"/>
          <w:bdr w:val="none" w:sz="0" w:space="0" w:color="auto" w:frame="1"/>
        </w:rPr>
        <w:t>import</w:t>
      </w:r>
      <w:r>
        <w:rPr>
          <w:rFonts w:ascii="inter-regular" w:hAnsi="inter-regular"/>
          <w:color w:val="000000"/>
          <w:bdr w:val="none" w:sz="0" w:space="0" w:color="auto" w:frame="1"/>
        </w:rPr>
        <w:t> java.util.*;  </w:t>
      </w:r>
    </w:p>
    <w:p w14:paraId="0FA4F5E6" w14:textId="77777777" w:rsidR="00694BDF" w:rsidRDefault="00694BDF" w:rsidP="00694BDF">
      <w:pPr>
        <w:numPr>
          <w:ilvl w:val="0"/>
          <w:numId w:val="308"/>
        </w:numPr>
        <w:spacing w:after="0" w:line="375" w:lineRule="atLeast"/>
        <w:jc w:val="both"/>
        <w:rPr>
          <w:rFonts w:ascii="inter-regular" w:hAnsi="inter-regular"/>
          <w:color w:val="000000"/>
        </w:rPr>
      </w:pPr>
      <w:r>
        <w:rPr>
          <w:rStyle w:val="keyword"/>
          <w:rFonts w:ascii="inter-regular" w:hAnsi="inter-regular"/>
          <w:b/>
          <w:bCs/>
          <w:color w:val="006699"/>
          <w:bdr w:val="none" w:sz="0" w:space="0" w:color="auto" w:frame="1"/>
        </w:rPr>
        <w:t>class</w:t>
      </w:r>
      <w:r>
        <w:rPr>
          <w:rFonts w:ascii="inter-regular" w:hAnsi="inter-regular"/>
          <w:color w:val="000000"/>
          <w:bdr w:val="none" w:sz="0" w:space="0" w:color="auto" w:frame="1"/>
        </w:rPr>
        <w:t> MapExample3{  </w:t>
      </w:r>
    </w:p>
    <w:p w14:paraId="467A41E9" w14:textId="77777777" w:rsidR="00694BDF" w:rsidRDefault="00694BDF" w:rsidP="00694BDF">
      <w:pPr>
        <w:pStyle w:val="alt"/>
        <w:numPr>
          <w:ilvl w:val="0"/>
          <w:numId w:val="308"/>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public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static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void</w:t>
      </w:r>
      <w:r>
        <w:rPr>
          <w:rFonts w:ascii="inter-regular" w:hAnsi="inter-regular"/>
          <w:color w:val="000000"/>
          <w:bdr w:val="none" w:sz="0" w:space="0" w:color="auto" w:frame="1"/>
        </w:rPr>
        <w:t> main(String args[]){  </w:t>
      </w:r>
    </w:p>
    <w:p w14:paraId="5B3F5AD0" w14:textId="77777777" w:rsidR="00694BDF" w:rsidRDefault="00694BDF" w:rsidP="00694BDF">
      <w:pPr>
        <w:numPr>
          <w:ilvl w:val="0"/>
          <w:numId w:val="308"/>
        </w:numPr>
        <w:spacing w:after="0" w:line="375" w:lineRule="atLeast"/>
        <w:jc w:val="both"/>
        <w:rPr>
          <w:rFonts w:ascii="inter-regular" w:hAnsi="inter-regular"/>
          <w:color w:val="000000"/>
        </w:rPr>
      </w:pPr>
      <w:r>
        <w:rPr>
          <w:rFonts w:ascii="inter-regular" w:hAnsi="inter-regular"/>
          <w:color w:val="000000"/>
          <w:bdr w:val="none" w:sz="0" w:space="0" w:color="auto" w:frame="1"/>
        </w:rPr>
        <w:t>Map&lt;Integer,String&gt; map=</w:t>
      </w:r>
      <w:r>
        <w:rPr>
          <w:rStyle w:val="keyword"/>
          <w:rFonts w:ascii="inter-regular" w:hAnsi="inter-regular"/>
          <w:b/>
          <w:bCs/>
          <w:color w:val="006699"/>
          <w:bdr w:val="none" w:sz="0" w:space="0" w:color="auto" w:frame="1"/>
        </w:rPr>
        <w:t>new</w:t>
      </w:r>
      <w:r>
        <w:rPr>
          <w:rFonts w:ascii="inter-regular" w:hAnsi="inter-regular"/>
          <w:color w:val="000000"/>
          <w:bdr w:val="none" w:sz="0" w:space="0" w:color="auto" w:frame="1"/>
        </w:rPr>
        <w:t> HashMap&lt;Integer,String&gt;();          </w:t>
      </w:r>
    </w:p>
    <w:p w14:paraId="288BCF3B" w14:textId="77777777" w:rsidR="00694BDF" w:rsidRDefault="00694BDF" w:rsidP="00694BDF">
      <w:pPr>
        <w:pStyle w:val="alt"/>
        <w:numPr>
          <w:ilvl w:val="0"/>
          <w:numId w:val="308"/>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map.put(</w:t>
      </w:r>
      <w:r>
        <w:rPr>
          <w:rStyle w:val="number"/>
          <w:rFonts w:ascii="inter-regular" w:hAnsi="inter-regular"/>
          <w:color w:val="C00000"/>
          <w:bdr w:val="none" w:sz="0" w:space="0" w:color="auto" w:frame="1"/>
        </w:rPr>
        <w:t>100</w:t>
      </w:r>
      <w:r>
        <w:rPr>
          <w:rFonts w:ascii="inter-regular" w:hAnsi="inter-regular"/>
          <w:color w:val="000000"/>
          <w:bdr w:val="none" w:sz="0" w:space="0" w:color="auto" w:frame="1"/>
        </w:rPr>
        <w:t>,</w:t>
      </w:r>
      <w:r>
        <w:rPr>
          <w:rStyle w:val="string"/>
          <w:rFonts w:ascii="inter-regular" w:hAnsi="inter-regular"/>
          <w:color w:val="0000FF"/>
          <w:bdr w:val="none" w:sz="0" w:space="0" w:color="auto" w:frame="1"/>
        </w:rPr>
        <w:t>"Amit"</w:t>
      </w:r>
      <w:r>
        <w:rPr>
          <w:rFonts w:ascii="inter-regular" w:hAnsi="inter-regular"/>
          <w:color w:val="000000"/>
          <w:bdr w:val="none" w:sz="0" w:space="0" w:color="auto" w:frame="1"/>
        </w:rPr>
        <w:t>);    </w:t>
      </w:r>
    </w:p>
    <w:p w14:paraId="1699D2F8" w14:textId="77777777" w:rsidR="00694BDF" w:rsidRDefault="00694BDF" w:rsidP="00694BDF">
      <w:pPr>
        <w:numPr>
          <w:ilvl w:val="0"/>
          <w:numId w:val="308"/>
        </w:numPr>
        <w:spacing w:after="0" w:line="375" w:lineRule="atLeast"/>
        <w:jc w:val="both"/>
        <w:rPr>
          <w:rFonts w:ascii="inter-regular" w:hAnsi="inter-regular"/>
          <w:color w:val="000000"/>
        </w:rPr>
      </w:pPr>
      <w:r>
        <w:rPr>
          <w:rFonts w:ascii="inter-regular" w:hAnsi="inter-regular"/>
          <w:color w:val="000000"/>
          <w:bdr w:val="none" w:sz="0" w:space="0" w:color="auto" w:frame="1"/>
        </w:rPr>
        <w:t>      map.put(</w:t>
      </w:r>
      <w:r>
        <w:rPr>
          <w:rStyle w:val="number"/>
          <w:rFonts w:ascii="inter-regular" w:hAnsi="inter-regular"/>
          <w:color w:val="C00000"/>
          <w:bdr w:val="none" w:sz="0" w:space="0" w:color="auto" w:frame="1"/>
        </w:rPr>
        <w:t>101</w:t>
      </w:r>
      <w:r>
        <w:rPr>
          <w:rFonts w:ascii="inter-regular" w:hAnsi="inter-regular"/>
          <w:color w:val="000000"/>
          <w:bdr w:val="none" w:sz="0" w:space="0" w:color="auto" w:frame="1"/>
        </w:rPr>
        <w:t>,</w:t>
      </w:r>
      <w:r>
        <w:rPr>
          <w:rStyle w:val="string"/>
          <w:rFonts w:ascii="inter-regular" w:hAnsi="inter-regular"/>
          <w:color w:val="0000FF"/>
          <w:bdr w:val="none" w:sz="0" w:space="0" w:color="auto" w:frame="1"/>
        </w:rPr>
        <w:t>"Vijay"</w:t>
      </w:r>
      <w:r>
        <w:rPr>
          <w:rFonts w:ascii="inter-regular" w:hAnsi="inter-regular"/>
          <w:color w:val="000000"/>
          <w:bdr w:val="none" w:sz="0" w:space="0" w:color="auto" w:frame="1"/>
        </w:rPr>
        <w:t>);    </w:t>
      </w:r>
    </w:p>
    <w:p w14:paraId="263F20FA" w14:textId="77777777" w:rsidR="00694BDF" w:rsidRDefault="00694BDF" w:rsidP="00694BDF">
      <w:pPr>
        <w:pStyle w:val="alt"/>
        <w:numPr>
          <w:ilvl w:val="0"/>
          <w:numId w:val="308"/>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map.put(</w:t>
      </w:r>
      <w:r>
        <w:rPr>
          <w:rStyle w:val="number"/>
          <w:rFonts w:ascii="inter-regular" w:hAnsi="inter-regular"/>
          <w:color w:val="C00000"/>
          <w:bdr w:val="none" w:sz="0" w:space="0" w:color="auto" w:frame="1"/>
        </w:rPr>
        <w:t>102</w:t>
      </w:r>
      <w:r>
        <w:rPr>
          <w:rFonts w:ascii="inter-regular" w:hAnsi="inter-regular"/>
          <w:color w:val="000000"/>
          <w:bdr w:val="none" w:sz="0" w:space="0" w:color="auto" w:frame="1"/>
        </w:rPr>
        <w:t>,</w:t>
      </w:r>
      <w:r>
        <w:rPr>
          <w:rStyle w:val="string"/>
          <w:rFonts w:ascii="inter-regular" w:hAnsi="inter-regular"/>
          <w:color w:val="0000FF"/>
          <w:bdr w:val="none" w:sz="0" w:space="0" w:color="auto" w:frame="1"/>
        </w:rPr>
        <w:t>"Rahul"</w:t>
      </w:r>
      <w:r>
        <w:rPr>
          <w:rFonts w:ascii="inter-regular" w:hAnsi="inter-regular"/>
          <w:color w:val="000000"/>
          <w:bdr w:val="none" w:sz="0" w:space="0" w:color="auto" w:frame="1"/>
        </w:rPr>
        <w:t>);   </w:t>
      </w:r>
    </w:p>
    <w:p w14:paraId="5EE0E917" w14:textId="77777777" w:rsidR="00694BDF" w:rsidRDefault="00694BDF" w:rsidP="00694BDF">
      <w:pPr>
        <w:numPr>
          <w:ilvl w:val="0"/>
          <w:numId w:val="308"/>
        </w:numPr>
        <w:spacing w:after="0" w:line="375" w:lineRule="atLeast"/>
        <w:jc w:val="both"/>
        <w:rPr>
          <w:rFonts w:ascii="inter-regular" w:hAnsi="inter-regular"/>
          <w:color w:val="000000"/>
        </w:rPr>
      </w:pPr>
      <w:r>
        <w:rPr>
          <w:rFonts w:ascii="inter-regular" w:hAnsi="inter-regular"/>
          <w:color w:val="000000"/>
          <w:bdr w:val="none" w:sz="0" w:space="0" w:color="auto" w:frame="1"/>
        </w:rPr>
        <w:t>      </w:t>
      </w:r>
      <w:r>
        <w:rPr>
          <w:rStyle w:val="comment"/>
          <w:rFonts w:ascii="inter-regular" w:hAnsi="inter-regular"/>
          <w:color w:val="008200"/>
          <w:bdr w:val="none" w:sz="0" w:space="0" w:color="auto" w:frame="1"/>
        </w:rPr>
        <w:t>//Returns a Set view of the mappings contained in this map      </w:t>
      </w:r>
      <w:r>
        <w:rPr>
          <w:rFonts w:ascii="inter-regular" w:hAnsi="inter-regular"/>
          <w:color w:val="000000"/>
          <w:bdr w:val="none" w:sz="0" w:space="0" w:color="auto" w:frame="1"/>
        </w:rPr>
        <w:t>  </w:t>
      </w:r>
    </w:p>
    <w:p w14:paraId="755B0220" w14:textId="77777777" w:rsidR="00694BDF" w:rsidRDefault="00694BDF" w:rsidP="00694BDF">
      <w:pPr>
        <w:pStyle w:val="alt"/>
        <w:numPr>
          <w:ilvl w:val="0"/>
          <w:numId w:val="308"/>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map.entrySet()  </w:t>
      </w:r>
    </w:p>
    <w:p w14:paraId="3F6D7F9C" w14:textId="77777777" w:rsidR="00694BDF" w:rsidRDefault="00694BDF" w:rsidP="00694BDF">
      <w:pPr>
        <w:numPr>
          <w:ilvl w:val="0"/>
          <w:numId w:val="308"/>
        </w:numPr>
        <w:spacing w:after="0" w:line="375" w:lineRule="atLeast"/>
        <w:jc w:val="both"/>
        <w:rPr>
          <w:rFonts w:ascii="inter-regular" w:hAnsi="inter-regular"/>
          <w:color w:val="000000"/>
        </w:rPr>
      </w:pPr>
      <w:r>
        <w:rPr>
          <w:rFonts w:ascii="inter-regular" w:hAnsi="inter-regular"/>
          <w:color w:val="000000"/>
          <w:bdr w:val="none" w:sz="0" w:space="0" w:color="auto" w:frame="1"/>
        </w:rPr>
        <w:t>      </w:t>
      </w:r>
      <w:r>
        <w:rPr>
          <w:rStyle w:val="comment"/>
          <w:rFonts w:ascii="inter-regular" w:hAnsi="inter-regular"/>
          <w:color w:val="008200"/>
          <w:bdr w:val="none" w:sz="0" w:space="0" w:color="auto" w:frame="1"/>
        </w:rPr>
        <w:t>//Returns a sequential Stream with this collection as its source</w:t>
      </w:r>
      <w:r>
        <w:rPr>
          <w:rFonts w:ascii="inter-regular" w:hAnsi="inter-regular"/>
          <w:color w:val="000000"/>
          <w:bdr w:val="none" w:sz="0" w:space="0" w:color="auto" w:frame="1"/>
        </w:rPr>
        <w:t>  </w:t>
      </w:r>
    </w:p>
    <w:p w14:paraId="66C5526B" w14:textId="77777777" w:rsidR="00694BDF" w:rsidRDefault="00694BDF" w:rsidP="00694BDF">
      <w:pPr>
        <w:pStyle w:val="alt"/>
        <w:numPr>
          <w:ilvl w:val="0"/>
          <w:numId w:val="308"/>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.stream()  </w:t>
      </w:r>
    </w:p>
    <w:p w14:paraId="3AF7CF67" w14:textId="77777777" w:rsidR="00694BDF" w:rsidRDefault="00694BDF" w:rsidP="00694BDF">
      <w:pPr>
        <w:numPr>
          <w:ilvl w:val="0"/>
          <w:numId w:val="308"/>
        </w:numPr>
        <w:spacing w:after="0" w:line="375" w:lineRule="atLeast"/>
        <w:jc w:val="both"/>
        <w:rPr>
          <w:rFonts w:ascii="inter-regular" w:hAnsi="inter-regular"/>
          <w:color w:val="000000"/>
        </w:rPr>
      </w:pPr>
      <w:r>
        <w:rPr>
          <w:rFonts w:ascii="inter-regular" w:hAnsi="inter-regular"/>
          <w:color w:val="000000"/>
          <w:bdr w:val="none" w:sz="0" w:space="0" w:color="auto" w:frame="1"/>
        </w:rPr>
        <w:t>      </w:t>
      </w:r>
      <w:r>
        <w:rPr>
          <w:rStyle w:val="comment"/>
          <w:rFonts w:ascii="inter-regular" w:hAnsi="inter-regular"/>
          <w:color w:val="008200"/>
          <w:bdr w:val="none" w:sz="0" w:space="0" w:color="auto" w:frame="1"/>
        </w:rPr>
        <w:t>//Sorted according to the provided Comparator</w:t>
      </w:r>
      <w:r>
        <w:rPr>
          <w:rFonts w:ascii="inter-regular" w:hAnsi="inter-regular"/>
          <w:color w:val="000000"/>
          <w:bdr w:val="none" w:sz="0" w:space="0" w:color="auto" w:frame="1"/>
        </w:rPr>
        <w:t>  </w:t>
      </w:r>
    </w:p>
    <w:p w14:paraId="4FDC77E9" w14:textId="77777777" w:rsidR="00694BDF" w:rsidRDefault="00694BDF" w:rsidP="00694BDF">
      <w:pPr>
        <w:pStyle w:val="alt"/>
        <w:numPr>
          <w:ilvl w:val="0"/>
          <w:numId w:val="308"/>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.sorted(Map.Entry.comparingByKey())  </w:t>
      </w:r>
    </w:p>
    <w:p w14:paraId="57F10926" w14:textId="77777777" w:rsidR="00694BDF" w:rsidRDefault="00694BDF" w:rsidP="00694BDF">
      <w:pPr>
        <w:numPr>
          <w:ilvl w:val="0"/>
          <w:numId w:val="308"/>
        </w:numPr>
        <w:spacing w:after="0" w:line="375" w:lineRule="atLeast"/>
        <w:jc w:val="both"/>
        <w:rPr>
          <w:rFonts w:ascii="inter-regular" w:hAnsi="inter-regular"/>
          <w:color w:val="000000"/>
        </w:rPr>
      </w:pPr>
      <w:r>
        <w:rPr>
          <w:rFonts w:ascii="inter-regular" w:hAnsi="inter-regular"/>
          <w:color w:val="000000"/>
          <w:bdr w:val="none" w:sz="0" w:space="0" w:color="auto" w:frame="1"/>
        </w:rPr>
        <w:t>      </w:t>
      </w:r>
      <w:r>
        <w:rPr>
          <w:rStyle w:val="comment"/>
          <w:rFonts w:ascii="inter-regular" w:hAnsi="inter-regular"/>
          <w:color w:val="008200"/>
          <w:bdr w:val="none" w:sz="0" w:space="0" w:color="auto" w:frame="1"/>
        </w:rPr>
        <w:t>//Performs an action for each element of this stream</w:t>
      </w:r>
      <w:r>
        <w:rPr>
          <w:rFonts w:ascii="inter-regular" w:hAnsi="inter-regular"/>
          <w:color w:val="000000"/>
          <w:bdr w:val="none" w:sz="0" w:space="0" w:color="auto" w:frame="1"/>
        </w:rPr>
        <w:t>  </w:t>
      </w:r>
    </w:p>
    <w:p w14:paraId="54F8D909" w14:textId="77777777" w:rsidR="00694BDF" w:rsidRDefault="00694BDF" w:rsidP="00694BDF">
      <w:pPr>
        <w:pStyle w:val="alt"/>
        <w:numPr>
          <w:ilvl w:val="0"/>
          <w:numId w:val="308"/>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.forEach(System.out::println);  </w:t>
      </w:r>
    </w:p>
    <w:p w14:paraId="69AB0D20" w14:textId="77777777" w:rsidR="00694BDF" w:rsidRDefault="00694BDF" w:rsidP="00694BDF">
      <w:pPr>
        <w:numPr>
          <w:ilvl w:val="0"/>
          <w:numId w:val="308"/>
        </w:numPr>
        <w:spacing w:after="0" w:line="375" w:lineRule="atLeast"/>
        <w:jc w:val="both"/>
        <w:rPr>
          <w:rFonts w:ascii="inter-regular" w:hAnsi="inter-regular"/>
          <w:color w:val="000000"/>
        </w:rPr>
      </w:pPr>
      <w:r>
        <w:rPr>
          <w:rFonts w:ascii="inter-regular" w:hAnsi="inter-regular"/>
          <w:color w:val="000000"/>
          <w:bdr w:val="none" w:sz="0" w:space="0" w:color="auto" w:frame="1"/>
        </w:rPr>
        <w:t> }  </w:t>
      </w:r>
    </w:p>
    <w:p w14:paraId="6223832D" w14:textId="77777777" w:rsidR="00694BDF" w:rsidRDefault="00694BDF" w:rsidP="00694BDF">
      <w:pPr>
        <w:pStyle w:val="alt"/>
        <w:numPr>
          <w:ilvl w:val="0"/>
          <w:numId w:val="308"/>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w:t>
      </w:r>
    </w:p>
    <w:p w14:paraId="076C4D89" w14:textId="77777777" w:rsidR="00694BDF" w:rsidRDefault="00694BDF" w:rsidP="00694BDF">
      <w:pPr>
        <w:pStyle w:val="NormalWeb"/>
        <w:shd w:val="clear" w:color="auto" w:fill="FFFFFF"/>
        <w:jc w:val="both"/>
        <w:rPr>
          <w:rFonts w:ascii="inter-regular" w:hAnsi="inter-regular"/>
          <w:color w:val="333333"/>
        </w:rPr>
      </w:pPr>
      <w:r>
        <w:rPr>
          <w:rFonts w:ascii="inter-regular" w:hAnsi="inter-regular"/>
          <w:color w:val="333333"/>
        </w:rPr>
        <w:t>Output:</w:t>
      </w:r>
    </w:p>
    <w:p w14:paraId="60E741BB" w14:textId="77777777" w:rsidR="00694BDF" w:rsidRDefault="00694BDF" w:rsidP="00694BDF">
      <w:pPr>
        <w:pStyle w:val="HTMLPreformatted"/>
        <w:shd w:val="clear" w:color="auto" w:fill="EEEEEE"/>
        <w:jc w:val="both"/>
        <w:rPr>
          <w:color w:val="535559"/>
        </w:rPr>
      </w:pPr>
      <w:r>
        <w:rPr>
          <w:color w:val="535559"/>
        </w:rPr>
        <w:t>100=Amit</w:t>
      </w:r>
    </w:p>
    <w:p w14:paraId="22D18F48" w14:textId="77777777" w:rsidR="00694BDF" w:rsidRDefault="00694BDF" w:rsidP="00694BDF">
      <w:pPr>
        <w:pStyle w:val="HTMLPreformatted"/>
        <w:shd w:val="clear" w:color="auto" w:fill="EEEEEE"/>
        <w:jc w:val="both"/>
        <w:rPr>
          <w:color w:val="535559"/>
        </w:rPr>
      </w:pPr>
      <w:r>
        <w:rPr>
          <w:color w:val="535559"/>
        </w:rPr>
        <w:t>101=Vijay</w:t>
      </w:r>
    </w:p>
    <w:p w14:paraId="5C7289A8" w14:textId="77777777" w:rsidR="00694BDF" w:rsidRDefault="00694BDF" w:rsidP="00694BDF">
      <w:pPr>
        <w:pStyle w:val="HTMLPreformatted"/>
        <w:shd w:val="clear" w:color="auto" w:fill="EEEEEE"/>
        <w:jc w:val="both"/>
        <w:rPr>
          <w:color w:val="535559"/>
        </w:rPr>
      </w:pPr>
      <w:r>
        <w:rPr>
          <w:color w:val="535559"/>
        </w:rPr>
        <w:t>102=Rahul</w:t>
      </w:r>
    </w:p>
    <w:p w14:paraId="3117DD54" w14:textId="77777777" w:rsidR="00694BDF" w:rsidRDefault="00694BDF" w:rsidP="00694BDF">
      <w:pPr>
        <w:pStyle w:val="Heading3"/>
        <w:shd w:val="clear" w:color="auto" w:fill="FFFFFF"/>
        <w:spacing w:line="312" w:lineRule="atLeast"/>
        <w:jc w:val="both"/>
        <w:rPr>
          <w:rFonts w:ascii="Helvetica" w:hAnsi="Helvetica"/>
          <w:color w:val="610B4B"/>
          <w:sz w:val="32"/>
          <w:szCs w:val="32"/>
        </w:rPr>
      </w:pPr>
      <w:r>
        <w:rPr>
          <w:rFonts w:ascii="Helvetica" w:hAnsi="Helvetica"/>
          <w:b/>
          <w:bCs/>
          <w:color w:val="610B4B"/>
          <w:sz w:val="32"/>
          <w:szCs w:val="32"/>
        </w:rPr>
        <w:t>Java Map Example: comparingByKey() in Descending Order</w:t>
      </w:r>
    </w:p>
    <w:p w14:paraId="7B92BD8C" w14:textId="77777777" w:rsidR="00694BDF" w:rsidRDefault="00694BDF" w:rsidP="00694BDF">
      <w:pPr>
        <w:pStyle w:val="alt"/>
        <w:numPr>
          <w:ilvl w:val="0"/>
          <w:numId w:val="309"/>
        </w:numPr>
        <w:spacing w:before="0" w:beforeAutospacing="0" w:after="0" w:afterAutospacing="0" w:line="375" w:lineRule="atLeast"/>
        <w:jc w:val="both"/>
        <w:rPr>
          <w:rFonts w:ascii="inter-regular" w:hAnsi="inter-regular"/>
          <w:color w:val="000000"/>
        </w:rPr>
      </w:pPr>
      <w:r>
        <w:rPr>
          <w:rStyle w:val="keyword"/>
          <w:rFonts w:ascii="inter-regular" w:hAnsi="inter-regular"/>
          <w:b/>
          <w:bCs/>
          <w:color w:val="006699"/>
          <w:bdr w:val="none" w:sz="0" w:space="0" w:color="auto" w:frame="1"/>
        </w:rPr>
        <w:t>import</w:t>
      </w:r>
      <w:r>
        <w:rPr>
          <w:rFonts w:ascii="inter-regular" w:hAnsi="inter-regular"/>
          <w:color w:val="000000"/>
          <w:bdr w:val="none" w:sz="0" w:space="0" w:color="auto" w:frame="1"/>
        </w:rPr>
        <w:t> java.util.*;  </w:t>
      </w:r>
    </w:p>
    <w:p w14:paraId="477EA27D" w14:textId="77777777" w:rsidR="00694BDF" w:rsidRDefault="00694BDF" w:rsidP="00694BDF">
      <w:pPr>
        <w:numPr>
          <w:ilvl w:val="0"/>
          <w:numId w:val="309"/>
        </w:numPr>
        <w:spacing w:after="0" w:line="375" w:lineRule="atLeast"/>
        <w:jc w:val="both"/>
        <w:rPr>
          <w:rFonts w:ascii="inter-regular" w:hAnsi="inter-regular"/>
          <w:color w:val="000000"/>
        </w:rPr>
      </w:pPr>
      <w:r>
        <w:rPr>
          <w:rStyle w:val="keyword"/>
          <w:rFonts w:ascii="inter-regular" w:hAnsi="inter-regular"/>
          <w:b/>
          <w:bCs/>
          <w:color w:val="006699"/>
          <w:bdr w:val="none" w:sz="0" w:space="0" w:color="auto" w:frame="1"/>
        </w:rPr>
        <w:t>class</w:t>
      </w:r>
      <w:r>
        <w:rPr>
          <w:rFonts w:ascii="inter-regular" w:hAnsi="inter-regular"/>
          <w:color w:val="000000"/>
          <w:bdr w:val="none" w:sz="0" w:space="0" w:color="auto" w:frame="1"/>
        </w:rPr>
        <w:t> MapExample4{  </w:t>
      </w:r>
    </w:p>
    <w:p w14:paraId="602C6E59" w14:textId="77777777" w:rsidR="00694BDF" w:rsidRDefault="00694BDF" w:rsidP="00694BDF">
      <w:pPr>
        <w:pStyle w:val="alt"/>
        <w:numPr>
          <w:ilvl w:val="0"/>
          <w:numId w:val="309"/>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public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static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void</w:t>
      </w:r>
      <w:r>
        <w:rPr>
          <w:rFonts w:ascii="inter-regular" w:hAnsi="inter-regular"/>
          <w:color w:val="000000"/>
          <w:bdr w:val="none" w:sz="0" w:space="0" w:color="auto" w:frame="1"/>
        </w:rPr>
        <w:t> main(String args[]){  </w:t>
      </w:r>
    </w:p>
    <w:p w14:paraId="23923D7A" w14:textId="77777777" w:rsidR="00694BDF" w:rsidRDefault="00694BDF" w:rsidP="00694BDF">
      <w:pPr>
        <w:numPr>
          <w:ilvl w:val="0"/>
          <w:numId w:val="309"/>
        </w:numPr>
        <w:spacing w:after="0" w:line="375" w:lineRule="atLeast"/>
        <w:jc w:val="both"/>
        <w:rPr>
          <w:rFonts w:ascii="inter-regular" w:hAnsi="inter-regular"/>
          <w:color w:val="000000"/>
        </w:rPr>
      </w:pPr>
      <w:r>
        <w:rPr>
          <w:rFonts w:ascii="inter-regular" w:hAnsi="inter-regular"/>
          <w:color w:val="000000"/>
          <w:bdr w:val="none" w:sz="0" w:space="0" w:color="auto" w:frame="1"/>
        </w:rPr>
        <w:t>Map&lt;Integer,String&gt; map=</w:t>
      </w:r>
      <w:r>
        <w:rPr>
          <w:rStyle w:val="keyword"/>
          <w:rFonts w:ascii="inter-regular" w:hAnsi="inter-regular"/>
          <w:b/>
          <w:bCs/>
          <w:color w:val="006699"/>
          <w:bdr w:val="none" w:sz="0" w:space="0" w:color="auto" w:frame="1"/>
        </w:rPr>
        <w:t>new</w:t>
      </w:r>
      <w:r>
        <w:rPr>
          <w:rFonts w:ascii="inter-regular" w:hAnsi="inter-regular"/>
          <w:color w:val="000000"/>
          <w:bdr w:val="none" w:sz="0" w:space="0" w:color="auto" w:frame="1"/>
        </w:rPr>
        <w:t> HashMap&lt;Integer,String&gt;();          </w:t>
      </w:r>
    </w:p>
    <w:p w14:paraId="3C4D2F70" w14:textId="77777777" w:rsidR="00694BDF" w:rsidRDefault="00694BDF" w:rsidP="00694BDF">
      <w:pPr>
        <w:pStyle w:val="alt"/>
        <w:numPr>
          <w:ilvl w:val="0"/>
          <w:numId w:val="309"/>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map.put(</w:t>
      </w:r>
      <w:r>
        <w:rPr>
          <w:rStyle w:val="number"/>
          <w:rFonts w:ascii="inter-regular" w:hAnsi="inter-regular"/>
          <w:color w:val="C00000"/>
          <w:bdr w:val="none" w:sz="0" w:space="0" w:color="auto" w:frame="1"/>
        </w:rPr>
        <w:t>100</w:t>
      </w:r>
      <w:r>
        <w:rPr>
          <w:rFonts w:ascii="inter-regular" w:hAnsi="inter-regular"/>
          <w:color w:val="000000"/>
          <w:bdr w:val="none" w:sz="0" w:space="0" w:color="auto" w:frame="1"/>
        </w:rPr>
        <w:t>,</w:t>
      </w:r>
      <w:r>
        <w:rPr>
          <w:rStyle w:val="string"/>
          <w:rFonts w:ascii="inter-regular" w:hAnsi="inter-regular"/>
          <w:color w:val="0000FF"/>
          <w:bdr w:val="none" w:sz="0" w:space="0" w:color="auto" w:frame="1"/>
        </w:rPr>
        <w:t>"Amit"</w:t>
      </w:r>
      <w:r>
        <w:rPr>
          <w:rFonts w:ascii="inter-regular" w:hAnsi="inter-regular"/>
          <w:color w:val="000000"/>
          <w:bdr w:val="none" w:sz="0" w:space="0" w:color="auto" w:frame="1"/>
        </w:rPr>
        <w:t>);    </w:t>
      </w:r>
    </w:p>
    <w:p w14:paraId="7821A56A" w14:textId="77777777" w:rsidR="00694BDF" w:rsidRDefault="00694BDF" w:rsidP="00694BDF">
      <w:pPr>
        <w:numPr>
          <w:ilvl w:val="0"/>
          <w:numId w:val="309"/>
        </w:numPr>
        <w:spacing w:after="0" w:line="375" w:lineRule="atLeast"/>
        <w:jc w:val="both"/>
        <w:rPr>
          <w:rFonts w:ascii="inter-regular" w:hAnsi="inter-regular"/>
          <w:color w:val="000000"/>
        </w:rPr>
      </w:pPr>
      <w:r>
        <w:rPr>
          <w:rFonts w:ascii="inter-regular" w:hAnsi="inter-regular"/>
          <w:color w:val="000000"/>
          <w:bdr w:val="none" w:sz="0" w:space="0" w:color="auto" w:frame="1"/>
        </w:rPr>
        <w:t>      map.put(</w:t>
      </w:r>
      <w:r>
        <w:rPr>
          <w:rStyle w:val="number"/>
          <w:rFonts w:ascii="inter-regular" w:hAnsi="inter-regular"/>
          <w:color w:val="C00000"/>
          <w:bdr w:val="none" w:sz="0" w:space="0" w:color="auto" w:frame="1"/>
        </w:rPr>
        <w:t>101</w:t>
      </w:r>
      <w:r>
        <w:rPr>
          <w:rFonts w:ascii="inter-regular" w:hAnsi="inter-regular"/>
          <w:color w:val="000000"/>
          <w:bdr w:val="none" w:sz="0" w:space="0" w:color="auto" w:frame="1"/>
        </w:rPr>
        <w:t>,</w:t>
      </w:r>
      <w:r>
        <w:rPr>
          <w:rStyle w:val="string"/>
          <w:rFonts w:ascii="inter-regular" w:hAnsi="inter-regular"/>
          <w:color w:val="0000FF"/>
          <w:bdr w:val="none" w:sz="0" w:space="0" w:color="auto" w:frame="1"/>
        </w:rPr>
        <w:t>"Vijay"</w:t>
      </w:r>
      <w:r>
        <w:rPr>
          <w:rFonts w:ascii="inter-regular" w:hAnsi="inter-regular"/>
          <w:color w:val="000000"/>
          <w:bdr w:val="none" w:sz="0" w:space="0" w:color="auto" w:frame="1"/>
        </w:rPr>
        <w:t>);    </w:t>
      </w:r>
    </w:p>
    <w:p w14:paraId="3DD3C985" w14:textId="77777777" w:rsidR="00694BDF" w:rsidRDefault="00694BDF" w:rsidP="00694BDF">
      <w:pPr>
        <w:pStyle w:val="alt"/>
        <w:numPr>
          <w:ilvl w:val="0"/>
          <w:numId w:val="309"/>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map.put(</w:t>
      </w:r>
      <w:r>
        <w:rPr>
          <w:rStyle w:val="number"/>
          <w:rFonts w:ascii="inter-regular" w:hAnsi="inter-regular"/>
          <w:color w:val="C00000"/>
          <w:bdr w:val="none" w:sz="0" w:space="0" w:color="auto" w:frame="1"/>
        </w:rPr>
        <w:t>102</w:t>
      </w:r>
      <w:r>
        <w:rPr>
          <w:rFonts w:ascii="inter-regular" w:hAnsi="inter-regular"/>
          <w:color w:val="000000"/>
          <w:bdr w:val="none" w:sz="0" w:space="0" w:color="auto" w:frame="1"/>
        </w:rPr>
        <w:t>,</w:t>
      </w:r>
      <w:r>
        <w:rPr>
          <w:rStyle w:val="string"/>
          <w:rFonts w:ascii="inter-regular" w:hAnsi="inter-regular"/>
          <w:color w:val="0000FF"/>
          <w:bdr w:val="none" w:sz="0" w:space="0" w:color="auto" w:frame="1"/>
        </w:rPr>
        <w:t>"Rahul"</w:t>
      </w:r>
      <w:r>
        <w:rPr>
          <w:rFonts w:ascii="inter-regular" w:hAnsi="inter-regular"/>
          <w:color w:val="000000"/>
          <w:bdr w:val="none" w:sz="0" w:space="0" w:color="auto" w:frame="1"/>
        </w:rPr>
        <w:t>);    </w:t>
      </w:r>
    </w:p>
    <w:p w14:paraId="00E6D075" w14:textId="77777777" w:rsidR="00694BDF" w:rsidRDefault="00694BDF" w:rsidP="00694BDF">
      <w:pPr>
        <w:numPr>
          <w:ilvl w:val="0"/>
          <w:numId w:val="309"/>
        </w:numPr>
        <w:spacing w:after="0" w:line="375" w:lineRule="atLeast"/>
        <w:jc w:val="both"/>
        <w:rPr>
          <w:rFonts w:ascii="inter-regular" w:hAnsi="inter-regular"/>
          <w:color w:val="000000"/>
        </w:rPr>
      </w:pPr>
      <w:r>
        <w:rPr>
          <w:rFonts w:ascii="inter-regular" w:hAnsi="inter-regular"/>
          <w:color w:val="000000"/>
          <w:bdr w:val="none" w:sz="0" w:space="0" w:color="auto" w:frame="1"/>
        </w:rPr>
        <w:t>      </w:t>
      </w:r>
      <w:r>
        <w:rPr>
          <w:rStyle w:val="comment"/>
          <w:rFonts w:ascii="inter-regular" w:hAnsi="inter-regular"/>
          <w:color w:val="008200"/>
          <w:bdr w:val="none" w:sz="0" w:space="0" w:color="auto" w:frame="1"/>
        </w:rPr>
        <w:t>//Returns a Set view of the mappings contained in this map  </w:t>
      </w:r>
      <w:r>
        <w:rPr>
          <w:rFonts w:ascii="inter-regular" w:hAnsi="inter-regular"/>
          <w:color w:val="000000"/>
          <w:bdr w:val="none" w:sz="0" w:space="0" w:color="auto" w:frame="1"/>
        </w:rPr>
        <w:t>  </w:t>
      </w:r>
    </w:p>
    <w:p w14:paraId="31D7C384" w14:textId="77777777" w:rsidR="00694BDF" w:rsidRDefault="00694BDF" w:rsidP="00694BDF">
      <w:pPr>
        <w:pStyle w:val="alt"/>
        <w:numPr>
          <w:ilvl w:val="0"/>
          <w:numId w:val="309"/>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map.entrySet()  </w:t>
      </w:r>
    </w:p>
    <w:p w14:paraId="3D745C79" w14:textId="77777777" w:rsidR="00694BDF" w:rsidRDefault="00694BDF" w:rsidP="00694BDF">
      <w:pPr>
        <w:numPr>
          <w:ilvl w:val="0"/>
          <w:numId w:val="309"/>
        </w:numPr>
        <w:spacing w:after="0" w:line="375" w:lineRule="atLeast"/>
        <w:jc w:val="both"/>
        <w:rPr>
          <w:rFonts w:ascii="inter-regular" w:hAnsi="inter-regular"/>
          <w:color w:val="000000"/>
        </w:rPr>
      </w:pPr>
      <w:r>
        <w:rPr>
          <w:rFonts w:ascii="inter-regular" w:hAnsi="inter-regular"/>
          <w:color w:val="000000"/>
          <w:bdr w:val="none" w:sz="0" w:space="0" w:color="auto" w:frame="1"/>
        </w:rPr>
        <w:t>      </w:t>
      </w:r>
      <w:r>
        <w:rPr>
          <w:rStyle w:val="comment"/>
          <w:rFonts w:ascii="inter-regular" w:hAnsi="inter-regular"/>
          <w:color w:val="008200"/>
          <w:bdr w:val="none" w:sz="0" w:space="0" w:color="auto" w:frame="1"/>
        </w:rPr>
        <w:t>//Returns a sequential Stream with this collection as its source</w:t>
      </w:r>
      <w:r>
        <w:rPr>
          <w:rFonts w:ascii="inter-regular" w:hAnsi="inter-regular"/>
          <w:color w:val="000000"/>
          <w:bdr w:val="none" w:sz="0" w:space="0" w:color="auto" w:frame="1"/>
        </w:rPr>
        <w:t>  </w:t>
      </w:r>
    </w:p>
    <w:p w14:paraId="340C51CE" w14:textId="77777777" w:rsidR="00694BDF" w:rsidRDefault="00694BDF" w:rsidP="00694BDF">
      <w:pPr>
        <w:pStyle w:val="alt"/>
        <w:numPr>
          <w:ilvl w:val="0"/>
          <w:numId w:val="309"/>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.stream()  </w:t>
      </w:r>
    </w:p>
    <w:p w14:paraId="57AB24B3" w14:textId="77777777" w:rsidR="00694BDF" w:rsidRDefault="00694BDF" w:rsidP="00694BDF">
      <w:pPr>
        <w:numPr>
          <w:ilvl w:val="0"/>
          <w:numId w:val="309"/>
        </w:numPr>
        <w:spacing w:after="0" w:line="375" w:lineRule="atLeast"/>
        <w:jc w:val="both"/>
        <w:rPr>
          <w:rFonts w:ascii="inter-regular" w:hAnsi="inter-regular"/>
          <w:color w:val="000000"/>
        </w:rPr>
      </w:pPr>
      <w:r>
        <w:rPr>
          <w:rFonts w:ascii="inter-regular" w:hAnsi="inter-regular"/>
          <w:color w:val="000000"/>
          <w:bdr w:val="none" w:sz="0" w:space="0" w:color="auto" w:frame="1"/>
        </w:rPr>
        <w:t>      </w:t>
      </w:r>
      <w:r>
        <w:rPr>
          <w:rStyle w:val="comment"/>
          <w:rFonts w:ascii="inter-regular" w:hAnsi="inter-regular"/>
          <w:color w:val="008200"/>
          <w:bdr w:val="none" w:sz="0" w:space="0" w:color="auto" w:frame="1"/>
        </w:rPr>
        <w:t>//Sorted according to the provided Comparator</w:t>
      </w:r>
      <w:r>
        <w:rPr>
          <w:rFonts w:ascii="inter-regular" w:hAnsi="inter-regular"/>
          <w:color w:val="000000"/>
          <w:bdr w:val="none" w:sz="0" w:space="0" w:color="auto" w:frame="1"/>
        </w:rPr>
        <w:t>  </w:t>
      </w:r>
    </w:p>
    <w:p w14:paraId="5BABD133" w14:textId="77777777" w:rsidR="00694BDF" w:rsidRDefault="00694BDF" w:rsidP="00694BDF">
      <w:pPr>
        <w:pStyle w:val="alt"/>
        <w:numPr>
          <w:ilvl w:val="0"/>
          <w:numId w:val="309"/>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.sorted(Map.Entry.comparingByKey(Comparator.reverseOrder()))  </w:t>
      </w:r>
    </w:p>
    <w:p w14:paraId="69857A20" w14:textId="77777777" w:rsidR="00694BDF" w:rsidRDefault="00694BDF" w:rsidP="00694BDF">
      <w:pPr>
        <w:numPr>
          <w:ilvl w:val="0"/>
          <w:numId w:val="309"/>
        </w:numPr>
        <w:spacing w:after="0" w:line="375" w:lineRule="atLeast"/>
        <w:jc w:val="both"/>
        <w:rPr>
          <w:rFonts w:ascii="inter-regular" w:hAnsi="inter-regular"/>
          <w:color w:val="000000"/>
        </w:rPr>
      </w:pPr>
      <w:r>
        <w:rPr>
          <w:rFonts w:ascii="inter-regular" w:hAnsi="inter-regular"/>
          <w:color w:val="000000"/>
          <w:bdr w:val="none" w:sz="0" w:space="0" w:color="auto" w:frame="1"/>
        </w:rPr>
        <w:t>      </w:t>
      </w:r>
      <w:r>
        <w:rPr>
          <w:rStyle w:val="comment"/>
          <w:rFonts w:ascii="inter-regular" w:hAnsi="inter-regular"/>
          <w:color w:val="008200"/>
          <w:bdr w:val="none" w:sz="0" w:space="0" w:color="auto" w:frame="1"/>
        </w:rPr>
        <w:t>//Performs an action for each element of this stream</w:t>
      </w:r>
      <w:r>
        <w:rPr>
          <w:rFonts w:ascii="inter-regular" w:hAnsi="inter-regular"/>
          <w:color w:val="000000"/>
          <w:bdr w:val="none" w:sz="0" w:space="0" w:color="auto" w:frame="1"/>
        </w:rPr>
        <w:t>  </w:t>
      </w:r>
    </w:p>
    <w:p w14:paraId="40AB0D58" w14:textId="77777777" w:rsidR="00694BDF" w:rsidRDefault="00694BDF" w:rsidP="00694BDF">
      <w:pPr>
        <w:pStyle w:val="alt"/>
        <w:numPr>
          <w:ilvl w:val="0"/>
          <w:numId w:val="309"/>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lastRenderedPageBreak/>
        <w:t>      .forEach(System.out::println);  </w:t>
      </w:r>
    </w:p>
    <w:p w14:paraId="7D2BBC23" w14:textId="77777777" w:rsidR="00694BDF" w:rsidRDefault="00694BDF" w:rsidP="00694BDF">
      <w:pPr>
        <w:numPr>
          <w:ilvl w:val="0"/>
          <w:numId w:val="309"/>
        </w:numPr>
        <w:spacing w:after="0" w:line="375" w:lineRule="atLeast"/>
        <w:jc w:val="both"/>
        <w:rPr>
          <w:rFonts w:ascii="inter-regular" w:hAnsi="inter-regular"/>
          <w:color w:val="000000"/>
        </w:rPr>
      </w:pPr>
      <w:r>
        <w:rPr>
          <w:rFonts w:ascii="inter-regular" w:hAnsi="inter-regular"/>
          <w:color w:val="000000"/>
          <w:bdr w:val="none" w:sz="0" w:space="0" w:color="auto" w:frame="1"/>
        </w:rPr>
        <w:t> }  </w:t>
      </w:r>
    </w:p>
    <w:p w14:paraId="11DD7C62" w14:textId="77777777" w:rsidR="00694BDF" w:rsidRDefault="00694BDF" w:rsidP="00694BDF">
      <w:pPr>
        <w:pStyle w:val="alt"/>
        <w:numPr>
          <w:ilvl w:val="0"/>
          <w:numId w:val="309"/>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w:t>
      </w:r>
    </w:p>
    <w:p w14:paraId="78F98434" w14:textId="77777777" w:rsidR="00694BDF" w:rsidRDefault="00694BDF" w:rsidP="00694BDF">
      <w:pPr>
        <w:pStyle w:val="NormalWeb"/>
        <w:shd w:val="clear" w:color="auto" w:fill="FFFFFF"/>
        <w:jc w:val="both"/>
        <w:rPr>
          <w:rFonts w:ascii="inter-regular" w:hAnsi="inter-regular"/>
          <w:color w:val="333333"/>
        </w:rPr>
      </w:pPr>
      <w:r>
        <w:rPr>
          <w:rFonts w:ascii="inter-regular" w:hAnsi="inter-regular"/>
          <w:color w:val="333333"/>
        </w:rPr>
        <w:t>Output:</w:t>
      </w:r>
    </w:p>
    <w:p w14:paraId="1751BF78" w14:textId="77777777" w:rsidR="00694BDF" w:rsidRDefault="00694BDF" w:rsidP="00694BDF">
      <w:pPr>
        <w:pStyle w:val="HTMLPreformatted"/>
        <w:shd w:val="clear" w:color="auto" w:fill="EEEEEE"/>
        <w:jc w:val="both"/>
        <w:rPr>
          <w:color w:val="535559"/>
        </w:rPr>
      </w:pPr>
      <w:r>
        <w:rPr>
          <w:color w:val="535559"/>
        </w:rPr>
        <w:t>102=Rahul</w:t>
      </w:r>
    </w:p>
    <w:p w14:paraId="362B2CBF" w14:textId="77777777" w:rsidR="00694BDF" w:rsidRDefault="00694BDF" w:rsidP="00694BDF">
      <w:pPr>
        <w:pStyle w:val="HTMLPreformatted"/>
        <w:shd w:val="clear" w:color="auto" w:fill="EEEEEE"/>
        <w:jc w:val="both"/>
        <w:rPr>
          <w:color w:val="535559"/>
        </w:rPr>
      </w:pPr>
      <w:r>
        <w:rPr>
          <w:color w:val="535559"/>
        </w:rPr>
        <w:t>101=Vijay</w:t>
      </w:r>
    </w:p>
    <w:p w14:paraId="3160602C" w14:textId="77777777" w:rsidR="00694BDF" w:rsidRDefault="00694BDF" w:rsidP="00694BDF">
      <w:pPr>
        <w:pStyle w:val="HTMLPreformatted"/>
        <w:shd w:val="clear" w:color="auto" w:fill="EEEEEE"/>
        <w:jc w:val="both"/>
        <w:rPr>
          <w:color w:val="535559"/>
        </w:rPr>
      </w:pPr>
      <w:r>
        <w:rPr>
          <w:color w:val="535559"/>
        </w:rPr>
        <w:t>100=Amit</w:t>
      </w:r>
    </w:p>
    <w:p w14:paraId="59564815" w14:textId="77777777" w:rsidR="00694BDF" w:rsidRDefault="00694BDF" w:rsidP="00694BDF">
      <w:pPr>
        <w:pStyle w:val="Heading3"/>
        <w:shd w:val="clear" w:color="auto" w:fill="FFFFFF"/>
        <w:spacing w:line="312" w:lineRule="atLeast"/>
        <w:jc w:val="both"/>
        <w:rPr>
          <w:rFonts w:ascii="Helvetica" w:hAnsi="Helvetica"/>
          <w:color w:val="610B4B"/>
          <w:sz w:val="32"/>
          <w:szCs w:val="32"/>
        </w:rPr>
      </w:pPr>
      <w:r>
        <w:rPr>
          <w:rFonts w:ascii="Helvetica" w:hAnsi="Helvetica"/>
          <w:b/>
          <w:bCs/>
          <w:color w:val="610B4B"/>
          <w:sz w:val="32"/>
          <w:szCs w:val="32"/>
        </w:rPr>
        <w:t>Java Map Example: comparingByValue()</w:t>
      </w:r>
    </w:p>
    <w:p w14:paraId="5E182E23" w14:textId="77777777" w:rsidR="00694BDF" w:rsidRDefault="00694BDF" w:rsidP="00694BDF">
      <w:pPr>
        <w:pStyle w:val="alt"/>
        <w:numPr>
          <w:ilvl w:val="0"/>
          <w:numId w:val="310"/>
        </w:numPr>
        <w:spacing w:before="0" w:beforeAutospacing="0" w:after="0" w:afterAutospacing="0" w:line="375" w:lineRule="atLeast"/>
        <w:jc w:val="both"/>
        <w:rPr>
          <w:rFonts w:ascii="inter-regular" w:hAnsi="inter-regular"/>
          <w:color w:val="000000"/>
        </w:rPr>
      </w:pPr>
      <w:r>
        <w:rPr>
          <w:rStyle w:val="keyword"/>
          <w:rFonts w:ascii="inter-regular" w:hAnsi="inter-regular"/>
          <w:b/>
          <w:bCs/>
          <w:color w:val="006699"/>
          <w:bdr w:val="none" w:sz="0" w:space="0" w:color="auto" w:frame="1"/>
        </w:rPr>
        <w:t>import</w:t>
      </w:r>
      <w:r>
        <w:rPr>
          <w:rFonts w:ascii="inter-regular" w:hAnsi="inter-regular"/>
          <w:color w:val="000000"/>
          <w:bdr w:val="none" w:sz="0" w:space="0" w:color="auto" w:frame="1"/>
        </w:rPr>
        <w:t> java.util.*;  </w:t>
      </w:r>
    </w:p>
    <w:p w14:paraId="60AECCC1" w14:textId="77777777" w:rsidR="00694BDF" w:rsidRDefault="00694BDF" w:rsidP="00694BDF">
      <w:pPr>
        <w:numPr>
          <w:ilvl w:val="0"/>
          <w:numId w:val="310"/>
        </w:numPr>
        <w:spacing w:after="0" w:line="375" w:lineRule="atLeast"/>
        <w:jc w:val="both"/>
        <w:rPr>
          <w:rFonts w:ascii="inter-regular" w:hAnsi="inter-regular"/>
          <w:color w:val="000000"/>
        </w:rPr>
      </w:pPr>
      <w:r>
        <w:rPr>
          <w:rStyle w:val="keyword"/>
          <w:rFonts w:ascii="inter-regular" w:hAnsi="inter-regular"/>
          <w:b/>
          <w:bCs/>
          <w:color w:val="006699"/>
          <w:bdr w:val="none" w:sz="0" w:space="0" w:color="auto" w:frame="1"/>
        </w:rPr>
        <w:t>class</w:t>
      </w:r>
      <w:r>
        <w:rPr>
          <w:rFonts w:ascii="inter-regular" w:hAnsi="inter-regular"/>
          <w:color w:val="000000"/>
          <w:bdr w:val="none" w:sz="0" w:space="0" w:color="auto" w:frame="1"/>
        </w:rPr>
        <w:t> MapExample5{  </w:t>
      </w:r>
    </w:p>
    <w:p w14:paraId="2CF1F25D" w14:textId="77777777" w:rsidR="00694BDF" w:rsidRDefault="00694BDF" w:rsidP="00694BDF">
      <w:pPr>
        <w:pStyle w:val="alt"/>
        <w:numPr>
          <w:ilvl w:val="0"/>
          <w:numId w:val="310"/>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public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static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void</w:t>
      </w:r>
      <w:r>
        <w:rPr>
          <w:rFonts w:ascii="inter-regular" w:hAnsi="inter-regular"/>
          <w:color w:val="000000"/>
          <w:bdr w:val="none" w:sz="0" w:space="0" w:color="auto" w:frame="1"/>
        </w:rPr>
        <w:t> main(String args[]){  </w:t>
      </w:r>
    </w:p>
    <w:p w14:paraId="58EBA2FD" w14:textId="77777777" w:rsidR="00694BDF" w:rsidRDefault="00694BDF" w:rsidP="00694BDF">
      <w:pPr>
        <w:numPr>
          <w:ilvl w:val="0"/>
          <w:numId w:val="310"/>
        </w:numPr>
        <w:spacing w:after="0" w:line="375" w:lineRule="atLeast"/>
        <w:jc w:val="both"/>
        <w:rPr>
          <w:rFonts w:ascii="inter-regular" w:hAnsi="inter-regular"/>
          <w:color w:val="000000"/>
        </w:rPr>
      </w:pPr>
      <w:r>
        <w:rPr>
          <w:rFonts w:ascii="inter-regular" w:hAnsi="inter-regular"/>
          <w:color w:val="000000"/>
          <w:bdr w:val="none" w:sz="0" w:space="0" w:color="auto" w:frame="1"/>
        </w:rPr>
        <w:t>Map&lt;Integer,String&gt; map=</w:t>
      </w:r>
      <w:r>
        <w:rPr>
          <w:rStyle w:val="keyword"/>
          <w:rFonts w:ascii="inter-regular" w:hAnsi="inter-regular"/>
          <w:b/>
          <w:bCs/>
          <w:color w:val="006699"/>
          <w:bdr w:val="none" w:sz="0" w:space="0" w:color="auto" w:frame="1"/>
        </w:rPr>
        <w:t>new</w:t>
      </w:r>
      <w:r>
        <w:rPr>
          <w:rFonts w:ascii="inter-regular" w:hAnsi="inter-regular"/>
          <w:color w:val="000000"/>
          <w:bdr w:val="none" w:sz="0" w:space="0" w:color="auto" w:frame="1"/>
        </w:rPr>
        <w:t> HashMap&lt;Integer,String&gt;();          </w:t>
      </w:r>
    </w:p>
    <w:p w14:paraId="62D8AF81" w14:textId="77777777" w:rsidR="00694BDF" w:rsidRDefault="00694BDF" w:rsidP="00694BDF">
      <w:pPr>
        <w:pStyle w:val="alt"/>
        <w:numPr>
          <w:ilvl w:val="0"/>
          <w:numId w:val="310"/>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map.put(</w:t>
      </w:r>
      <w:r>
        <w:rPr>
          <w:rStyle w:val="number"/>
          <w:rFonts w:ascii="inter-regular" w:hAnsi="inter-regular"/>
          <w:color w:val="C00000"/>
          <w:bdr w:val="none" w:sz="0" w:space="0" w:color="auto" w:frame="1"/>
        </w:rPr>
        <w:t>100</w:t>
      </w:r>
      <w:r>
        <w:rPr>
          <w:rFonts w:ascii="inter-regular" w:hAnsi="inter-regular"/>
          <w:color w:val="000000"/>
          <w:bdr w:val="none" w:sz="0" w:space="0" w:color="auto" w:frame="1"/>
        </w:rPr>
        <w:t>,</w:t>
      </w:r>
      <w:r>
        <w:rPr>
          <w:rStyle w:val="string"/>
          <w:rFonts w:ascii="inter-regular" w:hAnsi="inter-regular"/>
          <w:color w:val="0000FF"/>
          <w:bdr w:val="none" w:sz="0" w:space="0" w:color="auto" w:frame="1"/>
        </w:rPr>
        <w:t>"Amit"</w:t>
      </w:r>
      <w:r>
        <w:rPr>
          <w:rFonts w:ascii="inter-regular" w:hAnsi="inter-regular"/>
          <w:color w:val="000000"/>
          <w:bdr w:val="none" w:sz="0" w:space="0" w:color="auto" w:frame="1"/>
        </w:rPr>
        <w:t>);    </w:t>
      </w:r>
    </w:p>
    <w:p w14:paraId="2DD1E1C6" w14:textId="77777777" w:rsidR="00694BDF" w:rsidRDefault="00694BDF" w:rsidP="00694BDF">
      <w:pPr>
        <w:numPr>
          <w:ilvl w:val="0"/>
          <w:numId w:val="310"/>
        </w:numPr>
        <w:spacing w:after="0" w:line="375" w:lineRule="atLeast"/>
        <w:jc w:val="both"/>
        <w:rPr>
          <w:rFonts w:ascii="inter-regular" w:hAnsi="inter-regular"/>
          <w:color w:val="000000"/>
        </w:rPr>
      </w:pPr>
      <w:r>
        <w:rPr>
          <w:rFonts w:ascii="inter-regular" w:hAnsi="inter-regular"/>
          <w:color w:val="000000"/>
          <w:bdr w:val="none" w:sz="0" w:space="0" w:color="auto" w:frame="1"/>
        </w:rPr>
        <w:t>      map.put(</w:t>
      </w:r>
      <w:r>
        <w:rPr>
          <w:rStyle w:val="number"/>
          <w:rFonts w:ascii="inter-regular" w:hAnsi="inter-regular"/>
          <w:color w:val="C00000"/>
          <w:bdr w:val="none" w:sz="0" w:space="0" w:color="auto" w:frame="1"/>
        </w:rPr>
        <w:t>101</w:t>
      </w:r>
      <w:r>
        <w:rPr>
          <w:rFonts w:ascii="inter-regular" w:hAnsi="inter-regular"/>
          <w:color w:val="000000"/>
          <w:bdr w:val="none" w:sz="0" w:space="0" w:color="auto" w:frame="1"/>
        </w:rPr>
        <w:t>,</w:t>
      </w:r>
      <w:r>
        <w:rPr>
          <w:rStyle w:val="string"/>
          <w:rFonts w:ascii="inter-regular" w:hAnsi="inter-regular"/>
          <w:color w:val="0000FF"/>
          <w:bdr w:val="none" w:sz="0" w:space="0" w:color="auto" w:frame="1"/>
        </w:rPr>
        <w:t>"Vijay"</w:t>
      </w:r>
      <w:r>
        <w:rPr>
          <w:rFonts w:ascii="inter-regular" w:hAnsi="inter-regular"/>
          <w:color w:val="000000"/>
          <w:bdr w:val="none" w:sz="0" w:space="0" w:color="auto" w:frame="1"/>
        </w:rPr>
        <w:t>);    </w:t>
      </w:r>
    </w:p>
    <w:p w14:paraId="67CF30B5" w14:textId="77777777" w:rsidR="00694BDF" w:rsidRDefault="00694BDF" w:rsidP="00694BDF">
      <w:pPr>
        <w:pStyle w:val="alt"/>
        <w:numPr>
          <w:ilvl w:val="0"/>
          <w:numId w:val="310"/>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map.put(</w:t>
      </w:r>
      <w:r>
        <w:rPr>
          <w:rStyle w:val="number"/>
          <w:rFonts w:ascii="inter-regular" w:hAnsi="inter-regular"/>
          <w:color w:val="C00000"/>
          <w:bdr w:val="none" w:sz="0" w:space="0" w:color="auto" w:frame="1"/>
        </w:rPr>
        <w:t>102</w:t>
      </w:r>
      <w:r>
        <w:rPr>
          <w:rFonts w:ascii="inter-regular" w:hAnsi="inter-regular"/>
          <w:color w:val="000000"/>
          <w:bdr w:val="none" w:sz="0" w:space="0" w:color="auto" w:frame="1"/>
        </w:rPr>
        <w:t>,</w:t>
      </w:r>
      <w:r>
        <w:rPr>
          <w:rStyle w:val="string"/>
          <w:rFonts w:ascii="inter-regular" w:hAnsi="inter-regular"/>
          <w:color w:val="0000FF"/>
          <w:bdr w:val="none" w:sz="0" w:space="0" w:color="auto" w:frame="1"/>
        </w:rPr>
        <w:t>"Rahul"</w:t>
      </w:r>
      <w:r>
        <w:rPr>
          <w:rFonts w:ascii="inter-regular" w:hAnsi="inter-regular"/>
          <w:color w:val="000000"/>
          <w:bdr w:val="none" w:sz="0" w:space="0" w:color="auto" w:frame="1"/>
        </w:rPr>
        <w:t>);    </w:t>
      </w:r>
    </w:p>
    <w:p w14:paraId="128C9069" w14:textId="77777777" w:rsidR="00694BDF" w:rsidRDefault="00694BDF" w:rsidP="00694BDF">
      <w:pPr>
        <w:numPr>
          <w:ilvl w:val="0"/>
          <w:numId w:val="310"/>
        </w:numPr>
        <w:spacing w:after="0" w:line="375" w:lineRule="atLeast"/>
        <w:jc w:val="both"/>
        <w:rPr>
          <w:rFonts w:ascii="inter-regular" w:hAnsi="inter-regular"/>
          <w:color w:val="000000"/>
        </w:rPr>
      </w:pPr>
      <w:r>
        <w:rPr>
          <w:rFonts w:ascii="inter-regular" w:hAnsi="inter-regular"/>
          <w:color w:val="000000"/>
          <w:bdr w:val="none" w:sz="0" w:space="0" w:color="auto" w:frame="1"/>
        </w:rPr>
        <w:t>      </w:t>
      </w:r>
      <w:r>
        <w:rPr>
          <w:rStyle w:val="comment"/>
          <w:rFonts w:ascii="inter-regular" w:hAnsi="inter-regular"/>
          <w:color w:val="008200"/>
          <w:bdr w:val="none" w:sz="0" w:space="0" w:color="auto" w:frame="1"/>
        </w:rPr>
        <w:t>//Returns a Set view of the mappings contained in this map  </w:t>
      </w:r>
      <w:r>
        <w:rPr>
          <w:rFonts w:ascii="inter-regular" w:hAnsi="inter-regular"/>
          <w:color w:val="000000"/>
          <w:bdr w:val="none" w:sz="0" w:space="0" w:color="auto" w:frame="1"/>
        </w:rPr>
        <w:t>  </w:t>
      </w:r>
    </w:p>
    <w:p w14:paraId="358CBAE7" w14:textId="77777777" w:rsidR="00694BDF" w:rsidRDefault="00694BDF" w:rsidP="00694BDF">
      <w:pPr>
        <w:pStyle w:val="alt"/>
        <w:numPr>
          <w:ilvl w:val="0"/>
          <w:numId w:val="310"/>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map.entrySet()  </w:t>
      </w:r>
    </w:p>
    <w:p w14:paraId="72EAF094" w14:textId="77777777" w:rsidR="00694BDF" w:rsidRDefault="00694BDF" w:rsidP="00694BDF">
      <w:pPr>
        <w:numPr>
          <w:ilvl w:val="0"/>
          <w:numId w:val="310"/>
        </w:numPr>
        <w:spacing w:after="0" w:line="375" w:lineRule="atLeast"/>
        <w:jc w:val="both"/>
        <w:rPr>
          <w:rFonts w:ascii="inter-regular" w:hAnsi="inter-regular"/>
          <w:color w:val="000000"/>
        </w:rPr>
      </w:pPr>
      <w:r>
        <w:rPr>
          <w:rFonts w:ascii="inter-regular" w:hAnsi="inter-regular"/>
          <w:color w:val="000000"/>
          <w:bdr w:val="none" w:sz="0" w:space="0" w:color="auto" w:frame="1"/>
        </w:rPr>
        <w:t>      </w:t>
      </w:r>
      <w:r>
        <w:rPr>
          <w:rStyle w:val="comment"/>
          <w:rFonts w:ascii="inter-regular" w:hAnsi="inter-regular"/>
          <w:color w:val="008200"/>
          <w:bdr w:val="none" w:sz="0" w:space="0" w:color="auto" w:frame="1"/>
        </w:rPr>
        <w:t>//Returns a sequential Stream with this collection as its source</w:t>
      </w:r>
      <w:r>
        <w:rPr>
          <w:rFonts w:ascii="inter-regular" w:hAnsi="inter-regular"/>
          <w:color w:val="000000"/>
          <w:bdr w:val="none" w:sz="0" w:space="0" w:color="auto" w:frame="1"/>
        </w:rPr>
        <w:t>  </w:t>
      </w:r>
    </w:p>
    <w:p w14:paraId="3A1C549A" w14:textId="77777777" w:rsidR="00694BDF" w:rsidRDefault="00694BDF" w:rsidP="00694BDF">
      <w:pPr>
        <w:pStyle w:val="alt"/>
        <w:numPr>
          <w:ilvl w:val="0"/>
          <w:numId w:val="310"/>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.stream()  </w:t>
      </w:r>
    </w:p>
    <w:p w14:paraId="6BE67514" w14:textId="77777777" w:rsidR="00694BDF" w:rsidRDefault="00694BDF" w:rsidP="00694BDF">
      <w:pPr>
        <w:numPr>
          <w:ilvl w:val="0"/>
          <w:numId w:val="310"/>
        </w:numPr>
        <w:spacing w:after="0" w:line="375" w:lineRule="atLeast"/>
        <w:jc w:val="both"/>
        <w:rPr>
          <w:rFonts w:ascii="inter-regular" w:hAnsi="inter-regular"/>
          <w:color w:val="000000"/>
        </w:rPr>
      </w:pPr>
      <w:r>
        <w:rPr>
          <w:rFonts w:ascii="inter-regular" w:hAnsi="inter-regular"/>
          <w:color w:val="000000"/>
          <w:bdr w:val="none" w:sz="0" w:space="0" w:color="auto" w:frame="1"/>
        </w:rPr>
        <w:t>      </w:t>
      </w:r>
      <w:r>
        <w:rPr>
          <w:rStyle w:val="comment"/>
          <w:rFonts w:ascii="inter-regular" w:hAnsi="inter-regular"/>
          <w:color w:val="008200"/>
          <w:bdr w:val="none" w:sz="0" w:space="0" w:color="auto" w:frame="1"/>
        </w:rPr>
        <w:t>//Sorted according to the provided Comparator</w:t>
      </w:r>
      <w:r>
        <w:rPr>
          <w:rFonts w:ascii="inter-regular" w:hAnsi="inter-regular"/>
          <w:color w:val="000000"/>
          <w:bdr w:val="none" w:sz="0" w:space="0" w:color="auto" w:frame="1"/>
        </w:rPr>
        <w:t>  </w:t>
      </w:r>
    </w:p>
    <w:p w14:paraId="03267801" w14:textId="77777777" w:rsidR="00694BDF" w:rsidRDefault="00694BDF" w:rsidP="00694BDF">
      <w:pPr>
        <w:pStyle w:val="alt"/>
        <w:numPr>
          <w:ilvl w:val="0"/>
          <w:numId w:val="310"/>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.sorted(Map.Entry.comparingByValue())  </w:t>
      </w:r>
    </w:p>
    <w:p w14:paraId="75D67C07" w14:textId="77777777" w:rsidR="00694BDF" w:rsidRDefault="00694BDF" w:rsidP="00694BDF">
      <w:pPr>
        <w:numPr>
          <w:ilvl w:val="0"/>
          <w:numId w:val="310"/>
        </w:numPr>
        <w:spacing w:after="0" w:line="375" w:lineRule="atLeast"/>
        <w:jc w:val="both"/>
        <w:rPr>
          <w:rFonts w:ascii="inter-regular" w:hAnsi="inter-regular"/>
          <w:color w:val="000000"/>
        </w:rPr>
      </w:pPr>
      <w:r>
        <w:rPr>
          <w:rFonts w:ascii="inter-regular" w:hAnsi="inter-regular"/>
          <w:color w:val="000000"/>
          <w:bdr w:val="none" w:sz="0" w:space="0" w:color="auto" w:frame="1"/>
        </w:rPr>
        <w:t>      </w:t>
      </w:r>
      <w:r>
        <w:rPr>
          <w:rStyle w:val="comment"/>
          <w:rFonts w:ascii="inter-regular" w:hAnsi="inter-regular"/>
          <w:color w:val="008200"/>
          <w:bdr w:val="none" w:sz="0" w:space="0" w:color="auto" w:frame="1"/>
        </w:rPr>
        <w:t>//Performs an action for each element of this stream</w:t>
      </w:r>
      <w:r>
        <w:rPr>
          <w:rFonts w:ascii="inter-regular" w:hAnsi="inter-regular"/>
          <w:color w:val="000000"/>
          <w:bdr w:val="none" w:sz="0" w:space="0" w:color="auto" w:frame="1"/>
        </w:rPr>
        <w:t>  </w:t>
      </w:r>
    </w:p>
    <w:p w14:paraId="40610531" w14:textId="77777777" w:rsidR="00694BDF" w:rsidRDefault="00694BDF" w:rsidP="00694BDF">
      <w:pPr>
        <w:pStyle w:val="alt"/>
        <w:numPr>
          <w:ilvl w:val="0"/>
          <w:numId w:val="310"/>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.forEach(System.out::println);  </w:t>
      </w:r>
    </w:p>
    <w:p w14:paraId="651101E3" w14:textId="77777777" w:rsidR="00694BDF" w:rsidRDefault="00694BDF" w:rsidP="00694BDF">
      <w:pPr>
        <w:numPr>
          <w:ilvl w:val="0"/>
          <w:numId w:val="310"/>
        </w:numPr>
        <w:spacing w:after="0" w:line="375" w:lineRule="atLeast"/>
        <w:jc w:val="both"/>
        <w:rPr>
          <w:rFonts w:ascii="inter-regular" w:hAnsi="inter-regular"/>
          <w:color w:val="000000"/>
        </w:rPr>
      </w:pPr>
      <w:r>
        <w:rPr>
          <w:rFonts w:ascii="inter-regular" w:hAnsi="inter-regular"/>
          <w:color w:val="000000"/>
          <w:bdr w:val="none" w:sz="0" w:space="0" w:color="auto" w:frame="1"/>
        </w:rPr>
        <w:t> }  </w:t>
      </w:r>
    </w:p>
    <w:p w14:paraId="5882608B" w14:textId="77777777" w:rsidR="00694BDF" w:rsidRDefault="00694BDF" w:rsidP="00694BDF">
      <w:pPr>
        <w:pStyle w:val="alt"/>
        <w:numPr>
          <w:ilvl w:val="0"/>
          <w:numId w:val="310"/>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w:t>
      </w:r>
    </w:p>
    <w:p w14:paraId="1CBE90BC" w14:textId="77777777" w:rsidR="00694BDF" w:rsidRDefault="00694BDF" w:rsidP="00694BDF">
      <w:pPr>
        <w:pStyle w:val="NormalWeb"/>
        <w:shd w:val="clear" w:color="auto" w:fill="FFFFFF"/>
        <w:jc w:val="both"/>
        <w:rPr>
          <w:rFonts w:ascii="inter-regular" w:hAnsi="inter-regular"/>
          <w:color w:val="333333"/>
        </w:rPr>
      </w:pPr>
      <w:r>
        <w:rPr>
          <w:rFonts w:ascii="inter-regular" w:hAnsi="inter-regular"/>
          <w:color w:val="333333"/>
        </w:rPr>
        <w:t>Output:</w:t>
      </w:r>
    </w:p>
    <w:p w14:paraId="55C346C6" w14:textId="77777777" w:rsidR="00694BDF" w:rsidRDefault="00694BDF" w:rsidP="00694BDF">
      <w:pPr>
        <w:pStyle w:val="HTMLPreformatted"/>
        <w:shd w:val="clear" w:color="auto" w:fill="EEEEEE"/>
        <w:jc w:val="both"/>
        <w:rPr>
          <w:color w:val="535559"/>
        </w:rPr>
      </w:pPr>
      <w:r>
        <w:rPr>
          <w:color w:val="535559"/>
        </w:rPr>
        <w:t>100=Amit</w:t>
      </w:r>
    </w:p>
    <w:p w14:paraId="3F7F08E6" w14:textId="77777777" w:rsidR="00694BDF" w:rsidRDefault="00694BDF" w:rsidP="00694BDF">
      <w:pPr>
        <w:pStyle w:val="HTMLPreformatted"/>
        <w:shd w:val="clear" w:color="auto" w:fill="EEEEEE"/>
        <w:jc w:val="both"/>
        <w:rPr>
          <w:color w:val="535559"/>
        </w:rPr>
      </w:pPr>
      <w:r>
        <w:rPr>
          <w:color w:val="535559"/>
        </w:rPr>
        <w:t>102=Rahul</w:t>
      </w:r>
    </w:p>
    <w:p w14:paraId="078539C6" w14:textId="77777777" w:rsidR="00694BDF" w:rsidRDefault="00694BDF" w:rsidP="00694BDF">
      <w:pPr>
        <w:pStyle w:val="HTMLPreformatted"/>
        <w:shd w:val="clear" w:color="auto" w:fill="EEEEEE"/>
        <w:jc w:val="both"/>
        <w:rPr>
          <w:color w:val="535559"/>
        </w:rPr>
      </w:pPr>
      <w:r>
        <w:rPr>
          <w:color w:val="535559"/>
        </w:rPr>
        <w:t>101=Vijay</w:t>
      </w:r>
    </w:p>
    <w:p w14:paraId="1D0608B8" w14:textId="77777777" w:rsidR="00694BDF" w:rsidRDefault="00694BDF" w:rsidP="00694BDF">
      <w:pPr>
        <w:pStyle w:val="Heading3"/>
        <w:shd w:val="clear" w:color="auto" w:fill="FFFFFF"/>
        <w:spacing w:line="312" w:lineRule="atLeast"/>
        <w:jc w:val="both"/>
        <w:rPr>
          <w:rFonts w:ascii="Helvetica" w:hAnsi="Helvetica"/>
          <w:color w:val="610B4B"/>
          <w:sz w:val="32"/>
          <w:szCs w:val="32"/>
        </w:rPr>
      </w:pPr>
      <w:r>
        <w:rPr>
          <w:rFonts w:ascii="Helvetica" w:hAnsi="Helvetica"/>
          <w:b/>
          <w:bCs/>
          <w:color w:val="610B4B"/>
          <w:sz w:val="32"/>
          <w:szCs w:val="32"/>
        </w:rPr>
        <w:t>Java Map Example: comparingByValue() in Descending Order</w:t>
      </w:r>
    </w:p>
    <w:p w14:paraId="0B893FA2" w14:textId="77777777" w:rsidR="00694BDF" w:rsidRDefault="00694BDF" w:rsidP="00694BDF">
      <w:pPr>
        <w:pStyle w:val="alt"/>
        <w:numPr>
          <w:ilvl w:val="0"/>
          <w:numId w:val="311"/>
        </w:numPr>
        <w:spacing w:before="0" w:beforeAutospacing="0" w:after="0" w:afterAutospacing="0" w:line="375" w:lineRule="atLeast"/>
        <w:jc w:val="both"/>
        <w:rPr>
          <w:rFonts w:ascii="inter-regular" w:hAnsi="inter-regular"/>
          <w:color w:val="000000"/>
        </w:rPr>
      </w:pPr>
      <w:r>
        <w:rPr>
          <w:rStyle w:val="keyword"/>
          <w:rFonts w:ascii="inter-regular" w:hAnsi="inter-regular"/>
          <w:b/>
          <w:bCs/>
          <w:color w:val="006699"/>
          <w:bdr w:val="none" w:sz="0" w:space="0" w:color="auto" w:frame="1"/>
        </w:rPr>
        <w:t>import</w:t>
      </w:r>
      <w:r>
        <w:rPr>
          <w:rFonts w:ascii="inter-regular" w:hAnsi="inter-regular"/>
          <w:color w:val="000000"/>
          <w:bdr w:val="none" w:sz="0" w:space="0" w:color="auto" w:frame="1"/>
        </w:rPr>
        <w:t> java.util.*;  </w:t>
      </w:r>
    </w:p>
    <w:p w14:paraId="2B5AD397" w14:textId="77777777" w:rsidR="00694BDF" w:rsidRDefault="00694BDF" w:rsidP="00694BDF">
      <w:pPr>
        <w:numPr>
          <w:ilvl w:val="0"/>
          <w:numId w:val="311"/>
        </w:numPr>
        <w:spacing w:after="0" w:line="375" w:lineRule="atLeast"/>
        <w:jc w:val="both"/>
        <w:rPr>
          <w:rFonts w:ascii="inter-regular" w:hAnsi="inter-regular"/>
          <w:color w:val="000000"/>
        </w:rPr>
      </w:pPr>
      <w:r>
        <w:rPr>
          <w:rStyle w:val="keyword"/>
          <w:rFonts w:ascii="inter-regular" w:hAnsi="inter-regular"/>
          <w:b/>
          <w:bCs/>
          <w:color w:val="006699"/>
          <w:bdr w:val="none" w:sz="0" w:space="0" w:color="auto" w:frame="1"/>
        </w:rPr>
        <w:t>class</w:t>
      </w:r>
      <w:r>
        <w:rPr>
          <w:rFonts w:ascii="inter-regular" w:hAnsi="inter-regular"/>
          <w:color w:val="000000"/>
          <w:bdr w:val="none" w:sz="0" w:space="0" w:color="auto" w:frame="1"/>
        </w:rPr>
        <w:t> MapExample6{  </w:t>
      </w:r>
    </w:p>
    <w:p w14:paraId="56740200" w14:textId="77777777" w:rsidR="00694BDF" w:rsidRDefault="00694BDF" w:rsidP="00694BDF">
      <w:pPr>
        <w:pStyle w:val="alt"/>
        <w:numPr>
          <w:ilvl w:val="0"/>
          <w:numId w:val="311"/>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public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static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void</w:t>
      </w:r>
      <w:r>
        <w:rPr>
          <w:rFonts w:ascii="inter-regular" w:hAnsi="inter-regular"/>
          <w:color w:val="000000"/>
          <w:bdr w:val="none" w:sz="0" w:space="0" w:color="auto" w:frame="1"/>
        </w:rPr>
        <w:t> main(String args[]){  </w:t>
      </w:r>
    </w:p>
    <w:p w14:paraId="3B7D920B" w14:textId="77777777" w:rsidR="00694BDF" w:rsidRDefault="00694BDF" w:rsidP="00694BDF">
      <w:pPr>
        <w:numPr>
          <w:ilvl w:val="0"/>
          <w:numId w:val="311"/>
        </w:numPr>
        <w:spacing w:after="0" w:line="375" w:lineRule="atLeast"/>
        <w:jc w:val="both"/>
        <w:rPr>
          <w:rFonts w:ascii="inter-regular" w:hAnsi="inter-regular"/>
          <w:color w:val="000000"/>
        </w:rPr>
      </w:pPr>
      <w:r>
        <w:rPr>
          <w:rFonts w:ascii="inter-regular" w:hAnsi="inter-regular"/>
          <w:color w:val="000000"/>
          <w:bdr w:val="none" w:sz="0" w:space="0" w:color="auto" w:frame="1"/>
        </w:rPr>
        <w:t>Map&lt;Integer,String&gt; map=</w:t>
      </w:r>
      <w:r>
        <w:rPr>
          <w:rStyle w:val="keyword"/>
          <w:rFonts w:ascii="inter-regular" w:hAnsi="inter-regular"/>
          <w:b/>
          <w:bCs/>
          <w:color w:val="006699"/>
          <w:bdr w:val="none" w:sz="0" w:space="0" w:color="auto" w:frame="1"/>
        </w:rPr>
        <w:t>new</w:t>
      </w:r>
      <w:r>
        <w:rPr>
          <w:rFonts w:ascii="inter-regular" w:hAnsi="inter-regular"/>
          <w:color w:val="000000"/>
          <w:bdr w:val="none" w:sz="0" w:space="0" w:color="auto" w:frame="1"/>
        </w:rPr>
        <w:t> HashMap&lt;Integer,String&gt;();          </w:t>
      </w:r>
    </w:p>
    <w:p w14:paraId="5B5873E1" w14:textId="77777777" w:rsidR="00694BDF" w:rsidRDefault="00694BDF" w:rsidP="00694BDF">
      <w:pPr>
        <w:pStyle w:val="alt"/>
        <w:numPr>
          <w:ilvl w:val="0"/>
          <w:numId w:val="311"/>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map.put(</w:t>
      </w:r>
      <w:r>
        <w:rPr>
          <w:rStyle w:val="number"/>
          <w:rFonts w:ascii="inter-regular" w:hAnsi="inter-regular"/>
          <w:color w:val="C00000"/>
          <w:bdr w:val="none" w:sz="0" w:space="0" w:color="auto" w:frame="1"/>
        </w:rPr>
        <w:t>100</w:t>
      </w:r>
      <w:r>
        <w:rPr>
          <w:rFonts w:ascii="inter-regular" w:hAnsi="inter-regular"/>
          <w:color w:val="000000"/>
          <w:bdr w:val="none" w:sz="0" w:space="0" w:color="auto" w:frame="1"/>
        </w:rPr>
        <w:t>,</w:t>
      </w:r>
      <w:r>
        <w:rPr>
          <w:rStyle w:val="string"/>
          <w:rFonts w:ascii="inter-regular" w:hAnsi="inter-regular"/>
          <w:color w:val="0000FF"/>
          <w:bdr w:val="none" w:sz="0" w:space="0" w:color="auto" w:frame="1"/>
        </w:rPr>
        <w:t>"Amit"</w:t>
      </w:r>
      <w:r>
        <w:rPr>
          <w:rFonts w:ascii="inter-regular" w:hAnsi="inter-regular"/>
          <w:color w:val="000000"/>
          <w:bdr w:val="none" w:sz="0" w:space="0" w:color="auto" w:frame="1"/>
        </w:rPr>
        <w:t>);    </w:t>
      </w:r>
    </w:p>
    <w:p w14:paraId="6B626E4E" w14:textId="77777777" w:rsidR="00694BDF" w:rsidRDefault="00694BDF" w:rsidP="00694BDF">
      <w:pPr>
        <w:numPr>
          <w:ilvl w:val="0"/>
          <w:numId w:val="311"/>
        </w:numPr>
        <w:spacing w:after="0" w:line="375" w:lineRule="atLeast"/>
        <w:jc w:val="both"/>
        <w:rPr>
          <w:rFonts w:ascii="inter-regular" w:hAnsi="inter-regular"/>
          <w:color w:val="000000"/>
        </w:rPr>
      </w:pPr>
      <w:r>
        <w:rPr>
          <w:rFonts w:ascii="inter-regular" w:hAnsi="inter-regular"/>
          <w:color w:val="000000"/>
          <w:bdr w:val="none" w:sz="0" w:space="0" w:color="auto" w:frame="1"/>
        </w:rPr>
        <w:lastRenderedPageBreak/>
        <w:t>      map.put(</w:t>
      </w:r>
      <w:r>
        <w:rPr>
          <w:rStyle w:val="number"/>
          <w:rFonts w:ascii="inter-regular" w:hAnsi="inter-regular"/>
          <w:color w:val="C00000"/>
          <w:bdr w:val="none" w:sz="0" w:space="0" w:color="auto" w:frame="1"/>
        </w:rPr>
        <w:t>101</w:t>
      </w:r>
      <w:r>
        <w:rPr>
          <w:rFonts w:ascii="inter-regular" w:hAnsi="inter-regular"/>
          <w:color w:val="000000"/>
          <w:bdr w:val="none" w:sz="0" w:space="0" w:color="auto" w:frame="1"/>
        </w:rPr>
        <w:t>,</w:t>
      </w:r>
      <w:r>
        <w:rPr>
          <w:rStyle w:val="string"/>
          <w:rFonts w:ascii="inter-regular" w:hAnsi="inter-regular"/>
          <w:color w:val="0000FF"/>
          <w:bdr w:val="none" w:sz="0" w:space="0" w:color="auto" w:frame="1"/>
        </w:rPr>
        <w:t>"Vijay"</w:t>
      </w:r>
      <w:r>
        <w:rPr>
          <w:rFonts w:ascii="inter-regular" w:hAnsi="inter-regular"/>
          <w:color w:val="000000"/>
          <w:bdr w:val="none" w:sz="0" w:space="0" w:color="auto" w:frame="1"/>
        </w:rPr>
        <w:t>);    </w:t>
      </w:r>
    </w:p>
    <w:p w14:paraId="3A2E91EF" w14:textId="77777777" w:rsidR="00694BDF" w:rsidRDefault="00694BDF" w:rsidP="00694BDF">
      <w:pPr>
        <w:pStyle w:val="alt"/>
        <w:numPr>
          <w:ilvl w:val="0"/>
          <w:numId w:val="311"/>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map.put(</w:t>
      </w:r>
      <w:r>
        <w:rPr>
          <w:rStyle w:val="number"/>
          <w:rFonts w:ascii="inter-regular" w:hAnsi="inter-regular"/>
          <w:color w:val="C00000"/>
          <w:bdr w:val="none" w:sz="0" w:space="0" w:color="auto" w:frame="1"/>
        </w:rPr>
        <w:t>102</w:t>
      </w:r>
      <w:r>
        <w:rPr>
          <w:rFonts w:ascii="inter-regular" w:hAnsi="inter-regular"/>
          <w:color w:val="000000"/>
          <w:bdr w:val="none" w:sz="0" w:space="0" w:color="auto" w:frame="1"/>
        </w:rPr>
        <w:t>,</w:t>
      </w:r>
      <w:r>
        <w:rPr>
          <w:rStyle w:val="string"/>
          <w:rFonts w:ascii="inter-regular" w:hAnsi="inter-regular"/>
          <w:color w:val="0000FF"/>
          <w:bdr w:val="none" w:sz="0" w:space="0" w:color="auto" w:frame="1"/>
        </w:rPr>
        <w:t>"Rahul"</w:t>
      </w:r>
      <w:r>
        <w:rPr>
          <w:rFonts w:ascii="inter-regular" w:hAnsi="inter-regular"/>
          <w:color w:val="000000"/>
          <w:bdr w:val="none" w:sz="0" w:space="0" w:color="auto" w:frame="1"/>
        </w:rPr>
        <w:t>);    </w:t>
      </w:r>
    </w:p>
    <w:p w14:paraId="27A1515F" w14:textId="77777777" w:rsidR="00694BDF" w:rsidRDefault="00694BDF" w:rsidP="00694BDF">
      <w:pPr>
        <w:numPr>
          <w:ilvl w:val="0"/>
          <w:numId w:val="311"/>
        </w:numPr>
        <w:spacing w:after="0" w:line="375" w:lineRule="atLeast"/>
        <w:jc w:val="both"/>
        <w:rPr>
          <w:rFonts w:ascii="inter-regular" w:hAnsi="inter-regular"/>
          <w:color w:val="000000"/>
        </w:rPr>
      </w:pPr>
      <w:r>
        <w:rPr>
          <w:rFonts w:ascii="inter-regular" w:hAnsi="inter-regular"/>
          <w:color w:val="000000"/>
          <w:bdr w:val="none" w:sz="0" w:space="0" w:color="auto" w:frame="1"/>
        </w:rPr>
        <w:t>     </w:t>
      </w:r>
      <w:r>
        <w:rPr>
          <w:rStyle w:val="comment"/>
          <w:rFonts w:ascii="inter-regular" w:hAnsi="inter-regular"/>
          <w:color w:val="008200"/>
          <w:bdr w:val="none" w:sz="0" w:space="0" w:color="auto" w:frame="1"/>
        </w:rPr>
        <w:t>//Returns a Set view of the mappings contained in this map  </w:t>
      </w:r>
      <w:r>
        <w:rPr>
          <w:rFonts w:ascii="inter-regular" w:hAnsi="inter-regular"/>
          <w:color w:val="000000"/>
          <w:bdr w:val="none" w:sz="0" w:space="0" w:color="auto" w:frame="1"/>
        </w:rPr>
        <w:t>  </w:t>
      </w:r>
    </w:p>
    <w:p w14:paraId="72BB714A" w14:textId="77777777" w:rsidR="00694BDF" w:rsidRDefault="00694BDF" w:rsidP="00694BDF">
      <w:pPr>
        <w:pStyle w:val="alt"/>
        <w:numPr>
          <w:ilvl w:val="0"/>
          <w:numId w:val="311"/>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map.entrySet()  </w:t>
      </w:r>
    </w:p>
    <w:p w14:paraId="1BF6248A" w14:textId="77777777" w:rsidR="00694BDF" w:rsidRDefault="00694BDF" w:rsidP="00694BDF">
      <w:pPr>
        <w:numPr>
          <w:ilvl w:val="0"/>
          <w:numId w:val="311"/>
        </w:numPr>
        <w:spacing w:after="0" w:line="375" w:lineRule="atLeast"/>
        <w:jc w:val="both"/>
        <w:rPr>
          <w:rFonts w:ascii="inter-regular" w:hAnsi="inter-regular"/>
          <w:color w:val="000000"/>
        </w:rPr>
      </w:pPr>
      <w:r>
        <w:rPr>
          <w:rFonts w:ascii="inter-regular" w:hAnsi="inter-regular"/>
          <w:color w:val="000000"/>
          <w:bdr w:val="none" w:sz="0" w:space="0" w:color="auto" w:frame="1"/>
        </w:rPr>
        <w:t>     </w:t>
      </w:r>
      <w:r>
        <w:rPr>
          <w:rStyle w:val="comment"/>
          <w:rFonts w:ascii="inter-regular" w:hAnsi="inter-regular"/>
          <w:color w:val="008200"/>
          <w:bdr w:val="none" w:sz="0" w:space="0" w:color="auto" w:frame="1"/>
        </w:rPr>
        <w:t>//Returns a sequential Stream with this collection as its source</w:t>
      </w:r>
      <w:r>
        <w:rPr>
          <w:rFonts w:ascii="inter-regular" w:hAnsi="inter-regular"/>
          <w:color w:val="000000"/>
          <w:bdr w:val="none" w:sz="0" w:space="0" w:color="auto" w:frame="1"/>
        </w:rPr>
        <w:t>  </w:t>
      </w:r>
    </w:p>
    <w:p w14:paraId="4CE470F6" w14:textId="77777777" w:rsidR="00694BDF" w:rsidRDefault="00694BDF" w:rsidP="00694BDF">
      <w:pPr>
        <w:pStyle w:val="alt"/>
        <w:numPr>
          <w:ilvl w:val="0"/>
          <w:numId w:val="311"/>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.stream()  </w:t>
      </w:r>
    </w:p>
    <w:p w14:paraId="72CE7B5C" w14:textId="77777777" w:rsidR="00694BDF" w:rsidRDefault="00694BDF" w:rsidP="00694BDF">
      <w:pPr>
        <w:numPr>
          <w:ilvl w:val="0"/>
          <w:numId w:val="311"/>
        </w:numPr>
        <w:spacing w:after="0" w:line="375" w:lineRule="atLeast"/>
        <w:jc w:val="both"/>
        <w:rPr>
          <w:rFonts w:ascii="inter-regular" w:hAnsi="inter-regular"/>
          <w:color w:val="000000"/>
        </w:rPr>
      </w:pPr>
      <w:r>
        <w:rPr>
          <w:rFonts w:ascii="inter-regular" w:hAnsi="inter-regular"/>
          <w:color w:val="000000"/>
          <w:bdr w:val="none" w:sz="0" w:space="0" w:color="auto" w:frame="1"/>
        </w:rPr>
        <w:t>     </w:t>
      </w:r>
      <w:r>
        <w:rPr>
          <w:rStyle w:val="comment"/>
          <w:rFonts w:ascii="inter-regular" w:hAnsi="inter-regular"/>
          <w:color w:val="008200"/>
          <w:bdr w:val="none" w:sz="0" w:space="0" w:color="auto" w:frame="1"/>
        </w:rPr>
        <w:t>//Sorted according to the provided Comparator</w:t>
      </w:r>
      <w:r>
        <w:rPr>
          <w:rFonts w:ascii="inter-regular" w:hAnsi="inter-regular"/>
          <w:color w:val="000000"/>
          <w:bdr w:val="none" w:sz="0" w:space="0" w:color="auto" w:frame="1"/>
        </w:rPr>
        <w:t>  </w:t>
      </w:r>
    </w:p>
    <w:p w14:paraId="765F6B22" w14:textId="77777777" w:rsidR="00694BDF" w:rsidRDefault="00694BDF" w:rsidP="00694BDF">
      <w:pPr>
        <w:pStyle w:val="alt"/>
        <w:numPr>
          <w:ilvl w:val="0"/>
          <w:numId w:val="311"/>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.sorted(Map.Entry.comparingByValue(Comparator.reverseOrder()))  </w:t>
      </w:r>
    </w:p>
    <w:p w14:paraId="459DFB27" w14:textId="77777777" w:rsidR="00694BDF" w:rsidRDefault="00694BDF" w:rsidP="00694BDF">
      <w:pPr>
        <w:numPr>
          <w:ilvl w:val="0"/>
          <w:numId w:val="311"/>
        </w:numPr>
        <w:spacing w:after="0" w:line="375" w:lineRule="atLeast"/>
        <w:jc w:val="both"/>
        <w:rPr>
          <w:rFonts w:ascii="inter-regular" w:hAnsi="inter-regular"/>
          <w:color w:val="000000"/>
        </w:rPr>
      </w:pPr>
      <w:r>
        <w:rPr>
          <w:rFonts w:ascii="inter-regular" w:hAnsi="inter-regular"/>
          <w:color w:val="000000"/>
          <w:bdr w:val="none" w:sz="0" w:space="0" w:color="auto" w:frame="1"/>
        </w:rPr>
        <w:t>     </w:t>
      </w:r>
      <w:r>
        <w:rPr>
          <w:rStyle w:val="comment"/>
          <w:rFonts w:ascii="inter-regular" w:hAnsi="inter-regular"/>
          <w:color w:val="008200"/>
          <w:bdr w:val="none" w:sz="0" w:space="0" w:color="auto" w:frame="1"/>
        </w:rPr>
        <w:t>//Performs an action for each element of this stream</w:t>
      </w:r>
      <w:r>
        <w:rPr>
          <w:rFonts w:ascii="inter-regular" w:hAnsi="inter-regular"/>
          <w:color w:val="000000"/>
          <w:bdr w:val="none" w:sz="0" w:space="0" w:color="auto" w:frame="1"/>
        </w:rPr>
        <w:t>  </w:t>
      </w:r>
    </w:p>
    <w:p w14:paraId="58B8CE20" w14:textId="77777777" w:rsidR="00694BDF" w:rsidRDefault="00694BDF" w:rsidP="00694BDF">
      <w:pPr>
        <w:pStyle w:val="alt"/>
        <w:numPr>
          <w:ilvl w:val="0"/>
          <w:numId w:val="311"/>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.forEach(System.out::println);  </w:t>
      </w:r>
    </w:p>
    <w:p w14:paraId="44C87BFD" w14:textId="77777777" w:rsidR="00694BDF" w:rsidRDefault="00694BDF" w:rsidP="00694BDF">
      <w:pPr>
        <w:numPr>
          <w:ilvl w:val="0"/>
          <w:numId w:val="311"/>
        </w:numPr>
        <w:spacing w:after="0" w:line="375" w:lineRule="atLeast"/>
        <w:jc w:val="both"/>
        <w:rPr>
          <w:rFonts w:ascii="inter-regular" w:hAnsi="inter-regular"/>
          <w:color w:val="000000"/>
        </w:rPr>
      </w:pPr>
      <w:r>
        <w:rPr>
          <w:rFonts w:ascii="inter-regular" w:hAnsi="inter-regular"/>
          <w:color w:val="000000"/>
          <w:bdr w:val="none" w:sz="0" w:space="0" w:color="auto" w:frame="1"/>
        </w:rPr>
        <w:t> }  </w:t>
      </w:r>
    </w:p>
    <w:p w14:paraId="5A4974FF" w14:textId="77777777" w:rsidR="00694BDF" w:rsidRDefault="00694BDF" w:rsidP="00694BDF">
      <w:pPr>
        <w:pStyle w:val="alt"/>
        <w:numPr>
          <w:ilvl w:val="0"/>
          <w:numId w:val="311"/>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w:t>
      </w:r>
    </w:p>
    <w:p w14:paraId="4F1A3D8B" w14:textId="77777777" w:rsidR="00694BDF" w:rsidRDefault="00694BDF" w:rsidP="00694BDF">
      <w:pPr>
        <w:pStyle w:val="NormalWeb"/>
        <w:shd w:val="clear" w:color="auto" w:fill="FFFFFF"/>
        <w:jc w:val="both"/>
        <w:rPr>
          <w:rFonts w:ascii="inter-regular" w:hAnsi="inter-regular"/>
          <w:color w:val="333333"/>
        </w:rPr>
      </w:pPr>
      <w:r>
        <w:rPr>
          <w:rFonts w:ascii="inter-regular" w:hAnsi="inter-regular"/>
          <w:color w:val="333333"/>
        </w:rPr>
        <w:t>Output:</w:t>
      </w:r>
    </w:p>
    <w:p w14:paraId="3CB7CE58" w14:textId="77777777" w:rsidR="00694BDF" w:rsidRDefault="00694BDF" w:rsidP="00694BDF">
      <w:pPr>
        <w:pStyle w:val="HTMLPreformatted"/>
        <w:shd w:val="clear" w:color="auto" w:fill="EEEEEE"/>
        <w:jc w:val="both"/>
        <w:rPr>
          <w:color w:val="535559"/>
        </w:rPr>
      </w:pPr>
      <w:r>
        <w:rPr>
          <w:color w:val="535559"/>
        </w:rPr>
        <w:t>101=Vijay</w:t>
      </w:r>
    </w:p>
    <w:p w14:paraId="7273DF6E" w14:textId="77777777" w:rsidR="00694BDF" w:rsidRDefault="00694BDF" w:rsidP="00694BDF">
      <w:pPr>
        <w:pStyle w:val="HTMLPreformatted"/>
        <w:shd w:val="clear" w:color="auto" w:fill="EEEEEE"/>
        <w:jc w:val="both"/>
        <w:rPr>
          <w:color w:val="535559"/>
        </w:rPr>
      </w:pPr>
      <w:r>
        <w:rPr>
          <w:color w:val="535559"/>
        </w:rPr>
        <w:t>102=Rahul</w:t>
      </w:r>
    </w:p>
    <w:p w14:paraId="624F7A84" w14:textId="77777777" w:rsidR="00694BDF" w:rsidRDefault="00694BDF" w:rsidP="00694BDF">
      <w:pPr>
        <w:pStyle w:val="HTMLPreformatted"/>
        <w:shd w:val="clear" w:color="auto" w:fill="EEEEEE"/>
        <w:jc w:val="both"/>
        <w:rPr>
          <w:color w:val="535559"/>
        </w:rPr>
      </w:pPr>
      <w:r>
        <w:rPr>
          <w:color w:val="535559"/>
        </w:rPr>
        <w:t>100=Amit</w:t>
      </w:r>
    </w:p>
    <w:p w14:paraId="1E1C0806" w14:textId="77777777" w:rsidR="00694BDF" w:rsidRDefault="00694BDF" w:rsidP="008A5B78">
      <w:pPr>
        <w:rPr>
          <w:b/>
          <w:bCs/>
          <w:sz w:val="44"/>
          <w:szCs w:val="44"/>
          <w:u w:val="single"/>
        </w:rPr>
      </w:pPr>
    </w:p>
    <w:p w14:paraId="346CA180" w14:textId="77777777" w:rsidR="00B411B0" w:rsidRDefault="00B411B0" w:rsidP="008A5B78">
      <w:pPr>
        <w:rPr>
          <w:b/>
          <w:bCs/>
          <w:sz w:val="44"/>
          <w:szCs w:val="44"/>
          <w:u w:val="single"/>
        </w:rPr>
      </w:pPr>
    </w:p>
    <w:p w14:paraId="467C84BD" w14:textId="77777777" w:rsidR="00B411B0" w:rsidRDefault="00B411B0" w:rsidP="008A5B78">
      <w:pPr>
        <w:rPr>
          <w:b/>
          <w:bCs/>
          <w:sz w:val="44"/>
          <w:szCs w:val="44"/>
          <w:u w:val="single"/>
        </w:rPr>
      </w:pPr>
      <w:r>
        <w:rPr>
          <w:b/>
          <w:bCs/>
          <w:sz w:val="44"/>
          <w:szCs w:val="44"/>
          <w:u w:val="single"/>
        </w:rPr>
        <w:t xml:space="preserve">Linked Hash Map </w:t>
      </w:r>
    </w:p>
    <w:p w14:paraId="31FD2D50" w14:textId="77777777" w:rsidR="00B411B0" w:rsidRDefault="00B411B0" w:rsidP="008A5B78">
      <w:pPr>
        <w:rPr>
          <w:b/>
          <w:bCs/>
          <w:sz w:val="44"/>
          <w:szCs w:val="44"/>
          <w:u w:val="single"/>
        </w:rPr>
      </w:pPr>
    </w:p>
    <w:p w14:paraId="58C02A0E" w14:textId="77777777" w:rsidR="00B411B0" w:rsidRDefault="00B411B0" w:rsidP="00B411B0">
      <w:pPr>
        <w:pStyle w:val="NormalWeb"/>
        <w:shd w:val="clear" w:color="auto" w:fill="FFFFFF"/>
        <w:jc w:val="both"/>
        <w:rPr>
          <w:rFonts w:ascii="inter-regular" w:hAnsi="inter-regular"/>
          <w:color w:val="333333"/>
        </w:rPr>
      </w:pPr>
      <w:r>
        <w:rPr>
          <w:rFonts w:ascii="inter-regular" w:hAnsi="inter-regular"/>
          <w:color w:val="333333"/>
        </w:rPr>
        <w:t>Java LinkedHashMap class is Hashtable and Linked list implementation of the Map interface, with predictable iteration order. It inherits HashMap class and implements the Map interface.</w:t>
      </w:r>
    </w:p>
    <w:p w14:paraId="5F1A4CAD" w14:textId="77777777" w:rsidR="00B411B0" w:rsidRDefault="00B411B0" w:rsidP="00B411B0">
      <w:pPr>
        <w:pStyle w:val="Heading3"/>
        <w:shd w:val="clear" w:color="auto" w:fill="FFFFFF"/>
        <w:spacing w:line="312" w:lineRule="atLeast"/>
        <w:jc w:val="both"/>
        <w:rPr>
          <w:rFonts w:ascii="Helvetica" w:hAnsi="Helvetica"/>
          <w:color w:val="610B4B"/>
          <w:sz w:val="32"/>
          <w:szCs w:val="32"/>
        </w:rPr>
      </w:pPr>
      <w:r>
        <w:rPr>
          <w:rFonts w:ascii="Helvetica" w:hAnsi="Helvetica"/>
          <w:b/>
          <w:bCs/>
          <w:color w:val="610B4B"/>
          <w:sz w:val="32"/>
          <w:szCs w:val="32"/>
        </w:rPr>
        <w:t>Points to remember</w:t>
      </w:r>
    </w:p>
    <w:p w14:paraId="0EFC70C7" w14:textId="77777777" w:rsidR="00B411B0" w:rsidRDefault="00B411B0" w:rsidP="00B411B0">
      <w:pPr>
        <w:numPr>
          <w:ilvl w:val="0"/>
          <w:numId w:val="312"/>
        </w:numPr>
        <w:shd w:val="clear" w:color="auto" w:fill="FFFFFF"/>
        <w:spacing w:before="60" w:after="100" w:afterAutospacing="1" w:line="375" w:lineRule="atLeast"/>
        <w:jc w:val="both"/>
        <w:rPr>
          <w:rFonts w:ascii="inter-regular" w:hAnsi="inter-regular"/>
          <w:color w:val="000000"/>
          <w:sz w:val="24"/>
          <w:szCs w:val="24"/>
        </w:rPr>
      </w:pPr>
      <w:r>
        <w:rPr>
          <w:rFonts w:ascii="inter-regular" w:hAnsi="inter-regular"/>
          <w:color w:val="000000"/>
        </w:rPr>
        <w:t>Java LinkedHashMap contains values based on the key.</w:t>
      </w:r>
    </w:p>
    <w:p w14:paraId="057F334D" w14:textId="77777777" w:rsidR="00B411B0" w:rsidRDefault="00B411B0" w:rsidP="00B411B0">
      <w:pPr>
        <w:numPr>
          <w:ilvl w:val="0"/>
          <w:numId w:val="312"/>
        </w:numPr>
        <w:shd w:val="clear" w:color="auto" w:fill="FFFFFF"/>
        <w:spacing w:before="60" w:after="100" w:afterAutospacing="1" w:line="375" w:lineRule="atLeast"/>
        <w:jc w:val="both"/>
        <w:rPr>
          <w:rFonts w:ascii="inter-regular" w:hAnsi="inter-regular"/>
          <w:color w:val="000000"/>
        </w:rPr>
      </w:pPr>
      <w:r>
        <w:rPr>
          <w:rFonts w:ascii="inter-regular" w:hAnsi="inter-regular"/>
          <w:color w:val="000000"/>
        </w:rPr>
        <w:t>Java LinkedHashMap contains unique elements.</w:t>
      </w:r>
    </w:p>
    <w:p w14:paraId="7BDFBC81" w14:textId="77777777" w:rsidR="00B411B0" w:rsidRDefault="00B411B0" w:rsidP="00B411B0">
      <w:pPr>
        <w:numPr>
          <w:ilvl w:val="0"/>
          <w:numId w:val="312"/>
        </w:numPr>
        <w:shd w:val="clear" w:color="auto" w:fill="FFFFFF"/>
        <w:spacing w:before="60" w:after="100" w:afterAutospacing="1" w:line="375" w:lineRule="atLeast"/>
        <w:jc w:val="both"/>
        <w:rPr>
          <w:rFonts w:ascii="inter-regular" w:hAnsi="inter-regular"/>
          <w:color w:val="000000"/>
        </w:rPr>
      </w:pPr>
      <w:r>
        <w:rPr>
          <w:rFonts w:ascii="inter-regular" w:hAnsi="inter-regular"/>
          <w:color w:val="000000"/>
        </w:rPr>
        <w:t>Java LinkedHashMap may have one null key and multiple null values.</w:t>
      </w:r>
    </w:p>
    <w:p w14:paraId="514F8F28" w14:textId="77777777" w:rsidR="00B411B0" w:rsidRDefault="00B411B0" w:rsidP="00B411B0">
      <w:pPr>
        <w:numPr>
          <w:ilvl w:val="0"/>
          <w:numId w:val="312"/>
        </w:numPr>
        <w:shd w:val="clear" w:color="auto" w:fill="FFFFFF"/>
        <w:spacing w:before="60" w:after="100" w:afterAutospacing="1" w:line="375" w:lineRule="atLeast"/>
        <w:jc w:val="both"/>
        <w:rPr>
          <w:rFonts w:ascii="inter-regular" w:hAnsi="inter-regular"/>
          <w:color w:val="000000"/>
        </w:rPr>
      </w:pPr>
      <w:r>
        <w:rPr>
          <w:rFonts w:ascii="inter-regular" w:hAnsi="inter-regular"/>
          <w:color w:val="000000"/>
        </w:rPr>
        <w:t>Java LinkedHashMap is non synchronized.</w:t>
      </w:r>
    </w:p>
    <w:p w14:paraId="7433D9C1" w14:textId="77777777" w:rsidR="00B411B0" w:rsidRDefault="00B411B0" w:rsidP="00B411B0">
      <w:pPr>
        <w:numPr>
          <w:ilvl w:val="0"/>
          <w:numId w:val="312"/>
        </w:numPr>
        <w:shd w:val="clear" w:color="auto" w:fill="FFFFFF"/>
        <w:spacing w:before="60" w:after="100" w:afterAutospacing="1" w:line="375" w:lineRule="atLeast"/>
        <w:jc w:val="both"/>
        <w:rPr>
          <w:rFonts w:ascii="inter-regular" w:hAnsi="inter-regular"/>
          <w:color w:val="000000"/>
        </w:rPr>
      </w:pPr>
      <w:r>
        <w:rPr>
          <w:rFonts w:ascii="inter-regular" w:hAnsi="inter-regular"/>
          <w:color w:val="000000"/>
        </w:rPr>
        <w:t>Java LinkedHashMap maintains insertion order.</w:t>
      </w:r>
    </w:p>
    <w:p w14:paraId="0435B45B" w14:textId="77777777" w:rsidR="00B411B0" w:rsidRDefault="00B411B0" w:rsidP="00B411B0">
      <w:pPr>
        <w:numPr>
          <w:ilvl w:val="0"/>
          <w:numId w:val="312"/>
        </w:numPr>
        <w:shd w:val="clear" w:color="auto" w:fill="FFFFFF"/>
        <w:spacing w:before="60" w:after="100" w:afterAutospacing="1" w:line="375" w:lineRule="atLeast"/>
        <w:jc w:val="both"/>
        <w:rPr>
          <w:rFonts w:ascii="inter-regular" w:hAnsi="inter-regular"/>
          <w:color w:val="000000"/>
        </w:rPr>
      </w:pPr>
      <w:r>
        <w:rPr>
          <w:rFonts w:ascii="inter-regular" w:hAnsi="inter-regular"/>
          <w:color w:val="000000"/>
        </w:rPr>
        <w:t>The initial default capacity of Java HashMap class is 16 with a load factor of 0.75.</w:t>
      </w:r>
    </w:p>
    <w:p w14:paraId="1B54C8A0" w14:textId="77777777" w:rsidR="00B411B0" w:rsidRDefault="00B411B0" w:rsidP="00B411B0">
      <w:pPr>
        <w:pStyle w:val="Heading3"/>
        <w:shd w:val="clear" w:color="auto" w:fill="FFFFFF"/>
        <w:spacing w:line="312" w:lineRule="atLeast"/>
        <w:jc w:val="both"/>
        <w:rPr>
          <w:rFonts w:ascii="Helvetica" w:hAnsi="Helvetica"/>
          <w:color w:val="610B4B"/>
          <w:sz w:val="32"/>
          <w:szCs w:val="32"/>
        </w:rPr>
      </w:pPr>
      <w:r>
        <w:rPr>
          <w:rFonts w:ascii="Helvetica" w:hAnsi="Helvetica"/>
          <w:b/>
          <w:bCs/>
          <w:color w:val="610B4B"/>
          <w:sz w:val="32"/>
          <w:szCs w:val="32"/>
        </w:rPr>
        <w:lastRenderedPageBreak/>
        <w:t>LinkedHashMap class declaration</w:t>
      </w:r>
    </w:p>
    <w:p w14:paraId="1EA15321" w14:textId="77777777" w:rsidR="00B411B0" w:rsidRDefault="00B411B0" w:rsidP="00B411B0">
      <w:pPr>
        <w:pStyle w:val="NormalWeb"/>
        <w:shd w:val="clear" w:color="auto" w:fill="FFFFFF"/>
        <w:jc w:val="both"/>
        <w:rPr>
          <w:rFonts w:ascii="inter-regular" w:hAnsi="inter-regular"/>
          <w:color w:val="333333"/>
        </w:rPr>
      </w:pPr>
      <w:r>
        <w:rPr>
          <w:rFonts w:ascii="inter-regular" w:hAnsi="inter-regular"/>
          <w:color w:val="333333"/>
        </w:rPr>
        <w:t>Let's see the declaration for java.util.LinkedHashMap class.</w:t>
      </w:r>
    </w:p>
    <w:p w14:paraId="2DFEEAE3" w14:textId="77777777" w:rsidR="00B411B0" w:rsidRDefault="00B411B0" w:rsidP="00B411B0">
      <w:pPr>
        <w:pStyle w:val="alt"/>
        <w:numPr>
          <w:ilvl w:val="0"/>
          <w:numId w:val="313"/>
        </w:numPr>
        <w:spacing w:before="0" w:beforeAutospacing="0" w:after="0" w:afterAutospacing="0" w:line="375" w:lineRule="atLeast"/>
        <w:jc w:val="both"/>
        <w:rPr>
          <w:rFonts w:ascii="inter-regular" w:hAnsi="inter-regular"/>
          <w:color w:val="000000"/>
        </w:rPr>
      </w:pPr>
      <w:r>
        <w:rPr>
          <w:rStyle w:val="keyword"/>
          <w:rFonts w:ascii="inter-regular" w:hAnsi="inter-regular"/>
          <w:b/>
          <w:bCs/>
          <w:color w:val="006699"/>
          <w:bdr w:val="none" w:sz="0" w:space="0" w:color="auto" w:frame="1"/>
        </w:rPr>
        <w:t>public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class</w:t>
      </w:r>
      <w:r>
        <w:rPr>
          <w:rFonts w:ascii="inter-regular" w:hAnsi="inter-regular"/>
          <w:color w:val="000000"/>
          <w:bdr w:val="none" w:sz="0" w:space="0" w:color="auto" w:frame="1"/>
        </w:rPr>
        <w:t> LinkedHashMap&lt;K,V&gt; </w:t>
      </w:r>
      <w:r>
        <w:rPr>
          <w:rStyle w:val="keyword"/>
          <w:rFonts w:ascii="inter-regular" w:hAnsi="inter-regular"/>
          <w:b/>
          <w:bCs/>
          <w:color w:val="006699"/>
          <w:bdr w:val="none" w:sz="0" w:space="0" w:color="auto" w:frame="1"/>
        </w:rPr>
        <w:t>extends</w:t>
      </w:r>
      <w:r>
        <w:rPr>
          <w:rFonts w:ascii="inter-regular" w:hAnsi="inter-regular"/>
          <w:color w:val="000000"/>
          <w:bdr w:val="none" w:sz="0" w:space="0" w:color="auto" w:frame="1"/>
        </w:rPr>
        <w:t> HashMap&lt;K,V&gt; </w:t>
      </w:r>
      <w:r>
        <w:rPr>
          <w:rStyle w:val="keyword"/>
          <w:rFonts w:ascii="inter-regular" w:hAnsi="inter-regular"/>
          <w:b/>
          <w:bCs/>
          <w:color w:val="006699"/>
          <w:bdr w:val="none" w:sz="0" w:space="0" w:color="auto" w:frame="1"/>
        </w:rPr>
        <w:t>implements</w:t>
      </w:r>
      <w:r>
        <w:rPr>
          <w:rFonts w:ascii="inter-regular" w:hAnsi="inter-regular"/>
          <w:color w:val="000000"/>
          <w:bdr w:val="none" w:sz="0" w:space="0" w:color="auto" w:frame="1"/>
        </w:rPr>
        <w:t> Map&lt;K,V&gt;  </w:t>
      </w:r>
    </w:p>
    <w:p w14:paraId="2785CE66" w14:textId="77777777" w:rsidR="00B411B0" w:rsidRDefault="00B411B0" w:rsidP="00B411B0">
      <w:pPr>
        <w:pStyle w:val="Heading3"/>
        <w:shd w:val="clear" w:color="auto" w:fill="FFFFFF"/>
        <w:spacing w:line="312" w:lineRule="atLeast"/>
        <w:jc w:val="both"/>
        <w:rPr>
          <w:rFonts w:ascii="Helvetica" w:hAnsi="Helvetica"/>
          <w:color w:val="610B4B"/>
          <w:sz w:val="32"/>
          <w:szCs w:val="32"/>
        </w:rPr>
      </w:pPr>
      <w:r>
        <w:rPr>
          <w:rFonts w:ascii="Helvetica" w:hAnsi="Helvetica"/>
          <w:b/>
          <w:bCs/>
          <w:color w:val="610B4B"/>
          <w:sz w:val="32"/>
          <w:szCs w:val="32"/>
        </w:rPr>
        <w:t>LinkedHashMap class Parameters</w:t>
      </w:r>
    </w:p>
    <w:p w14:paraId="534BE0EA" w14:textId="77777777" w:rsidR="00B411B0" w:rsidRDefault="00B411B0" w:rsidP="00B411B0">
      <w:pPr>
        <w:pStyle w:val="NormalWeb"/>
        <w:shd w:val="clear" w:color="auto" w:fill="FFFFFF"/>
        <w:jc w:val="both"/>
        <w:rPr>
          <w:rFonts w:ascii="inter-regular" w:hAnsi="inter-regular"/>
          <w:color w:val="333333"/>
        </w:rPr>
      </w:pPr>
      <w:r>
        <w:rPr>
          <w:rFonts w:ascii="inter-regular" w:hAnsi="inter-regular"/>
          <w:color w:val="333333"/>
        </w:rPr>
        <w:t>Let's see the Parameters for java.util.LinkedHashMap class.</w:t>
      </w:r>
    </w:p>
    <w:p w14:paraId="21006440" w14:textId="77777777" w:rsidR="00B411B0" w:rsidRDefault="00B411B0" w:rsidP="00B411B0">
      <w:pPr>
        <w:numPr>
          <w:ilvl w:val="0"/>
          <w:numId w:val="314"/>
        </w:numPr>
        <w:shd w:val="clear" w:color="auto" w:fill="FFFFFF"/>
        <w:spacing w:before="60" w:after="100" w:afterAutospacing="1" w:line="375" w:lineRule="atLeast"/>
        <w:jc w:val="both"/>
        <w:rPr>
          <w:rFonts w:ascii="inter-regular" w:hAnsi="inter-regular"/>
          <w:color w:val="000000"/>
        </w:rPr>
      </w:pPr>
      <w:r>
        <w:rPr>
          <w:rStyle w:val="Strong"/>
          <w:rFonts w:ascii="Segoe UI" w:hAnsi="Segoe UI" w:cs="Segoe UI"/>
          <w:color w:val="000000"/>
        </w:rPr>
        <w:t>K</w:t>
      </w:r>
      <w:r>
        <w:rPr>
          <w:rFonts w:ascii="inter-regular" w:hAnsi="inter-regular"/>
          <w:color w:val="000000"/>
        </w:rPr>
        <w:t>: It is the type of keys maintained by this map.</w:t>
      </w:r>
    </w:p>
    <w:p w14:paraId="2712ACAA" w14:textId="77777777" w:rsidR="00B411B0" w:rsidRDefault="00B411B0" w:rsidP="00B411B0">
      <w:pPr>
        <w:numPr>
          <w:ilvl w:val="0"/>
          <w:numId w:val="314"/>
        </w:numPr>
        <w:shd w:val="clear" w:color="auto" w:fill="FFFFFF"/>
        <w:spacing w:before="60" w:after="100" w:afterAutospacing="1" w:line="375" w:lineRule="atLeast"/>
        <w:jc w:val="both"/>
        <w:rPr>
          <w:rFonts w:ascii="inter-regular" w:hAnsi="inter-regular"/>
          <w:color w:val="000000"/>
        </w:rPr>
      </w:pPr>
      <w:r>
        <w:rPr>
          <w:rStyle w:val="Strong"/>
          <w:rFonts w:ascii="Segoe UI" w:hAnsi="Segoe UI" w:cs="Segoe UI"/>
          <w:color w:val="000000"/>
        </w:rPr>
        <w:t>V</w:t>
      </w:r>
      <w:r>
        <w:rPr>
          <w:rFonts w:ascii="inter-regular" w:hAnsi="inter-regular"/>
          <w:color w:val="000000"/>
        </w:rPr>
        <w:t>: It is the type of mapped values.</w:t>
      </w:r>
    </w:p>
    <w:p w14:paraId="1276BF31" w14:textId="77777777" w:rsidR="00B411B0" w:rsidRDefault="00B411B0" w:rsidP="00B411B0">
      <w:pPr>
        <w:pStyle w:val="Heading3"/>
        <w:shd w:val="clear" w:color="auto" w:fill="FFFFFF"/>
        <w:spacing w:line="312" w:lineRule="atLeast"/>
        <w:jc w:val="both"/>
        <w:rPr>
          <w:rFonts w:ascii="Helvetica" w:hAnsi="Helvetica"/>
          <w:color w:val="610B4B"/>
          <w:sz w:val="32"/>
          <w:szCs w:val="32"/>
        </w:rPr>
      </w:pPr>
      <w:r>
        <w:rPr>
          <w:rFonts w:ascii="Helvetica" w:hAnsi="Helvetica"/>
          <w:b/>
          <w:bCs/>
          <w:color w:val="610B4B"/>
          <w:sz w:val="32"/>
          <w:szCs w:val="32"/>
        </w:rPr>
        <w:t>Constructors of Java LinkedHashMap class</w:t>
      </w:r>
    </w:p>
    <w:tbl>
      <w:tblPr>
        <w:tblW w:w="13235"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5883"/>
        <w:gridCol w:w="7352"/>
      </w:tblGrid>
      <w:tr w:rsidR="00B411B0" w14:paraId="79813554" w14:textId="77777777" w:rsidTr="00B411B0">
        <w:tc>
          <w:tcPr>
            <w:tcW w:w="0" w:type="auto"/>
            <w:shd w:val="clear" w:color="auto" w:fill="C7CCBE"/>
            <w:tcMar>
              <w:top w:w="180" w:type="dxa"/>
              <w:left w:w="180" w:type="dxa"/>
              <w:bottom w:w="180" w:type="dxa"/>
              <w:right w:w="180" w:type="dxa"/>
            </w:tcMar>
            <w:hideMark/>
          </w:tcPr>
          <w:p w14:paraId="70916E93" w14:textId="77777777" w:rsidR="00B411B0" w:rsidRDefault="00B411B0">
            <w:pPr>
              <w:rPr>
                <w:rFonts w:ascii="Times New Roman" w:hAnsi="Times New Roman"/>
                <w:b/>
                <w:bCs/>
                <w:color w:val="000000"/>
                <w:sz w:val="26"/>
                <w:szCs w:val="26"/>
              </w:rPr>
            </w:pPr>
            <w:r>
              <w:rPr>
                <w:b/>
                <w:bCs/>
                <w:color w:val="000000"/>
                <w:sz w:val="26"/>
                <w:szCs w:val="26"/>
              </w:rPr>
              <w:t>Constructor</w:t>
            </w:r>
          </w:p>
        </w:tc>
        <w:tc>
          <w:tcPr>
            <w:tcW w:w="0" w:type="auto"/>
            <w:shd w:val="clear" w:color="auto" w:fill="C7CCBE"/>
            <w:tcMar>
              <w:top w:w="180" w:type="dxa"/>
              <w:left w:w="180" w:type="dxa"/>
              <w:bottom w:w="180" w:type="dxa"/>
              <w:right w:w="180" w:type="dxa"/>
            </w:tcMar>
            <w:hideMark/>
          </w:tcPr>
          <w:p w14:paraId="164BEAF3" w14:textId="77777777" w:rsidR="00B411B0" w:rsidRDefault="00B411B0">
            <w:pPr>
              <w:rPr>
                <w:b/>
                <w:bCs/>
                <w:color w:val="000000"/>
                <w:sz w:val="26"/>
                <w:szCs w:val="26"/>
              </w:rPr>
            </w:pPr>
            <w:r>
              <w:rPr>
                <w:b/>
                <w:bCs/>
                <w:color w:val="000000"/>
                <w:sz w:val="26"/>
                <w:szCs w:val="26"/>
              </w:rPr>
              <w:t>Description</w:t>
            </w:r>
          </w:p>
        </w:tc>
      </w:tr>
      <w:tr w:rsidR="00B411B0" w14:paraId="04749C96" w14:textId="77777777" w:rsidTr="00B411B0">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CE7DB89" w14:textId="77777777" w:rsidR="00B411B0" w:rsidRDefault="00B411B0">
            <w:pPr>
              <w:jc w:val="both"/>
              <w:rPr>
                <w:rFonts w:ascii="inter-regular" w:hAnsi="inter-regular"/>
                <w:color w:val="333333"/>
                <w:sz w:val="24"/>
                <w:szCs w:val="24"/>
              </w:rPr>
            </w:pPr>
            <w:r>
              <w:rPr>
                <w:rFonts w:ascii="inter-regular" w:hAnsi="inter-regular"/>
                <w:color w:val="333333"/>
              </w:rPr>
              <w:t>LinkedHashMap()</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5DE1913" w14:textId="77777777" w:rsidR="00B411B0" w:rsidRDefault="00B411B0">
            <w:pPr>
              <w:jc w:val="both"/>
              <w:rPr>
                <w:rFonts w:ascii="inter-regular" w:hAnsi="inter-regular"/>
                <w:color w:val="333333"/>
              </w:rPr>
            </w:pPr>
            <w:r>
              <w:rPr>
                <w:rFonts w:ascii="inter-regular" w:hAnsi="inter-regular"/>
                <w:color w:val="333333"/>
              </w:rPr>
              <w:t>It is used to construct a default LinkedHashMap.</w:t>
            </w:r>
          </w:p>
        </w:tc>
      </w:tr>
      <w:tr w:rsidR="00B411B0" w14:paraId="46671D84" w14:textId="77777777" w:rsidTr="00B411B0">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08A7E031" w14:textId="77777777" w:rsidR="00B411B0" w:rsidRDefault="00B411B0">
            <w:pPr>
              <w:jc w:val="both"/>
              <w:rPr>
                <w:rFonts w:ascii="inter-regular" w:hAnsi="inter-regular"/>
                <w:color w:val="333333"/>
              </w:rPr>
            </w:pPr>
            <w:r>
              <w:rPr>
                <w:rFonts w:ascii="inter-regular" w:hAnsi="inter-regular"/>
                <w:color w:val="333333"/>
              </w:rPr>
              <w:t>LinkedHashMap(int capacity)</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B506608" w14:textId="77777777" w:rsidR="00B411B0" w:rsidRDefault="00B411B0">
            <w:pPr>
              <w:jc w:val="both"/>
              <w:rPr>
                <w:rFonts w:ascii="inter-regular" w:hAnsi="inter-regular"/>
                <w:color w:val="333333"/>
              </w:rPr>
            </w:pPr>
            <w:r>
              <w:rPr>
                <w:rFonts w:ascii="inter-regular" w:hAnsi="inter-regular"/>
                <w:color w:val="333333"/>
              </w:rPr>
              <w:t>It is used to initialize a LinkedHashMap with the given capacity.</w:t>
            </w:r>
          </w:p>
        </w:tc>
      </w:tr>
      <w:tr w:rsidR="00B411B0" w14:paraId="3C8A90FC" w14:textId="77777777" w:rsidTr="00B411B0">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CE43E45" w14:textId="77777777" w:rsidR="00B411B0" w:rsidRDefault="00B411B0">
            <w:pPr>
              <w:jc w:val="both"/>
              <w:rPr>
                <w:rFonts w:ascii="inter-regular" w:hAnsi="inter-regular"/>
                <w:color w:val="333333"/>
              </w:rPr>
            </w:pPr>
            <w:r>
              <w:rPr>
                <w:rFonts w:ascii="inter-regular" w:hAnsi="inter-regular"/>
                <w:color w:val="333333"/>
              </w:rPr>
              <w:t>LinkedHashMap(int capacity, float loadFactor)</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B35DDCB" w14:textId="77777777" w:rsidR="00B411B0" w:rsidRDefault="00B411B0">
            <w:pPr>
              <w:jc w:val="both"/>
              <w:rPr>
                <w:rFonts w:ascii="inter-regular" w:hAnsi="inter-regular"/>
                <w:color w:val="333333"/>
              </w:rPr>
            </w:pPr>
            <w:r>
              <w:rPr>
                <w:rFonts w:ascii="inter-regular" w:hAnsi="inter-regular"/>
                <w:color w:val="333333"/>
              </w:rPr>
              <w:t>It is used to initialize both the capacity and the load factor.</w:t>
            </w:r>
          </w:p>
        </w:tc>
      </w:tr>
      <w:tr w:rsidR="00B411B0" w14:paraId="3B733B05" w14:textId="77777777" w:rsidTr="00B411B0">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AE8DE07" w14:textId="77777777" w:rsidR="00B411B0" w:rsidRDefault="00B411B0">
            <w:pPr>
              <w:jc w:val="both"/>
              <w:rPr>
                <w:rFonts w:ascii="inter-regular" w:hAnsi="inter-regular"/>
                <w:color w:val="333333"/>
              </w:rPr>
            </w:pPr>
            <w:r>
              <w:rPr>
                <w:rFonts w:ascii="inter-regular" w:hAnsi="inter-regular"/>
                <w:color w:val="333333"/>
              </w:rPr>
              <w:t>LinkedHashMap(int capacity, float loadFactor, boolean accessOrder)</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29A7B26" w14:textId="77777777" w:rsidR="00B411B0" w:rsidRDefault="00B411B0">
            <w:pPr>
              <w:jc w:val="both"/>
              <w:rPr>
                <w:rFonts w:ascii="inter-regular" w:hAnsi="inter-regular"/>
                <w:color w:val="333333"/>
              </w:rPr>
            </w:pPr>
            <w:r>
              <w:rPr>
                <w:rFonts w:ascii="inter-regular" w:hAnsi="inter-regular"/>
                <w:color w:val="333333"/>
              </w:rPr>
              <w:t>It is used to initialize both the capacity and the load factor with specified ordering mode.</w:t>
            </w:r>
          </w:p>
        </w:tc>
      </w:tr>
      <w:tr w:rsidR="00B411B0" w14:paraId="27BAD9D7" w14:textId="77777777" w:rsidTr="00B411B0">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EABFCF7" w14:textId="77777777" w:rsidR="00B411B0" w:rsidRDefault="00B411B0">
            <w:pPr>
              <w:jc w:val="both"/>
              <w:rPr>
                <w:rFonts w:ascii="inter-regular" w:hAnsi="inter-regular"/>
                <w:color w:val="333333"/>
              </w:rPr>
            </w:pPr>
            <w:r>
              <w:rPr>
                <w:rFonts w:ascii="inter-regular" w:hAnsi="inter-regular"/>
                <w:color w:val="333333"/>
              </w:rPr>
              <w:t>LinkedHashMap(Map&lt;? extends K,? extends V&gt; m)</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7147AE1" w14:textId="77777777" w:rsidR="00B411B0" w:rsidRDefault="00B411B0">
            <w:pPr>
              <w:jc w:val="both"/>
              <w:rPr>
                <w:rFonts w:ascii="inter-regular" w:hAnsi="inter-regular"/>
                <w:color w:val="333333"/>
              </w:rPr>
            </w:pPr>
            <w:r>
              <w:rPr>
                <w:rFonts w:ascii="inter-regular" w:hAnsi="inter-regular"/>
                <w:color w:val="333333"/>
              </w:rPr>
              <w:t>It is used to initialize the LinkedHashMap with the elements from the given Map class m.</w:t>
            </w:r>
          </w:p>
        </w:tc>
      </w:tr>
    </w:tbl>
    <w:p w14:paraId="4643C740" w14:textId="77777777" w:rsidR="00B411B0" w:rsidRDefault="00B411B0" w:rsidP="00B411B0">
      <w:pPr>
        <w:pStyle w:val="Heading3"/>
        <w:shd w:val="clear" w:color="auto" w:fill="FFFFFF"/>
        <w:spacing w:line="312" w:lineRule="atLeast"/>
        <w:jc w:val="both"/>
        <w:rPr>
          <w:rFonts w:ascii="Helvetica" w:hAnsi="Helvetica"/>
          <w:color w:val="610B4B"/>
          <w:sz w:val="32"/>
          <w:szCs w:val="32"/>
        </w:rPr>
      </w:pPr>
      <w:r>
        <w:rPr>
          <w:rFonts w:ascii="Helvetica" w:hAnsi="Helvetica"/>
          <w:b/>
          <w:bCs/>
          <w:color w:val="610B4B"/>
          <w:sz w:val="32"/>
          <w:szCs w:val="32"/>
        </w:rPr>
        <w:t>Methods of Java LinkedHashMap class</w:t>
      </w:r>
    </w:p>
    <w:tbl>
      <w:tblPr>
        <w:tblW w:w="13235"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5134"/>
        <w:gridCol w:w="8101"/>
      </w:tblGrid>
      <w:tr w:rsidR="00B411B0" w14:paraId="004B4890" w14:textId="77777777" w:rsidTr="00B411B0">
        <w:tc>
          <w:tcPr>
            <w:tcW w:w="0" w:type="auto"/>
            <w:shd w:val="clear" w:color="auto" w:fill="C7CCBE"/>
            <w:tcMar>
              <w:top w:w="180" w:type="dxa"/>
              <w:left w:w="180" w:type="dxa"/>
              <w:bottom w:w="180" w:type="dxa"/>
              <w:right w:w="180" w:type="dxa"/>
            </w:tcMar>
            <w:hideMark/>
          </w:tcPr>
          <w:p w14:paraId="313FBA4B" w14:textId="77777777" w:rsidR="00B411B0" w:rsidRDefault="00B411B0">
            <w:pPr>
              <w:rPr>
                <w:rFonts w:ascii="Times New Roman" w:hAnsi="Times New Roman"/>
                <w:b/>
                <w:bCs/>
                <w:color w:val="000000"/>
                <w:sz w:val="26"/>
                <w:szCs w:val="26"/>
              </w:rPr>
            </w:pPr>
            <w:r>
              <w:rPr>
                <w:b/>
                <w:bCs/>
                <w:color w:val="000000"/>
                <w:sz w:val="26"/>
                <w:szCs w:val="26"/>
              </w:rPr>
              <w:t>Method</w:t>
            </w:r>
          </w:p>
        </w:tc>
        <w:tc>
          <w:tcPr>
            <w:tcW w:w="0" w:type="auto"/>
            <w:shd w:val="clear" w:color="auto" w:fill="C7CCBE"/>
            <w:tcMar>
              <w:top w:w="180" w:type="dxa"/>
              <w:left w:w="180" w:type="dxa"/>
              <w:bottom w:w="180" w:type="dxa"/>
              <w:right w:w="180" w:type="dxa"/>
            </w:tcMar>
            <w:hideMark/>
          </w:tcPr>
          <w:p w14:paraId="74DA9321" w14:textId="77777777" w:rsidR="00B411B0" w:rsidRDefault="00B411B0">
            <w:pPr>
              <w:rPr>
                <w:b/>
                <w:bCs/>
                <w:color w:val="000000"/>
                <w:sz w:val="26"/>
                <w:szCs w:val="26"/>
              </w:rPr>
            </w:pPr>
            <w:r>
              <w:rPr>
                <w:b/>
                <w:bCs/>
                <w:color w:val="000000"/>
                <w:sz w:val="26"/>
                <w:szCs w:val="26"/>
              </w:rPr>
              <w:t>Description</w:t>
            </w:r>
          </w:p>
        </w:tc>
      </w:tr>
      <w:tr w:rsidR="00B411B0" w14:paraId="16D02CD3" w14:textId="77777777" w:rsidTr="00B411B0">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32B5B42" w14:textId="77777777" w:rsidR="00B411B0" w:rsidRDefault="00B411B0">
            <w:pPr>
              <w:jc w:val="both"/>
              <w:rPr>
                <w:rFonts w:ascii="inter-regular" w:hAnsi="inter-regular"/>
                <w:color w:val="333333"/>
                <w:sz w:val="24"/>
                <w:szCs w:val="24"/>
              </w:rPr>
            </w:pPr>
            <w:r>
              <w:rPr>
                <w:rFonts w:ascii="inter-regular" w:hAnsi="inter-regular"/>
                <w:color w:val="333333"/>
              </w:rPr>
              <w:t>V get(Object key)</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158CD7F" w14:textId="77777777" w:rsidR="00B411B0" w:rsidRDefault="00B411B0">
            <w:pPr>
              <w:jc w:val="both"/>
              <w:rPr>
                <w:rFonts w:ascii="inter-regular" w:hAnsi="inter-regular"/>
                <w:color w:val="333333"/>
              </w:rPr>
            </w:pPr>
            <w:r>
              <w:rPr>
                <w:rFonts w:ascii="inter-regular" w:hAnsi="inter-regular"/>
                <w:color w:val="333333"/>
              </w:rPr>
              <w:t>It returns the value to which the specified key is mapped.</w:t>
            </w:r>
          </w:p>
        </w:tc>
      </w:tr>
      <w:tr w:rsidR="00B411B0" w14:paraId="53BF5594" w14:textId="77777777" w:rsidTr="00B411B0">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B544A28" w14:textId="77777777" w:rsidR="00B411B0" w:rsidRDefault="00B411B0">
            <w:pPr>
              <w:jc w:val="both"/>
              <w:rPr>
                <w:rFonts w:ascii="inter-regular" w:hAnsi="inter-regular"/>
                <w:color w:val="333333"/>
              </w:rPr>
            </w:pPr>
            <w:r>
              <w:rPr>
                <w:rFonts w:ascii="inter-regular" w:hAnsi="inter-regular"/>
                <w:color w:val="333333"/>
              </w:rPr>
              <w:t>void clear()</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BADC083" w14:textId="77777777" w:rsidR="00B411B0" w:rsidRDefault="00B411B0">
            <w:pPr>
              <w:jc w:val="both"/>
              <w:rPr>
                <w:rFonts w:ascii="inter-regular" w:hAnsi="inter-regular"/>
                <w:color w:val="333333"/>
              </w:rPr>
            </w:pPr>
            <w:r>
              <w:rPr>
                <w:rFonts w:ascii="inter-regular" w:hAnsi="inter-regular"/>
                <w:color w:val="333333"/>
              </w:rPr>
              <w:t>It removes all the key-value pairs from a map.</w:t>
            </w:r>
          </w:p>
        </w:tc>
      </w:tr>
      <w:tr w:rsidR="00B411B0" w14:paraId="020AABAB" w14:textId="77777777" w:rsidTr="00B411B0">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E42EF7F" w14:textId="77777777" w:rsidR="00B411B0" w:rsidRDefault="00B411B0">
            <w:pPr>
              <w:jc w:val="both"/>
              <w:rPr>
                <w:rFonts w:ascii="inter-regular" w:hAnsi="inter-regular"/>
                <w:color w:val="333333"/>
              </w:rPr>
            </w:pPr>
            <w:r>
              <w:rPr>
                <w:rFonts w:ascii="inter-regular" w:hAnsi="inter-regular"/>
                <w:color w:val="333333"/>
              </w:rPr>
              <w:t>boolean containsValue(Object value)</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8EAC816" w14:textId="77777777" w:rsidR="00B411B0" w:rsidRDefault="00B411B0">
            <w:pPr>
              <w:jc w:val="both"/>
              <w:rPr>
                <w:rFonts w:ascii="inter-regular" w:hAnsi="inter-regular"/>
                <w:color w:val="333333"/>
              </w:rPr>
            </w:pPr>
            <w:r>
              <w:rPr>
                <w:rFonts w:ascii="inter-regular" w:hAnsi="inter-regular"/>
                <w:color w:val="333333"/>
              </w:rPr>
              <w:t>It returns true if the map maps one or more keys to the specified value.</w:t>
            </w:r>
          </w:p>
        </w:tc>
      </w:tr>
      <w:tr w:rsidR="00B411B0" w14:paraId="13D1E34E" w14:textId="77777777" w:rsidTr="00B411B0">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6E687105" w14:textId="77777777" w:rsidR="00B411B0" w:rsidRDefault="00B411B0">
            <w:pPr>
              <w:jc w:val="both"/>
              <w:rPr>
                <w:rFonts w:ascii="inter-regular" w:hAnsi="inter-regular"/>
                <w:color w:val="333333"/>
              </w:rPr>
            </w:pPr>
            <w:r>
              <w:rPr>
                <w:rFonts w:ascii="inter-regular" w:hAnsi="inter-regular"/>
                <w:color w:val="333333"/>
              </w:rPr>
              <w:t>Set&lt;Map.Entry&lt;K,V&gt;&gt; entrySet()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7C4CBF9" w14:textId="77777777" w:rsidR="00B411B0" w:rsidRDefault="00B411B0">
            <w:pPr>
              <w:jc w:val="both"/>
              <w:rPr>
                <w:rFonts w:ascii="inter-regular" w:hAnsi="inter-regular"/>
                <w:color w:val="333333"/>
              </w:rPr>
            </w:pPr>
            <w:r>
              <w:rPr>
                <w:rFonts w:ascii="inter-regular" w:hAnsi="inter-regular"/>
                <w:color w:val="333333"/>
              </w:rPr>
              <w:t>It returns a Set view of the mappings contained in the map.</w:t>
            </w:r>
          </w:p>
        </w:tc>
      </w:tr>
      <w:tr w:rsidR="00B411B0" w14:paraId="095519F1" w14:textId="77777777" w:rsidTr="00B411B0">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609E4A0" w14:textId="77777777" w:rsidR="00B411B0" w:rsidRDefault="00B411B0">
            <w:pPr>
              <w:jc w:val="both"/>
              <w:rPr>
                <w:rFonts w:ascii="inter-regular" w:hAnsi="inter-regular"/>
                <w:color w:val="333333"/>
              </w:rPr>
            </w:pPr>
            <w:r>
              <w:rPr>
                <w:rFonts w:ascii="inter-regular" w:hAnsi="inter-regular"/>
                <w:color w:val="333333"/>
              </w:rPr>
              <w:lastRenderedPageBreak/>
              <w:t>void forEach(BiConsumer&lt;? super K,? super V&gt; action)</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494BE4A" w14:textId="77777777" w:rsidR="00B411B0" w:rsidRDefault="00B411B0">
            <w:pPr>
              <w:jc w:val="both"/>
              <w:rPr>
                <w:rFonts w:ascii="inter-regular" w:hAnsi="inter-regular"/>
                <w:color w:val="333333"/>
              </w:rPr>
            </w:pPr>
            <w:r>
              <w:rPr>
                <w:rFonts w:ascii="inter-regular" w:hAnsi="inter-regular"/>
                <w:color w:val="333333"/>
              </w:rPr>
              <w:t>It performs the given action for each entry in the map until all entries have been processed or the action throws an exception.</w:t>
            </w:r>
          </w:p>
        </w:tc>
      </w:tr>
      <w:tr w:rsidR="00B411B0" w14:paraId="68733E67" w14:textId="77777777" w:rsidTr="00B411B0">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0D0EC2C" w14:textId="77777777" w:rsidR="00B411B0" w:rsidRDefault="00B411B0">
            <w:pPr>
              <w:jc w:val="both"/>
              <w:rPr>
                <w:rFonts w:ascii="inter-regular" w:hAnsi="inter-regular"/>
                <w:color w:val="333333"/>
              </w:rPr>
            </w:pPr>
            <w:r>
              <w:rPr>
                <w:rFonts w:ascii="inter-regular" w:hAnsi="inter-regular"/>
                <w:color w:val="333333"/>
              </w:rPr>
              <w:t>V getOrDefault(Object key, V defaultValue)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0A01219D" w14:textId="77777777" w:rsidR="00B411B0" w:rsidRDefault="00B411B0">
            <w:pPr>
              <w:jc w:val="both"/>
              <w:rPr>
                <w:rFonts w:ascii="inter-regular" w:hAnsi="inter-regular"/>
                <w:color w:val="333333"/>
              </w:rPr>
            </w:pPr>
            <w:r>
              <w:rPr>
                <w:rFonts w:ascii="inter-regular" w:hAnsi="inter-regular"/>
                <w:color w:val="333333"/>
              </w:rPr>
              <w:t>It returns the value to which the specified key is mapped or defaultValue if this map contains no mapping for the key.</w:t>
            </w:r>
          </w:p>
        </w:tc>
      </w:tr>
      <w:tr w:rsidR="00B411B0" w14:paraId="78317BCF" w14:textId="77777777" w:rsidTr="00B411B0">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82DE25E" w14:textId="77777777" w:rsidR="00B411B0" w:rsidRDefault="00B411B0">
            <w:pPr>
              <w:jc w:val="both"/>
              <w:rPr>
                <w:rFonts w:ascii="inter-regular" w:hAnsi="inter-regular"/>
                <w:color w:val="333333"/>
              </w:rPr>
            </w:pPr>
            <w:r>
              <w:rPr>
                <w:rFonts w:ascii="inter-regular" w:hAnsi="inter-regular"/>
                <w:color w:val="333333"/>
              </w:rPr>
              <w:t>Set&lt;K&gt; keySet()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351E7AD" w14:textId="77777777" w:rsidR="00B411B0" w:rsidRDefault="00B411B0">
            <w:pPr>
              <w:jc w:val="both"/>
              <w:rPr>
                <w:rFonts w:ascii="inter-regular" w:hAnsi="inter-regular"/>
                <w:color w:val="333333"/>
              </w:rPr>
            </w:pPr>
            <w:r>
              <w:rPr>
                <w:rFonts w:ascii="inter-regular" w:hAnsi="inter-regular"/>
                <w:color w:val="333333"/>
              </w:rPr>
              <w:t>It returns a Set view of the keys contained in the map</w:t>
            </w:r>
          </w:p>
        </w:tc>
      </w:tr>
      <w:tr w:rsidR="00B411B0" w14:paraId="76246A8B" w14:textId="77777777" w:rsidTr="00B411B0">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1D67BB99" w14:textId="77777777" w:rsidR="00B411B0" w:rsidRDefault="00B411B0">
            <w:pPr>
              <w:jc w:val="both"/>
              <w:rPr>
                <w:rFonts w:ascii="inter-regular" w:hAnsi="inter-regular"/>
                <w:color w:val="333333"/>
              </w:rPr>
            </w:pPr>
            <w:r>
              <w:rPr>
                <w:rFonts w:ascii="inter-regular" w:hAnsi="inter-regular"/>
                <w:color w:val="333333"/>
              </w:rPr>
              <w:t>protected boolean removeEldestEntry(Map.Entry&lt;K,V&gt; eldest)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F94AFAE" w14:textId="77777777" w:rsidR="00B411B0" w:rsidRDefault="00B411B0">
            <w:pPr>
              <w:jc w:val="both"/>
              <w:rPr>
                <w:rFonts w:ascii="inter-regular" w:hAnsi="inter-regular"/>
                <w:color w:val="333333"/>
              </w:rPr>
            </w:pPr>
            <w:r>
              <w:rPr>
                <w:rFonts w:ascii="inter-regular" w:hAnsi="inter-regular"/>
                <w:color w:val="333333"/>
              </w:rPr>
              <w:t>It returns true on removing its eldest entry.</w:t>
            </w:r>
          </w:p>
        </w:tc>
      </w:tr>
      <w:tr w:rsidR="00B411B0" w14:paraId="1D19D99C" w14:textId="77777777" w:rsidTr="00B411B0">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E184982" w14:textId="77777777" w:rsidR="00B411B0" w:rsidRDefault="00B411B0">
            <w:pPr>
              <w:jc w:val="both"/>
              <w:rPr>
                <w:rFonts w:ascii="inter-regular" w:hAnsi="inter-regular"/>
                <w:color w:val="333333"/>
              </w:rPr>
            </w:pPr>
            <w:r>
              <w:rPr>
                <w:rFonts w:ascii="inter-regular" w:hAnsi="inter-regular"/>
                <w:color w:val="333333"/>
              </w:rPr>
              <w:t>void replaceAll(BiFunction&lt;? super K,? super V,? extends V&gt; function)</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4C8F989" w14:textId="77777777" w:rsidR="00B411B0" w:rsidRDefault="00B411B0">
            <w:pPr>
              <w:jc w:val="both"/>
              <w:rPr>
                <w:rFonts w:ascii="inter-regular" w:hAnsi="inter-regular"/>
                <w:color w:val="333333"/>
              </w:rPr>
            </w:pPr>
            <w:r>
              <w:rPr>
                <w:rFonts w:ascii="inter-regular" w:hAnsi="inter-regular"/>
                <w:color w:val="333333"/>
              </w:rPr>
              <w:t>It replaces each entry's value with the result of invoking the given function on that entry until all entries have been processed or the function throws an exception.</w:t>
            </w:r>
          </w:p>
        </w:tc>
      </w:tr>
      <w:tr w:rsidR="00B411B0" w14:paraId="4DD8D4C2" w14:textId="77777777" w:rsidTr="00B411B0">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03BDEB2D" w14:textId="77777777" w:rsidR="00B411B0" w:rsidRDefault="00B411B0">
            <w:pPr>
              <w:jc w:val="both"/>
              <w:rPr>
                <w:rFonts w:ascii="inter-regular" w:hAnsi="inter-regular"/>
                <w:color w:val="333333"/>
              </w:rPr>
            </w:pPr>
            <w:r>
              <w:rPr>
                <w:rFonts w:ascii="inter-regular" w:hAnsi="inter-regular"/>
                <w:color w:val="333333"/>
              </w:rPr>
              <w:t>Collection&lt;V&gt; values()</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7F3C4FD" w14:textId="77777777" w:rsidR="00B411B0" w:rsidRDefault="00B411B0">
            <w:pPr>
              <w:jc w:val="both"/>
              <w:rPr>
                <w:rFonts w:ascii="inter-regular" w:hAnsi="inter-regular"/>
                <w:color w:val="333333"/>
              </w:rPr>
            </w:pPr>
            <w:r>
              <w:rPr>
                <w:rFonts w:ascii="inter-regular" w:hAnsi="inter-regular"/>
                <w:color w:val="333333"/>
              </w:rPr>
              <w:t>It returns a Collection view of the values contained in this map.</w:t>
            </w:r>
          </w:p>
        </w:tc>
      </w:tr>
    </w:tbl>
    <w:p w14:paraId="1266EED2" w14:textId="77777777" w:rsidR="00B411B0" w:rsidRDefault="00B411B0" w:rsidP="00B411B0">
      <w:pPr>
        <w:rPr>
          <w:ins w:id="2" w:author="Unknown"/>
          <w:rFonts w:ascii="inter-regular" w:hAnsi="inter-regular"/>
          <w:color w:val="333333"/>
          <w:shd w:val="clear" w:color="auto" w:fill="FFFFFF"/>
        </w:rPr>
      </w:pPr>
      <w:r>
        <w:rPr>
          <w:rFonts w:ascii="inter-regular" w:hAnsi="inter-regular"/>
          <w:color w:val="333333"/>
        </w:rPr>
        <w:br/>
      </w:r>
    </w:p>
    <w:p w14:paraId="11E4A7B0" w14:textId="77777777" w:rsidR="00B411B0" w:rsidRDefault="00B411B0" w:rsidP="00B411B0">
      <w:pPr>
        <w:pStyle w:val="Heading3"/>
        <w:shd w:val="clear" w:color="auto" w:fill="FFFFFF"/>
        <w:spacing w:line="312" w:lineRule="atLeast"/>
        <w:jc w:val="both"/>
        <w:rPr>
          <w:rFonts w:ascii="Helvetica" w:hAnsi="Helvetica"/>
          <w:color w:val="610B4B"/>
          <w:sz w:val="32"/>
          <w:szCs w:val="32"/>
        </w:rPr>
      </w:pPr>
      <w:r>
        <w:rPr>
          <w:rFonts w:ascii="Helvetica" w:hAnsi="Helvetica"/>
          <w:b/>
          <w:bCs/>
          <w:color w:val="610B4B"/>
          <w:sz w:val="32"/>
          <w:szCs w:val="32"/>
        </w:rPr>
        <w:t>Java LinkedHashMap Example</w:t>
      </w:r>
    </w:p>
    <w:p w14:paraId="0C01C3A9" w14:textId="77777777" w:rsidR="00B411B0" w:rsidRDefault="00B411B0" w:rsidP="00B411B0">
      <w:pPr>
        <w:pStyle w:val="alt"/>
        <w:numPr>
          <w:ilvl w:val="0"/>
          <w:numId w:val="315"/>
        </w:numPr>
        <w:spacing w:before="0" w:beforeAutospacing="0" w:after="0" w:afterAutospacing="0" w:line="375" w:lineRule="atLeast"/>
        <w:jc w:val="both"/>
        <w:rPr>
          <w:rFonts w:ascii="inter-regular" w:hAnsi="inter-regular"/>
          <w:color w:val="000000"/>
        </w:rPr>
      </w:pPr>
      <w:r>
        <w:rPr>
          <w:rStyle w:val="keyword"/>
          <w:rFonts w:ascii="inter-regular" w:hAnsi="inter-regular"/>
          <w:b/>
          <w:bCs/>
          <w:color w:val="006699"/>
          <w:bdr w:val="none" w:sz="0" w:space="0" w:color="auto" w:frame="1"/>
        </w:rPr>
        <w:t>import</w:t>
      </w:r>
      <w:r>
        <w:rPr>
          <w:rFonts w:ascii="inter-regular" w:hAnsi="inter-regular"/>
          <w:color w:val="000000"/>
          <w:bdr w:val="none" w:sz="0" w:space="0" w:color="auto" w:frame="1"/>
        </w:rPr>
        <w:t> java.util.*;  </w:t>
      </w:r>
    </w:p>
    <w:p w14:paraId="3ABBF121" w14:textId="77777777" w:rsidR="00B411B0" w:rsidRDefault="00B411B0" w:rsidP="00B411B0">
      <w:pPr>
        <w:numPr>
          <w:ilvl w:val="0"/>
          <w:numId w:val="315"/>
        </w:numPr>
        <w:spacing w:after="0" w:line="375" w:lineRule="atLeast"/>
        <w:jc w:val="both"/>
        <w:rPr>
          <w:rFonts w:ascii="inter-regular" w:hAnsi="inter-regular"/>
          <w:color w:val="000000"/>
        </w:rPr>
      </w:pPr>
      <w:r>
        <w:rPr>
          <w:rStyle w:val="keyword"/>
          <w:rFonts w:ascii="inter-regular" w:hAnsi="inter-regular"/>
          <w:b/>
          <w:bCs/>
          <w:color w:val="006699"/>
          <w:bdr w:val="none" w:sz="0" w:space="0" w:color="auto" w:frame="1"/>
        </w:rPr>
        <w:t>class</w:t>
      </w:r>
      <w:r>
        <w:rPr>
          <w:rFonts w:ascii="inter-regular" w:hAnsi="inter-regular"/>
          <w:color w:val="000000"/>
          <w:bdr w:val="none" w:sz="0" w:space="0" w:color="auto" w:frame="1"/>
        </w:rPr>
        <w:t> LinkedHashMap1{  </w:t>
      </w:r>
    </w:p>
    <w:p w14:paraId="571E4472" w14:textId="77777777" w:rsidR="00B411B0" w:rsidRDefault="00B411B0" w:rsidP="00B411B0">
      <w:pPr>
        <w:pStyle w:val="alt"/>
        <w:numPr>
          <w:ilvl w:val="0"/>
          <w:numId w:val="315"/>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public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static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void</w:t>
      </w:r>
      <w:r>
        <w:rPr>
          <w:rFonts w:ascii="inter-regular" w:hAnsi="inter-regular"/>
          <w:color w:val="000000"/>
          <w:bdr w:val="none" w:sz="0" w:space="0" w:color="auto" w:frame="1"/>
        </w:rPr>
        <w:t> main(String args[]){  </w:t>
      </w:r>
    </w:p>
    <w:p w14:paraId="3F34B1DD" w14:textId="77777777" w:rsidR="00B411B0" w:rsidRDefault="00B411B0" w:rsidP="00B411B0">
      <w:pPr>
        <w:numPr>
          <w:ilvl w:val="0"/>
          <w:numId w:val="315"/>
        </w:numPr>
        <w:spacing w:after="0" w:line="375" w:lineRule="atLeast"/>
        <w:jc w:val="both"/>
        <w:rPr>
          <w:rFonts w:ascii="inter-regular" w:hAnsi="inter-regular"/>
          <w:color w:val="000000"/>
        </w:rPr>
      </w:pPr>
      <w:r>
        <w:rPr>
          <w:rFonts w:ascii="inter-regular" w:hAnsi="inter-regular"/>
          <w:color w:val="000000"/>
          <w:bdr w:val="none" w:sz="0" w:space="0" w:color="auto" w:frame="1"/>
        </w:rPr>
        <w:t>   </w:t>
      </w:r>
    </w:p>
    <w:p w14:paraId="63984D11" w14:textId="77777777" w:rsidR="00B411B0" w:rsidRDefault="00B411B0" w:rsidP="00B411B0">
      <w:pPr>
        <w:pStyle w:val="alt"/>
        <w:numPr>
          <w:ilvl w:val="0"/>
          <w:numId w:val="315"/>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LinkedHashMap&lt;Integer,String&gt; hm=</w:t>
      </w:r>
      <w:r>
        <w:rPr>
          <w:rStyle w:val="keyword"/>
          <w:rFonts w:ascii="inter-regular" w:hAnsi="inter-regular"/>
          <w:b/>
          <w:bCs/>
          <w:color w:val="006699"/>
          <w:bdr w:val="none" w:sz="0" w:space="0" w:color="auto" w:frame="1"/>
        </w:rPr>
        <w:t>new</w:t>
      </w:r>
      <w:r>
        <w:rPr>
          <w:rFonts w:ascii="inter-regular" w:hAnsi="inter-regular"/>
          <w:color w:val="000000"/>
          <w:bdr w:val="none" w:sz="0" w:space="0" w:color="auto" w:frame="1"/>
        </w:rPr>
        <w:t> LinkedHashMap&lt;Integer,String&gt;();  </w:t>
      </w:r>
    </w:p>
    <w:p w14:paraId="64D16096" w14:textId="77777777" w:rsidR="00B411B0" w:rsidRDefault="00B411B0" w:rsidP="00B411B0">
      <w:pPr>
        <w:numPr>
          <w:ilvl w:val="0"/>
          <w:numId w:val="315"/>
        </w:numPr>
        <w:spacing w:after="0" w:line="375" w:lineRule="atLeast"/>
        <w:jc w:val="both"/>
        <w:rPr>
          <w:rFonts w:ascii="inter-regular" w:hAnsi="inter-regular"/>
          <w:color w:val="000000"/>
        </w:rPr>
      </w:pPr>
      <w:r>
        <w:rPr>
          <w:rFonts w:ascii="inter-regular" w:hAnsi="inter-regular"/>
          <w:color w:val="000000"/>
          <w:bdr w:val="none" w:sz="0" w:space="0" w:color="auto" w:frame="1"/>
        </w:rPr>
        <w:t>  </w:t>
      </w:r>
    </w:p>
    <w:p w14:paraId="4F734B69" w14:textId="77777777" w:rsidR="00B411B0" w:rsidRDefault="00B411B0" w:rsidP="00B411B0">
      <w:pPr>
        <w:pStyle w:val="alt"/>
        <w:numPr>
          <w:ilvl w:val="0"/>
          <w:numId w:val="315"/>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hm.put(</w:t>
      </w:r>
      <w:r>
        <w:rPr>
          <w:rStyle w:val="number"/>
          <w:rFonts w:ascii="inter-regular" w:hAnsi="inter-regular"/>
          <w:color w:val="C00000"/>
          <w:bdr w:val="none" w:sz="0" w:space="0" w:color="auto" w:frame="1"/>
        </w:rPr>
        <w:t>100</w:t>
      </w:r>
      <w:r>
        <w:rPr>
          <w:rFonts w:ascii="inter-regular" w:hAnsi="inter-regular"/>
          <w:color w:val="000000"/>
          <w:bdr w:val="none" w:sz="0" w:space="0" w:color="auto" w:frame="1"/>
        </w:rPr>
        <w:t>,</w:t>
      </w:r>
      <w:r>
        <w:rPr>
          <w:rStyle w:val="string"/>
          <w:rFonts w:ascii="inter-regular" w:hAnsi="inter-regular"/>
          <w:color w:val="0000FF"/>
          <w:bdr w:val="none" w:sz="0" w:space="0" w:color="auto" w:frame="1"/>
        </w:rPr>
        <w:t>"Amit"</w:t>
      </w:r>
      <w:r>
        <w:rPr>
          <w:rFonts w:ascii="inter-regular" w:hAnsi="inter-regular"/>
          <w:color w:val="000000"/>
          <w:bdr w:val="none" w:sz="0" w:space="0" w:color="auto" w:frame="1"/>
        </w:rPr>
        <w:t>);  </w:t>
      </w:r>
    </w:p>
    <w:p w14:paraId="1520CAB9" w14:textId="77777777" w:rsidR="00B411B0" w:rsidRDefault="00B411B0" w:rsidP="00B411B0">
      <w:pPr>
        <w:numPr>
          <w:ilvl w:val="0"/>
          <w:numId w:val="315"/>
        </w:numPr>
        <w:spacing w:after="0" w:line="375" w:lineRule="atLeast"/>
        <w:jc w:val="both"/>
        <w:rPr>
          <w:rFonts w:ascii="inter-regular" w:hAnsi="inter-regular"/>
          <w:color w:val="000000"/>
        </w:rPr>
      </w:pPr>
      <w:r>
        <w:rPr>
          <w:rFonts w:ascii="inter-regular" w:hAnsi="inter-regular"/>
          <w:color w:val="000000"/>
          <w:bdr w:val="none" w:sz="0" w:space="0" w:color="auto" w:frame="1"/>
        </w:rPr>
        <w:t>  hm.put(</w:t>
      </w:r>
      <w:r>
        <w:rPr>
          <w:rStyle w:val="number"/>
          <w:rFonts w:ascii="inter-regular" w:hAnsi="inter-regular"/>
          <w:color w:val="C00000"/>
          <w:bdr w:val="none" w:sz="0" w:space="0" w:color="auto" w:frame="1"/>
        </w:rPr>
        <w:t>101</w:t>
      </w:r>
      <w:r>
        <w:rPr>
          <w:rFonts w:ascii="inter-regular" w:hAnsi="inter-regular"/>
          <w:color w:val="000000"/>
          <w:bdr w:val="none" w:sz="0" w:space="0" w:color="auto" w:frame="1"/>
        </w:rPr>
        <w:t>,</w:t>
      </w:r>
      <w:r>
        <w:rPr>
          <w:rStyle w:val="string"/>
          <w:rFonts w:ascii="inter-regular" w:hAnsi="inter-regular"/>
          <w:color w:val="0000FF"/>
          <w:bdr w:val="none" w:sz="0" w:space="0" w:color="auto" w:frame="1"/>
        </w:rPr>
        <w:t>"Vijay"</w:t>
      </w:r>
      <w:r>
        <w:rPr>
          <w:rFonts w:ascii="inter-regular" w:hAnsi="inter-regular"/>
          <w:color w:val="000000"/>
          <w:bdr w:val="none" w:sz="0" w:space="0" w:color="auto" w:frame="1"/>
        </w:rPr>
        <w:t>);  </w:t>
      </w:r>
    </w:p>
    <w:p w14:paraId="260DCAF0" w14:textId="77777777" w:rsidR="00B411B0" w:rsidRDefault="00B411B0" w:rsidP="00B411B0">
      <w:pPr>
        <w:pStyle w:val="alt"/>
        <w:numPr>
          <w:ilvl w:val="0"/>
          <w:numId w:val="315"/>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hm.put(</w:t>
      </w:r>
      <w:r>
        <w:rPr>
          <w:rStyle w:val="number"/>
          <w:rFonts w:ascii="inter-regular" w:hAnsi="inter-regular"/>
          <w:color w:val="C00000"/>
          <w:bdr w:val="none" w:sz="0" w:space="0" w:color="auto" w:frame="1"/>
        </w:rPr>
        <w:t>102</w:t>
      </w:r>
      <w:r>
        <w:rPr>
          <w:rFonts w:ascii="inter-regular" w:hAnsi="inter-regular"/>
          <w:color w:val="000000"/>
          <w:bdr w:val="none" w:sz="0" w:space="0" w:color="auto" w:frame="1"/>
        </w:rPr>
        <w:t>,</w:t>
      </w:r>
      <w:r>
        <w:rPr>
          <w:rStyle w:val="string"/>
          <w:rFonts w:ascii="inter-regular" w:hAnsi="inter-regular"/>
          <w:color w:val="0000FF"/>
          <w:bdr w:val="none" w:sz="0" w:space="0" w:color="auto" w:frame="1"/>
        </w:rPr>
        <w:t>"Rahul"</w:t>
      </w:r>
      <w:r>
        <w:rPr>
          <w:rFonts w:ascii="inter-regular" w:hAnsi="inter-regular"/>
          <w:color w:val="000000"/>
          <w:bdr w:val="none" w:sz="0" w:space="0" w:color="auto" w:frame="1"/>
        </w:rPr>
        <w:t>);  </w:t>
      </w:r>
    </w:p>
    <w:p w14:paraId="7A2F27B6" w14:textId="77777777" w:rsidR="00B411B0" w:rsidRDefault="00B411B0" w:rsidP="00B411B0">
      <w:pPr>
        <w:numPr>
          <w:ilvl w:val="0"/>
          <w:numId w:val="315"/>
        </w:numPr>
        <w:spacing w:after="0" w:line="375" w:lineRule="atLeast"/>
        <w:jc w:val="both"/>
        <w:rPr>
          <w:rFonts w:ascii="inter-regular" w:hAnsi="inter-regular"/>
          <w:color w:val="000000"/>
        </w:rPr>
      </w:pPr>
      <w:r>
        <w:rPr>
          <w:rFonts w:ascii="inter-regular" w:hAnsi="inter-regular"/>
          <w:color w:val="000000"/>
          <w:bdr w:val="none" w:sz="0" w:space="0" w:color="auto" w:frame="1"/>
        </w:rPr>
        <w:t>  </w:t>
      </w:r>
    </w:p>
    <w:p w14:paraId="7E1358BD" w14:textId="77777777" w:rsidR="00B411B0" w:rsidRDefault="00B411B0" w:rsidP="00B411B0">
      <w:pPr>
        <w:pStyle w:val="alt"/>
        <w:numPr>
          <w:ilvl w:val="0"/>
          <w:numId w:val="315"/>
        </w:numPr>
        <w:spacing w:before="0" w:beforeAutospacing="0" w:after="0" w:afterAutospacing="0" w:line="375" w:lineRule="atLeast"/>
        <w:jc w:val="both"/>
        <w:rPr>
          <w:rFonts w:ascii="inter-regular" w:hAnsi="inter-regular"/>
          <w:color w:val="000000"/>
        </w:rPr>
      </w:pPr>
      <w:r>
        <w:rPr>
          <w:rStyle w:val="keyword"/>
          <w:rFonts w:ascii="inter-regular" w:hAnsi="inter-regular"/>
          <w:b/>
          <w:bCs/>
          <w:color w:val="006699"/>
          <w:bdr w:val="none" w:sz="0" w:space="0" w:color="auto" w:frame="1"/>
        </w:rPr>
        <w:t>for</w:t>
      </w:r>
      <w:r>
        <w:rPr>
          <w:rFonts w:ascii="inter-regular" w:hAnsi="inter-regular"/>
          <w:color w:val="000000"/>
          <w:bdr w:val="none" w:sz="0" w:space="0" w:color="auto" w:frame="1"/>
        </w:rPr>
        <w:t>(Map.Entry m:hm.entrySet()){  </w:t>
      </w:r>
    </w:p>
    <w:p w14:paraId="474052F4" w14:textId="77777777" w:rsidR="00B411B0" w:rsidRDefault="00B411B0" w:rsidP="00B411B0">
      <w:pPr>
        <w:numPr>
          <w:ilvl w:val="0"/>
          <w:numId w:val="315"/>
        </w:numPr>
        <w:spacing w:after="0" w:line="375" w:lineRule="atLeast"/>
        <w:jc w:val="both"/>
        <w:rPr>
          <w:rFonts w:ascii="inter-regular" w:hAnsi="inter-regular"/>
          <w:color w:val="000000"/>
        </w:rPr>
      </w:pPr>
      <w:r>
        <w:rPr>
          <w:rFonts w:ascii="inter-regular" w:hAnsi="inter-regular"/>
          <w:color w:val="000000"/>
          <w:bdr w:val="none" w:sz="0" w:space="0" w:color="auto" w:frame="1"/>
        </w:rPr>
        <w:t>   System.out.println(m.getKey()+</w:t>
      </w:r>
      <w:r>
        <w:rPr>
          <w:rStyle w:val="string"/>
          <w:rFonts w:ascii="inter-regular" w:hAnsi="inter-regular"/>
          <w:color w:val="0000FF"/>
          <w:bdr w:val="none" w:sz="0" w:space="0" w:color="auto" w:frame="1"/>
        </w:rPr>
        <w:t>" "</w:t>
      </w:r>
      <w:r>
        <w:rPr>
          <w:rFonts w:ascii="inter-regular" w:hAnsi="inter-regular"/>
          <w:color w:val="000000"/>
          <w:bdr w:val="none" w:sz="0" w:space="0" w:color="auto" w:frame="1"/>
        </w:rPr>
        <w:t>+m.getValue());  </w:t>
      </w:r>
    </w:p>
    <w:p w14:paraId="09BB4412" w14:textId="77777777" w:rsidR="00B411B0" w:rsidRDefault="00B411B0" w:rsidP="00B411B0">
      <w:pPr>
        <w:pStyle w:val="alt"/>
        <w:numPr>
          <w:ilvl w:val="0"/>
          <w:numId w:val="315"/>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  </w:t>
      </w:r>
    </w:p>
    <w:p w14:paraId="702F0974" w14:textId="77777777" w:rsidR="00B411B0" w:rsidRDefault="00B411B0" w:rsidP="00B411B0">
      <w:pPr>
        <w:numPr>
          <w:ilvl w:val="0"/>
          <w:numId w:val="315"/>
        </w:numPr>
        <w:spacing w:after="0" w:line="375" w:lineRule="atLeast"/>
        <w:jc w:val="both"/>
        <w:rPr>
          <w:rFonts w:ascii="inter-regular" w:hAnsi="inter-regular"/>
          <w:color w:val="000000"/>
        </w:rPr>
      </w:pPr>
      <w:r>
        <w:rPr>
          <w:rFonts w:ascii="inter-regular" w:hAnsi="inter-regular"/>
          <w:color w:val="000000"/>
          <w:bdr w:val="none" w:sz="0" w:space="0" w:color="auto" w:frame="1"/>
        </w:rPr>
        <w:t> }  </w:t>
      </w:r>
    </w:p>
    <w:p w14:paraId="578A99B4" w14:textId="77777777" w:rsidR="00B411B0" w:rsidRDefault="00B411B0" w:rsidP="00B411B0">
      <w:pPr>
        <w:pStyle w:val="alt"/>
        <w:numPr>
          <w:ilvl w:val="0"/>
          <w:numId w:val="315"/>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w:t>
      </w:r>
    </w:p>
    <w:p w14:paraId="7B378440" w14:textId="77777777" w:rsidR="00B411B0" w:rsidRDefault="00B411B0" w:rsidP="00B411B0">
      <w:pPr>
        <w:pStyle w:val="HTMLPreformatted"/>
        <w:shd w:val="clear" w:color="auto" w:fill="EEEEEE"/>
        <w:jc w:val="both"/>
        <w:rPr>
          <w:color w:val="535559"/>
        </w:rPr>
      </w:pPr>
      <w:r>
        <w:rPr>
          <w:color w:val="535559"/>
        </w:rPr>
        <w:t>Output:100 Amit</w:t>
      </w:r>
    </w:p>
    <w:p w14:paraId="1BD980BD" w14:textId="77777777" w:rsidR="00B411B0" w:rsidRDefault="00B411B0" w:rsidP="00B411B0">
      <w:pPr>
        <w:pStyle w:val="HTMLPreformatted"/>
        <w:shd w:val="clear" w:color="auto" w:fill="EEEEEE"/>
        <w:jc w:val="both"/>
        <w:rPr>
          <w:color w:val="535559"/>
        </w:rPr>
      </w:pPr>
      <w:r>
        <w:rPr>
          <w:color w:val="535559"/>
        </w:rPr>
        <w:t xml:space="preserve">       101 Vijay</w:t>
      </w:r>
    </w:p>
    <w:p w14:paraId="022CA54F" w14:textId="77777777" w:rsidR="00B411B0" w:rsidRDefault="00B411B0" w:rsidP="00B411B0">
      <w:pPr>
        <w:pStyle w:val="HTMLPreformatted"/>
        <w:shd w:val="clear" w:color="auto" w:fill="EEEEEE"/>
        <w:jc w:val="both"/>
        <w:rPr>
          <w:color w:val="535559"/>
        </w:rPr>
      </w:pPr>
      <w:r>
        <w:rPr>
          <w:color w:val="535559"/>
        </w:rPr>
        <w:t xml:space="preserve">       102 Rahul</w:t>
      </w:r>
    </w:p>
    <w:p w14:paraId="05CE8897" w14:textId="77777777" w:rsidR="00B411B0" w:rsidRDefault="00B411B0" w:rsidP="00B411B0">
      <w:pPr>
        <w:pStyle w:val="Heading3"/>
        <w:shd w:val="clear" w:color="auto" w:fill="FFFFFF"/>
        <w:spacing w:line="312" w:lineRule="atLeast"/>
        <w:jc w:val="both"/>
        <w:rPr>
          <w:rFonts w:ascii="Helvetica" w:hAnsi="Helvetica"/>
          <w:color w:val="610B4B"/>
          <w:sz w:val="32"/>
          <w:szCs w:val="32"/>
        </w:rPr>
      </w:pPr>
      <w:r>
        <w:rPr>
          <w:rFonts w:ascii="Helvetica" w:hAnsi="Helvetica"/>
          <w:b/>
          <w:bCs/>
          <w:color w:val="610B4B"/>
          <w:sz w:val="32"/>
          <w:szCs w:val="32"/>
        </w:rPr>
        <w:t>Java LinkedHashMap Example: Key-Value pair</w:t>
      </w:r>
    </w:p>
    <w:p w14:paraId="5F5AC7DF" w14:textId="77777777" w:rsidR="00B411B0" w:rsidRDefault="00B411B0" w:rsidP="00B411B0">
      <w:pPr>
        <w:pStyle w:val="alt"/>
        <w:numPr>
          <w:ilvl w:val="0"/>
          <w:numId w:val="316"/>
        </w:numPr>
        <w:spacing w:before="0" w:beforeAutospacing="0" w:after="0" w:afterAutospacing="0" w:line="375" w:lineRule="atLeast"/>
        <w:jc w:val="both"/>
        <w:rPr>
          <w:rFonts w:ascii="inter-regular" w:hAnsi="inter-regular"/>
          <w:color w:val="000000"/>
        </w:rPr>
      </w:pPr>
      <w:r>
        <w:rPr>
          <w:rStyle w:val="keyword"/>
          <w:rFonts w:ascii="inter-regular" w:hAnsi="inter-regular"/>
          <w:b/>
          <w:bCs/>
          <w:color w:val="006699"/>
          <w:bdr w:val="none" w:sz="0" w:space="0" w:color="auto" w:frame="1"/>
        </w:rPr>
        <w:t>import</w:t>
      </w:r>
      <w:r>
        <w:rPr>
          <w:rFonts w:ascii="inter-regular" w:hAnsi="inter-regular"/>
          <w:color w:val="000000"/>
          <w:bdr w:val="none" w:sz="0" w:space="0" w:color="auto" w:frame="1"/>
        </w:rPr>
        <w:t> java.util.*;  </w:t>
      </w:r>
    </w:p>
    <w:p w14:paraId="38B29DA1" w14:textId="77777777" w:rsidR="00B411B0" w:rsidRDefault="00B411B0" w:rsidP="00B411B0">
      <w:pPr>
        <w:numPr>
          <w:ilvl w:val="0"/>
          <w:numId w:val="316"/>
        </w:numPr>
        <w:spacing w:after="0" w:line="375" w:lineRule="atLeast"/>
        <w:jc w:val="both"/>
        <w:rPr>
          <w:rFonts w:ascii="inter-regular" w:hAnsi="inter-regular"/>
          <w:color w:val="000000"/>
        </w:rPr>
      </w:pPr>
      <w:r>
        <w:rPr>
          <w:rStyle w:val="keyword"/>
          <w:rFonts w:ascii="inter-regular" w:hAnsi="inter-regular"/>
          <w:b/>
          <w:bCs/>
          <w:color w:val="006699"/>
          <w:bdr w:val="none" w:sz="0" w:space="0" w:color="auto" w:frame="1"/>
        </w:rPr>
        <w:t>class</w:t>
      </w:r>
      <w:r>
        <w:rPr>
          <w:rFonts w:ascii="inter-regular" w:hAnsi="inter-regular"/>
          <w:color w:val="000000"/>
          <w:bdr w:val="none" w:sz="0" w:space="0" w:color="auto" w:frame="1"/>
        </w:rPr>
        <w:t> LinkedHashMap2{  </w:t>
      </w:r>
    </w:p>
    <w:p w14:paraId="3755FC0F" w14:textId="77777777" w:rsidR="00B411B0" w:rsidRDefault="00B411B0" w:rsidP="00B411B0">
      <w:pPr>
        <w:pStyle w:val="alt"/>
        <w:numPr>
          <w:ilvl w:val="0"/>
          <w:numId w:val="316"/>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lastRenderedPageBreak/>
        <w:t> </w:t>
      </w:r>
      <w:r>
        <w:rPr>
          <w:rStyle w:val="keyword"/>
          <w:rFonts w:ascii="inter-regular" w:hAnsi="inter-regular"/>
          <w:b/>
          <w:bCs/>
          <w:color w:val="006699"/>
          <w:bdr w:val="none" w:sz="0" w:space="0" w:color="auto" w:frame="1"/>
        </w:rPr>
        <w:t>public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static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void</w:t>
      </w:r>
      <w:r>
        <w:rPr>
          <w:rFonts w:ascii="inter-regular" w:hAnsi="inter-regular"/>
          <w:color w:val="000000"/>
          <w:bdr w:val="none" w:sz="0" w:space="0" w:color="auto" w:frame="1"/>
        </w:rPr>
        <w:t> main(String args[]){  </w:t>
      </w:r>
    </w:p>
    <w:p w14:paraId="78B3ABBB" w14:textId="77777777" w:rsidR="00B411B0" w:rsidRDefault="00B411B0" w:rsidP="00B411B0">
      <w:pPr>
        <w:numPr>
          <w:ilvl w:val="0"/>
          <w:numId w:val="316"/>
        </w:numPr>
        <w:spacing w:after="0" w:line="375" w:lineRule="atLeast"/>
        <w:jc w:val="both"/>
        <w:rPr>
          <w:rFonts w:ascii="inter-regular" w:hAnsi="inter-regular"/>
          <w:color w:val="000000"/>
        </w:rPr>
      </w:pPr>
      <w:r>
        <w:rPr>
          <w:rFonts w:ascii="inter-regular" w:hAnsi="inter-regular"/>
          <w:color w:val="000000"/>
          <w:bdr w:val="none" w:sz="0" w:space="0" w:color="auto" w:frame="1"/>
        </w:rPr>
        <w:t>   LinkedHashMap&lt;Integer, String&gt; map = </w:t>
      </w:r>
      <w:r>
        <w:rPr>
          <w:rStyle w:val="keyword"/>
          <w:rFonts w:ascii="inter-regular" w:hAnsi="inter-regular"/>
          <w:b/>
          <w:bCs/>
          <w:color w:val="006699"/>
          <w:bdr w:val="none" w:sz="0" w:space="0" w:color="auto" w:frame="1"/>
        </w:rPr>
        <w:t>new</w:t>
      </w:r>
      <w:r>
        <w:rPr>
          <w:rFonts w:ascii="inter-regular" w:hAnsi="inter-regular"/>
          <w:color w:val="000000"/>
          <w:bdr w:val="none" w:sz="0" w:space="0" w:color="auto" w:frame="1"/>
        </w:rPr>
        <w:t> LinkedHashMap&lt;Integer, String&gt;();           </w:t>
      </w:r>
    </w:p>
    <w:p w14:paraId="1FD00E6F" w14:textId="77777777" w:rsidR="00B411B0" w:rsidRDefault="00B411B0" w:rsidP="00B411B0">
      <w:pPr>
        <w:pStyle w:val="alt"/>
        <w:numPr>
          <w:ilvl w:val="0"/>
          <w:numId w:val="316"/>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map.put(</w:t>
      </w:r>
      <w:r>
        <w:rPr>
          <w:rStyle w:val="number"/>
          <w:rFonts w:ascii="inter-regular" w:hAnsi="inter-regular"/>
          <w:color w:val="C00000"/>
          <w:bdr w:val="none" w:sz="0" w:space="0" w:color="auto" w:frame="1"/>
        </w:rPr>
        <w:t>100</w:t>
      </w:r>
      <w:r>
        <w:rPr>
          <w:rFonts w:ascii="inter-regular" w:hAnsi="inter-regular"/>
          <w:color w:val="000000"/>
          <w:bdr w:val="none" w:sz="0" w:space="0" w:color="auto" w:frame="1"/>
        </w:rPr>
        <w:t>,</w:t>
      </w:r>
      <w:r>
        <w:rPr>
          <w:rStyle w:val="string"/>
          <w:rFonts w:ascii="inter-regular" w:hAnsi="inter-regular"/>
          <w:color w:val="0000FF"/>
          <w:bdr w:val="none" w:sz="0" w:space="0" w:color="auto" w:frame="1"/>
        </w:rPr>
        <w:t>"Amit"</w:t>
      </w:r>
      <w:r>
        <w:rPr>
          <w:rFonts w:ascii="inter-regular" w:hAnsi="inter-regular"/>
          <w:color w:val="000000"/>
          <w:bdr w:val="none" w:sz="0" w:space="0" w:color="auto" w:frame="1"/>
        </w:rPr>
        <w:t>);    </w:t>
      </w:r>
    </w:p>
    <w:p w14:paraId="0BC68893" w14:textId="77777777" w:rsidR="00B411B0" w:rsidRDefault="00B411B0" w:rsidP="00B411B0">
      <w:pPr>
        <w:numPr>
          <w:ilvl w:val="0"/>
          <w:numId w:val="316"/>
        </w:numPr>
        <w:spacing w:after="0" w:line="375" w:lineRule="atLeast"/>
        <w:jc w:val="both"/>
        <w:rPr>
          <w:rFonts w:ascii="inter-regular" w:hAnsi="inter-regular"/>
          <w:color w:val="000000"/>
        </w:rPr>
      </w:pPr>
      <w:r>
        <w:rPr>
          <w:rFonts w:ascii="inter-regular" w:hAnsi="inter-regular"/>
          <w:color w:val="000000"/>
          <w:bdr w:val="none" w:sz="0" w:space="0" w:color="auto" w:frame="1"/>
        </w:rPr>
        <w:t>     map.put(</w:t>
      </w:r>
      <w:r>
        <w:rPr>
          <w:rStyle w:val="number"/>
          <w:rFonts w:ascii="inter-regular" w:hAnsi="inter-regular"/>
          <w:color w:val="C00000"/>
          <w:bdr w:val="none" w:sz="0" w:space="0" w:color="auto" w:frame="1"/>
        </w:rPr>
        <w:t>101</w:t>
      </w:r>
      <w:r>
        <w:rPr>
          <w:rFonts w:ascii="inter-regular" w:hAnsi="inter-regular"/>
          <w:color w:val="000000"/>
          <w:bdr w:val="none" w:sz="0" w:space="0" w:color="auto" w:frame="1"/>
        </w:rPr>
        <w:t>,</w:t>
      </w:r>
      <w:r>
        <w:rPr>
          <w:rStyle w:val="string"/>
          <w:rFonts w:ascii="inter-regular" w:hAnsi="inter-regular"/>
          <w:color w:val="0000FF"/>
          <w:bdr w:val="none" w:sz="0" w:space="0" w:color="auto" w:frame="1"/>
        </w:rPr>
        <w:t>"Vijay"</w:t>
      </w:r>
      <w:r>
        <w:rPr>
          <w:rFonts w:ascii="inter-regular" w:hAnsi="inter-regular"/>
          <w:color w:val="000000"/>
          <w:bdr w:val="none" w:sz="0" w:space="0" w:color="auto" w:frame="1"/>
        </w:rPr>
        <w:t>);    </w:t>
      </w:r>
    </w:p>
    <w:p w14:paraId="5A72377B" w14:textId="77777777" w:rsidR="00B411B0" w:rsidRDefault="00B411B0" w:rsidP="00B411B0">
      <w:pPr>
        <w:pStyle w:val="alt"/>
        <w:numPr>
          <w:ilvl w:val="0"/>
          <w:numId w:val="316"/>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map.put(</w:t>
      </w:r>
      <w:r>
        <w:rPr>
          <w:rStyle w:val="number"/>
          <w:rFonts w:ascii="inter-regular" w:hAnsi="inter-regular"/>
          <w:color w:val="C00000"/>
          <w:bdr w:val="none" w:sz="0" w:space="0" w:color="auto" w:frame="1"/>
        </w:rPr>
        <w:t>102</w:t>
      </w:r>
      <w:r>
        <w:rPr>
          <w:rFonts w:ascii="inter-regular" w:hAnsi="inter-regular"/>
          <w:color w:val="000000"/>
          <w:bdr w:val="none" w:sz="0" w:space="0" w:color="auto" w:frame="1"/>
        </w:rPr>
        <w:t>,</w:t>
      </w:r>
      <w:r>
        <w:rPr>
          <w:rStyle w:val="string"/>
          <w:rFonts w:ascii="inter-regular" w:hAnsi="inter-regular"/>
          <w:color w:val="0000FF"/>
          <w:bdr w:val="none" w:sz="0" w:space="0" w:color="auto" w:frame="1"/>
        </w:rPr>
        <w:t>"Rahul"</w:t>
      </w:r>
      <w:r>
        <w:rPr>
          <w:rFonts w:ascii="inter-regular" w:hAnsi="inter-regular"/>
          <w:color w:val="000000"/>
          <w:bdr w:val="none" w:sz="0" w:space="0" w:color="auto" w:frame="1"/>
        </w:rPr>
        <w:t>);    </w:t>
      </w:r>
    </w:p>
    <w:p w14:paraId="6AC75FD8" w14:textId="77777777" w:rsidR="00B411B0" w:rsidRDefault="00B411B0" w:rsidP="00B411B0">
      <w:pPr>
        <w:numPr>
          <w:ilvl w:val="0"/>
          <w:numId w:val="316"/>
        </w:numPr>
        <w:spacing w:after="0" w:line="375" w:lineRule="atLeast"/>
        <w:jc w:val="both"/>
        <w:rPr>
          <w:rFonts w:ascii="inter-regular" w:hAnsi="inter-regular"/>
          <w:color w:val="000000"/>
        </w:rPr>
      </w:pPr>
      <w:r>
        <w:rPr>
          <w:rFonts w:ascii="inter-regular" w:hAnsi="inter-regular"/>
          <w:color w:val="000000"/>
          <w:bdr w:val="none" w:sz="0" w:space="0" w:color="auto" w:frame="1"/>
        </w:rPr>
        <w:t>       </w:t>
      </w:r>
      <w:r>
        <w:rPr>
          <w:rStyle w:val="comment"/>
          <w:rFonts w:ascii="inter-regular" w:hAnsi="inter-regular"/>
          <w:color w:val="008200"/>
          <w:bdr w:val="none" w:sz="0" w:space="0" w:color="auto" w:frame="1"/>
        </w:rPr>
        <w:t>//Fetching key</w:t>
      </w:r>
      <w:r>
        <w:rPr>
          <w:rFonts w:ascii="inter-regular" w:hAnsi="inter-regular"/>
          <w:color w:val="000000"/>
          <w:bdr w:val="none" w:sz="0" w:space="0" w:color="auto" w:frame="1"/>
        </w:rPr>
        <w:t>  </w:t>
      </w:r>
    </w:p>
    <w:p w14:paraId="7DB4CC77" w14:textId="77777777" w:rsidR="00B411B0" w:rsidRDefault="00B411B0" w:rsidP="00B411B0">
      <w:pPr>
        <w:pStyle w:val="alt"/>
        <w:numPr>
          <w:ilvl w:val="0"/>
          <w:numId w:val="316"/>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System.out.println(</w:t>
      </w:r>
      <w:r>
        <w:rPr>
          <w:rStyle w:val="string"/>
          <w:rFonts w:ascii="inter-regular" w:hAnsi="inter-regular"/>
          <w:color w:val="0000FF"/>
          <w:bdr w:val="none" w:sz="0" w:space="0" w:color="auto" w:frame="1"/>
        </w:rPr>
        <w:t>"Keys: "</w:t>
      </w:r>
      <w:r>
        <w:rPr>
          <w:rFonts w:ascii="inter-regular" w:hAnsi="inter-regular"/>
          <w:color w:val="000000"/>
          <w:bdr w:val="none" w:sz="0" w:space="0" w:color="auto" w:frame="1"/>
        </w:rPr>
        <w:t>+map.keySet());  </w:t>
      </w:r>
    </w:p>
    <w:p w14:paraId="1C14D9C2" w14:textId="77777777" w:rsidR="00B411B0" w:rsidRDefault="00B411B0" w:rsidP="00B411B0">
      <w:pPr>
        <w:numPr>
          <w:ilvl w:val="0"/>
          <w:numId w:val="316"/>
        </w:numPr>
        <w:spacing w:after="0" w:line="375" w:lineRule="atLeast"/>
        <w:jc w:val="both"/>
        <w:rPr>
          <w:rFonts w:ascii="inter-regular" w:hAnsi="inter-regular"/>
          <w:color w:val="000000"/>
        </w:rPr>
      </w:pPr>
      <w:r>
        <w:rPr>
          <w:rFonts w:ascii="inter-regular" w:hAnsi="inter-regular"/>
          <w:color w:val="000000"/>
          <w:bdr w:val="none" w:sz="0" w:space="0" w:color="auto" w:frame="1"/>
        </w:rPr>
        <w:t>       </w:t>
      </w:r>
      <w:r>
        <w:rPr>
          <w:rStyle w:val="comment"/>
          <w:rFonts w:ascii="inter-regular" w:hAnsi="inter-regular"/>
          <w:color w:val="008200"/>
          <w:bdr w:val="none" w:sz="0" w:space="0" w:color="auto" w:frame="1"/>
        </w:rPr>
        <w:t>//Fetching value</w:t>
      </w:r>
      <w:r>
        <w:rPr>
          <w:rFonts w:ascii="inter-regular" w:hAnsi="inter-regular"/>
          <w:color w:val="000000"/>
          <w:bdr w:val="none" w:sz="0" w:space="0" w:color="auto" w:frame="1"/>
        </w:rPr>
        <w:t>  </w:t>
      </w:r>
    </w:p>
    <w:p w14:paraId="66F2A9F0" w14:textId="77777777" w:rsidR="00B411B0" w:rsidRDefault="00B411B0" w:rsidP="00B411B0">
      <w:pPr>
        <w:pStyle w:val="alt"/>
        <w:numPr>
          <w:ilvl w:val="0"/>
          <w:numId w:val="316"/>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System.out.println(</w:t>
      </w:r>
      <w:r>
        <w:rPr>
          <w:rStyle w:val="string"/>
          <w:rFonts w:ascii="inter-regular" w:hAnsi="inter-regular"/>
          <w:color w:val="0000FF"/>
          <w:bdr w:val="none" w:sz="0" w:space="0" w:color="auto" w:frame="1"/>
        </w:rPr>
        <w:t>"Values: "</w:t>
      </w:r>
      <w:r>
        <w:rPr>
          <w:rFonts w:ascii="inter-regular" w:hAnsi="inter-regular"/>
          <w:color w:val="000000"/>
          <w:bdr w:val="none" w:sz="0" w:space="0" w:color="auto" w:frame="1"/>
        </w:rPr>
        <w:t>+map.values());  </w:t>
      </w:r>
    </w:p>
    <w:p w14:paraId="066E3A73" w14:textId="77777777" w:rsidR="00B411B0" w:rsidRDefault="00B411B0" w:rsidP="00B411B0">
      <w:pPr>
        <w:numPr>
          <w:ilvl w:val="0"/>
          <w:numId w:val="316"/>
        </w:numPr>
        <w:spacing w:after="0" w:line="375" w:lineRule="atLeast"/>
        <w:jc w:val="both"/>
        <w:rPr>
          <w:rFonts w:ascii="inter-regular" w:hAnsi="inter-regular"/>
          <w:color w:val="000000"/>
        </w:rPr>
      </w:pPr>
      <w:r>
        <w:rPr>
          <w:rFonts w:ascii="inter-regular" w:hAnsi="inter-regular"/>
          <w:color w:val="000000"/>
          <w:bdr w:val="none" w:sz="0" w:space="0" w:color="auto" w:frame="1"/>
        </w:rPr>
        <w:t>       </w:t>
      </w:r>
      <w:r>
        <w:rPr>
          <w:rStyle w:val="comment"/>
          <w:rFonts w:ascii="inter-regular" w:hAnsi="inter-regular"/>
          <w:color w:val="008200"/>
          <w:bdr w:val="none" w:sz="0" w:space="0" w:color="auto" w:frame="1"/>
        </w:rPr>
        <w:t>//Fetching key-value pair</w:t>
      </w:r>
      <w:r>
        <w:rPr>
          <w:rFonts w:ascii="inter-regular" w:hAnsi="inter-regular"/>
          <w:color w:val="000000"/>
          <w:bdr w:val="none" w:sz="0" w:space="0" w:color="auto" w:frame="1"/>
        </w:rPr>
        <w:t>  </w:t>
      </w:r>
    </w:p>
    <w:p w14:paraId="4DC51496" w14:textId="77777777" w:rsidR="00B411B0" w:rsidRDefault="00B411B0" w:rsidP="00B411B0">
      <w:pPr>
        <w:pStyle w:val="alt"/>
        <w:numPr>
          <w:ilvl w:val="0"/>
          <w:numId w:val="316"/>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System.out.println(</w:t>
      </w:r>
      <w:r>
        <w:rPr>
          <w:rStyle w:val="string"/>
          <w:rFonts w:ascii="inter-regular" w:hAnsi="inter-regular"/>
          <w:color w:val="0000FF"/>
          <w:bdr w:val="none" w:sz="0" w:space="0" w:color="auto" w:frame="1"/>
        </w:rPr>
        <w:t>"Key-Value pairs: "</w:t>
      </w:r>
      <w:r>
        <w:rPr>
          <w:rFonts w:ascii="inter-regular" w:hAnsi="inter-regular"/>
          <w:color w:val="000000"/>
          <w:bdr w:val="none" w:sz="0" w:space="0" w:color="auto" w:frame="1"/>
        </w:rPr>
        <w:t>+map.entrySet());  </w:t>
      </w:r>
    </w:p>
    <w:p w14:paraId="1CB38AEC" w14:textId="77777777" w:rsidR="00B411B0" w:rsidRDefault="00B411B0" w:rsidP="00B411B0">
      <w:pPr>
        <w:numPr>
          <w:ilvl w:val="0"/>
          <w:numId w:val="316"/>
        </w:numPr>
        <w:spacing w:after="0" w:line="375" w:lineRule="atLeast"/>
        <w:jc w:val="both"/>
        <w:rPr>
          <w:rFonts w:ascii="inter-regular" w:hAnsi="inter-regular"/>
          <w:color w:val="000000"/>
        </w:rPr>
      </w:pPr>
      <w:r>
        <w:rPr>
          <w:rFonts w:ascii="inter-regular" w:hAnsi="inter-regular"/>
          <w:color w:val="000000"/>
          <w:bdr w:val="none" w:sz="0" w:space="0" w:color="auto" w:frame="1"/>
        </w:rPr>
        <w:t> }  </w:t>
      </w:r>
    </w:p>
    <w:p w14:paraId="2EE53DB4" w14:textId="77777777" w:rsidR="00B411B0" w:rsidRDefault="00B411B0" w:rsidP="00B411B0">
      <w:pPr>
        <w:pStyle w:val="alt"/>
        <w:numPr>
          <w:ilvl w:val="0"/>
          <w:numId w:val="316"/>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w:t>
      </w:r>
    </w:p>
    <w:p w14:paraId="2B7CDE2F" w14:textId="77777777" w:rsidR="00B411B0" w:rsidRDefault="00B411B0" w:rsidP="00B411B0">
      <w:pPr>
        <w:pStyle w:val="HTMLPreformatted"/>
        <w:shd w:val="clear" w:color="auto" w:fill="EEEEEE"/>
        <w:jc w:val="both"/>
        <w:rPr>
          <w:color w:val="535559"/>
        </w:rPr>
      </w:pPr>
      <w:r>
        <w:rPr>
          <w:color w:val="535559"/>
        </w:rPr>
        <w:t>Keys: [100, 101, 102]</w:t>
      </w:r>
    </w:p>
    <w:p w14:paraId="706488F6" w14:textId="77777777" w:rsidR="00B411B0" w:rsidRDefault="00B411B0" w:rsidP="00B411B0">
      <w:pPr>
        <w:pStyle w:val="HTMLPreformatted"/>
        <w:shd w:val="clear" w:color="auto" w:fill="EEEEEE"/>
        <w:jc w:val="both"/>
        <w:rPr>
          <w:color w:val="535559"/>
        </w:rPr>
      </w:pPr>
      <w:r>
        <w:rPr>
          <w:color w:val="535559"/>
        </w:rPr>
        <w:t>Values: [Amit, Vijay, Rahul]</w:t>
      </w:r>
    </w:p>
    <w:p w14:paraId="5BE7480A" w14:textId="77777777" w:rsidR="00B411B0" w:rsidRDefault="00B411B0" w:rsidP="00B411B0">
      <w:pPr>
        <w:pStyle w:val="HTMLPreformatted"/>
        <w:shd w:val="clear" w:color="auto" w:fill="EEEEEE"/>
        <w:jc w:val="both"/>
        <w:rPr>
          <w:color w:val="535559"/>
        </w:rPr>
      </w:pPr>
      <w:r>
        <w:rPr>
          <w:color w:val="535559"/>
        </w:rPr>
        <w:t>Key-Value pairs: [100=Amit, 101=Vijay, 102=Rahul]</w:t>
      </w:r>
    </w:p>
    <w:p w14:paraId="52C39F71" w14:textId="77777777" w:rsidR="00B411B0" w:rsidRDefault="00B411B0" w:rsidP="00B411B0">
      <w:pPr>
        <w:pStyle w:val="Heading3"/>
        <w:shd w:val="clear" w:color="auto" w:fill="FFFFFF"/>
        <w:spacing w:line="312" w:lineRule="atLeast"/>
        <w:jc w:val="both"/>
        <w:rPr>
          <w:rFonts w:ascii="Helvetica" w:hAnsi="Helvetica"/>
          <w:color w:val="610B4B"/>
          <w:sz w:val="32"/>
          <w:szCs w:val="32"/>
        </w:rPr>
      </w:pPr>
      <w:r>
        <w:rPr>
          <w:rFonts w:ascii="Helvetica" w:hAnsi="Helvetica"/>
          <w:b/>
          <w:bCs/>
          <w:color w:val="610B4B"/>
          <w:sz w:val="32"/>
          <w:szCs w:val="32"/>
        </w:rPr>
        <w:t>Java LinkedHashMap Example:remove()</w:t>
      </w:r>
    </w:p>
    <w:p w14:paraId="35C89CE6" w14:textId="77777777" w:rsidR="00B411B0" w:rsidRDefault="00B411B0" w:rsidP="00B411B0">
      <w:pPr>
        <w:pStyle w:val="alt"/>
        <w:numPr>
          <w:ilvl w:val="0"/>
          <w:numId w:val="317"/>
        </w:numPr>
        <w:spacing w:before="0" w:beforeAutospacing="0" w:after="0" w:afterAutospacing="0" w:line="375" w:lineRule="atLeast"/>
        <w:jc w:val="both"/>
        <w:rPr>
          <w:rFonts w:ascii="inter-regular" w:hAnsi="inter-regular"/>
          <w:color w:val="000000"/>
        </w:rPr>
      </w:pPr>
      <w:r>
        <w:rPr>
          <w:rStyle w:val="keyword"/>
          <w:rFonts w:ascii="inter-regular" w:hAnsi="inter-regular"/>
          <w:b/>
          <w:bCs/>
          <w:color w:val="006699"/>
          <w:bdr w:val="none" w:sz="0" w:space="0" w:color="auto" w:frame="1"/>
        </w:rPr>
        <w:t>import</w:t>
      </w:r>
      <w:r>
        <w:rPr>
          <w:rFonts w:ascii="inter-regular" w:hAnsi="inter-regular"/>
          <w:color w:val="000000"/>
          <w:bdr w:val="none" w:sz="0" w:space="0" w:color="auto" w:frame="1"/>
        </w:rPr>
        <w:t> java.util.*;  </w:t>
      </w:r>
    </w:p>
    <w:p w14:paraId="6C37FE24" w14:textId="77777777" w:rsidR="00B411B0" w:rsidRDefault="00B411B0" w:rsidP="00B411B0">
      <w:pPr>
        <w:numPr>
          <w:ilvl w:val="0"/>
          <w:numId w:val="317"/>
        </w:numPr>
        <w:spacing w:after="0" w:line="375" w:lineRule="atLeast"/>
        <w:jc w:val="both"/>
        <w:rPr>
          <w:rFonts w:ascii="inter-regular" w:hAnsi="inter-regular"/>
          <w:color w:val="000000"/>
        </w:rPr>
      </w:pPr>
      <w:r>
        <w:rPr>
          <w:rStyle w:val="keyword"/>
          <w:rFonts w:ascii="inter-regular" w:hAnsi="inter-regular"/>
          <w:b/>
          <w:bCs/>
          <w:color w:val="006699"/>
          <w:bdr w:val="none" w:sz="0" w:space="0" w:color="auto" w:frame="1"/>
        </w:rPr>
        <w:t>public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class</w:t>
      </w:r>
      <w:r>
        <w:rPr>
          <w:rFonts w:ascii="inter-regular" w:hAnsi="inter-regular"/>
          <w:color w:val="000000"/>
          <w:bdr w:val="none" w:sz="0" w:space="0" w:color="auto" w:frame="1"/>
        </w:rPr>
        <w:t> LinkedHashMap3 {  </w:t>
      </w:r>
    </w:p>
    <w:p w14:paraId="3B1D9C12" w14:textId="77777777" w:rsidR="00B411B0" w:rsidRDefault="00B411B0" w:rsidP="00B411B0">
      <w:pPr>
        <w:pStyle w:val="alt"/>
        <w:numPr>
          <w:ilvl w:val="0"/>
          <w:numId w:val="317"/>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public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static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void</w:t>
      </w:r>
      <w:r>
        <w:rPr>
          <w:rFonts w:ascii="inter-regular" w:hAnsi="inter-regular"/>
          <w:color w:val="000000"/>
          <w:bdr w:val="none" w:sz="0" w:space="0" w:color="auto" w:frame="1"/>
        </w:rPr>
        <w:t> main(String args[]) {  </w:t>
      </w:r>
    </w:p>
    <w:p w14:paraId="79F93514" w14:textId="77777777" w:rsidR="00B411B0" w:rsidRDefault="00B411B0" w:rsidP="00B411B0">
      <w:pPr>
        <w:numPr>
          <w:ilvl w:val="0"/>
          <w:numId w:val="317"/>
        </w:numPr>
        <w:spacing w:after="0" w:line="375" w:lineRule="atLeast"/>
        <w:jc w:val="both"/>
        <w:rPr>
          <w:rFonts w:ascii="inter-regular" w:hAnsi="inter-regular"/>
          <w:color w:val="000000"/>
        </w:rPr>
      </w:pPr>
      <w:r>
        <w:rPr>
          <w:rFonts w:ascii="inter-regular" w:hAnsi="inter-regular"/>
          <w:color w:val="000000"/>
          <w:bdr w:val="none" w:sz="0" w:space="0" w:color="auto" w:frame="1"/>
        </w:rPr>
        <w:t>    Map&lt;Integer,String&gt; map=</w:t>
      </w:r>
      <w:r>
        <w:rPr>
          <w:rStyle w:val="keyword"/>
          <w:rFonts w:ascii="inter-regular" w:hAnsi="inter-regular"/>
          <w:b/>
          <w:bCs/>
          <w:color w:val="006699"/>
          <w:bdr w:val="none" w:sz="0" w:space="0" w:color="auto" w:frame="1"/>
        </w:rPr>
        <w:t>new</w:t>
      </w:r>
      <w:r>
        <w:rPr>
          <w:rFonts w:ascii="inter-regular" w:hAnsi="inter-regular"/>
          <w:color w:val="000000"/>
          <w:bdr w:val="none" w:sz="0" w:space="0" w:color="auto" w:frame="1"/>
        </w:rPr>
        <w:t> LinkedHashMap&lt;Integer,String&gt;();        </w:t>
      </w:r>
    </w:p>
    <w:p w14:paraId="68763899" w14:textId="77777777" w:rsidR="00B411B0" w:rsidRDefault="00B411B0" w:rsidP="00B411B0">
      <w:pPr>
        <w:pStyle w:val="alt"/>
        <w:numPr>
          <w:ilvl w:val="0"/>
          <w:numId w:val="317"/>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map.put(</w:t>
      </w:r>
      <w:r>
        <w:rPr>
          <w:rStyle w:val="number"/>
          <w:rFonts w:ascii="inter-regular" w:hAnsi="inter-regular"/>
          <w:color w:val="C00000"/>
          <w:bdr w:val="none" w:sz="0" w:space="0" w:color="auto" w:frame="1"/>
        </w:rPr>
        <w:t>101</w:t>
      </w:r>
      <w:r>
        <w:rPr>
          <w:rFonts w:ascii="inter-regular" w:hAnsi="inter-regular"/>
          <w:color w:val="000000"/>
          <w:bdr w:val="none" w:sz="0" w:space="0" w:color="auto" w:frame="1"/>
        </w:rPr>
        <w:t>,</w:t>
      </w:r>
      <w:r>
        <w:rPr>
          <w:rStyle w:val="string"/>
          <w:rFonts w:ascii="inter-regular" w:hAnsi="inter-regular"/>
          <w:color w:val="0000FF"/>
          <w:bdr w:val="none" w:sz="0" w:space="0" w:color="auto" w:frame="1"/>
        </w:rPr>
        <w:t>"Amit"</w:t>
      </w:r>
      <w:r>
        <w:rPr>
          <w:rFonts w:ascii="inter-regular" w:hAnsi="inter-regular"/>
          <w:color w:val="000000"/>
          <w:bdr w:val="none" w:sz="0" w:space="0" w:color="auto" w:frame="1"/>
        </w:rPr>
        <w:t>);    </w:t>
      </w:r>
    </w:p>
    <w:p w14:paraId="1A663AFF" w14:textId="77777777" w:rsidR="00B411B0" w:rsidRDefault="00B411B0" w:rsidP="00B411B0">
      <w:pPr>
        <w:numPr>
          <w:ilvl w:val="0"/>
          <w:numId w:val="317"/>
        </w:numPr>
        <w:spacing w:after="0" w:line="375" w:lineRule="atLeast"/>
        <w:jc w:val="both"/>
        <w:rPr>
          <w:rFonts w:ascii="inter-regular" w:hAnsi="inter-regular"/>
          <w:color w:val="000000"/>
        </w:rPr>
      </w:pPr>
      <w:r>
        <w:rPr>
          <w:rFonts w:ascii="inter-regular" w:hAnsi="inter-regular"/>
          <w:color w:val="000000"/>
          <w:bdr w:val="none" w:sz="0" w:space="0" w:color="auto" w:frame="1"/>
        </w:rPr>
        <w:t>     map.put(</w:t>
      </w:r>
      <w:r>
        <w:rPr>
          <w:rStyle w:val="number"/>
          <w:rFonts w:ascii="inter-regular" w:hAnsi="inter-regular"/>
          <w:color w:val="C00000"/>
          <w:bdr w:val="none" w:sz="0" w:space="0" w:color="auto" w:frame="1"/>
        </w:rPr>
        <w:t>102</w:t>
      </w:r>
      <w:r>
        <w:rPr>
          <w:rFonts w:ascii="inter-regular" w:hAnsi="inter-regular"/>
          <w:color w:val="000000"/>
          <w:bdr w:val="none" w:sz="0" w:space="0" w:color="auto" w:frame="1"/>
        </w:rPr>
        <w:t>,</w:t>
      </w:r>
      <w:r>
        <w:rPr>
          <w:rStyle w:val="string"/>
          <w:rFonts w:ascii="inter-regular" w:hAnsi="inter-regular"/>
          <w:color w:val="0000FF"/>
          <w:bdr w:val="none" w:sz="0" w:space="0" w:color="auto" w:frame="1"/>
        </w:rPr>
        <w:t>"Vijay"</w:t>
      </w:r>
      <w:r>
        <w:rPr>
          <w:rFonts w:ascii="inter-regular" w:hAnsi="inter-regular"/>
          <w:color w:val="000000"/>
          <w:bdr w:val="none" w:sz="0" w:space="0" w:color="auto" w:frame="1"/>
        </w:rPr>
        <w:t>);    </w:t>
      </w:r>
    </w:p>
    <w:p w14:paraId="5EF21450" w14:textId="77777777" w:rsidR="00B411B0" w:rsidRDefault="00B411B0" w:rsidP="00B411B0">
      <w:pPr>
        <w:pStyle w:val="alt"/>
        <w:numPr>
          <w:ilvl w:val="0"/>
          <w:numId w:val="317"/>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map.put(</w:t>
      </w:r>
      <w:r>
        <w:rPr>
          <w:rStyle w:val="number"/>
          <w:rFonts w:ascii="inter-regular" w:hAnsi="inter-regular"/>
          <w:color w:val="C00000"/>
          <w:bdr w:val="none" w:sz="0" w:space="0" w:color="auto" w:frame="1"/>
        </w:rPr>
        <w:t>103</w:t>
      </w:r>
      <w:r>
        <w:rPr>
          <w:rFonts w:ascii="inter-regular" w:hAnsi="inter-regular"/>
          <w:color w:val="000000"/>
          <w:bdr w:val="none" w:sz="0" w:space="0" w:color="auto" w:frame="1"/>
        </w:rPr>
        <w:t>,</w:t>
      </w:r>
      <w:r>
        <w:rPr>
          <w:rStyle w:val="string"/>
          <w:rFonts w:ascii="inter-regular" w:hAnsi="inter-regular"/>
          <w:color w:val="0000FF"/>
          <w:bdr w:val="none" w:sz="0" w:space="0" w:color="auto" w:frame="1"/>
        </w:rPr>
        <w:t>"Rahul"</w:t>
      </w:r>
      <w:r>
        <w:rPr>
          <w:rFonts w:ascii="inter-regular" w:hAnsi="inter-regular"/>
          <w:color w:val="000000"/>
          <w:bdr w:val="none" w:sz="0" w:space="0" w:color="auto" w:frame="1"/>
        </w:rPr>
        <w:t>);    </w:t>
      </w:r>
    </w:p>
    <w:p w14:paraId="08022C70" w14:textId="77777777" w:rsidR="00B411B0" w:rsidRDefault="00B411B0" w:rsidP="00B411B0">
      <w:pPr>
        <w:numPr>
          <w:ilvl w:val="0"/>
          <w:numId w:val="317"/>
        </w:numPr>
        <w:spacing w:after="0" w:line="375" w:lineRule="atLeast"/>
        <w:jc w:val="both"/>
        <w:rPr>
          <w:rFonts w:ascii="inter-regular" w:hAnsi="inter-regular"/>
          <w:color w:val="000000"/>
        </w:rPr>
      </w:pPr>
      <w:r>
        <w:rPr>
          <w:rFonts w:ascii="inter-regular" w:hAnsi="inter-regular"/>
          <w:color w:val="000000"/>
          <w:bdr w:val="none" w:sz="0" w:space="0" w:color="auto" w:frame="1"/>
        </w:rPr>
        <w:t>     System.out.println(</w:t>
      </w:r>
      <w:r>
        <w:rPr>
          <w:rStyle w:val="string"/>
          <w:rFonts w:ascii="inter-regular" w:hAnsi="inter-regular"/>
          <w:color w:val="0000FF"/>
          <w:bdr w:val="none" w:sz="0" w:space="0" w:color="auto" w:frame="1"/>
        </w:rPr>
        <w:t>"Before invoking remove() method: "</w:t>
      </w:r>
      <w:r>
        <w:rPr>
          <w:rFonts w:ascii="inter-regular" w:hAnsi="inter-regular"/>
          <w:color w:val="000000"/>
          <w:bdr w:val="none" w:sz="0" w:space="0" w:color="auto" w:frame="1"/>
        </w:rPr>
        <w:t>+map);     </w:t>
      </w:r>
    </w:p>
    <w:p w14:paraId="566F8354" w14:textId="77777777" w:rsidR="00B411B0" w:rsidRDefault="00B411B0" w:rsidP="00B411B0">
      <w:pPr>
        <w:pStyle w:val="alt"/>
        <w:numPr>
          <w:ilvl w:val="0"/>
          <w:numId w:val="317"/>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map.remove(</w:t>
      </w:r>
      <w:r>
        <w:rPr>
          <w:rStyle w:val="number"/>
          <w:rFonts w:ascii="inter-regular" w:hAnsi="inter-regular"/>
          <w:color w:val="C00000"/>
          <w:bdr w:val="none" w:sz="0" w:space="0" w:color="auto" w:frame="1"/>
        </w:rPr>
        <w:t>102</w:t>
      </w:r>
      <w:r>
        <w:rPr>
          <w:rFonts w:ascii="inter-regular" w:hAnsi="inter-regular"/>
          <w:color w:val="000000"/>
          <w:bdr w:val="none" w:sz="0" w:space="0" w:color="auto" w:frame="1"/>
        </w:rPr>
        <w:t>);  </w:t>
      </w:r>
    </w:p>
    <w:p w14:paraId="0F0E01AA" w14:textId="77777777" w:rsidR="00B411B0" w:rsidRDefault="00B411B0" w:rsidP="00B411B0">
      <w:pPr>
        <w:numPr>
          <w:ilvl w:val="0"/>
          <w:numId w:val="317"/>
        </w:numPr>
        <w:spacing w:after="0" w:line="375" w:lineRule="atLeast"/>
        <w:jc w:val="both"/>
        <w:rPr>
          <w:rFonts w:ascii="inter-regular" w:hAnsi="inter-regular"/>
          <w:color w:val="000000"/>
        </w:rPr>
      </w:pPr>
      <w:r>
        <w:rPr>
          <w:rFonts w:ascii="inter-regular" w:hAnsi="inter-regular"/>
          <w:color w:val="000000"/>
          <w:bdr w:val="none" w:sz="0" w:space="0" w:color="auto" w:frame="1"/>
        </w:rPr>
        <w:t>    System.out.println(</w:t>
      </w:r>
      <w:r>
        <w:rPr>
          <w:rStyle w:val="string"/>
          <w:rFonts w:ascii="inter-regular" w:hAnsi="inter-regular"/>
          <w:color w:val="0000FF"/>
          <w:bdr w:val="none" w:sz="0" w:space="0" w:color="auto" w:frame="1"/>
        </w:rPr>
        <w:t>"After invoking remove() method: "</w:t>
      </w:r>
      <w:r>
        <w:rPr>
          <w:rFonts w:ascii="inter-regular" w:hAnsi="inter-regular"/>
          <w:color w:val="000000"/>
          <w:bdr w:val="none" w:sz="0" w:space="0" w:color="auto" w:frame="1"/>
        </w:rPr>
        <w:t>+map);    </w:t>
      </w:r>
    </w:p>
    <w:p w14:paraId="27628990" w14:textId="77777777" w:rsidR="00B411B0" w:rsidRDefault="00B411B0" w:rsidP="00B411B0">
      <w:pPr>
        <w:pStyle w:val="alt"/>
        <w:numPr>
          <w:ilvl w:val="0"/>
          <w:numId w:val="317"/>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      </w:t>
      </w:r>
    </w:p>
    <w:p w14:paraId="0A4412A3" w14:textId="77777777" w:rsidR="00B411B0" w:rsidRDefault="00B411B0" w:rsidP="00B411B0">
      <w:pPr>
        <w:numPr>
          <w:ilvl w:val="0"/>
          <w:numId w:val="317"/>
        </w:numPr>
        <w:spacing w:after="0" w:line="375" w:lineRule="atLeast"/>
        <w:jc w:val="both"/>
        <w:rPr>
          <w:rFonts w:ascii="inter-regular" w:hAnsi="inter-regular"/>
          <w:color w:val="000000"/>
        </w:rPr>
      </w:pPr>
      <w:r>
        <w:rPr>
          <w:rFonts w:ascii="inter-regular" w:hAnsi="inter-regular"/>
          <w:color w:val="000000"/>
          <w:bdr w:val="none" w:sz="0" w:space="0" w:color="auto" w:frame="1"/>
        </w:rPr>
        <w:t>}  </w:t>
      </w:r>
    </w:p>
    <w:p w14:paraId="708BA8F7" w14:textId="77777777" w:rsidR="00B411B0" w:rsidRDefault="00B411B0" w:rsidP="00B411B0">
      <w:pPr>
        <w:pStyle w:val="NormalWeb"/>
        <w:shd w:val="clear" w:color="auto" w:fill="FFFFFF"/>
        <w:jc w:val="both"/>
        <w:rPr>
          <w:rFonts w:ascii="inter-regular" w:hAnsi="inter-regular"/>
          <w:color w:val="333333"/>
        </w:rPr>
      </w:pPr>
      <w:r>
        <w:rPr>
          <w:rFonts w:ascii="inter-regular" w:hAnsi="inter-regular"/>
          <w:color w:val="333333"/>
        </w:rPr>
        <w:t>Output:</w:t>
      </w:r>
    </w:p>
    <w:p w14:paraId="38DDFCF3" w14:textId="77777777" w:rsidR="00B411B0" w:rsidRDefault="00B411B0" w:rsidP="00B411B0">
      <w:pPr>
        <w:jc w:val="center"/>
        <w:textAlignment w:val="top"/>
        <w:rPr>
          <w:rFonts w:ascii="Roboto" w:hAnsi="Roboto"/>
          <w:color w:val="FFFFFF"/>
          <w:sz w:val="21"/>
          <w:szCs w:val="21"/>
          <w:lang w:val="en"/>
        </w:rPr>
      </w:pPr>
      <w:r>
        <w:rPr>
          <w:rStyle w:val="vjs-control-text"/>
          <w:rFonts w:ascii="Roboto" w:hAnsi="Roboto"/>
          <w:color w:val="FFFFFF"/>
          <w:sz w:val="21"/>
          <w:szCs w:val="21"/>
          <w:bdr w:val="none" w:sz="0" w:space="0" w:color="auto" w:frame="1"/>
          <w:lang w:val="en"/>
        </w:rPr>
        <w:t>PlayNext</w:t>
      </w:r>
    </w:p>
    <w:p w14:paraId="373DBB70" w14:textId="77777777" w:rsidR="00B411B0" w:rsidRDefault="00B411B0" w:rsidP="00B411B0">
      <w:pPr>
        <w:jc w:val="center"/>
        <w:textAlignment w:val="top"/>
        <w:rPr>
          <w:rFonts w:ascii="Roboto" w:hAnsi="Roboto"/>
          <w:color w:val="FFFFFF"/>
          <w:sz w:val="21"/>
          <w:szCs w:val="21"/>
          <w:lang w:val="en"/>
        </w:rPr>
      </w:pPr>
      <w:r>
        <w:rPr>
          <w:rStyle w:val="vjs-control-text"/>
          <w:rFonts w:ascii="Roboto" w:hAnsi="Roboto"/>
          <w:color w:val="FFFFFF"/>
          <w:sz w:val="21"/>
          <w:szCs w:val="21"/>
          <w:bdr w:val="none" w:sz="0" w:space="0" w:color="auto" w:frame="1"/>
          <w:lang w:val="en"/>
        </w:rPr>
        <w:t>Unmute</w:t>
      </w:r>
    </w:p>
    <w:p w14:paraId="564C8443" w14:textId="77777777" w:rsidR="00B411B0" w:rsidRDefault="00B411B0" w:rsidP="00B411B0">
      <w:pPr>
        <w:spacing w:line="720" w:lineRule="atLeast"/>
        <w:jc w:val="center"/>
        <w:textAlignment w:val="top"/>
        <w:rPr>
          <w:rFonts w:ascii="Roboto" w:hAnsi="Roboto"/>
          <w:color w:val="FFFFFF"/>
          <w:sz w:val="18"/>
          <w:szCs w:val="18"/>
          <w:lang w:val="en"/>
        </w:rPr>
      </w:pPr>
      <w:r>
        <w:rPr>
          <w:rStyle w:val="vjs-control-text"/>
          <w:rFonts w:ascii="Roboto" w:hAnsi="Roboto"/>
          <w:color w:val="FFFFFF"/>
          <w:sz w:val="18"/>
          <w:szCs w:val="18"/>
          <w:bdr w:val="none" w:sz="0" w:space="0" w:color="auto" w:frame="1"/>
          <w:lang w:val="en"/>
        </w:rPr>
        <w:t>Current TimeÂ </w:t>
      </w:r>
      <w:r>
        <w:rPr>
          <w:rStyle w:val="vjs-current-time-display"/>
          <w:rFonts w:ascii="Roboto" w:hAnsi="Roboto"/>
          <w:color w:val="FFFFFF"/>
          <w:sz w:val="18"/>
          <w:szCs w:val="18"/>
          <w:lang w:val="en"/>
        </w:rPr>
        <w:t>0:00</w:t>
      </w:r>
    </w:p>
    <w:p w14:paraId="507AF09B" w14:textId="77777777" w:rsidR="00B411B0" w:rsidRDefault="00B411B0" w:rsidP="00B411B0">
      <w:pPr>
        <w:spacing w:line="720" w:lineRule="atLeast"/>
        <w:jc w:val="center"/>
        <w:textAlignment w:val="top"/>
        <w:rPr>
          <w:rFonts w:ascii="Roboto" w:hAnsi="Roboto"/>
          <w:color w:val="FFFFFF"/>
          <w:sz w:val="18"/>
          <w:szCs w:val="18"/>
          <w:lang w:val="en"/>
        </w:rPr>
      </w:pPr>
      <w:r>
        <w:rPr>
          <w:rFonts w:ascii="Roboto" w:hAnsi="Roboto"/>
          <w:color w:val="FFFFFF"/>
          <w:sz w:val="18"/>
          <w:szCs w:val="18"/>
          <w:lang w:val="en"/>
        </w:rPr>
        <w:t>/</w:t>
      </w:r>
    </w:p>
    <w:p w14:paraId="176D443A" w14:textId="77777777" w:rsidR="00B411B0" w:rsidRDefault="00B411B0" w:rsidP="00B411B0">
      <w:pPr>
        <w:spacing w:line="720" w:lineRule="atLeast"/>
        <w:jc w:val="center"/>
        <w:textAlignment w:val="top"/>
        <w:rPr>
          <w:rFonts w:ascii="Roboto" w:hAnsi="Roboto"/>
          <w:color w:val="FFFFFF"/>
          <w:sz w:val="18"/>
          <w:szCs w:val="18"/>
          <w:lang w:val="en"/>
        </w:rPr>
      </w:pPr>
      <w:r>
        <w:rPr>
          <w:rStyle w:val="vjs-control-text"/>
          <w:rFonts w:ascii="Roboto" w:hAnsi="Roboto"/>
          <w:color w:val="FFFFFF"/>
          <w:sz w:val="18"/>
          <w:szCs w:val="18"/>
          <w:bdr w:val="none" w:sz="0" w:space="0" w:color="auto" w:frame="1"/>
          <w:lang w:val="en"/>
        </w:rPr>
        <w:lastRenderedPageBreak/>
        <w:t>DurationÂ </w:t>
      </w:r>
      <w:r>
        <w:rPr>
          <w:rStyle w:val="vjs-duration-display"/>
          <w:rFonts w:ascii="Roboto" w:hAnsi="Roboto"/>
          <w:color w:val="FFFFFF"/>
          <w:sz w:val="18"/>
          <w:szCs w:val="18"/>
          <w:lang w:val="en"/>
        </w:rPr>
        <w:t>0:00</w:t>
      </w:r>
    </w:p>
    <w:p w14:paraId="55DF1759" w14:textId="77777777" w:rsidR="00B411B0" w:rsidRDefault="00B411B0" w:rsidP="00B411B0">
      <w:pPr>
        <w:spacing w:line="240" w:lineRule="auto"/>
        <w:jc w:val="center"/>
        <w:textAlignment w:val="top"/>
        <w:rPr>
          <w:rFonts w:ascii="Roboto" w:hAnsi="Roboto"/>
          <w:color w:val="FFFFFF"/>
          <w:sz w:val="21"/>
          <w:szCs w:val="21"/>
          <w:lang w:val="en"/>
        </w:rPr>
      </w:pPr>
      <w:r>
        <w:rPr>
          <w:rStyle w:val="vjs-control-text"/>
          <w:rFonts w:ascii="Roboto" w:hAnsi="Roboto"/>
          <w:color w:val="FFFFFF"/>
          <w:sz w:val="21"/>
          <w:szCs w:val="21"/>
          <w:bdr w:val="none" w:sz="0" w:space="0" w:color="auto" w:frame="1"/>
          <w:lang w:val="en"/>
        </w:rPr>
        <w:t>Loaded: </w:t>
      </w:r>
      <w:r>
        <w:rPr>
          <w:rStyle w:val="vjs-control-text-loaded-percentage"/>
          <w:rFonts w:ascii="Roboto" w:hAnsi="Roboto"/>
          <w:color w:val="FFFFFF"/>
          <w:sz w:val="21"/>
          <w:szCs w:val="21"/>
          <w:bdr w:val="none" w:sz="0" w:space="0" w:color="auto" w:frame="1"/>
          <w:lang w:val="en"/>
        </w:rPr>
        <w:t>0%</w:t>
      </w:r>
    </w:p>
    <w:p w14:paraId="6A8F8699" w14:textId="77777777" w:rsidR="00B411B0" w:rsidRDefault="00B411B0" w:rsidP="00B411B0">
      <w:pPr>
        <w:jc w:val="center"/>
        <w:textAlignment w:val="top"/>
        <w:rPr>
          <w:rFonts w:ascii="Roboto" w:hAnsi="Roboto"/>
          <w:color w:val="FFFFFF"/>
          <w:sz w:val="21"/>
          <w:szCs w:val="21"/>
          <w:lang w:val="en"/>
        </w:rPr>
      </w:pPr>
      <w:r>
        <w:rPr>
          <w:rFonts w:ascii="Roboto" w:hAnsi="Roboto"/>
          <w:color w:val="FFFFFF"/>
          <w:sz w:val="21"/>
          <w:szCs w:val="21"/>
          <w:lang w:val="en"/>
        </w:rPr>
        <w:t>Â </w:t>
      </w:r>
    </w:p>
    <w:p w14:paraId="1F2B908C" w14:textId="77777777" w:rsidR="00B411B0" w:rsidRDefault="00B411B0" w:rsidP="00B411B0">
      <w:pPr>
        <w:jc w:val="center"/>
        <w:textAlignment w:val="top"/>
        <w:rPr>
          <w:rFonts w:ascii="Roboto" w:hAnsi="Roboto"/>
          <w:color w:val="FFFFFF"/>
          <w:sz w:val="21"/>
          <w:szCs w:val="21"/>
          <w:lang w:val="en"/>
        </w:rPr>
      </w:pPr>
      <w:r>
        <w:rPr>
          <w:rStyle w:val="vjs-control-text"/>
          <w:rFonts w:ascii="Roboto" w:hAnsi="Roboto"/>
          <w:color w:val="FFFFFF"/>
          <w:sz w:val="21"/>
          <w:szCs w:val="21"/>
          <w:bdr w:val="none" w:sz="0" w:space="0" w:color="auto" w:frame="1"/>
          <w:lang w:val="en"/>
        </w:rPr>
        <w:t>Fullscreen</w:t>
      </w:r>
    </w:p>
    <w:p w14:paraId="65551317" w14:textId="77777777" w:rsidR="00B411B0" w:rsidRDefault="00B411B0" w:rsidP="00B411B0">
      <w:pPr>
        <w:jc w:val="center"/>
        <w:textAlignment w:val="top"/>
        <w:rPr>
          <w:rFonts w:ascii="Roboto" w:hAnsi="Roboto"/>
          <w:color w:val="FFFFFF"/>
          <w:sz w:val="21"/>
          <w:szCs w:val="21"/>
          <w:lang w:val="en"/>
        </w:rPr>
      </w:pPr>
      <w:r>
        <w:rPr>
          <w:rStyle w:val="vjs-control-text"/>
          <w:rFonts w:ascii="Roboto" w:hAnsi="Roboto"/>
          <w:color w:val="FFFFFF"/>
          <w:sz w:val="21"/>
          <w:szCs w:val="21"/>
          <w:bdr w:val="none" w:sz="0" w:space="0" w:color="auto" w:frame="1"/>
          <w:lang w:val="en"/>
        </w:rPr>
        <w:t>Backward Skip 10sPlay VideoForward Skip 10s</w:t>
      </w:r>
    </w:p>
    <w:p w14:paraId="0BCA3718" w14:textId="77777777" w:rsidR="00B411B0" w:rsidRDefault="00B411B0" w:rsidP="00B411B0">
      <w:pPr>
        <w:pStyle w:val="HTMLPreformatted"/>
        <w:shd w:val="clear" w:color="auto" w:fill="EEEEEE"/>
        <w:jc w:val="both"/>
        <w:rPr>
          <w:color w:val="535559"/>
        </w:rPr>
      </w:pPr>
      <w:r>
        <w:rPr>
          <w:color w:val="535559"/>
        </w:rPr>
        <w:t>Before invoking remove() method: {101=Amit, 102=Vijay, 103=Rahul}</w:t>
      </w:r>
    </w:p>
    <w:p w14:paraId="67B0501C" w14:textId="77777777" w:rsidR="00B411B0" w:rsidRDefault="00B411B0" w:rsidP="00B411B0">
      <w:pPr>
        <w:pStyle w:val="HTMLPreformatted"/>
        <w:shd w:val="clear" w:color="auto" w:fill="EEEEEE"/>
        <w:jc w:val="both"/>
        <w:rPr>
          <w:color w:val="535559"/>
        </w:rPr>
      </w:pPr>
      <w:r>
        <w:rPr>
          <w:color w:val="535559"/>
        </w:rPr>
        <w:t>After invoking remove() method: {101=Amit, 103=Rahul}</w:t>
      </w:r>
    </w:p>
    <w:p w14:paraId="71FE2B72" w14:textId="77777777" w:rsidR="00B411B0" w:rsidRDefault="00B411B0" w:rsidP="00B411B0">
      <w:pPr>
        <w:pStyle w:val="Heading3"/>
        <w:shd w:val="clear" w:color="auto" w:fill="FFFFFF"/>
        <w:spacing w:line="312" w:lineRule="atLeast"/>
        <w:jc w:val="both"/>
        <w:rPr>
          <w:rFonts w:ascii="Helvetica" w:hAnsi="Helvetica"/>
          <w:color w:val="610B4B"/>
          <w:sz w:val="32"/>
          <w:szCs w:val="32"/>
        </w:rPr>
      </w:pPr>
      <w:r>
        <w:rPr>
          <w:rFonts w:ascii="Helvetica" w:hAnsi="Helvetica"/>
          <w:b/>
          <w:bCs/>
          <w:color w:val="610B4B"/>
          <w:sz w:val="32"/>
          <w:szCs w:val="32"/>
        </w:rPr>
        <w:t>Java LinkedHashMap Example: Book</w:t>
      </w:r>
    </w:p>
    <w:p w14:paraId="3ED5961F" w14:textId="77777777" w:rsidR="00B411B0" w:rsidRDefault="00B411B0" w:rsidP="00B411B0">
      <w:pPr>
        <w:pStyle w:val="alt"/>
        <w:numPr>
          <w:ilvl w:val="0"/>
          <w:numId w:val="318"/>
        </w:numPr>
        <w:spacing w:before="0" w:beforeAutospacing="0" w:after="0" w:afterAutospacing="0" w:line="375" w:lineRule="atLeast"/>
        <w:jc w:val="both"/>
        <w:rPr>
          <w:rFonts w:ascii="inter-regular" w:hAnsi="inter-regular"/>
          <w:color w:val="000000"/>
        </w:rPr>
      </w:pPr>
      <w:r>
        <w:rPr>
          <w:rStyle w:val="keyword"/>
          <w:rFonts w:ascii="inter-regular" w:hAnsi="inter-regular"/>
          <w:b/>
          <w:bCs/>
          <w:color w:val="006699"/>
          <w:bdr w:val="none" w:sz="0" w:space="0" w:color="auto" w:frame="1"/>
        </w:rPr>
        <w:t>import</w:t>
      </w:r>
      <w:r>
        <w:rPr>
          <w:rFonts w:ascii="inter-regular" w:hAnsi="inter-regular"/>
          <w:color w:val="000000"/>
          <w:bdr w:val="none" w:sz="0" w:space="0" w:color="auto" w:frame="1"/>
        </w:rPr>
        <w:t> java.util.*;    </w:t>
      </w:r>
    </w:p>
    <w:p w14:paraId="22ECF7B5" w14:textId="77777777" w:rsidR="00B411B0" w:rsidRDefault="00B411B0" w:rsidP="00B411B0">
      <w:pPr>
        <w:numPr>
          <w:ilvl w:val="0"/>
          <w:numId w:val="318"/>
        </w:numPr>
        <w:spacing w:after="0" w:line="375" w:lineRule="atLeast"/>
        <w:jc w:val="both"/>
        <w:rPr>
          <w:rFonts w:ascii="inter-regular" w:hAnsi="inter-regular"/>
          <w:color w:val="000000"/>
        </w:rPr>
      </w:pPr>
      <w:r>
        <w:rPr>
          <w:rStyle w:val="keyword"/>
          <w:rFonts w:ascii="inter-regular" w:hAnsi="inter-regular"/>
          <w:b/>
          <w:bCs/>
          <w:color w:val="006699"/>
          <w:bdr w:val="none" w:sz="0" w:space="0" w:color="auto" w:frame="1"/>
        </w:rPr>
        <w:t>class</w:t>
      </w:r>
      <w:r>
        <w:rPr>
          <w:rFonts w:ascii="inter-regular" w:hAnsi="inter-regular"/>
          <w:color w:val="000000"/>
          <w:bdr w:val="none" w:sz="0" w:space="0" w:color="auto" w:frame="1"/>
        </w:rPr>
        <w:t> Book {    </w:t>
      </w:r>
    </w:p>
    <w:p w14:paraId="77E7A96D" w14:textId="77777777" w:rsidR="00B411B0" w:rsidRDefault="00B411B0" w:rsidP="00B411B0">
      <w:pPr>
        <w:pStyle w:val="alt"/>
        <w:numPr>
          <w:ilvl w:val="0"/>
          <w:numId w:val="318"/>
        </w:numPr>
        <w:spacing w:before="0" w:beforeAutospacing="0" w:after="0" w:afterAutospacing="0" w:line="375" w:lineRule="atLeast"/>
        <w:jc w:val="both"/>
        <w:rPr>
          <w:rFonts w:ascii="inter-regular" w:hAnsi="inter-regular"/>
          <w:color w:val="000000"/>
        </w:rPr>
      </w:pPr>
      <w:r>
        <w:rPr>
          <w:rStyle w:val="keyword"/>
          <w:rFonts w:ascii="inter-regular" w:hAnsi="inter-regular"/>
          <w:b/>
          <w:bCs/>
          <w:color w:val="006699"/>
          <w:bdr w:val="none" w:sz="0" w:space="0" w:color="auto" w:frame="1"/>
        </w:rPr>
        <w:t>int</w:t>
      </w:r>
      <w:r>
        <w:rPr>
          <w:rFonts w:ascii="inter-regular" w:hAnsi="inter-regular"/>
          <w:color w:val="000000"/>
          <w:bdr w:val="none" w:sz="0" w:space="0" w:color="auto" w:frame="1"/>
        </w:rPr>
        <w:t> id;    </w:t>
      </w:r>
    </w:p>
    <w:p w14:paraId="0D5BB02A" w14:textId="77777777" w:rsidR="00B411B0" w:rsidRDefault="00B411B0" w:rsidP="00B411B0">
      <w:pPr>
        <w:numPr>
          <w:ilvl w:val="0"/>
          <w:numId w:val="318"/>
        </w:numPr>
        <w:spacing w:after="0" w:line="375" w:lineRule="atLeast"/>
        <w:jc w:val="both"/>
        <w:rPr>
          <w:rFonts w:ascii="inter-regular" w:hAnsi="inter-regular"/>
          <w:color w:val="000000"/>
        </w:rPr>
      </w:pPr>
      <w:r>
        <w:rPr>
          <w:rFonts w:ascii="inter-regular" w:hAnsi="inter-regular"/>
          <w:color w:val="000000"/>
          <w:bdr w:val="none" w:sz="0" w:space="0" w:color="auto" w:frame="1"/>
        </w:rPr>
        <w:t>String name,author,publisher;    </w:t>
      </w:r>
    </w:p>
    <w:p w14:paraId="1181EE96" w14:textId="77777777" w:rsidR="00B411B0" w:rsidRDefault="00B411B0" w:rsidP="00B411B0">
      <w:pPr>
        <w:pStyle w:val="alt"/>
        <w:numPr>
          <w:ilvl w:val="0"/>
          <w:numId w:val="318"/>
        </w:numPr>
        <w:spacing w:before="0" w:beforeAutospacing="0" w:after="0" w:afterAutospacing="0" w:line="375" w:lineRule="atLeast"/>
        <w:jc w:val="both"/>
        <w:rPr>
          <w:rFonts w:ascii="inter-regular" w:hAnsi="inter-regular"/>
          <w:color w:val="000000"/>
        </w:rPr>
      </w:pPr>
      <w:r>
        <w:rPr>
          <w:rStyle w:val="keyword"/>
          <w:rFonts w:ascii="inter-regular" w:hAnsi="inter-regular"/>
          <w:b/>
          <w:bCs/>
          <w:color w:val="006699"/>
          <w:bdr w:val="none" w:sz="0" w:space="0" w:color="auto" w:frame="1"/>
        </w:rPr>
        <w:t>int</w:t>
      </w:r>
      <w:r>
        <w:rPr>
          <w:rFonts w:ascii="inter-regular" w:hAnsi="inter-regular"/>
          <w:color w:val="000000"/>
          <w:bdr w:val="none" w:sz="0" w:space="0" w:color="auto" w:frame="1"/>
        </w:rPr>
        <w:t> quantity;    </w:t>
      </w:r>
    </w:p>
    <w:p w14:paraId="40AAB43A" w14:textId="77777777" w:rsidR="00B411B0" w:rsidRDefault="00B411B0" w:rsidP="00B411B0">
      <w:pPr>
        <w:numPr>
          <w:ilvl w:val="0"/>
          <w:numId w:val="318"/>
        </w:numPr>
        <w:spacing w:after="0" w:line="375" w:lineRule="atLeast"/>
        <w:jc w:val="both"/>
        <w:rPr>
          <w:rFonts w:ascii="inter-regular" w:hAnsi="inter-regular"/>
          <w:color w:val="000000"/>
        </w:rPr>
      </w:pPr>
      <w:r>
        <w:rPr>
          <w:rStyle w:val="keyword"/>
          <w:rFonts w:ascii="inter-regular" w:hAnsi="inter-regular"/>
          <w:b/>
          <w:bCs/>
          <w:color w:val="006699"/>
          <w:bdr w:val="none" w:sz="0" w:space="0" w:color="auto" w:frame="1"/>
        </w:rPr>
        <w:t>public</w:t>
      </w:r>
      <w:r>
        <w:rPr>
          <w:rFonts w:ascii="inter-regular" w:hAnsi="inter-regular"/>
          <w:color w:val="000000"/>
          <w:bdr w:val="none" w:sz="0" w:space="0" w:color="auto" w:frame="1"/>
        </w:rPr>
        <w:t> Book(</w:t>
      </w:r>
      <w:r>
        <w:rPr>
          <w:rStyle w:val="keyword"/>
          <w:rFonts w:ascii="inter-regular" w:hAnsi="inter-regular"/>
          <w:b/>
          <w:bCs/>
          <w:color w:val="006699"/>
          <w:bdr w:val="none" w:sz="0" w:space="0" w:color="auto" w:frame="1"/>
        </w:rPr>
        <w:t>int</w:t>
      </w:r>
      <w:r>
        <w:rPr>
          <w:rFonts w:ascii="inter-regular" w:hAnsi="inter-regular"/>
          <w:color w:val="000000"/>
          <w:bdr w:val="none" w:sz="0" w:space="0" w:color="auto" w:frame="1"/>
        </w:rPr>
        <w:t> id, String name, String author, String publisher, </w:t>
      </w:r>
      <w:r>
        <w:rPr>
          <w:rStyle w:val="keyword"/>
          <w:rFonts w:ascii="inter-regular" w:hAnsi="inter-regular"/>
          <w:b/>
          <w:bCs/>
          <w:color w:val="006699"/>
          <w:bdr w:val="none" w:sz="0" w:space="0" w:color="auto" w:frame="1"/>
        </w:rPr>
        <w:t>int</w:t>
      </w:r>
      <w:r>
        <w:rPr>
          <w:rFonts w:ascii="inter-regular" w:hAnsi="inter-regular"/>
          <w:color w:val="000000"/>
          <w:bdr w:val="none" w:sz="0" w:space="0" w:color="auto" w:frame="1"/>
        </w:rPr>
        <w:t> quantity) {    </w:t>
      </w:r>
    </w:p>
    <w:p w14:paraId="6FD0F6B3" w14:textId="77777777" w:rsidR="00B411B0" w:rsidRDefault="00B411B0" w:rsidP="00B411B0">
      <w:pPr>
        <w:pStyle w:val="alt"/>
        <w:numPr>
          <w:ilvl w:val="0"/>
          <w:numId w:val="318"/>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this</w:t>
      </w:r>
      <w:r>
        <w:rPr>
          <w:rFonts w:ascii="inter-regular" w:hAnsi="inter-regular"/>
          <w:color w:val="000000"/>
          <w:bdr w:val="none" w:sz="0" w:space="0" w:color="auto" w:frame="1"/>
        </w:rPr>
        <w:t>.id = id;    </w:t>
      </w:r>
    </w:p>
    <w:p w14:paraId="3E9524DE" w14:textId="77777777" w:rsidR="00B411B0" w:rsidRDefault="00B411B0" w:rsidP="00B411B0">
      <w:pPr>
        <w:numPr>
          <w:ilvl w:val="0"/>
          <w:numId w:val="318"/>
        </w:numPr>
        <w:spacing w:after="0" w:line="375" w:lineRule="atLeast"/>
        <w:jc w:val="both"/>
        <w:rPr>
          <w:rFonts w:ascii="inter-regular" w:hAnsi="inter-regular"/>
          <w:color w:val="000000"/>
        </w:rPr>
      </w:pP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this</w:t>
      </w:r>
      <w:r>
        <w:rPr>
          <w:rFonts w:ascii="inter-regular" w:hAnsi="inter-regular"/>
          <w:color w:val="000000"/>
          <w:bdr w:val="none" w:sz="0" w:space="0" w:color="auto" w:frame="1"/>
        </w:rPr>
        <w:t>.name = name;    </w:t>
      </w:r>
    </w:p>
    <w:p w14:paraId="7AB42B97" w14:textId="77777777" w:rsidR="00B411B0" w:rsidRDefault="00B411B0" w:rsidP="00B411B0">
      <w:pPr>
        <w:pStyle w:val="alt"/>
        <w:numPr>
          <w:ilvl w:val="0"/>
          <w:numId w:val="318"/>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this</w:t>
      </w:r>
      <w:r>
        <w:rPr>
          <w:rFonts w:ascii="inter-regular" w:hAnsi="inter-regular"/>
          <w:color w:val="000000"/>
          <w:bdr w:val="none" w:sz="0" w:space="0" w:color="auto" w:frame="1"/>
        </w:rPr>
        <w:t>.author = author;    </w:t>
      </w:r>
    </w:p>
    <w:p w14:paraId="6CF942FA" w14:textId="77777777" w:rsidR="00B411B0" w:rsidRDefault="00B411B0" w:rsidP="00B411B0">
      <w:pPr>
        <w:numPr>
          <w:ilvl w:val="0"/>
          <w:numId w:val="318"/>
        </w:numPr>
        <w:spacing w:after="0" w:line="375" w:lineRule="atLeast"/>
        <w:jc w:val="both"/>
        <w:rPr>
          <w:rFonts w:ascii="inter-regular" w:hAnsi="inter-regular"/>
          <w:color w:val="000000"/>
        </w:rPr>
      </w:pP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this</w:t>
      </w:r>
      <w:r>
        <w:rPr>
          <w:rFonts w:ascii="inter-regular" w:hAnsi="inter-regular"/>
          <w:color w:val="000000"/>
          <w:bdr w:val="none" w:sz="0" w:space="0" w:color="auto" w:frame="1"/>
        </w:rPr>
        <w:t>.publisher = publisher;    </w:t>
      </w:r>
    </w:p>
    <w:p w14:paraId="318B6C3A" w14:textId="77777777" w:rsidR="00B411B0" w:rsidRDefault="00B411B0" w:rsidP="00B411B0">
      <w:pPr>
        <w:pStyle w:val="alt"/>
        <w:numPr>
          <w:ilvl w:val="0"/>
          <w:numId w:val="318"/>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this</w:t>
      </w:r>
      <w:r>
        <w:rPr>
          <w:rFonts w:ascii="inter-regular" w:hAnsi="inter-regular"/>
          <w:color w:val="000000"/>
          <w:bdr w:val="none" w:sz="0" w:space="0" w:color="auto" w:frame="1"/>
        </w:rPr>
        <w:t>.quantity = quantity;    </w:t>
      </w:r>
    </w:p>
    <w:p w14:paraId="4CC3CD34" w14:textId="77777777" w:rsidR="00B411B0" w:rsidRDefault="00B411B0" w:rsidP="00B411B0">
      <w:pPr>
        <w:numPr>
          <w:ilvl w:val="0"/>
          <w:numId w:val="318"/>
        </w:numPr>
        <w:spacing w:after="0" w:line="375" w:lineRule="atLeast"/>
        <w:jc w:val="both"/>
        <w:rPr>
          <w:rFonts w:ascii="inter-regular" w:hAnsi="inter-regular"/>
          <w:color w:val="000000"/>
        </w:rPr>
      </w:pPr>
      <w:r>
        <w:rPr>
          <w:rFonts w:ascii="inter-regular" w:hAnsi="inter-regular"/>
          <w:color w:val="000000"/>
          <w:bdr w:val="none" w:sz="0" w:space="0" w:color="auto" w:frame="1"/>
        </w:rPr>
        <w:t>}    </w:t>
      </w:r>
    </w:p>
    <w:p w14:paraId="0EA41F75" w14:textId="77777777" w:rsidR="00B411B0" w:rsidRDefault="00B411B0" w:rsidP="00B411B0">
      <w:pPr>
        <w:pStyle w:val="alt"/>
        <w:numPr>
          <w:ilvl w:val="0"/>
          <w:numId w:val="318"/>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w:t>
      </w:r>
    </w:p>
    <w:p w14:paraId="49577DA1" w14:textId="77777777" w:rsidR="00B411B0" w:rsidRDefault="00B411B0" w:rsidP="00B411B0">
      <w:pPr>
        <w:numPr>
          <w:ilvl w:val="0"/>
          <w:numId w:val="318"/>
        </w:numPr>
        <w:spacing w:after="0" w:line="375" w:lineRule="atLeast"/>
        <w:jc w:val="both"/>
        <w:rPr>
          <w:rFonts w:ascii="inter-regular" w:hAnsi="inter-regular"/>
          <w:color w:val="000000"/>
        </w:rPr>
      </w:pPr>
      <w:r>
        <w:rPr>
          <w:rStyle w:val="keyword"/>
          <w:rFonts w:ascii="inter-regular" w:hAnsi="inter-regular"/>
          <w:b/>
          <w:bCs/>
          <w:color w:val="006699"/>
          <w:bdr w:val="none" w:sz="0" w:space="0" w:color="auto" w:frame="1"/>
        </w:rPr>
        <w:t>public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class</w:t>
      </w:r>
      <w:r>
        <w:rPr>
          <w:rFonts w:ascii="inter-regular" w:hAnsi="inter-regular"/>
          <w:color w:val="000000"/>
          <w:bdr w:val="none" w:sz="0" w:space="0" w:color="auto" w:frame="1"/>
        </w:rPr>
        <w:t> MapExample {    </w:t>
      </w:r>
    </w:p>
    <w:p w14:paraId="3C7B772F" w14:textId="77777777" w:rsidR="00B411B0" w:rsidRDefault="00B411B0" w:rsidP="00B411B0">
      <w:pPr>
        <w:pStyle w:val="alt"/>
        <w:numPr>
          <w:ilvl w:val="0"/>
          <w:numId w:val="318"/>
        </w:numPr>
        <w:spacing w:before="0" w:beforeAutospacing="0" w:after="0" w:afterAutospacing="0" w:line="375" w:lineRule="atLeast"/>
        <w:jc w:val="both"/>
        <w:rPr>
          <w:rFonts w:ascii="inter-regular" w:hAnsi="inter-regular"/>
          <w:color w:val="000000"/>
        </w:rPr>
      </w:pPr>
      <w:r>
        <w:rPr>
          <w:rStyle w:val="keyword"/>
          <w:rFonts w:ascii="inter-regular" w:hAnsi="inter-regular"/>
          <w:b/>
          <w:bCs/>
          <w:color w:val="006699"/>
          <w:bdr w:val="none" w:sz="0" w:space="0" w:color="auto" w:frame="1"/>
        </w:rPr>
        <w:t>public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static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void</w:t>
      </w:r>
      <w:r>
        <w:rPr>
          <w:rFonts w:ascii="inter-regular" w:hAnsi="inter-regular"/>
          <w:color w:val="000000"/>
          <w:bdr w:val="none" w:sz="0" w:space="0" w:color="auto" w:frame="1"/>
        </w:rPr>
        <w:t> main(String[] args) {    </w:t>
      </w:r>
    </w:p>
    <w:p w14:paraId="67981CEA" w14:textId="77777777" w:rsidR="00B411B0" w:rsidRDefault="00B411B0" w:rsidP="00B411B0">
      <w:pPr>
        <w:numPr>
          <w:ilvl w:val="0"/>
          <w:numId w:val="318"/>
        </w:numPr>
        <w:spacing w:after="0" w:line="375" w:lineRule="atLeast"/>
        <w:jc w:val="both"/>
        <w:rPr>
          <w:rFonts w:ascii="inter-regular" w:hAnsi="inter-regular"/>
          <w:color w:val="000000"/>
        </w:rPr>
      </w:pPr>
      <w:r>
        <w:rPr>
          <w:rFonts w:ascii="inter-regular" w:hAnsi="inter-regular"/>
          <w:color w:val="000000"/>
          <w:bdr w:val="none" w:sz="0" w:space="0" w:color="auto" w:frame="1"/>
        </w:rPr>
        <w:t>    </w:t>
      </w:r>
      <w:r>
        <w:rPr>
          <w:rStyle w:val="comment"/>
          <w:rFonts w:ascii="inter-regular" w:hAnsi="inter-regular"/>
          <w:color w:val="008200"/>
          <w:bdr w:val="none" w:sz="0" w:space="0" w:color="auto" w:frame="1"/>
        </w:rPr>
        <w:t>//Creating map of Books  </w:t>
      </w:r>
      <w:r>
        <w:rPr>
          <w:rFonts w:ascii="inter-regular" w:hAnsi="inter-regular"/>
          <w:color w:val="000000"/>
          <w:bdr w:val="none" w:sz="0" w:space="0" w:color="auto" w:frame="1"/>
        </w:rPr>
        <w:t>  </w:t>
      </w:r>
    </w:p>
    <w:p w14:paraId="519A2ADA" w14:textId="77777777" w:rsidR="00B411B0" w:rsidRDefault="00B411B0" w:rsidP="00B411B0">
      <w:pPr>
        <w:pStyle w:val="alt"/>
        <w:numPr>
          <w:ilvl w:val="0"/>
          <w:numId w:val="318"/>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Map&lt;Integer,Book&gt; map=</w:t>
      </w:r>
      <w:r>
        <w:rPr>
          <w:rStyle w:val="keyword"/>
          <w:rFonts w:ascii="inter-regular" w:hAnsi="inter-regular"/>
          <w:b/>
          <w:bCs/>
          <w:color w:val="006699"/>
          <w:bdr w:val="none" w:sz="0" w:space="0" w:color="auto" w:frame="1"/>
        </w:rPr>
        <w:t>new</w:t>
      </w:r>
      <w:r>
        <w:rPr>
          <w:rFonts w:ascii="inter-regular" w:hAnsi="inter-regular"/>
          <w:color w:val="000000"/>
          <w:bdr w:val="none" w:sz="0" w:space="0" w:color="auto" w:frame="1"/>
        </w:rPr>
        <w:t> LinkedHashMap&lt;Integer,Book&gt;();    </w:t>
      </w:r>
    </w:p>
    <w:p w14:paraId="226AD1FA" w14:textId="77777777" w:rsidR="00B411B0" w:rsidRDefault="00B411B0" w:rsidP="00B411B0">
      <w:pPr>
        <w:numPr>
          <w:ilvl w:val="0"/>
          <w:numId w:val="318"/>
        </w:numPr>
        <w:spacing w:after="0" w:line="375" w:lineRule="atLeast"/>
        <w:jc w:val="both"/>
        <w:rPr>
          <w:rFonts w:ascii="inter-regular" w:hAnsi="inter-regular"/>
          <w:color w:val="000000"/>
        </w:rPr>
      </w:pPr>
      <w:r>
        <w:rPr>
          <w:rFonts w:ascii="inter-regular" w:hAnsi="inter-regular"/>
          <w:color w:val="000000"/>
          <w:bdr w:val="none" w:sz="0" w:space="0" w:color="auto" w:frame="1"/>
        </w:rPr>
        <w:t>    </w:t>
      </w:r>
      <w:r>
        <w:rPr>
          <w:rStyle w:val="comment"/>
          <w:rFonts w:ascii="inter-regular" w:hAnsi="inter-regular"/>
          <w:color w:val="008200"/>
          <w:bdr w:val="none" w:sz="0" w:space="0" w:color="auto" w:frame="1"/>
        </w:rPr>
        <w:t>//Creating Books  </w:t>
      </w:r>
      <w:r>
        <w:rPr>
          <w:rFonts w:ascii="inter-regular" w:hAnsi="inter-regular"/>
          <w:color w:val="000000"/>
          <w:bdr w:val="none" w:sz="0" w:space="0" w:color="auto" w:frame="1"/>
        </w:rPr>
        <w:t>  </w:t>
      </w:r>
    </w:p>
    <w:p w14:paraId="7706230F" w14:textId="77777777" w:rsidR="00B411B0" w:rsidRDefault="00B411B0" w:rsidP="00B411B0">
      <w:pPr>
        <w:pStyle w:val="alt"/>
        <w:numPr>
          <w:ilvl w:val="0"/>
          <w:numId w:val="318"/>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Book b1=</w:t>
      </w:r>
      <w:r>
        <w:rPr>
          <w:rStyle w:val="keyword"/>
          <w:rFonts w:ascii="inter-regular" w:hAnsi="inter-regular"/>
          <w:b/>
          <w:bCs/>
          <w:color w:val="006699"/>
          <w:bdr w:val="none" w:sz="0" w:space="0" w:color="auto" w:frame="1"/>
        </w:rPr>
        <w:t>new</w:t>
      </w:r>
      <w:r>
        <w:rPr>
          <w:rFonts w:ascii="inter-regular" w:hAnsi="inter-regular"/>
          <w:color w:val="000000"/>
          <w:bdr w:val="none" w:sz="0" w:space="0" w:color="auto" w:frame="1"/>
        </w:rPr>
        <w:t> Book(</w:t>
      </w:r>
      <w:r>
        <w:rPr>
          <w:rStyle w:val="number"/>
          <w:rFonts w:ascii="inter-regular" w:hAnsi="inter-regular"/>
          <w:color w:val="C00000"/>
          <w:bdr w:val="none" w:sz="0" w:space="0" w:color="auto" w:frame="1"/>
        </w:rPr>
        <w:t>101</w:t>
      </w:r>
      <w:r>
        <w:rPr>
          <w:rFonts w:ascii="inter-regular" w:hAnsi="inter-regular"/>
          <w:color w:val="000000"/>
          <w:bdr w:val="none" w:sz="0" w:space="0" w:color="auto" w:frame="1"/>
        </w:rPr>
        <w:t>,</w:t>
      </w:r>
      <w:r>
        <w:rPr>
          <w:rStyle w:val="string"/>
          <w:rFonts w:ascii="inter-regular" w:hAnsi="inter-regular"/>
          <w:color w:val="0000FF"/>
          <w:bdr w:val="none" w:sz="0" w:space="0" w:color="auto" w:frame="1"/>
        </w:rPr>
        <w:t>"Let us C"</w:t>
      </w:r>
      <w:r>
        <w:rPr>
          <w:rFonts w:ascii="inter-regular" w:hAnsi="inter-regular"/>
          <w:color w:val="000000"/>
          <w:bdr w:val="none" w:sz="0" w:space="0" w:color="auto" w:frame="1"/>
        </w:rPr>
        <w:t>,</w:t>
      </w:r>
      <w:r>
        <w:rPr>
          <w:rStyle w:val="string"/>
          <w:rFonts w:ascii="inter-regular" w:hAnsi="inter-regular"/>
          <w:color w:val="0000FF"/>
          <w:bdr w:val="none" w:sz="0" w:space="0" w:color="auto" w:frame="1"/>
        </w:rPr>
        <w:t>"Yashwant Kanetkar"</w:t>
      </w:r>
      <w:r>
        <w:rPr>
          <w:rFonts w:ascii="inter-regular" w:hAnsi="inter-regular"/>
          <w:color w:val="000000"/>
          <w:bdr w:val="none" w:sz="0" w:space="0" w:color="auto" w:frame="1"/>
        </w:rPr>
        <w:t>,</w:t>
      </w:r>
      <w:r>
        <w:rPr>
          <w:rStyle w:val="string"/>
          <w:rFonts w:ascii="inter-regular" w:hAnsi="inter-regular"/>
          <w:color w:val="0000FF"/>
          <w:bdr w:val="none" w:sz="0" w:space="0" w:color="auto" w:frame="1"/>
        </w:rPr>
        <w:t>"BPB"</w:t>
      </w:r>
      <w:r>
        <w:rPr>
          <w:rFonts w:ascii="inter-regular" w:hAnsi="inter-regular"/>
          <w:color w:val="000000"/>
          <w:bdr w:val="none" w:sz="0" w:space="0" w:color="auto" w:frame="1"/>
        </w:rPr>
        <w:t>,</w:t>
      </w:r>
      <w:r>
        <w:rPr>
          <w:rStyle w:val="number"/>
          <w:rFonts w:ascii="inter-regular" w:hAnsi="inter-regular"/>
          <w:color w:val="C00000"/>
          <w:bdr w:val="none" w:sz="0" w:space="0" w:color="auto" w:frame="1"/>
        </w:rPr>
        <w:t>8</w:t>
      </w:r>
      <w:r>
        <w:rPr>
          <w:rFonts w:ascii="inter-regular" w:hAnsi="inter-regular"/>
          <w:color w:val="000000"/>
          <w:bdr w:val="none" w:sz="0" w:space="0" w:color="auto" w:frame="1"/>
        </w:rPr>
        <w:t>);    </w:t>
      </w:r>
    </w:p>
    <w:p w14:paraId="417BDBFA" w14:textId="77777777" w:rsidR="00B411B0" w:rsidRDefault="00B411B0" w:rsidP="00B411B0">
      <w:pPr>
        <w:numPr>
          <w:ilvl w:val="0"/>
          <w:numId w:val="318"/>
        </w:numPr>
        <w:spacing w:after="0" w:line="375" w:lineRule="atLeast"/>
        <w:jc w:val="both"/>
        <w:rPr>
          <w:rFonts w:ascii="inter-regular" w:hAnsi="inter-regular"/>
          <w:color w:val="000000"/>
        </w:rPr>
      </w:pPr>
      <w:r>
        <w:rPr>
          <w:rFonts w:ascii="inter-regular" w:hAnsi="inter-regular"/>
          <w:color w:val="000000"/>
          <w:bdr w:val="none" w:sz="0" w:space="0" w:color="auto" w:frame="1"/>
        </w:rPr>
        <w:t>    Book b2=</w:t>
      </w:r>
      <w:r>
        <w:rPr>
          <w:rStyle w:val="keyword"/>
          <w:rFonts w:ascii="inter-regular" w:hAnsi="inter-regular"/>
          <w:b/>
          <w:bCs/>
          <w:color w:val="006699"/>
          <w:bdr w:val="none" w:sz="0" w:space="0" w:color="auto" w:frame="1"/>
        </w:rPr>
        <w:t>new</w:t>
      </w:r>
      <w:r>
        <w:rPr>
          <w:rFonts w:ascii="inter-regular" w:hAnsi="inter-regular"/>
          <w:color w:val="000000"/>
          <w:bdr w:val="none" w:sz="0" w:space="0" w:color="auto" w:frame="1"/>
        </w:rPr>
        <w:t> Book(</w:t>
      </w:r>
      <w:r>
        <w:rPr>
          <w:rStyle w:val="number"/>
          <w:rFonts w:ascii="inter-regular" w:hAnsi="inter-regular"/>
          <w:color w:val="C00000"/>
          <w:bdr w:val="none" w:sz="0" w:space="0" w:color="auto" w:frame="1"/>
        </w:rPr>
        <w:t>102</w:t>
      </w:r>
      <w:r>
        <w:rPr>
          <w:rFonts w:ascii="inter-regular" w:hAnsi="inter-regular"/>
          <w:color w:val="000000"/>
          <w:bdr w:val="none" w:sz="0" w:space="0" w:color="auto" w:frame="1"/>
        </w:rPr>
        <w:t>,</w:t>
      </w:r>
      <w:r>
        <w:rPr>
          <w:rStyle w:val="string"/>
          <w:rFonts w:ascii="inter-regular" w:hAnsi="inter-regular"/>
          <w:color w:val="0000FF"/>
          <w:bdr w:val="none" w:sz="0" w:space="0" w:color="auto" w:frame="1"/>
        </w:rPr>
        <w:t>"Data Communications &amp; Networking"</w:t>
      </w:r>
      <w:r>
        <w:rPr>
          <w:rFonts w:ascii="inter-regular" w:hAnsi="inter-regular"/>
          <w:color w:val="000000"/>
          <w:bdr w:val="none" w:sz="0" w:space="0" w:color="auto" w:frame="1"/>
        </w:rPr>
        <w:t>,</w:t>
      </w:r>
      <w:r>
        <w:rPr>
          <w:rStyle w:val="string"/>
          <w:rFonts w:ascii="inter-regular" w:hAnsi="inter-regular"/>
          <w:color w:val="0000FF"/>
          <w:bdr w:val="none" w:sz="0" w:space="0" w:color="auto" w:frame="1"/>
        </w:rPr>
        <w:t>"Forouzan"</w:t>
      </w:r>
      <w:r>
        <w:rPr>
          <w:rFonts w:ascii="inter-regular" w:hAnsi="inter-regular"/>
          <w:color w:val="000000"/>
          <w:bdr w:val="none" w:sz="0" w:space="0" w:color="auto" w:frame="1"/>
        </w:rPr>
        <w:t>,</w:t>
      </w:r>
      <w:r>
        <w:rPr>
          <w:rStyle w:val="string"/>
          <w:rFonts w:ascii="inter-regular" w:hAnsi="inter-regular"/>
          <w:color w:val="0000FF"/>
          <w:bdr w:val="none" w:sz="0" w:space="0" w:color="auto" w:frame="1"/>
        </w:rPr>
        <w:t>"Mc Graw Hill"</w:t>
      </w:r>
      <w:r>
        <w:rPr>
          <w:rFonts w:ascii="inter-regular" w:hAnsi="inter-regular"/>
          <w:color w:val="000000"/>
          <w:bdr w:val="none" w:sz="0" w:space="0" w:color="auto" w:frame="1"/>
        </w:rPr>
        <w:t>,</w:t>
      </w:r>
      <w:r>
        <w:rPr>
          <w:rStyle w:val="number"/>
          <w:rFonts w:ascii="inter-regular" w:hAnsi="inter-regular"/>
          <w:color w:val="C00000"/>
          <w:bdr w:val="none" w:sz="0" w:space="0" w:color="auto" w:frame="1"/>
        </w:rPr>
        <w:t>4</w:t>
      </w:r>
      <w:r>
        <w:rPr>
          <w:rFonts w:ascii="inter-regular" w:hAnsi="inter-regular"/>
          <w:color w:val="000000"/>
          <w:bdr w:val="none" w:sz="0" w:space="0" w:color="auto" w:frame="1"/>
        </w:rPr>
        <w:t>);    </w:t>
      </w:r>
    </w:p>
    <w:p w14:paraId="47B2E474" w14:textId="77777777" w:rsidR="00B411B0" w:rsidRDefault="00B411B0" w:rsidP="00B411B0">
      <w:pPr>
        <w:pStyle w:val="alt"/>
        <w:numPr>
          <w:ilvl w:val="0"/>
          <w:numId w:val="318"/>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Book b3=</w:t>
      </w:r>
      <w:r>
        <w:rPr>
          <w:rStyle w:val="keyword"/>
          <w:rFonts w:ascii="inter-regular" w:hAnsi="inter-regular"/>
          <w:b/>
          <w:bCs/>
          <w:color w:val="006699"/>
          <w:bdr w:val="none" w:sz="0" w:space="0" w:color="auto" w:frame="1"/>
        </w:rPr>
        <w:t>new</w:t>
      </w:r>
      <w:r>
        <w:rPr>
          <w:rFonts w:ascii="inter-regular" w:hAnsi="inter-regular"/>
          <w:color w:val="000000"/>
          <w:bdr w:val="none" w:sz="0" w:space="0" w:color="auto" w:frame="1"/>
        </w:rPr>
        <w:t> Book(</w:t>
      </w:r>
      <w:r>
        <w:rPr>
          <w:rStyle w:val="number"/>
          <w:rFonts w:ascii="inter-regular" w:hAnsi="inter-regular"/>
          <w:color w:val="C00000"/>
          <w:bdr w:val="none" w:sz="0" w:space="0" w:color="auto" w:frame="1"/>
        </w:rPr>
        <w:t>103</w:t>
      </w:r>
      <w:r>
        <w:rPr>
          <w:rFonts w:ascii="inter-regular" w:hAnsi="inter-regular"/>
          <w:color w:val="000000"/>
          <w:bdr w:val="none" w:sz="0" w:space="0" w:color="auto" w:frame="1"/>
        </w:rPr>
        <w:t>,</w:t>
      </w:r>
      <w:r>
        <w:rPr>
          <w:rStyle w:val="string"/>
          <w:rFonts w:ascii="inter-regular" w:hAnsi="inter-regular"/>
          <w:color w:val="0000FF"/>
          <w:bdr w:val="none" w:sz="0" w:space="0" w:color="auto" w:frame="1"/>
        </w:rPr>
        <w:t>"Operating System"</w:t>
      </w:r>
      <w:r>
        <w:rPr>
          <w:rFonts w:ascii="inter-regular" w:hAnsi="inter-regular"/>
          <w:color w:val="000000"/>
          <w:bdr w:val="none" w:sz="0" w:space="0" w:color="auto" w:frame="1"/>
        </w:rPr>
        <w:t>,</w:t>
      </w:r>
      <w:r>
        <w:rPr>
          <w:rStyle w:val="string"/>
          <w:rFonts w:ascii="inter-regular" w:hAnsi="inter-regular"/>
          <w:color w:val="0000FF"/>
          <w:bdr w:val="none" w:sz="0" w:space="0" w:color="auto" w:frame="1"/>
        </w:rPr>
        <w:t>"Galvin"</w:t>
      </w:r>
      <w:r>
        <w:rPr>
          <w:rFonts w:ascii="inter-regular" w:hAnsi="inter-regular"/>
          <w:color w:val="000000"/>
          <w:bdr w:val="none" w:sz="0" w:space="0" w:color="auto" w:frame="1"/>
        </w:rPr>
        <w:t>,</w:t>
      </w:r>
      <w:r>
        <w:rPr>
          <w:rStyle w:val="string"/>
          <w:rFonts w:ascii="inter-regular" w:hAnsi="inter-regular"/>
          <w:color w:val="0000FF"/>
          <w:bdr w:val="none" w:sz="0" w:space="0" w:color="auto" w:frame="1"/>
        </w:rPr>
        <w:t>"Wiley"</w:t>
      </w:r>
      <w:r>
        <w:rPr>
          <w:rFonts w:ascii="inter-regular" w:hAnsi="inter-regular"/>
          <w:color w:val="000000"/>
          <w:bdr w:val="none" w:sz="0" w:space="0" w:color="auto" w:frame="1"/>
        </w:rPr>
        <w:t>,</w:t>
      </w:r>
      <w:r>
        <w:rPr>
          <w:rStyle w:val="number"/>
          <w:rFonts w:ascii="inter-regular" w:hAnsi="inter-regular"/>
          <w:color w:val="C00000"/>
          <w:bdr w:val="none" w:sz="0" w:space="0" w:color="auto" w:frame="1"/>
        </w:rPr>
        <w:t>6</w:t>
      </w:r>
      <w:r>
        <w:rPr>
          <w:rFonts w:ascii="inter-regular" w:hAnsi="inter-regular"/>
          <w:color w:val="000000"/>
          <w:bdr w:val="none" w:sz="0" w:space="0" w:color="auto" w:frame="1"/>
        </w:rPr>
        <w:t>);    </w:t>
      </w:r>
    </w:p>
    <w:p w14:paraId="34F31FCA" w14:textId="77777777" w:rsidR="00B411B0" w:rsidRDefault="00B411B0" w:rsidP="00B411B0">
      <w:pPr>
        <w:numPr>
          <w:ilvl w:val="0"/>
          <w:numId w:val="318"/>
        </w:numPr>
        <w:spacing w:after="0" w:line="375" w:lineRule="atLeast"/>
        <w:jc w:val="both"/>
        <w:rPr>
          <w:rFonts w:ascii="inter-regular" w:hAnsi="inter-regular"/>
          <w:color w:val="000000"/>
        </w:rPr>
      </w:pPr>
      <w:r>
        <w:rPr>
          <w:rFonts w:ascii="inter-regular" w:hAnsi="inter-regular"/>
          <w:color w:val="000000"/>
          <w:bdr w:val="none" w:sz="0" w:space="0" w:color="auto" w:frame="1"/>
        </w:rPr>
        <w:t>    </w:t>
      </w:r>
      <w:r>
        <w:rPr>
          <w:rStyle w:val="comment"/>
          <w:rFonts w:ascii="inter-regular" w:hAnsi="inter-regular"/>
          <w:color w:val="008200"/>
          <w:bdr w:val="none" w:sz="0" w:space="0" w:color="auto" w:frame="1"/>
        </w:rPr>
        <w:t>//Adding Books to map </w:t>
      </w:r>
      <w:r>
        <w:rPr>
          <w:rFonts w:ascii="inter-regular" w:hAnsi="inter-regular"/>
          <w:color w:val="000000"/>
          <w:bdr w:val="none" w:sz="0" w:space="0" w:color="auto" w:frame="1"/>
        </w:rPr>
        <w:t>  </w:t>
      </w:r>
    </w:p>
    <w:p w14:paraId="6E176691" w14:textId="77777777" w:rsidR="00B411B0" w:rsidRDefault="00B411B0" w:rsidP="00B411B0">
      <w:pPr>
        <w:pStyle w:val="alt"/>
        <w:numPr>
          <w:ilvl w:val="0"/>
          <w:numId w:val="318"/>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map.put(</w:t>
      </w:r>
      <w:r>
        <w:rPr>
          <w:rStyle w:val="number"/>
          <w:rFonts w:ascii="inter-regular" w:hAnsi="inter-regular"/>
          <w:color w:val="C00000"/>
          <w:bdr w:val="none" w:sz="0" w:space="0" w:color="auto" w:frame="1"/>
        </w:rPr>
        <w:t>2</w:t>
      </w:r>
      <w:r>
        <w:rPr>
          <w:rFonts w:ascii="inter-regular" w:hAnsi="inter-regular"/>
          <w:color w:val="000000"/>
          <w:bdr w:val="none" w:sz="0" w:space="0" w:color="auto" w:frame="1"/>
        </w:rPr>
        <w:t>,b2);  </w:t>
      </w:r>
    </w:p>
    <w:p w14:paraId="12C6AEE2" w14:textId="77777777" w:rsidR="00B411B0" w:rsidRDefault="00B411B0" w:rsidP="00B411B0">
      <w:pPr>
        <w:numPr>
          <w:ilvl w:val="0"/>
          <w:numId w:val="318"/>
        </w:numPr>
        <w:spacing w:after="0" w:line="375" w:lineRule="atLeast"/>
        <w:jc w:val="both"/>
        <w:rPr>
          <w:rFonts w:ascii="inter-regular" w:hAnsi="inter-regular"/>
          <w:color w:val="000000"/>
        </w:rPr>
      </w:pPr>
      <w:r>
        <w:rPr>
          <w:rFonts w:ascii="inter-regular" w:hAnsi="inter-regular"/>
          <w:color w:val="000000"/>
          <w:bdr w:val="none" w:sz="0" w:space="0" w:color="auto" w:frame="1"/>
        </w:rPr>
        <w:t>    map.put(</w:t>
      </w:r>
      <w:r>
        <w:rPr>
          <w:rStyle w:val="number"/>
          <w:rFonts w:ascii="inter-regular" w:hAnsi="inter-regular"/>
          <w:color w:val="C00000"/>
          <w:bdr w:val="none" w:sz="0" w:space="0" w:color="auto" w:frame="1"/>
        </w:rPr>
        <w:t>1</w:t>
      </w:r>
      <w:r>
        <w:rPr>
          <w:rFonts w:ascii="inter-regular" w:hAnsi="inter-regular"/>
          <w:color w:val="000000"/>
          <w:bdr w:val="none" w:sz="0" w:space="0" w:color="auto" w:frame="1"/>
        </w:rPr>
        <w:t>,b1);  </w:t>
      </w:r>
    </w:p>
    <w:p w14:paraId="6B2FBE49" w14:textId="77777777" w:rsidR="00B411B0" w:rsidRDefault="00B411B0" w:rsidP="00B411B0">
      <w:pPr>
        <w:pStyle w:val="alt"/>
        <w:numPr>
          <w:ilvl w:val="0"/>
          <w:numId w:val="318"/>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map.put(</w:t>
      </w:r>
      <w:r>
        <w:rPr>
          <w:rStyle w:val="number"/>
          <w:rFonts w:ascii="inter-regular" w:hAnsi="inter-regular"/>
          <w:color w:val="C00000"/>
          <w:bdr w:val="none" w:sz="0" w:space="0" w:color="auto" w:frame="1"/>
        </w:rPr>
        <w:t>3</w:t>
      </w:r>
      <w:r>
        <w:rPr>
          <w:rFonts w:ascii="inter-regular" w:hAnsi="inter-regular"/>
          <w:color w:val="000000"/>
          <w:bdr w:val="none" w:sz="0" w:space="0" w:color="auto" w:frame="1"/>
        </w:rPr>
        <w:t>,b3);  </w:t>
      </w:r>
    </w:p>
    <w:p w14:paraId="21A3DA7A" w14:textId="77777777" w:rsidR="00B411B0" w:rsidRDefault="00B411B0" w:rsidP="00B411B0">
      <w:pPr>
        <w:numPr>
          <w:ilvl w:val="0"/>
          <w:numId w:val="318"/>
        </w:numPr>
        <w:spacing w:after="0" w:line="375" w:lineRule="atLeast"/>
        <w:jc w:val="both"/>
        <w:rPr>
          <w:rFonts w:ascii="inter-regular" w:hAnsi="inter-regular"/>
          <w:color w:val="000000"/>
        </w:rPr>
      </w:pPr>
      <w:r>
        <w:rPr>
          <w:rFonts w:ascii="inter-regular" w:hAnsi="inter-regular"/>
          <w:color w:val="000000"/>
          <w:bdr w:val="none" w:sz="0" w:space="0" w:color="auto" w:frame="1"/>
        </w:rPr>
        <w:t>      </w:t>
      </w:r>
    </w:p>
    <w:p w14:paraId="260139C9" w14:textId="77777777" w:rsidR="00B411B0" w:rsidRDefault="00B411B0" w:rsidP="00B411B0">
      <w:pPr>
        <w:pStyle w:val="alt"/>
        <w:numPr>
          <w:ilvl w:val="0"/>
          <w:numId w:val="318"/>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w:t>
      </w:r>
      <w:r>
        <w:rPr>
          <w:rStyle w:val="comment"/>
          <w:rFonts w:ascii="inter-regular" w:hAnsi="inter-regular"/>
          <w:color w:val="008200"/>
          <w:bdr w:val="none" w:sz="0" w:space="0" w:color="auto" w:frame="1"/>
        </w:rPr>
        <w:t>//Traversing map</w:t>
      </w:r>
      <w:r>
        <w:rPr>
          <w:rFonts w:ascii="inter-regular" w:hAnsi="inter-regular"/>
          <w:color w:val="000000"/>
          <w:bdr w:val="none" w:sz="0" w:space="0" w:color="auto" w:frame="1"/>
        </w:rPr>
        <w:t>  </w:t>
      </w:r>
    </w:p>
    <w:p w14:paraId="1812A818" w14:textId="77777777" w:rsidR="00B411B0" w:rsidRDefault="00B411B0" w:rsidP="00B411B0">
      <w:pPr>
        <w:numPr>
          <w:ilvl w:val="0"/>
          <w:numId w:val="318"/>
        </w:numPr>
        <w:spacing w:after="0" w:line="375" w:lineRule="atLeast"/>
        <w:jc w:val="both"/>
        <w:rPr>
          <w:rFonts w:ascii="inter-regular" w:hAnsi="inter-regular"/>
          <w:color w:val="000000"/>
        </w:rPr>
      </w:pPr>
      <w:r>
        <w:rPr>
          <w:rFonts w:ascii="inter-regular" w:hAnsi="inter-regular"/>
          <w:color w:val="000000"/>
          <w:bdr w:val="none" w:sz="0" w:space="0" w:color="auto" w:frame="1"/>
        </w:rPr>
        <w:lastRenderedPageBreak/>
        <w:t>    </w:t>
      </w:r>
      <w:r>
        <w:rPr>
          <w:rStyle w:val="keyword"/>
          <w:rFonts w:ascii="inter-regular" w:hAnsi="inter-regular"/>
          <w:b/>
          <w:bCs/>
          <w:color w:val="006699"/>
          <w:bdr w:val="none" w:sz="0" w:space="0" w:color="auto" w:frame="1"/>
        </w:rPr>
        <w:t>for</w:t>
      </w:r>
      <w:r>
        <w:rPr>
          <w:rFonts w:ascii="inter-regular" w:hAnsi="inter-regular"/>
          <w:color w:val="000000"/>
          <w:bdr w:val="none" w:sz="0" w:space="0" w:color="auto" w:frame="1"/>
        </w:rPr>
        <w:t>(Map.Entry&lt;Integer, Book&gt; entry:map.entrySet()){    </w:t>
      </w:r>
    </w:p>
    <w:p w14:paraId="1EC74C8E" w14:textId="77777777" w:rsidR="00B411B0" w:rsidRDefault="00B411B0" w:rsidP="00B411B0">
      <w:pPr>
        <w:pStyle w:val="alt"/>
        <w:numPr>
          <w:ilvl w:val="0"/>
          <w:numId w:val="318"/>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int</w:t>
      </w:r>
      <w:r>
        <w:rPr>
          <w:rFonts w:ascii="inter-regular" w:hAnsi="inter-regular"/>
          <w:color w:val="000000"/>
          <w:bdr w:val="none" w:sz="0" w:space="0" w:color="auto" w:frame="1"/>
        </w:rPr>
        <w:t> key=entry.getKey();  </w:t>
      </w:r>
    </w:p>
    <w:p w14:paraId="5ED0A107" w14:textId="77777777" w:rsidR="00B411B0" w:rsidRDefault="00B411B0" w:rsidP="00B411B0">
      <w:pPr>
        <w:numPr>
          <w:ilvl w:val="0"/>
          <w:numId w:val="318"/>
        </w:numPr>
        <w:spacing w:after="0" w:line="375" w:lineRule="atLeast"/>
        <w:jc w:val="both"/>
        <w:rPr>
          <w:rFonts w:ascii="inter-regular" w:hAnsi="inter-regular"/>
          <w:color w:val="000000"/>
        </w:rPr>
      </w:pPr>
      <w:r>
        <w:rPr>
          <w:rFonts w:ascii="inter-regular" w:hAnsi="inter-regular"/>
          <w:color w:val="000000"/>
          <w:bdr w:val="none" w:sz="0" w:space="0" w:color="auto" w:frame="1"/>
        </w:rPr>
        <w:t>        Book b=entry.getValue();  </w:t>
      </w:r>
    </w:p>
    <w:p w14:paraId="04BE614A" w14:textId="77777777" w:rsidR="00B411B0" w:rsidRDefault="00B411B0" w:rsidP="00B411B0">
      <w:pPr>
        <w:pStyle w:val="alt"/>
        <w:numPr>
          <w:ilvl w:val="0"/>
          <w:numId w:val="318"/>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System.out.println(key+</w:t>
      </w:r>
      <w:r>
        <w:rPr>
          <w:rStyle w:val="string"/>
          <w:rFonts w:ascii="inter-regular" w:hAnsi="inter-regular"/>
          <w:color w:val="0000FF"/>
          <w:bdr w:val="none" w:sz="0" w:space="0" w:color="auto" w:frame="1"/>
        </w:rPr>
        <w:t>" Details:"</w:t>
      </w:r>
      <w:r>
        <w:rPr>
          <w:rFonts w:ascii="inter-regular" w:hAnsi="inter-regular"/>
          <w:color w:val="000000"/>
          <w:bdr w:val="none" w:sz="0" w:space="0" w:color="auto" w:frame="1"/>
        </w:rPr>
        <w:t>);  </w:t>
      </w:r>
    </w:p>
    <w:p w14:paraId="16A6FBE6" w14:textId="77777777" w:rsidR="00B411B0" w:rsidRDefault="00B411B0" w:rsidP="00B411B0">
      <w:pPr>
        <w:numPr>
          <w:ilvl w:val="0"/>
          <w:numId w:val="318"/>
        </w:numPr>
        <w:spacing w:after="0" w:line="375" w:lineRule="atLeast"/>
        <w:jc w:val="both"/>
        <w:rPr>
          <w:rFonts w:ascii="inter-regular" w:hAnsi="inter-regular"/>
          <w:color w:val="000000"/>
        </w:rPr>
      </w:pPr>
      <w:r>
        <w:rPr>
          <w:rFonts w:ascii="inter-regular" w:hAnsi="inter-regular"/>
          <w:color w:val="000000"/>
          <w:bdr w:val="none" w:sz="0" w:space="0" w:color="auto" w:frame="1"/>
        </w:rPr>
        <w:t>        System.out.println(b.id+</w:t>
      </w:r>
      <w:r>
        <w:rPr>
          <w:rStyle w:val="string"/>
          <w:rFonts w:ascii="inter-regular" w:hAnsi="inter-regular"/>
          <w:color w:val="0000FF"/>
          <w:bdr w:val="none" w:sz="0" w:space="0" w:color="auto" w:frame="1"/>
        </w:rPr>
        <w:t>" "</w:t>
      </w:r>
      <w:r>
        <w:rPr>
          <w:rFonts w:ascii="inter-regular" w:hAnsi="inter-regular"/>
          <w:color w:val="000000"/>
          <w:bdr w:val="none" w:sz="0" w:space="0" w:color="auto" w:frame="1"/>
        </w:rPr>
        <w:t>+b.name+</w:t>
      </w:r>
      <w:r>
        <w:rPr>
          <w:rStyle w:val="string"/>
          <w:rFonts w:ascii="inter-regular" w:hAnsi="inter-regular"/>
          <w:color w:val="0000FF"/>
          <w:bdr w:val="none" w:sz="0" w:space="0" w:color="auto" w:frame="1"/>
        </w:rPr>
        <w:t>" "</w:t>
      </w:r>
      <w:r>
        <w:rPr>
          <w:rFonts w:ascii="inter-regular" w:hAnsi="inter-regular"/>
          <w:color w:val="000000"/>
          <w:bdr w:val="none" w:sz="0" w:space="0" w:color="auto" w:frame="1"/>
        </w:rPr>
        <w:t>+b.author+</w:t>
      </w:r>
      <w:r>
        <w:rPr>
          <w:rStyle w:val="string"/>
          <w:rFonts w:ascii="inter-regular" w:hAnsi="inter-regular"/>
          <w:color w:val="0000FF"/>
          <w:bdr w:val="none" w:sz="0" w:space="0" w:color="auto" w:frame="1"/>
        </w:rPr>
        <w:t>" "</w:t>
      </w:r>
      <w:r>
        <w:rPr>
          <w:rFonts w:ascii="inter-regular" w:hAnsi="inter-regular"/>
          <w:color w:val="000000"/>
          <w:bdr w:val="none" w:sz="0" w:space="0" w:color="auto" w:frame="1"/>
        </w:rPr>
        <w:t>+b.publisher+</w:t>
      </w:r>
      <w:r>
        <w:rPr>
          <w:rStyle w:val="string"/>
          <w:rFonts w:ascii="inter-regular" w:hAnsi="inter-regular"/>
          <w:color w:val="0000FF"/>
          <w:bdr w:val="none" w:sz="0" w:space="0" w:color="auto" w:frame="1"/>
        </w:rPr>
        <w:t>" "</w:t>
      </w:r>
      <w:r>
        <w:rPr>
          <w:rFonts w:ascii="inter-regular" w:hAnsi="inter-regular"/>
          <w:color w:val="000000"/>
          <w:bdr w:val="none" w:sz="0" w:space="0" w:color="auto" w:frame="1"/>
        </w:rPr>
        <w:t>+b.quantity);   </w:t>
      </w:r>
    </w:p>
    <w:p w14:paraId="1F1A59E2" w14:textId="77777777" w:rsidR="00B411B0" w:rsidRDefault="00B411B0" w:rsidP="00B411B0">
      <w:pPr>
        <w:pStyle w:val="alt"/>
        <w:numPr>
          <w:ilvl w:val="0"/>
          <w:numId w:val="318"/>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    </w:t>
      </w:r>
    </w:p>
    <w:p w14:paraId="50F6F6D6" w14:textId="77777777" w:rsidR="00B411B0" w:rsidRDefault="00B411B0" w:rsidP="00B411B0">
      <w:pPr>
        <w:numPr>
          <w:ilvl w:val="0"/>
          <w:numId w:val="318"/>
        </w:numPr>
        <w:spacing w:after="0" w:line="375" w:lineRule="atLeast"/>
        <w:jc w:val="both"/>
        <w:rPr>
          <w:rFonts w:ascii="inter-regular" w:hAnsi="inter-regular"/>
          <w:color w:val="000000"/>
        </w:rPr>
      </w:pPr>
      <w:r>
        <w:rPr>
          <w:rFonts w:ascii="inter-regular" w:hAnsi="inter-regular"/>
          <w:color w:val="000000"/>
          <w:bdr w:val="none" w:sz="0" w:space="0" w:color="auto" w:frame="1"/>
        </w:rPr>
        <w:t>}    </w:t>
      </w:r>
    </w:p>
    <w:p w14:paraId="2D685160" w14:textId="77777777" w:rsidR="00B411B0" w:rsidRDefault="00B411B0" w:rsidP="00B411B0">
      <w:pPr>
        <w:pStyle w:val="alt"/>
        <w:numPr>
          <w:ilvl w:val="0"/>
          <w:numId w:val="318"/>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w:t>
      </w:r>
    </w:p>
    <w:p w14:paraId="16069D5B" w14:textId="77777777" w:rsidR="00B411B0" w:rsidRDefault="00B411B0" w:rsidP="00B411B0">
      <w:pPr>
        <w:pStyle w:val="NormalWeb"/>
        <w:shd w:val="clear" w:color="auto" w:fill="FFFFFF"/>
        <w:jc w:val="both"/>
        <w:rPr>
          <w:rFonts w:ascii="inter-regular" w:hAnsi="inter-regular"/>
          <w:color w:val="333333"/>
        </w:rPr>
      </w:pPr>
      <w:r>
        <w:rPr>
          <w:rFonts w:ascii="inter-regular" w:hAnsi="inter-regular"/>
          <w:color w:val="333333"/>
        </w:rPr>
        <w:t>Output:</w:t>
      </w:r>
    </w:p>
    <w:p w14:paraId="16CF587E" w14:textId="77777777" w:rsidR="00B411B0" w:rsidRDefault="00B411B0" w:rsidP="00B411B0">
      <w:pPr>
        <w:pStyle w:val="HTMLPreformatted"/>
        <w:shd w:val="clear" w:color="auto" w:fill="EEEEEE"/>
        <w:jc w:val="both"/>
        <w:rPr>
          <w:color w:val="535559"/>
        </w:rPr>
      </w:pPr>
      <w:r>
        <w:rPr>
          <w:color w:val="535559"/>
        </w:rPr>
        <w:t>2 Details:</w:t>
      </w:r>
    </w:p>
    <w:p w14:paraId="2B82A899" w14:textId="77777777" w:rsidR="00B411B0" w:rsidRDefault="00B411B0" w:rsidP="00B411B0">
      <w:pPr>
        <w:pStyle w:val="HTMLPreformatted"/>
        <w:shd w:val="clear" w:color="auto" w:fill="EEEEEE"/>
        <w:jc w:val="both"/>
        <w:rPr>
          <w:color w:val="535559"/>
        </w:rPr>
      </w:pPr>
      <w:r>
        <w:rPr>
          <w:color w:val="535559"/>
        </w:rPr>
        <w:t>102 Data Communications &amp; Networking Forouzan Mc Graw Hill 4</w:t>
      </w:r>
    </w:p>
    <w:p w14:paraId="4E8AD2B8" w14:textId="77777777" w:rsidR="00B411B0" w:rsidRDefault="00B411B0" w:rsidP="00B411B0">
      <w:pPr>
        <w:pStyle w:val="HTMLPreformatted"/>
        <w:shd w:val="clear" w:color="auto" w:fill="EEEEEE"/>
        <w:jc w:val="both"/>
        <w:rPr>
          <w:color w:val="535559"/>
        </w:rPr>
      </w:pPr>
      <w:r>
        <w:rPr>
          <w:color w:val="535559"/>
        </w:rPr>
        <w:t>1 Details:</w:t>
      </w:r>
    </w:p>
    <w:p w14:paraId="3EC2AE37" w14:textId="77777777" w:rsidR="00B411B0" w:rsidRDefault="00B411B0" w:rsidP="00B411B0">
      <w:pPr>
        <w:pStyle w:val="HTMLPreformatted"/>
        <w:shd w:val="clear" w:color="auto" w:fill="EEEEEE"/>
        <w:jc w:val="both"/>
        <w:rPr>
          <w:color w:val="535559"/>
        </w:rPr>
      </w:pPr>
      <w:r>
        <w:rPr>
          <w:color w:val="535559"/>
        </w:rPr>
        <w:t>101 Let us C Yashwant Kanetkar BPB 8</w:t>
      </w:r>
    </w:p>
    <w:p w14:paraId="4DA257DC" w14:textId="77777777" w:rsidR="00B411B0" w:rsidRDefault="00B411B0" w:rsidP="00B411B0">
      <w:pPr>
        <w:pStyle w:val="HTMLPreformatted"/>
        <w:shd w:val="clear" w:color="auto" w:fill="EEEEEE"/>
        <w:jc w:val="both"/>
        <w:rPr>
          <w:color w:val="535559"/>
        </w:rPr>
      </w:pPr>
      <w:r>
        <w:rPr>
          <w:color w:val="535559"/>
        </w:rPr>
        <w:t>3 Details:</w:t>
      </w:r>
    </w:p>
    <w:p w14:paraId="681171A1" w14:textId="77777777" w:rsidR="00B411B0" w:rsidRDefault="00B411B0" w:rsidP="00B411B0">
      <w:pPr>
        <w:pStyle w:val="HTMLPreformatted"/>
        <w:shd w:val="clear" w:color="auto" w:fill="EEEEEE"/>
        <w:jc w:val="both"/>
        <w:rPr>
          <w:color w:val="535559"/>
        </w:rPr>
      </w:pPr>
      <w:r>
        <w:rPr>
          <w:color w:val="535559"/>
        </w:rPr>
        <w:t>103 Operating System Galvin Wiley 6</w:t>
      </w:r>
    </w:p>
    <w:p w14:paraId="00411E1C" w14:textId="77777777" w:rsidR="00B411B0" w:rsidRDefault="00B411B0" w:rsidP="008A5B78">
      <w:pPr>
        <w:rPr>
          <w:b/>
          <w:bCs/>
          <w:sz w:val="44"/>
          <w:szCs w:val="44"/>
          <w:u w:val="single"/>
        </w:rPr>
      </w:pPr>
    </w:p>
    <w:p w14:paraId="5D2CCBDF" w14:textId="77777777" w:rsidR="00666976" w:rsidRDefault="00666976" w:rsidP="008A5B78">
      <w:pPr>
        <w:rPr>
          <w:b/>
          <w:bCs/>
          <w:sz w:val="44"/>
          <w:szCs w:val="44"/>
          <w:u w:val="single"/>
        </w:rPr>
      </w:pPr>
    </w:p>
    <w:p w14:paraId="1A961098" w14:textId="77777777" w:rsidR="00666976" w:rsidRDefault="00666976" w:rsidP="008A5B78">
      <w:pPr>
        <w:rPr>
          <w:b/>
          <w:bCs/>
          <w:sz w:val="44"/>
          <w:szCs w:val="44"/>
          <w:u w:val="single"/>
        </w:rPr>
      </w:pPr>
      <w:r>
        <w:rPr>
          <w:b/>
          <w:bCs/>
          <w:sz w:val="44"/>
          <w:szCs w:val="44"/>
          <w:u w:val="single"/>
        </w:rPr>
        <w:t xml:space="preserve">Tree Map </w:t>
      </w:r>
    </w:p>
    <w:p w14:paraId="0A074C46" w14:textId="77777777" w:rsidR="00666976" w:rsidRDefault="00666976" w:rsidP="00666976">
      <w:pPr>
        <w:pStyle w:val="NormalWeb"/>
        <w:shd w:val="clear" w:color="auto" w:fill="FFFFFF"/>
        <w:jc w:val="both"/>
        <w:rPr>
          <w:rFonts w:ascii="inter-regular" w:hAnsi="inter-regular"/>
          <w:color w:val="333333"/>
        </w:rPr>
      </w:pPr>
      <w:r>
        <w:rPr>
          <w:rFonts w:ascii="inter-regular" w:hAnsi="inter-regular"/>
          <w:color w:val="333333"/>
        </w:rPr>
        <w:t>Java TreeMap class is a red-black tree based implementation. It provides an efficient means of storing key-value pairs in sorted order.</w:t>
      </w:r>
    </w:p>
    <w:p w14:paraId="5505BD9E" w14:textId="77777777" w:rsidR="00666976" w:rsidRDefault="00666976" w:rsidP="00666976">
      <w:pPr>
        <w:pStyle w:val="NormalWeb"/>
        <w:shd w:val="clear" w:color="auto" w:fill="FFFFFF"/>
        <w:jc w:val="both"/>
        <w:rPr>
          <w:rFonts w:ascii="inter-regular" w:hAnsi="inter-regular"/>
          <w:color w:val="333333"/>
        </w:rPr>
      </w:pPr>
      <w:r>
        <w:rPr>
          <w:rFonts w:ascii="inter-regular" w:hAnsi="inter-regular"/>
          <w:color w:val="333333"/>
        </w:rPr>
        <w:t>The important points about Java TreeMap class are:</w:t>
      </w:r>
    </w:p>
    <w:p w14:paraId="58484C56" w14:textId="77777777" w:rsidR="00666976" w:rsidRDefault="00666976" w:rsidP="00666976">
      <w:pPr>
        <w:numPr>
          <w:ilvl w:val="0"/>
          <w:numId w:val="319"/>
        </w:numPr>
        <w:shd w:val="clear" w:color="auto" w:fill="FFFFFF"/>
        <w:spacing w:before="60" w:after="100" w:afterAutospacing="1" w:line="375" w:lineRule="atLeast"/>
        <w:jc w:val="both"/>
        <w:rPr>
          <w:rFonts w:ascii="inter-regular" w:hAnsi="inter-regular"/>
          <w:color w:val="000000"/>
        </w:rPr>
      </w:pPr>
      <w:r>
        <w:rPr>
          <w:rFonts w:ascii="inter-regular" w:hAnsi="inter-regular"/>
          <w:color w:val="000000"/>
        </w:rPr>
        <w:t>Java TreeMap contains values based on the key. It implements the NavigableMap interface and extends AbstractMap class.</w:t>
      </w:r>
    </w:p>
    <w:p w14:paraId="68A55555" w14:textId="77777777" w:rsidR="00666976" w:rsidRDefault="00666976" w:rsidP="00666976">
      <w:pPr>
        <w:numPr>
          <w:ilvl w:val="0"/>
          <w:numId w:val="319"/>
        </w:numPr>
        <w:shd w:val="clear" w:color="auto" w:fill="FFFFFF"/>
        <w:spacing w:before="60" w:after="100" w:afterAutospacing="1" w:line="375" w:lineRule="atLeast"/>
        <w:jc w:val="both"/>
        <w:rPr>
          <w:rFonts w:ascii="inter-regular" w:hAnsi="inter-regular"/>
          <w:color w:val="000000"/>
        </w:rPr>
      </w:pPr>
      <w:r>
        <w:rPr>
          <w:rFonts w:ascii="inter-regular" w:hAnsi="inter-regular"/>
          <w:color w:val="000000"/>
        </w:rPr>
        <w:t>Java TreeMap contains only unique elements.</w:t>
      </w:r>
    </w:p>
    <w:p w14:paraId="29C792C5" w14:textId="77777777" w:rsidR="00666976" w:rsidRDefault="00666976" w:rsidP="00666976">
      <w:pPr>
        <w:numPr>
          <w:ilvl w:val="0"/>
          <w:numId w:val="319"/>
        </w:numPr>
        <w:shd w:val="clear" w:color="auto" w:fill="FFFFFF"/>
        <w:spacing w:before="60" w:after="100" w:afterAutospacing="1" w:line="375" w:lineRule="atLeast"/>
        <w:jc w:val="both"/>
        <w:rPr>
          <w:rFonts w:ascii="inter-regular" w:hAnsi="inter-regular"/>
          <w:color w:val="000000"/>
        </w:rPr>
      </w:pPr>
      <w:r>
        <w:rPr>
          <w:rFonts w:ascii="inter-regular" w:hAnsi="inter-regular"/>
          <w:color w:val="000000"/>
        </w:rPr>
        <w:t>Java TreeMap cannot have a null key but can have multiple null values.</w:t>
      </w:r>
    </w:p>
    <w:p w14:paraId="685650D4" w14:textId="77777777" w:rsidR="00666976" w:rsidRDefault="00666976" w:rsidP="00666976">
      <w:pPr>
        <w:numPr>
          <w:ilvl w:val="0"/>
          <w:numId w:val="319"/>
        </w:numPr>
        <w:shd w:val="clear" w:color="auto" w:fill="FFFFFF"/>
        <w:spacing w:before="60" w:after="100" w:afterAutospacing="1" w:line="375" w:lineRule="atLeast"/>
        <w:jc w:val="both"/>
        <w:rPr>
          <w:rFonts w:ascii="inter-regular" w:hAnsi="inter-regular"/>
          <w:color w:val="000000"/>
        </w:rPr>
      </w:pPr>
      <w:r>
        <w:rPr>
          <w:rFonts w:ascii="inter-regular" w:hAnsi="inter-regular"/>
          <w:color w:val="000000"/>
        </w:rPr>
        <w:t>Java TreeMap is non synchronized.</w:t>
      </w:r>
    </w:p>
    <w:p w14:paraId="5267B6DF" w14:textId="77777777" w:rsidR="00666976" w:rsidRDefault="00666976" w:rsidP="00666976">
      <w:pPr>
        <w:numPr>
          <w:ilvl w:val="0"/>
          <w:numId w:val="319"/>
        </w:numPr>
        <w:shd w:val="clear" w:color="auto" w:fill="FFFFFF"/>
        <w:spacing w:before="60" w:after="100" w:afterAutospacing="1" w:line="375" w:lineRule="atLeast"/>
        <w:jc w:val="both"/>
        <w:rPr>
          <w:rFonts w:ascii="inter-regular" w:hAnsi="inter-regular"/>
          <w:color w:val="000000"/>
        </w:rPr>
      </w:pPr>
      <w:r>
        <w:rPr>
          <w:rFonts w:ascii="inter-regular" w:hAnsi="inter-regular"/>
          <w:color w:val="000000"/>
        </w:rPr>
        <w:t>Java TreeMap maintains ascending order.</w:t>
      </w:r>
    </w:p>
    <w:p w14:paraId="6FDF6B64" w14:textId="77777777" w:rsidR="00666976" w:rsidRDefault="00666976" w:rsidP="00666976">
      <w:pPr>
        <w:pStyle w:val="Heading3"/>
        <w:shd w:val="clear" w:color="auto" w:fill="FFFFFF"/>
        <w:spacing w:line="312" w:lineRule="atLeast"/>
        <w:jc w:val="both"/>
        <w:rPr>
          <w:rFonts w:ascii="Helvetica" w:hAnsi="Helvetica"/>
          <w:color w:val="610B4B"/>
          <w:sz w:val="32"/>
          <w:szCs w:val="32"/>
        </w:rPr>
      </w:pPr>
      <w:r>
        <w:rPr>
          <w:rFonts w:ascii="Helvetica" w:hAnsi="Helvetica"/>
          <w:b/>
          <w:bCs/>
          <w:color w:val="610B4B"/>
          <w:sz w:val="32"/>
          <w:szCs w:val="32"/>
        </w:rPr>
        <w:t>TreeMap class declaration</w:t>
      </w:r>
    </w:p>
    <w:p w14:paraId="6927C81F" w14:textId="77777777" w:rsidR="00666976" w:rsidRDefault="00666976" w:rsidP="00666976">
      <w:pPr>
        <w:pStyle w:val="NormalWeb"/>
        <w:shd w:val="clear" w:color="auto" w:fill="FFFFFF"/>
        <w:jc w:val="both"/>
        <w:rPr>
          <w:rFonts w:ascii="inter-regular" w:hAnsi="inter-regular"/>
          <w:color w:val="333333"/>
        </w:rPr>
      </w:pPr>
      <w:r>
        <w:rPr>
          <w:rFonts w:ascii="inter-regular" w:hAnsi="inter-regular"/>
          <w:color w:val="333333"/>
        </w:rPr>
        <w:t>Let's see the declaration for java.util.TreeMap class.</w:t>
      </w:r>
    </w:p>
    <w:p w14:paraId="36354393" w14:textId="77777777" w:rsidR="00666976" w:rsidRDefault="00666976" w:rsidP="00666976">
      <w:pPr>
        <w:pStyle w:val="alt"/>
        <w:numPr>
          <w:ilvl w:val="0"/>
          <w:numId w:val="320"/>
        </w:numPr>
        <w:spacing w:before="0" w:beforeAutospacing="0" w:after="0" w:afterAutospacing="0" w:line="375" w:lineRule="atLeast"/>
        <w:jc w:val="both"/>
        <w:rPr>
          <w:rFonts w:ascii="inter-regular" w:hAnsi="inter-regular"/>
          <w:color w:val="000000"/>
        </w:rPr>
      </w:pPr>
      <w:r>
        <w:rPr>
          <w:rStyle w:val="keyword"/>
          <w:rFonts w:ascii="inter-regular" w:hAnsi="inter-regular"/>
          <w:b/>
          <w:bCs/>
          <w:color w:val="006699"/>
          <w:bdr w:val="none" w:sz="0" w:space="0" w:color="auto" w:frame="1"/>
        </w:rPr>
        <w:t>public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class</w:t>
      </w:r>
      <w:r>
        <w:rPr>
          <w:rFonts w:ascii="inter-regular" w:hAnsi="inter-regular"/>
          <w:color w:val="000000"/>
          <w:bdr w:val="none" w:sz="0" w:space="0" w:color="auto" w:frame="1"/>
        </w:rPr>
        <w:t> TreeMap&lt;K,V&gt; </w:t>
      </w:r>
      <w:r>
        <w:rPr>
          <w:rStyle w:val="keyword"/>
          <w:rFonts w:ascii="inter-regular" w:hAnsi="inter-regular"/>
          <w:b/>
          <w:bCs/>
          <w:color w:val="006699"/>
          <w:bdr w:val="none" w:sz="0" w:space="0" w:color="auto" w:frame="1"/>
        </w:rPr>
        <w:t>extends</w:t>
      </w:r>
      <w:r>
        <w:rPr>
          <w:rFonts w:ascii="inter-regular" w:hAnsi="inter-regular"/>
          <w:color w:val="000000"/>
          <w:bdr w:val="none" w:sz="0" w:space="0" w:color="auto" w:frame="1"/>
        </w:rPr>
        <w:t> AbstractMap&lt;K,V&gt; </w:t>
      </w:r>
      <w:r>
        <w:rPr>
          <w:rStyle w:val="keyword"/>
          <w:rFonts w:ascii="inter-regular" w:hAnsi="inter-regular"/>
          <w:b/>
          <w:bCs/>
          <w:color w:val="006699"/>
          <w:bdr w:val="none" w:sz="0" w:space="0" w:color="auto" w:frame="1"/>
        </w:rPr>
        <w:t>implements</w:t>
      </w:r>
      <w:r>
        <w:rPr>
          <w:rFonts w:ascii="inter-regular" w:hAnsi="inter-regular"/>
          <w:color w:val="000000"/>
          <w:bdr w:val="none" w:sz="0" w:space="0" w:color="auto" w:frame="1"/>
        </w:rPr>
        <w:t> NavigableMap&lt;K,V&gt;, Cloneable, Serializable  </w:t>
      </w:r>
    </w:p>
    <w:p w14:paraId="346E30F9" w14:textId="77777777" w:rsidR="00666976" w:rsidRDefault="00666976" w:rsidP="00666976">
      <w:pPr>
        <w:pStyle w:val="Heading3"/>
        <w:shd w:val="clear" w:color="auto" w:fill="FFFFFF"/>
        <w:spacing w:line="312" w:lineRule="atLeast"/>
        <w:jc w:val="both"/>
        <w:rPr>
          <w:rFonts w:ascii="Helvetica" w:hAnsi="Helvetica"/>
          <w:color w:val="610B4B"/>
          <w:sz w:val="32"/>
          <w:szCs w:val="32"/>
        </w:rPr>
      </w:pPr>
      <w:r>
        <w:rPr>
          <w:rFonts w:ascii="Helvetica" w:hAnsi="Helvetica"/>
          <w:b/>
          <w:bCs/>
          <w:color w:val="610B4B"/>
          <w:sz w:val="32"/>
          <w:szCs w:val="32"/>
        </w:rPr>
        <w:lastRenderedPageBreak/>
        <w:t>TreeMap class Parameters</w:t>
      </w:r>
    </w:p>
    <w:p w14:paraId="0259A0BE" w14:textId="77777777" w:rsidR="00666976" w:rsidRDefault="00666976" w:rsidP="00666976">
      <w:pPr>
        <w:pStyle w:val="NormalWeb"/>
        <w:shd w:val="clear" w:color="auto" w:fill="FFFFFF"/>
        <w:jc w:val="both"/>
        <w:rPr>
          <w:rFonts w:ascii="inter-regular" w:hAnsi="inter-regular"/>
          <w:color w:val="333333"/>
        </w:rPr>
      </w:pPr>
      <w:r>
        <w:rPr>
          <w:rFonts w:ascii="inter-regular" w:hAnsi="inter-regular"/>
          <w:color w:val="333333"/>
        </w:rPr>
        <w:t>Let's see the Parameters for java.util.TreeMap class.</w:t>
      </w:r>
    </w:p>
    <w:p w14:paraId="43785C29" w14:textId="77777777" w:rsidR="00666976" w:rsidRDefault="00666976" w:rsidP="00666976">
      <w:pPr>
        <w:jc w:val="center"/>
        <w:textAlignment w:val="top"/>
        <w:rPr>
          <w:rFonts w:ascii="Roboto" w:hAnsi="Roboto"/>
          <w:color w:val="FFFFFF"/>
          <w:sz w:val="21"/>
          <w:szCs w:val="21"/>
          <w:lang w:val="en"/>
        </w:rPr>
      </w:pPr>
      <w:r>
        <w:rPr>
          <w:rStyle w:val="vjs-control-text"/>
          <w:rFonts w:ascii="Roboto" w:hAnsi="Roboto"/>
          <w:color w:val="FFFFFF"/>
          <w:sz w:val="21"/>
          <w:szCs w:val="21"/>
          <w:bdr w:val="none" w:sz="0" w:space="0" w:color="auto" w:frame="1"/>
          <w:lang w:val="en"/>
        </w:rPr>
        <w:t>Skip 10s</w:t>
      </w:r>
    </w:p>
    <w:p w14:paraId="7B746124" w14:textId="77777777" w:rsidR="00666976" w:rsidRDefault="00666976" w:rsidP="00666976">
      <w:pPr>
        <w:numPr>
          <w:ilvl w:val="0"/>
          <w:numId w:val="321"/>
        </w:numPr>
        <w:shd w:val="clear" w:color="auto" w:fill="FFFFFF"/>
        <w:spacing w:before="60" w:after="100" w:afterAutospacing="1" w:line="375" w:lineRule="atLeast"/>
        <w:jc w:val="both"/>
        <w:rPr>
          <w:rFonts w:ascii="inter-regular" w:hAnsi="inter-regular"/>
          <w:color w:val="000000"/>
          <w:sz w:val="24"/>
          <w:szCs w:val="24"/>
        </w:rPr>
      </w:pPr>
      <w:r>
        <w:rPr>
          <w:rStyle w:val="Strong"/>
          <w:rFonts w:ascii="Segoe UI" w:hAnsi="Segoe UI" w:cs="Segoe UI"/>
          <w:color w:val="000000"/>
        </w:rPr>
        <w:t>K</w:t>
      </w:r>
      <w:r>
        <w:rPr>
          <w:rFonts w:ascii="inter-regular" w:hAnsi="inter-regular"/>
          <w:color w:val="000000"/>
        </w:rPr>
        <w:t>: It is the type of keys maintained by this map.</w:t>
      </w:r>
    </w:p>
    <w:p w14:paraId="3ABFA787" w14:textId="77777777" w:rsidR="00666976" w:rsidRDefault="00666976" w:rsidP="00666976">
      <w:pPr>
        <w:numPr>
          <w:ilvl w:val="0"/>
          <w:numId w:val="321"/>
        </w:numPr>
        <w:shd w:val="clear" w:color="auto" w:fill="FFFFFF"/>
        <w:spacing w:before="60" w:after="100" w:afterAutospacing="1" w:line="375" w:lineRule="atLeast"/>
        <w:jc w:val="both"/>
        <w:rPr>
          <w:rFonts w:ascii="inter-regular" w:hAnsi="inter-regular"/>
          <w:color w:val="000000"/>
        </w:rPr>
      </w:pPr>
      <w:r>
        <w:rPr>
          <w:rStyle w:val="Strong"/>
          <w:rFonts w:ascii="Segoe UI" w:hAnsi="Segoe UI" w:cs="Segoe UI"/>
          <w:color w:val="000000"/>
        </w:rPr>
        <w:t>V</w:t>
      </w:r>
      <w:r>
        <w:rPr>
          <w:rFonts w:ascii="inter-regular" w:hAnsi="inter-regular"/>
          <w:color w:val="000000"/>
        </w:rPr>
        <w:t>: It is the type of mapped values.</w:t>
      </w:r>
    </w:p>
    <w:p w14:paraId="658AACD9" w14:textId="77777777" w:rsidR="00666976" w:rsidRDefault="00666976" w:rsidP="00666976">
      <w:pPr>
        <w:pStyle w:val="Heading3"/>
        <w:shd w:val="clear" w:color="auto" w:fill="FFFFFF"/>
        <w:spacing w:line="312" w:lineRule="atLeast"/>
        <w:jc w:val="both"/>
        <w:rPr>
          <w:rFonts w:ascii="Helvetica" w:hAnsi="Helvetica"/>
          <w:color w:val="610B4B"/>
          <w:sz w:val="32"/>
          <w:szCs w:val="32"/>
        </w:rPr>
      </w:pPr>
      <w:r>
        <w:rPr>
          <w:rFonts w:ascii="Helvetica" w:hAnsi="Helvetica"/>
          <w:b/>
          <w:bCs/>
          <w:color w:val="610B4B"/>
          <w:sz w:val="32"/>
          <w:szCs w:val="32"/>
        </w:rPr>
        <w:t>Constructors of Java TreeMap class</w:t>
      </w:r>
    </w:p>
    <w:tbl>
      <w:tblPr>
        <w:tblW w:w="13235"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4153"/>
        <w:gridCol w:w="9082"/>
      </w:tblGrid>
      <w:tr w:rsidR="00666976" w14:paraId="3159F783" w14:textId="77777777" w:rsidTr="00666976">
        <w:tc>
          <w:tcPr>
            <w:tcW w:w="0" w:type="auto"/>
            <w:shd w:val="clear" w:color="auto" w:fill="C7CCBE"/>
            <w:tcMar>
              <w:top w:w="180" w:type="dxa"/>
              <w:left w:w="180" w:type="dxa"/>
              <w:bottom w:w="180" w:type="dxa"/>
              <w:right w:w="180" w:type="dxa"/>
            </w:tcMar>
            <w:hideMark/>
          </w:tcPr>
          <w:p w14:paraId="1415F3A0" w14:textId="77777777" w:rsidR="00666976" w:rsidRDefault="00666976">
            <w:pPr>
              <w:rPr>
                <w:rFonts w:ascii="Times New Roman" w:hAnsi="Times New Roman"/>
                <w:b/>
                <w:bCs/>
                <w:color w:val="000000"/>
                <w:sz w:val="26"/>
                <w:szCs w:val="26"/>
              </w:rPr>
            </w:pPr>
            <w:r>
              <w:rPr>
                <w:b/>
                <w:bCs/>
                <w:color w:val="000000"/>
                <w:sz w:val="26"/>
                <w:szCs w:val="26"/>
              </w:rPr>
              <w:t>Constructor</w:t>
            </w:r>
          </w:p>
        </w:tc>
        <w:tc>
          <w:tcPr>
            <w:tcW w:w="0" w:type="auto"/>
            <w:shd w:val="clear" w:color="auto" w:fill="C7CCBE"/>
            <w:tcMar>
              <w:top w:w="180" w:type="dxa"/>
              <w:left w:w="180" w:type="dxa"/>
              <w:bottom w:w="180" w:type="dxa"/>
              <w:right w:w="180" w:type="dxa"/>
            </w:tcMar>
            <w:hideMark/>
          </w:tcPr>
          <w:p w14:paraId="292FFF18" w14:textId="77777777" w:rsidR="00666976" w:rsidRDefault="00666976">
            <w:pPr>
              <w:rPr>
                <w:b/>
                <w:bCs/>
                <w:color w:val="000000"/>
                <w:sz w:val="26"/>
                <w:szCs w:val="26"/>
              </w:rPr>
            </w:pPr>
            <w:r>
              <w:rPr>
                <w:b/>
                <w:bCs/>
                <w:color w:val="000000"/>
                <w:sz w:val="26"/>
                <w:szCs w:val="26"/>
              </w:rPr>
              <w:t>Description</w:t>
            </w:r>
          </w:p>
        </w:tc>
      </w:tr>
      <w:tr w:rsidR="00666976" w14:paraId="7C1ABE15" w14:textId="77777777" w:rsidTr="00666976">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379347B" w14:textId="77777777" w:rsidR="00666976" w:rsidRDefault="00666976">
            <w:pPr>
              <w:jc w:val="both"/>
              <w:rPr>
                <w:rFonts w:ascii="inter-regular" w:hAnsi="inter-regular"/>
                <w:color w:val="333333"/>
                <w:sz w:val="24"/>
                <w:szCs w:val="24"/>
              </w:rPr>
            </w:pPr>
            <w:r>
              <w:rPr>
                <w:rFonts w:ascii="inter-regular" w:hAnsi="inter-regular"/>
                <w:color w:val="333333"/>
              </w:rPr>
              <w:t>TreeMap()</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BDF2EFF" w14:textId="77777777" w:rsidR="00666976" w:rsidRDefault="00666976">
            <w:pPr>
              <w:jc w:val="both"/>
              <w:rPr>
                <w:rFonts w:ascii="inter-regular" w:hAnsi="inter-regular"/>
                <w:color w:val="333333"/>
              </w:rPr>
            </w:pPr>
            <w:r>
              <w:rPr>
                <w:rFonts w:ascii="inter-regular" w:hAnsi="inter-regular"/>
                <w:color w:val="333333"/>
              </w:rPr>
              <w:t>It is used to construct an empty tree map that will be sorted using the natural order of its key.</w:t>
            </w:r>
          </w:p>
        </w:tc>
      </w:tr>
      <w:tr w:rsidR="00666976" w14:paraId="0AF31505" w14:textId="77777777" w:rsidTr="00666976">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8FB167A" w14:textId="77777777" w:rsidR="00666976" w:rsidRDefault="00666976">
            <w:pPr>
              <w:jc w:val="both"/>
              <w:rPr>
                <w:rFonts w:ascii="inter-regular" w:hAnsi="inter-regular"/>
                <w:color w:val="333333"/>
              </w:rPr>
            </w:pPr>
            <w:r>
              <w:rPr>
                <w:rFonts w:ascii="inter-regular" w:hAnsi="inter-regular"/>
                <w:color w:val="333333"/>
              </w:rPr>
              <w:t>TreeMap(Comparator&lt;? super K&gt; comparator)</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39A210F" w14:textId="77777777" w:rsidR="00666976" w:rsidRDefault="00666976">
            <w:pPr>
              <w:jc w:val="both"/>
              <w:rPr>
                <w:rFonts w:ascii="inter-regular" w:hAnsi="inter-regular"/>
                <w:color w:val="333333"/>
              </w:rPr>
            </w:pPr>
            <w:r>
              <w:rPr>
                <w:rFonts w:ascii="inter-regular" w:hAnsi="inter-regular"/>
                <w:color w:val="333333"/>
              </w:rPr>
              <w:t>It is used to construct an empty tree-based map that will be sorted using the comparator comp.</w:t>
            </w:r>
          </w:p>
        </w:tc>
      </w:tr>
      <w:tr w:rsidR="00666976" w14:paraId="1543279A" w14:textId="77777777" w:rsidTr="00666976">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A7A08C1" w14:textId="77777777" w:rsidR="00666976" w:rsidRDefault="00666976">
            <w:pPr>
              <w:jc w:val="both"/>
              <w:rPr>
                <w:rFonts w:ascii="inter-regular" w:hAnsi="inter-regular"/>
                <w:color w:val="333333"/>
              </w:rPr>
            </w:pPr>
            <w:r>
              <w:rPr>
                <w:rFonts w:ascii="inter-regular" w:hAnsi="inter-regular"/>
                <w:color w:val="333333"/>
              </w:rPr>
              <w:t>TreeMap(Map&lt;? extends K,? extends V&gt; m)</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6AEA6D6" w14:textId="77777777" w:rsidR="00666976" w:rsidRDefault="00666976">
            <w:pPr>
              <w:jc w:val="both"/>
              <w:rPr>
                <w:rFonts w:ascii="inter-regular" w:hAnsi="inter-regular"/>
                <w:color w:val="333333"/>
              </w:rPr>
            </w:pPr>
            <w:r>
              <w:rPr>
                <w:rFonts w:ascii="inter-regular" w:hAnsi="inter-regular"/>
                <w:color w:val="333333"/>
              </w:rPr>
              <w:t>It is used to initialize a treemap with the entries from </w:t>
            </w:r>
            <w:r>
              <w:rPr>
                <w:rStyle w:val="Strong"/>
                <w:rFonts w:ascii="Segoe UI" w:hAnsi="Segoe UI" w:cs="Segoe UI"/>
                <w:color w:val="333333"/>
              </w:rPr>
              <w:t>m</w:t>
            </w:r>
            <w:r>
              <w:rPr>
                <w:rFonts w:ascii="inter-regular" w:hAnsi="inter-regular"/>
                <w:color w:val="333333"/>
              </w:rPr>
              <w:t>, which will be sorted using the natural order of the keys.</w:t>
            </w:r>
          </w:p>
        </w:tc>
      </w:tr>
      <w:tr w:rsidR="00666976" w14:paraId="1FBD92D9" w14:textId="77777777" w:rsidTr="00666976">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C52F9D7" w14:textId="77777777" w:rsidR="00666976" w:rsidRDefault="00666976">
            <w:pPr>
              <w:jc w:val="both"/>
              <w:rPr>
                <w:rFonts w:ascii="inter-regular" w:hAnsi="inter-regular"/>
                <w:color w:val="333333"/>
              </w:rPr>
            </w:pPr>
            <w:r>
              <w:rPr>
                <w:rFonts w:ascii="inter-regular" w:hAnsi="inter-regular"/>
                <w:color w:val="333333"/>
              </w:rPr>
              <w:t>TreeMap(SortedMap&lt;K,? extends V&gt; m)</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6477E1B" w14:textId="77777777" w:rsidR="00666976" w:rsidRDefault="00666976">
            <w:pPr>
              <w:jc w:val="both"/>
              <w:rPr>
                <w:rFonts w:ascii="inter-regular" w:hAnsi="inter-regular"/>
                <w:color w:val="333333"/>
              </w:rPr>
            </w:pPr>
            <w:r>
              <w:rPr>
                <w:rFonts w:ascii="inter-regular" w:hAnsi="inter-regular"/>
                <w:color w:val="333333"/>
              </w:rPr>
              <w:t>It is used to initialize a treemap with the entries from the SortedMap </w:t>
            </w:r>
            <w:r>
              <w:rPr>
                <w:rStyle w:val="Strong"/>
                <w:rFonts w:ascii="Segoe UI" w:hAnsi="Segoe UI" w:cs="Segoe UI"/>
                <w:color w:val="333333"/>
              </w:rPr>
              <w:t>sm</w:t>
            </w:r>
            <w:r>
              <w:rPr>
                <w:rFonts w:ascii="inter-regular" w:hAnsi="inter-regular"/>
                <w:color w:val="333333"/>
              </w:rPr>
              <w:t>, which will be sorted in the same order as </w:t>
            </w:r>
            <w:r>
              <w:rPr>
                <w:rStyle w:val="Strong"/>
                <w:rFonts w:ascii="Segoe UI" w:hAnsi="Segoe UI" w:cs="Segoe UI"/>
                <w:color w:val="333333"/>
              </w:rPr>
              <w:t>sm.</w:t>
            </w:r>
          </w:p>
        </w:tc>
      </w:tr>
    </w:tbl>
    <w:p w14:paraId="46B75BC9" w14:textId="77777777" w:rsidR="00666976" w:rsidRDefault="00666976" w:rsidP="00666976">
      <w:pPr>
        <w:pStyle w:val="Heading3"/>
        <w:shd w:val="clear" w:color="auto" w:fill="FFFFFF"/>
        <w:spacing w:line="312" w:lineRule="atLeast"/>
        <w:jc w:val="both"/>
        <w:rPr>
          <w:rFonts w:ascii="Helvetica" w:hAnsi="Helvetica"/>
          <w:color w:val="610B4B"/>
          <w:sz w:val="32"/>
          <w:szCs w:val="32"/>
        </w:rPr>
      </w:pPr>
      <w:r>
        <w:rPr>
          <w:rFonts w:ascii="Helvetica" w:hAnsi="Helvetica"/>
          <w:b/>
          <w:bCs/>
          <w:color w:val="610B4B"/>
          <w:sz w:val="32"/>
          <w:szCs w:val="32"/>
        </w:rPr>
        <w:t>Methods of Java TreeMap class</w:t>
      </w:r>
    </w:p>
    <w:tbl>
      <w:tblPr>
        <w:tblW w:w="13235"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5430"/>
        <w:gridCol w:w="7805"/>
      </w:tblGrid>
      <w:tr w:rsidR="00666976" w14:paraId="2006C417" w14:textId="77777777" w:rsidTr="00666976">
        <w:tc>
          <w:tcPr>
            <w:tcW w:w="0" w:type="auto"/>
            <w:shd w:val="clear" w:color="auto" w:fill="C7CCBE"/>
            <w:tcMar>
              <w:top w:w="180" w:type="dxa"/>
              <w:left w:w="180" w:type="dxa"/>
              <w:bottom w:w="180" w:type="dxa"/>
              <w:right w:w="180" w:type="dxa"/>
            </w:tcMar>
            <w:hideMark/>
          </w:tcPr>
          <w:p w14:paraId="0348F667" w14:textId="77777777" w:rsidR="00666976" w:rsidRDefault="00666976">
            <w:pPr>
              <w:rPr>
                <w:rFonts w:ascii="Times New Roman" w:hAnsi="Times New Roman"/>
                <w:b/>
                <w:bCs/>
                <w:color w:val="000000"/>
                <w:sz w:val="26"/>
                <w:szCs w:val="26"/>
              </w:rPr>
            </w:pPr>
            <w:r>
              <w:rPr>
                <w:b/>
                <w:bCs/>
                <w:color w:val="000000"/>
                <w:sz w:val="26"/>
                <w:szCs w:val="26"/>
              </w:rPr>
              <w:t>Method</w:t>
            </w:r>
          </w:p>
        </w:tc>
        <w:tc>
          <w:tcPr>
            <w:tcW w:w="0" w:type="auto"/>
            <w:shd w:val="clear" w:color="auto" w:fill="C7CCBE"/>
            <w:tcMar>
              <w:top w:w="180" w:type="dxa"/>
              <w:left w:w="180" w:type="dxa"/>
              <w:bottom w:w="180" w:type="dxa"/>
              <w:right w:w="180" w:type="dxa"/>
            </w:tcMar>
            <w:hideMark/>
          </w:tcPr>
          <w:p w14:paraId="212192BB" w14:textId="77777777" w:rsidR="00666976" w:rsidRDefault="00666976">
            <w:pPr>
              <w:rPr>
                <w:b/>
                <w:bCs/>
                <w:color w:val="000000"/>
                <w:sz w:val="26"/>
                <w:szCs w:val="26"/>
              </w:rPr>
            </w:pPr>
            <w:r>
              <w:rPr>
                <w:b/>
                <w:bCs/>
                <w:color w:val="000000"/>
                <w:sz w:val="26"/>
                <w:szCs w:val="26"/>
              </w:rPr>
              <w:t>Description</w:t>
            </w:r>
          </w:p>
        </w:tc>
      </w:tr>
      <w:tr w:rsidR="00666976" w14:paraId="16A3E2EA" w14:textId="77777777" w:rsidTr="00666976">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E9D5AA8" w14:textId="77777777" w:rsidR="00666976" w:rsidRDefault="00666976">
            <w:pPr>
              <w:jc w:val="both"/>
              <w:rPr>
                <w:rFonts w:ascii="inter-regular" w:hAnsi="inter-regular"/>
                <w:color w:val="333333"/>
                <w:sz w:val="24"/>
                <w:szCs w:val="24"/>
              </w:rPr>
            </w:pPr>
            <w:r>
              <w:rPr>
                <w:rFonts w:ascii="inter-regular" w:hAnsi="inter-regular"/>
                <w:color w:val="333333"/>
              </w:rPr>
              <w:t>Map.Entry&lt;K,V&gt; ceilingEntry(K key)</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5ABB0A1" w14:textId="77777777" w:rsidR="00666976" w:rsidRDefault="00666976">
            <w:pPr>
              <w:jc w:val="both"/>
              <w:rPr>
                <w:rFonts w:ascii="inter-regular" w:hAnsi="inter-regular"/>
                <w:color w:val="333333"/>
              </w:rPr>
            </w:pPr>
            <w:r>
              <w:rPr>
                <w:rFonts w:ascii="inter-regular" w:hAnsi="inter-regular"/>
                <w:color w:val="333333"/>
              </w:rPr>
              <w:t>It returns the key-value pair having the least key, greater than or equal to the specified key, or null if there is no such key.</w:t>
            </w:r>
          </w:p>
        </w:tc>
      </w:tr>
      <w:tr w:rsidR="00666976" w14:paraId="232B6B2B" w14:textId="77777777" w:rsidTr="00666976">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844D6FE" w14:textId="77777777" w:rsidR="00666976" w:rsidRDefault="00666976">
            <w:pPr>
              <w:jc w:val="both"/>
              <w:rPr>
                <w:rFonts w:ascii="inter-regular" w:hAnsi="inter-regular"/>
                <w:color w:val="333333"/>
              </w:rPr>
            </w:pPr>
            <w:r>
              <w:rPr>
                <w:rFonts w:ascii="inter-regular" w:hAnsi="inter-regular"/>
                <w:color w:val="333333"/>
              </w:rPr>
              <w:t>K ceilingKey(K key)</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3F899A6" w14:textId="77777777" w:rsidR="00666976" w:rsidRDefault="00666976">
            <w:pPr>
              <w:jc w:val="both"/>
              <w:rPr>
                <w:rFonts w:ascii="inter-regular" w:hAnsi="inter-regular"/>
                <w:color w:val="333333"/>
              </w:rPr>
            </w:pPr>
            <w:r>
              <w:rPr>
                <w:rFonts w:ascii="inter-regular" w:hAnsi="inter-regular"/>
                <w:color w:val="333333"/>
              </w:rPr>
              <w:t>It returns the least key, greater than the specified key or null if there is no such key.</w:t>
            </w:r>
          </w:p>
        </w:tc>
      </w:tr>
      <w:tr w:rsidR="00666976" w14:paraId="131D450D" w14:textId="77777777" w:rsidTr="00666976">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3BB1FD2" w14:textId="77777777" w:rsidR="00666976" w:rsidRDefault="00666976">
            <w:pPr>
              <w:jc w:val="both"/>
              <w:rPr>
                <w:rFonts w:ascii="inter-regular" w:hAnsi="inter-regular"/>
                <w:color w:val="333333"/>
              </w:rPr>
            </w:pPr>
            <w:r>
              <w:rPr>
                <w:rFonts w:ascii="inter-regular" w:hAnsi="inter-regular"/>
                <w:color w:val="333333"/>
              </w:rPr>
              <w:t>void clear()</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CC094E7" w14:textId="77777777" w:rsidR="00666976" w:rsidRDefault="00666976">
            <w:pPr>
              <w:jc w:val="both"/>
              <w:rPr>
                <w:rFonts w:ascii="inter-regular" w:hAnsi="inter-regular"/>
                <w:color w:val="333333"/>
              </w:rPr>
            </w:pPr>
            <w:r>
              <w:rPr>
                <w:rFonts w:ascii="inter-regular" w:hAnsi="inter-regular"/>
                <w:color w:val="333333"/>
              </w:rPr>
              <w:t>It removes all the key-value pairs from a map.</w:t>
            </w:r>
          </w:p>
        </w:tc>
      </w:tr>
      <w:tr w:rsidR="00666976" w14:paraId="7E4BCF87" w14:textId="77777777" w:rsidTr="00666976">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64EEC31C" w14:textId="77777777" w:rsidR="00666976" w:rsidRDefault="00666976">
            <w:pPr>
              <w:jc w:val="both"/>
              <w:rPr>
                <w:rFonts w:ascii="inter-regular" w:hAnsi="inter-regular"/>
                <w:color w:val="333333"/>
              </w:rPr>
            </w:pPr>
            <w:r>
              <w:rPr>
                <w:rFonts w:ascii="inter-regular" w:hAnsi="inter-regular"/>
                <w:color w:val="333333"/>
              </w:rPr>
              <w:t>Object clone()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6BFFCA3" w14:textId="77777777" w:rsidR="00666976" w:rsidRDefault="00666976">
            <w:pPr>
              <w:jc w:val="both"/>
              <w:rPr>
                <w:rFonts w:ascii="inter-regular" w:hAnsi="inter-regular"/>
                <w:color w:val="333333"/>
              </w:rPr>
            </w:pPr>
            <w:r>
              <w:rPr>
                <w:rFonts w:ascii="inter-regular" w:hAnsi="inter-regular"/>
                <w:color w:val="333333"/>
              </w:rPr>
              <w:t>It returns a shallow copy of TreeMap instance.</w:t>
            </w:r>
          </w:p>
        </w:tc>
      </w:tr>
      <w:tr w:rsidR="00666976" w14:paraId="0C157138" w14:textId="77777777" w:rsidTr="00666976">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D6577D6" w14:textId="77777777" w:rsidR="00666976" w:rsidRDefault="00666976">
            <w:pPr>
              <w:jc w:val="both"/>
              <w:rPr>
                <w:rFonts w:ascii="inter-regular" w:hAnsi="inter-regular"/>
                <w:color w:val="333333"/>
              </w:rPr>
            </w:pPr>
            <w:r>
              <w:rPr>
                <w:rFonts w:ascii="inter-regular" w:hAnsi="inter-regular"/>
                <w:color w:val="333333"/>
              </w:rPr>
              <w:t>Comparator&lt;? super K&gt; comparator()</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8B32814" w14:textId="77777777" w:rsidR="00666976" w:rsidRDefault="00666976">
            <w:pPr>
              <w:jc w:val="both"/>
              <w:rPr>
                <w:rFonts w:ascii="inter-regular" w:hAnsi="inter-regular"/>
                <w:color w:val="333333"/>
              </w:rPr>
            </w:pPr>
            <w:r>
              <w:rPr>
                <w:rFonts w:ascii="inter-regular" w:hAnsi="inter-regular"/>
                <w:color w:val="333333"/>
              </w:rPr>
              <w:t>It returns the comparator that arranges the key in order, or null if the map uses the natural ordering.</w:t>
            </w:r>
          </w:p>
        </w:tc>
      </w:tr>
      <w:tr w:rsidR="00666976" w14:paraId="355A6881" w14:textId="77777777" w:rsidTr="00666976">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DA51ED4" w14:textId="77777777" w:rsidR="00666976" w:rsidRDefault="00666976">
            <w:pPr>
              <w:jc w:val="both"/>
              <w:rPr>
                <w:rFonts w:ascii="inter-regular" w:hAnsi="inter-regular"/>
                <w:color w:val="333333"/>
              </w:rPr>
            </w:pPr>
            <w:r>
              <w:rPr>
                <w:rFonts w:ascii="inter-regular" w:hAnsi="inter-regular"/>
                <w:color w:val="333333"/>
              </w:rPr>
              <w:lastRenderedPageBreak/>
              <w:t>NavigableSet&lt;K&gt; descendingKeySet()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29C684F" w14:textId="77777777" w:rsidR="00666976" w:rsidRDefault="00666976">
            <w:pPr>
              <w:jc w:val="both"/>
              <w:rPr>
                <w:rFonts w:ascii="inter-regular" w:hAnsi="inter-regular"/>
                <w:color w:val="333333"/>
              </w:rPr>
            </w:pPr>
            <w:r>
              <w:rPr>
                <w:rFonts w:ascii="inter-regular" w:hAnsi="inter-regular"/>
                <w:color w:val="333333"/>
              </w:rPr>
              <w:t>It returns a reverse order NavigableSet view of the keys contained in the map.</w:t>
            </w:r>
          </w:p>
        </w:tc>
      </w:tr>
      <w:tr w:rsidR="00666976" w14:paraId="1F105AE8" w14:textId="77777777" w:rsidTr="00666976">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867F37A" w14:textId="77777777" w:rsidR="00666976" w:rsidRDefault="00666976">
            <w:pPr>
              <w:jc w:val="both"/>
              <w:rPr>
                <w:rFonts w:ascii="inter-regular" w:hAnsi="inter-regular"/>
                <w:color w:val="333333"/>
              </w:rPr>
            </w:pPr>
            <w:r>
              <w:rPr>
                <w:rFonts w:ascii="inter-regular" w:hAnsi="inter-regular"/>
                <w:color w:val="333333"/>
              </w:rPr>
              <w:t>NavigableMap&lt;K,V&gt; descendingMap()</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6F48E9F" w14:textId="77777777" w:rsidR="00666976" w:rsidRDefault="00666976">
            <w:pPr>
              <w:jc w:val="both"/>
              <w:rPr>
                <w:rFonts w:ascii="inter-regular" w:hAnsi="inter-regular"/>
                <w:color w:val="333333"/>
              </w:rPr>
            </w:pPr>
            <w:r>
              <w:rPr>
                <w:rFonts w:ascii="inter-regular" w:hAnsi="inter-regular"/>
                <w:color w:val="333333"/>
              </w:rPr>
              <w:t>It returns the specified key-value pairs in descending order.</w:t>
            </w:r>
          </w:p>
        </w:tc>
      </w:tr>
      <w:tr w:rsidR="00666976" w14:paraId="747F2072" w14:textId="77777777" w:rsidTr="00666976">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517C348C" w14:textId="77777777" w:rsidR="00666976" w:rsidRDefault="00666976">
            <w:pPr>
              <w:jc w:val="both"/>
              <w:rPr>
                <w:rFonts w:ascii="inter-regular" w:hAnsi="inter-regular"/>
                <w:color w:val="333333"/>
              </w:rPr>
            </w:pPr>
            <w:r>
              <w:rPr>
                <w:rFonts w:ascii="inter-regular" w:hAnsi="inter-regular"/>
                <w:color w:val="333333"/>
              </w:rPr>
              <w:t>Map.Entry firstEntry()</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4F8B687" w14:textId="77777777" w:rsidR="00666976" w:rsidRDefault="00666976">
            <w:pPr>
              <w:jc w:val="both"/>
              <w:rPr>
                <w:rFonts w:ascii="inter-regular" w:hAnsi="inter-regular"/>
                <w:color w:val="333333"/>
              </w:rPr>
            </w:pPr>
            <w:r>
              <w:rPr>
                <w:rFonts w:ascii="inter-regular" w:hAnsi="inter-regular"/>
                <w:color w:val="333333"/>
              </w:rPr>
              <w:t>It returns the key-value pair having the least key.</w:t>
            </w:r>
          </w:p>
        </w:tc>
      </w:tr>
      <w:tr w:rsidR="00666976" w14:paraId="595AB822" w14:textId="77777777" w:rsidTr="00666976">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C0CB996" w14:textId="77777777" w:rsidR="00666976" w:rsidRDefault="00666976">
            <w:pPr>
              <w:jc w:val="both"/>
              <w:rPr>
                <w:rFonts w:ascii="inter-regular" w:hAnsi="inter-regular"/>
                <w:color w:val="333333"/>
              </w:rPr>
            </w:pPr>
            <w:r>
              <w:rPr>
                <w:rFonts w:ascii="inter-regular" w:hAnsi="inter-regular"/>
                <w:color w:val="333333"/>
              </w:rPr>
              <w:t>Map.Entry&lt;K,V&gt; floorEntry(K key)</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F389938" w14:textId="77777777" w:rsidR="00666976" w:rsidRDefault="00666976">
            <w:pPr>
              <w:jc w:val="both"/>
              <w:rPr>
                <w:rFonts w:ascii="inter-regular" w:hAnsi="inter-regular"/>
                <w:color w:val="333333"/>
              </w:rPr>
            </w:pPr>
            <w:r>
              <w:rPr>
                <w:rFonts w:ascii="inter-regular" w:hAnsi="inter-regular"/>
                <w:color w:val="333333"/>
              </w:rPr>
              <w:t>It returns the greatest key, less than or equal to the specified key, or null if there is no such key.</w:t>
            </w:r>
          </w:p>
        </w:tc>
      </w:tr>
      <w:tr w:rsidR="00666976" w14:paraId="270FFA52" w14:textId="77777777" w:rsidTr="00666976">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0856D270" w14:textId="77777777" w:rsidR="00666976" w:rsidRDefault="00666976">
            <w:pPr>
              <w:jc w:val="both"/>
              <w:rPr>
                <w:rFonts w:ascii="inter-regular" w:hAnsi="inter-regular"/>
                <w:color w:val="333333"/>
              </w:rPr>
            </w:pPr>
            <w:r>
              <w:rPr>
                <w:rFonts w:ascii="inter-regular" w:hAnsi="inter-regular"/>
                <w:color w:val="333333"/>
              </w:rPr>
              <w:t>void forEach(BiConsumer&lt;? super K,? super V&gt; action)</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05D3BD40" w14:textId="77777777" w:rsidR="00666976" w:rsidRDefault="00666976">
            <w:pPr>
              <w:jc w:val="both"/>
              <w:rPr>
                <w:rFonts w:ascii="inter-regular" w:hAnsi="inter-regular"/>
                <w:color w:val="333333"/>
              </w:rPr>
            </w:pPr>
            <w:r>
              <w:rPr>
                <w:rFonts w:ascii="inter-regular" w:hAnsi="inter-regular"/>
                <w:color w:val="333333"/>
              </w:rPr>
              <w:t>It performs the given action for each entry in the map until all entries have been processed or the action throws an exception.</w:t>
            </w:r>
          </w:p>
        </w:tc>
      </w:tr>
      <w:tr w:rsidR="00666976" w14:paraId="4C6FE013" w14:textId="77777777" w:rsidTr="00666976">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B02ECDD" w14:textId="77777777" w:rsidR="00666976" w:rsidRDefault="00666976">
            <w:pPr>
              <w:jc w:val="both"/>
              <w:rPr>
                <w:rFonts w:ascii="inter-regular" w:hAnsi="inter-regular"/>
                <w:color w:val="333333"/>
              </w:rPr>
            </w:pPr>
            <w:r>
              <w:rPr>
                <w:rFonts w:ascii="inter-regular" w:hAnsi="inter-regular"/>
                <w:color w:val="333333"/>
              </w:rPr>
              <w:t>SortedMap&lt;K,V&gt; headMap(K toKey)</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A45A24B" w14:textId="77777777" w:rsidR="00666976" w:rsidRDefault="00666976">
            <w:pPr>
              <w:jc w:val="both"/>
              <w:rPr>
                <w:rFonts w:ascii="inter-regular" w:hAnsi="inter-regular"/>
                <w:color w:val="333333"/>
              </w:rPr>
            </w:pPr>
            <w:r>
              <w:rPr>
                <w:rFonts w:ascii="inter-regular" w:hAnsi="inter-regular"/>
                <w:color w:val="333333"/>
              </w:rPr>
              <w:t>It returns the key-value pairs whose keys are strictly less than toKey.</w:t>
            </w:r>
          </w:p>
        </w:tc>
      </w:tr>
      <w:tr w:rsidR="00666976" w14:paraId="192D0328" w14:textId="77777777" w:rsidTr="00666976">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AF42805" w14:textId="77777777" w:rsidR="00666976" w:rsidRDefault="00666976">
            <w:pPr>
              <w:jc w:val="both"/>
              <w:rPr>
                <w:rFonts w:ascii="inter-regular" w:hAnsi="inter-regular"/>
                <w:color w:val="333333"/>
              </w:rPr>
            </w:pPr>
            <w:r>
              <w:rPr>
                <w:rFonts w:ascii="inter-regular" w:hAnsi="inter-regular"/>
                <w:color w:val="333333"/>
              </w:rPr>
              <w:t>NavigableMap&lt;K,V&gt; headMap(K toKey, boolean inclusive)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03B02FF9" w14:textId="77777777" w:rsidR="00666976" w:rsidRDefault="00666976">
            <w:pPr>
              <w:jc w:val="both"/>
              <w:rPr>
                <w:rFonts w:ascii="inter-regular" w:hAnsi="inter-regular"/>
                <w:color w:val="333333"/>
              </w:rPr>
            </w:pPr>
            <w:r>
              <w:rPr>
                <w:rFonts w:ascii="inter-regular" w:hAnsi="inter-regular"/>
                <w:color w:val="333333"/>
              </w:rPr>
              <w:t>It returns the key-value pairs whose keys are less than (or equal to if inclusive is true) toKey.</w:t>
            </w:r>
          </w:p>
        </w:tc>
      </w:tr>
      <w:tr w:rsidR="00666976" w14:paraId="4243B0D0" w14:textId="77777777" w:rsidTr="00666976">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EDEC2A3" w14:textId="77777777" w:rsidR="00666976" w:rsidRDefault="00666976">
            <w:pPr>
              <w:jc w:val="both"/>
              <w:rPr>
                <w:rFonts w:ascii="inter-regular" w:hAnsi="inter-regular"/>
                <w:color w:val="333333"/>
              </w:rPr>
            </w:pPr>
            <w:r>
              <w:rPr>
                <w:rFonts w:ascii="inter-regular" w:hAnsi="inter-regular"/>
                <w:color w:val="333333"/>
              </w:rPr>
              <w:t>Map.Entry&lt;K,V&gt; higherEntry(K key)</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2DDCE63" w14:textId="77777777" w:rsidR="00666976" w:rsidRDefault="00666976">
            <w:pPr>
              <w:jc w:val="both"/>
              <w:rPr>
                <w:rFonts w:ascii="inter-regular" w:hAnsi="inter-regular"/>
                <w:color w:val="333333"/>
              </w:rPr>
            </w:pPr>
            <w:r>
              <w:rPr>
                <w:rFonts w:ascii="inter-regular" w:hAnsi="inter-regular"/>
                <w:color w:val="333333"/>
              </w:rPr>
              <w:t>It returns the least key strictly greater than the given key, or null if there is no such key.</w:t>
            </w:r>
          </w:p>
        </w:tc>
      </w:tr>
      <w:tr w:rsidR="00666976" w14:paraId="263406E7" w14:textId="77777777" w:rsidTr="00666976">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9E2F75A" w14:textId="77777777" w:rsidR="00666976" w:rsidRDefault="00666976">
            <w:pPr>
              <w:jc w:val="both"/>
              <w:rPr>
                <w:rFonts w:ascii="inter-regular" w:hAnsi="inter-regular"/>
                <w:color w:val="333333"/>
              </w:rPr>
            </w:pPr>
            <w:r>
              <w:rPr>
                <w:rFonts w:ascii="inter-regular" w:hAnsi="inter-regular"/>
                <w:color w:val="333333"/>
              </w:rPr>
              <w:t>K higherKey(K key)</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5337FEBA" w14:textId="77777777" w:rsidR="00666976" w:rsidRDefault="00666976">
            <w:pPr>
              <w:jc w:val="both"/>
              <w:rPr>
                <w:rFonts w:ascii="inter-regular" w:hAnsi="inter-regular"/>
                <w:color w:val="333333"/>
              </w:rPr>
            </w:pPr>
            <w:r>
              <w:rPr>
                <w:rFonts w:ascii="inter-regular" w:hAnsi="inter-regular"/>
                <w:color w:val="333333"/>
              </w:rPr>
              <w:t>It is used to return true if this map contains a mapping for the specified key.</w:t>
            </w:r>
          </w:p>
        </w:tc>
      </w:tr>
      <w:tr w:rsidR="00666976" w14:paraId="6E1594ED" w14:textId="77777777" w:rsidTr="00666976">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4F9A3E3" w14:textId="77777777" w:rsidR="00666976" w:rsidRDefault="00666976">
            <w:pPr>
              <w:jc w:val="both"/>
              <w:rPr>
                <w:rFonts w:ascii="inter-regular" w:hAnsi="inter-regular"/>
                <w:color w:val="333333"/>
              </w:rPr>
            </w:pPr>
            <w:r>
              <w:rPr>
                <w:rFonts w:ascii="inter-regular" w:hAnsi="inter-regular"/>
                <w:color w:val="333333"/>
              </w:rPr>
              <w:t>Set keySet()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810F861" w14:textId="77777777" w:rsidR="00666976" w:rsidRDefault="00666976">
            <w:pPr>
              <w:jc w:val="both"/>
              <w:rPr>
                <w:rFonts w:ascii="inter-regular" w:hAnsi="inter-regular"/>
                <w:color w:val="333333"/>
              </w:rPr>
            </w:pPr>
            <w:r>
              <w:rPr>
                <w:rFonts w:ascii="inter-regular" w:hAnsi="inter-regular"/>
                <w:color w:val="333333"/>
              </w:rPr>
              <w:t>It returns the collection of keys exist in the map.</w:t>
            </w:r>
          </w:p>
        </w:tc>
      </w:tr>
      <w:tr w:rsidR="00666976" w14:paraId="181738D2" w14:textId="77777777" w:rsidTr="00666976">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CFF3352" w14:textId="77777777" w:rsidR="00666976" w:rsidRDefault="00666976">
            <w:pPr>
              <w:jc w:val="both"/>
              <w:rPr>
                <w:rFonts w:ascii="inter-regular" w:hAnsi="inter-regular"/>
                <w:color w:val="333333"/>
              </w:rPr>
            </w:pPr>
            <w:r>
              <w:rPr>
                <w:rFonts w:ascii="inter-regular" w:hAnsi="inter-regular"/>
                <w:color w:val="333333"/>
              </w:rPr>
              <w:t>Map.Entry&lt;K,V&gt; lastEntry()</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560A7ED" w14:textId="77777777" w:rsidR="00666976" w:rsidRDefault="00666976">
            <w:pPr>
              <w:jc w:val="both"/>
              <w:rPr>
                <w:rFonts w:ascii="inter-regular" w:hAnsi="inter-regular"/>
                <w:color w:val="333333"/>
              </w:rPr>
            </w:pPr>
            <w:r>
              <w:rPr>
                <w:rFonts w:ascii="inter-regular" w:hAnsi="inter-regular"/>
                <w:color w:val="333333"/>
              </w:rPr>
              <w:t>It returns the key-value pair having the greatest key, or null if there is no such key.</w:t>
            </w:r>
          </w:p>
        </w:tc>
      </w:tr>
      <w:tr w:rsidR="00666976" w14:paraId="0374EDA4" w14:textId="77777777" w:rsidTr="00666976">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DEB7E5F" w14:textId="77777777" w:rsidR="00666976" w:rsidRDefault="00666976">
            <w:pPr>
              <w:jc w:val="both"/>
              <w:rPr>
                <w:rFonts w:ascii="inter-regular" w:hAnsi="inter-regular"/>
                <w:color w:val="333333"/>
              </w:rPr>
            </w:pPr>
            <w:r>
              <w:rPr>
                <w:rFonts w:ascii="inter-regular" w:hAnsi="inter-regular"/>
                <w:color w:val="333333"/>
              </w:rPr>
              <w:t>Map.Entry&lt;K,V&gt; lowerEntry(K key)</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E5BD12F" w14:textId="77777777" w:rsidR="00666976" w:rsidRDefault="00666976">
            <w:pPr>
              <w:jc w:val="both"/>
              <w:rPr>
                <w:rFonts w:ascii="inter-regular" w:hAnsi="inter-regular"/>
                <w:color w:val="333333"/>
              </w:rPr>
            </w:pPr>
            <w:r>
              <w:rPr>
                <w:rFonts w:ascii="inter-regular" w:hAnsi="inter-regular"/>
                <w:color w:val="333333"/>
              </w:rPr>
              <w:t>It returns a key-value mapping associated with the greatest key strictly less than the given key, or null if there is no such key.</w:t>
            </w:r>
          </w:p>
        </w:tc>
      </w:tr>
      <w:tr w:rsidR="00666976" w14:paraId="6B9E1031" w14:textId="77777777" w:rsidTr="00666976">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7CD5FD4" w14:textId="77777777" w:rsidR="00666976" w:rsidRDefault="00666976">
            <w:pPr>
              <w:jc w:val="both"/>
              <w:rPr>
                <w:rFonts w:ascii="inter-regular" w:hAnsi="inter-regular"/>
                <w:color w:val="333333"/>
              </w:rPr>
            </w:pPr>
            <w:r>
              <w:rPr>
                <w:rFonts w:ascii="inter-regular" w:hAnsi="inter-regular"/>
                <w:color w:val="333333"/>
              </w:rPr>
              <w:t>K lowerKey(K key)</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5CE22B25" w14:textId="77777777" w:rsidR="00666976" w:rsidRDefault="00666976">
            <w:pPr>
              <w:jc w:val="both"/>
              <w:rPr>
                <w:rFonts w:ascii="inter-regular" w:hAnsi="inter-regular"/>
                <w:color w:val="333333"/>
              </w:rPr>
            </w:pPr>
            <w:r>
              <w:rPr>
                <w:rFonts w:ascii="inter-regular" w:hAnsi="inter-regular"/>
                <w:color w:val="333333"/>
              </w:rPr>
              <w:t>It returns the greatest key strictly less than the given key, or null if there is no such key.</w:t>
            </w:r>
          </w:p>
        </w:tc>
      </w:tr>
      <w:tr w:rsidR="00666976" w14:paraId="575C411E" w14:textId="77777777" w:rsidTr="00666976">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9E01B44" w14:textId="77777777" w:rsidR="00666976" w:rsidRDefault="00666976">
            <w:pPr>
              <w:jc w:val="both"/>
              <w:rPr>
                <w:rFonts w:ascii="inter-regular" w:hAnsi="inter-regular"/>
                <w:color w:val="333333"/>
              </w:rPr>
            </w:pPr>
            <w:r>
              <w:rPr>
                <w:rFonts w:ascii="inter-regular" w:hAnsi="inter-regular"/>
                <w:color w:val="333333"/>
              </w:rPr>
              <w:t>NavigableSet&lt;K&gt; navigableKeySet()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582D619" w14:textId="77777777" w:rsidR="00666976" w:rsidRDefault="00666976">
            <w:pPr>
              <w:jc w:val="both"/>
              <w:rPr>
                <w:rFonts w:ascii="inter-regular" w:hAnsi="inter-regular"/>
                <w:color w:val="333333"/>
              </w:rPr>
            </w:pPr>
            <w:r>
              <w:rPr>
                <w:rFonts w:ascii="inter-regular" w:hAnsi="inter-regular"/>
                <w:color w:val="333333"/>
              </w:rPr>
              <w:t>It returns a NavigableSet view of the keys contained in this map.</w:t>
            </w:r>
          </w:p>
        </w:tc>
      </w:tr>
      <w:tr w:rsidR="00666976" w14:paraId="23A82335" w14:textId="77777777" w:rsidTr="00666976">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093AF30B" w14:textId="77777777" w:rsidR="00666976" w:rsidRDefault="00666976">
            <w:pPr>
              <w:jc w:val="both"/>
              <w:rPr>
                <w:rFonts w:ascii="inter-regular" w:hAnsi="inter-regular"/>
                <w:color w:val="333333"/>
              </w:rPr>
            </w:pPr>
            <w:r>
              <w:rPr>
                <w:rFonts w:ascii="inter-regular" w:hAnsi="inter-regular"/>
                <w:color w:val="333333"/>
              </w:rPr>
              <w:t>Map.Entry&lt;K,V&gt; pollFirstEntry()</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58AA9FD" w14:textId="77777777" w:rsidR="00666976" w:rsidRDefault="00666976">
            <w:pPr>
              <w:jc w:val="both"/>
              <w:rPr>
                <w:rFonts w:ascii="inter-regular" w:hAnsi="inter-regular"/>
                <w:color w:val="333333"/>
              </w:rPr>
            </w:pPr>
            <w:r>
              <w:rPr>
                <w:rFonts w:ascii="inter-regular" w:hAnsi="inter-regular"/>
                <w:color w:val="333333"/>
              </w:rPr>
              <w:t>It removes and returns a key-value mapping associated with the least key in this map, or null if the map is empty.</w:t>
            </w:r>
          </w:p>
        </w:tc>
      </w:tr>
      <w:tr w:rsidR="00666976" w14:paraId="0A7CD859" w14:textId="77777777" w:rsidTr="00666976">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45B68FF" w14:textId="77777777" w:rsidR="00666976" w:rsidRDefault="00666976">
            <w:pPr>
              <w:jc w:val="both"/>
              <w:rPr>
                <w:rFonts w:ascii="inter-regular" w:hAnsi="inter-regular"/>
                <w:color w:val="333333"/>
              </w:rPr>
            </w:pPr>
            <w:r>
              <w:rPr>
                <w:rFonts w:ascii="inter-regular" w:hAnsi="inter-regular"/>
                <w:color w:val="333333"/>
              </w:rPr>
              <w:t>Map.Entry&lt;K,V&gt; pollLastEntry()</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1D7AFB7" w14:textId="77777777" w:rsidR="00666976" w:rsidRDefault="00666976">
            <w:pPr>
              <w:jc w:val="both"/>
              <w:rPr>
                <w:rFonts w:ascii="inter-regular" w:hAnsi="inter-regular"/>
                <w:color w:val="333333"/>
              </w:rPr>
            </w:pPr>
            <w:r>
              <w:rPr>
                <w:rFonts w:ascii="inter-regular" w:hAnsi="inter-regular"/>
                <w:color w:val="333333"/>
              </w:rPr>
              <w:t>It removes and returns a key-value mapping associated with the greatest key in this map, or null if the map is empty.</w:t>
            </w:r>
          </w:p>
        </w:tc>
      </w:tr>
      <w:tr w:rsidR="00666976" w14:paraId="601B7790" w14:textId="77777777" w:rsidTr="00666976">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2849224" w14:textId="77777777" w:rsidR="00666976" w:rsidRDefault="00666976">
            <w:pPr>
              <w:jc w:val="both"/>
              <w:rPr>
                <w:rFonts w:ascii="inter-regular" w:hAnsi="inter-regular"/>
                <w:color w:val="333333"/>
              </w:rPr>
            </w:pPr>
            <w:r>
              <w:rPr>
                <w:rFonts w:ascii="inter-regular" w:hAnsi="inter-regular"/>
                <w:color w:val="333333"/>
              </w:rPr>
              <w:lastRenderedPageBreak/>
              <w:t>V put(K key, V value)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62E757AD" w14:textId="77777777" w:rsidR="00666976" w:rsidRDefault="00666976">
            <w:pPr>
              <w:jc w:val="both"/>
              <w:rPr>
                <w:rFonts w:ascii="inter-regular" w:hAnsi="inter-regular"/>
                <w:color w:val="333333"/>
              </w:rPr>
            </w:pPr>
            <w:r>
              <w:rPr>
                <w:rFonts w:ascii="inter-regular" w:hAnsi="inter-regular"/>
                <w:color w:val="333333"/>
              </w:rPr>
              <w:t>It inserts the specified value with the specified key in the map.</w:t>
            </w:r>
          </w:p>
        </w:tc>
      </w:tr>
      <w:tr w:rsidR="00666976" w14:paraId="22231F3F" w14:textId="77777777" w:rsidTr="00666976">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8C6C8D9" w14:textId="77777777" w:rsidR="00666976" w:rsidRDefault="00666976">
            <w:pPr>
              <w:jc w:val="both"/>
              <w:rPr>
                <w:rFonts w:ascii="inter-regular" w:hAnsi="inter-regular"/>
                <w:color w:val="333333"/>
              </w:rPr>
            </w:pPr>
            <w:r>
              <w:rPr>
                <w:rFonts w:ascii="inter-regular" w:hAnsi="inter-regular"/>
                <w:color w:val="333333"/>
              </w:rPr>
              <w:t>void putAll(Map&lt;? extends K,? extends V&gt; map)</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D13F823" w14:textId="77777777" w:rsidR="00666976" w:rsidRDefault="00666976">
            <w:pPr>
              <w:jc w:val="both"/>
              <w:rPr>
                <w:rFonts w:ascii="inter-regular" w:hAnsi="inter-regular"/>
                <w:color w:val="333333"/>
              </w:rPr>
            </w:pPr>
            <w:r>
              <w:rPr>
                <w:rFonts w:ascii="inter-regular" w:hAnsi="inter-regular"/>
                <w:color w:val="333333"/>
              </w:rPr>
              <w:t>It is used to copy all the key-value pair from one map to another map.</w:t>
            </w:r>
          </w:p>
        </w:tc>
      </w:tr>
      <w:tr w:rsidR="00666976" w14:paraId="31F9BF89" w14:textId="77777777" w:rsidTr="00666976">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8728722" w14:textId="77777777" w:rsidR="00666976" w:rsidRDefault="00666976">
            <w:pPr>
              <w:jc w:val="both"/>
              <w:rPr>
                <w:rFonts w:ascii="inter-regular" w:hAnsi="inter-regular"/>
                <w:color w:val="333333"/>
              </w:rPr>
            </w:pPr>
            <w:r>
              <w:rPr>
                <w:rFonts w:ascii="inter-regular" w:hAnsi="inter-regular"/>
                <w:color w:val="333333"/>
              </w:rPr>
              <w:t>V replace(K key, V value)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1CB6F5A0" w14:textId="77777777" w:rsidR="00666976" w:rsidRDefault="00666976">
            <w:pPr>
              <w:jc w:val="both"/>
              <w:rPr>
                <w:rFonts w:ascii="inter-regular" w:hAnsi="inter-regular"/>
                <w:color w:val="333333"/>
              </w:rPr>
            </w:pPr>
            <w:r>
              <w:rPr>
                <w:rFonts w:ascii="inter-regular" w:hAnsi="inter-regular"/>
                <w:color w:val="333333"/>
              </w:rPr>
              <w:t>It replaces the specified value for a specified key.</w:t>
            </w:r>
          </w:p>
        </w:tc>
      </w:tr>
      <w:tr w:rsidR="00666976" w14:paraId="6AC2C26E" w14:textId="77777777" w:rsidTr="00666976">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535BE63" w14:textId="77777777" w:rsidR="00666976" w:rsidRDefault="00666976">
            <w:pPr>
              <w:jc w:val="both"/>
              <w:rPr>
                <w:rFonts w:ascii="inter-regular" w:hAnsi="inter-regular"/>
                <w:color w:val="333333"/>
              </w:rPr>
            </w:pPr>
            <w:r>
              <w:rPr>
                <w:rFonts w:ascii="inter-regular" w:hAnsi="inter-regular"/>
                <w:color w:val="333333"/>
              </w:rPr>
              <w:t>boolean replace(K key, V oldValue, V newValue)</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9D5D115" w14:textId="77777777" w:rsidR="00666976" w:rsidRDefault="00666976">
            <w:pPr>
              <w:jc w:val="both"/>
              <w:rPr>
                <w:rFonts w:ascii="inter-regular" w:hAnsi="inter-regular"/>
                <w:color w:val="333333"/>
              </w:rPr>
            </w:pPr>
            <w:r>
              <w:rPr>
                <w:rFonts w:ascii="inter-regular" w:hAnsi="inter-regular"/>
                <w:color w:val="333333"/>
              </w:rPr>
              <w:t>It replaces the old value with the new value for a specified key.</w:t>
            </w:r>
          </w:p>
        </w:tc>
      </w:tr>
      <w:tr w:rsidR="00666976" w14:paraId="0165D832" w14:textId="77777777" w:rsidTr="00666976">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CA9F1D1" w14:textId="77777777" w:rsidR="00666976" w:rsidRDefault="00666976">
            <w:pPr>
              <w:jc w:val="both"/>
              <w:rPr>
                <w:rFonts w:ascii="inter-regular" w:hAnsi="inter-regular"/>
                <w:color w:val="333333"/>
              </w:rPr>
            </w:pPr>
            <w:r>
              <w:rPr>
                <w:rFonts w:ascii="inter-regular" w:hAnsi="inter-regular"/>
                <w:color w:val="333333"/>
              </w:rPr>
              <w:t>void replaceAll(BiFunction&lt;? super K,? super V,? extends V&gt; function)</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EAEC26F" w14:textId="77777777" w:rsidR="00666976" w:rsidRDefault="00666976">
            <w:pPr>
              <w:jc w:val="both"/>
              <w:rPr>
                <w:rFonts w:ascii="inter-regular" w:hAnsi="inter-regular"/>
                <w:color w:val="333333"/>
              </w:rPr>
            </w:pPr>
            <w:r>
              <w:rPr>
                <w:rFonts w:ascii="inter-regular" w:hAnsi="inter-regular"/>
                <w:color w:val="333333"/>
              </w:rPr>
              <w:t>It replaces each entry's value with the result of invoking the given function on that entry until all entries have been processed or the function throws an exception.</w:t>
            </w:r>
          </w:p>
        </w:tc>
      </w:tr>
      <w:tr w:rsidR="00666976" w14:paraId="3ADC94C7" w14:textId="77777777" w:rsidTr="00666976">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B23AEA9" w14:textId="77777777" w:rsidR="00666976" w:rsidRDefault="00666976">
            <w:pPr>
              <w:jc w:val="both"/>
              <w:rPr>
                <w:rFonts w:ascii="inter-regular" w:hAnsi="inter-regular"/>
                <w:color w:val="333333"/>
              </w:rPr>
            </w:pPr>
            <w:r>
              <w:rPr>
                <w:rFonts w:ascii="inter-regular" w:hAnsi="inter-regular"/>
                <w:color w:val="333333"/>
              </w:rPr>
              <w:t>NavigableMap&lt;K,V&gt; subMap(K fromKey, boolean fromInclusive, K toKey, boolean toInclusive)</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2F06196" w14:textId="77777777" w:rsidR="00666976" w:rsidRDefault="00666976">
            <w:pPr>
              <w:jc w:val="both"/>
              <w:rPr>
                <w:rFonts w:ascii="inter-regular" w:hAnsi="inter-regular"/>
                <w:color w:val="333333"/>
              </w:rPr>
            </w:pPr>
            <w:r>
              <w:rPr>
                <w:rFonts w:ascii="inter-regular" w:hAnsi="inter-regular"/>
                <w:color w:val="333333"/>
              </w:rPr>
              <w:t>It returns key-value pairs whose keys range from fromKey to toKey.</w:t>
            </w:r>
          </w:p>
        </w:tc>
      </w:tr>
      <w:tr w:rsidR="00666976" w14:paraId="2ACBE397" w14:textId="77777777" w:rsidTr="00666976">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B44759A" w14:textId="77777777" w:rsidR="00666976" w:rsidRDefault="00666976">
            <w:pPr>
              <w:jc w:val="both"/>
              <w:rPr>
                <w:rFonts w:ascii="inter-regular" w:hAnsi="inter-regular"/>
                <w:color w:val="333333"/>
              </w:rPr>
            </w:pPr>
            <w:r>
              <w:rPr>
                <w:rFonts w:ascii="inter-regular" w:hAnsi="inter-regular"/>
                <w:color w:val="333333"/>
              </w:rPr>
              <w:t>SortedMap&lt;K,V&gt; subMap(K fromKey, K toKey)</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C607095" w14:textId="77777777" w:rsidR="00666976" w:rsidRDefault="00666976">
            <w:pPr>
              <w:jc w:val="both"/>
              <w:rPr>
                <w:rFonts w:ascii="inter-regular" w:hAnsi="inter-regular"/>
                <w:color w:val="333333"/>
              </w:rPr>
            </w:pPr>
            <w:r>
              <w:rPr>
                <w:rFonts w:ascii="inter-regular" w:hAnsi="inter-regular"/>
                <w:color w:val="333333"/>
              </w:rPr>
              <w:t>It returns key-value pairs whose keys range from fromKey, inclusive, to toKey, exclusive.</w:t>
            </w:r>
          </w:p>
        </w:tc>
      </w:tr>
      <w:tr w:rsidR="00666976" w14:paraId="7C55D0A6" w14:textId="77777777" w:rsidTr="00666976">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AE6DB10" w14:textId="77777777" w:rsidR="00666976" w:rsidRDefault="00666976">
            <w:pPr>
              <w:jc w:val="both"/>
              <w:rPr>
                <w:rFonts w:ascii="inter-regular" w:hAnsi="inter-regular"/>
                <w:color w:val="333333"/>
              </w:rPr>
            </w:pPr>
            <w:r>
              <w:rPr>
                <w:rFonts w:ascii="inter-regular" w:hAnsi="inter-regular"/>
                <w:color w:val="333333"/>
              </w:rPr>
              <w:t>SortedMap&lt;K,V&gt; tailMap(K fromKey)</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56EF265" w14:textId="77777777" w:rsidR="00666976" w:rsidRDefault="00666976">
            <w:pPr>
              <w:jc w:val="both"/>
              <w:rPr>
                <w:rFonts w:ascii="inter-regular" w:hAnsi="inter-regular"/>
                <w:color w:val="333333"/>
              </w:rPr>
            </w:pPr>
            <w:r>
              <w:rPr>
                <w:rFonts w:ascii="inter-regular" w:hAnsi="inter-regular"/>
                <w:color w:val="333333"/>
              </w:rPr>
              <w:t>It returns key-value pairs whose keys are greater than or equal to fromKey.</w:t>
            </w:r>
          </w:p>
        </w:tc>
      </w:tr>
      <w:tr w:rsidR="00666976" w14:paraId="7F0740CA" w14:textId="77777777" w:rsidTr="00666976">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033266D8" w14:textId="77777777" w:rsidR="00666976" w:rsidRDefault="00666976">
            <w:pPr>
              <w:jc w:val="both"/>
              <w:rPr>
                <w:rFonts w:ascii="inter-regular" w:hAnsi="inter-regular"/>
                <w:color w:val="333333"/>
              </w:rPr>
            </w:pPr>
            <w:r>
              <w:rPr>
                <w:rFonts w:ascii="inter-regular" w:hAnsi="inter-regular"/>
                <w:color w:val="333333"/>
              </w:rPr>
              <w:t>NavigableMap&lt;K,V&gt; tailMap(K fromKey, boolean inclusive)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FA02DBB" w14:textId="77777777" w:rsidR="00666976" w:rsidRDefault="00666976">
            <w:pPr>
              <w:jc w:val="both"/>
              <w:rPr>
                <w:rFonts w:ascii="inter-regular" w:hAnsi="inter-regular"/>
                <w:color w:val="333333"/>
              </w:rPr>
            </w:pPr>
            <w:r>
              <w:rPr>
                <w:rFonts w:ascii="inter-regular" w:hAnsi="inter-regular"/>
                <w:color w:val="333333"/>
              </w:rPr>
              <w:t>It returns key-value pairs whose keys are greater than (or equal to, if inclusive is true) fromKey.</w:t>
            </w:r>
          </w:p>
        </w:tc>
      </w:tr>
      <w:tr w:rsidR="00666976" w14:paraId="28348999" w14:textId="77777777" w:rsidTr="00666976">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44D7EC4" w14:textId="77777777" w:rsidR="00666976" w:rsidRDefault="00666976">
            <w:pPr>
              <w:jc w:val="both"/>
              <w:rPr>
                <w:rFonts w:ascii="inter-regular" w:hAnsi="inter-regular"/>
                <w:color w:val="333333"/>
              </w:rPr>
            </w:pPr>
            <w:r>
              <w:rPr>
                <w:rFonts w:ascii="inter-regular" w:hAnsi="inter-regular"/>
                <w:color w:val="333333"/>
              </w:rPr>
              <w:t>boolean containsKey(Object key)</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C0508EF" w14:textId="77777777" w:rsidR="00666976" w:rsidRDefault="00666976">
            <w:pPr>
              <w:jc w:val="both"/>
              <w:rPr>
                <w:rFonts w:ascii="inter-regular" w:hAnsi="inter-regular"/>
                <w:color w:val="333333"/>
              </w:rPr>
            </w:pPr>
            <w:r>
              <w:rPr>
                <w:rFonts w:ascii="inter-regular" w:hAnsi="inter-regular"/>
                <w:color w:val="333333"/>
              </w:rPr>
              <w:t>It returns true if the map contains a mapping for the specified key.</w:t>
            </w:r>
          </w:p>
        </w:tc>
      </w:tr>
      <w:tr w:rsidR="00666976" w14:paraId="7CD50062" w14:textId="77777777" w:rsidTr="00666976">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028F8515" w14:textId="77777777" w:rsidR="00666976" w:rsidRDefault="00666976">
            <w:pPr>
              <w:jc w:val="both"/>
              <w:rPr>
                <w:rFonts w:ascii="inter-regular" w:hAnsi="inter-regular"/>
                <w:color w:val="333333"/>
              </w:rPr>
            </w:pPr>
            <w:r>
              <w:rPr>
                <w:rFonts w:ascii="inter-regular" w:hAnsi="inter-regular"/>
                <w:color w:val="333333"/>
              </w:rPr>
              <w:t>boolean containsValue(Object value)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56F12994" w14:textId="77777777" w:rsidR="00666976" w:rsidRDefault="00666976">
            <w:pPr>
              <w:jc w:val="both"/>
              <w:rPr>
                <w:rFonts w:ascii="inter-regular" w:hAnsi="inter-regular"/>
                <w:color w:val="333333"/>
              </w:rPr>
            </w:pPr>
            <w:r>
              <w:rPr>
                <w:rFonts w:ascii="inter-regular" w:hAnsi="inter-regular"/>
                <w:color w:val="333333"/>
              </w:rPr>
              <w:t>It returns true if the map maps one or more keys to the specified value.</w:t>
            </w:r>
          </w:p>
        </w:tc>
      </w:tr>
      <w:tr w:rsidR="00666976" w14:paraId="0C168477" w14:textId="77777777" w:rsidTr="00666976">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27CBCD8" w14:textId="77777777" w:rsidR="00666976" w:rsidRDefault="00666976">
            <w:pPr>
              <w:jc w:val="both"/>
              <w:rPr>
                <w:rFonts w:ascii="inter-regular" w:hAnsi="inter-regular"/>
                <w:color w:val="333333"/>
              </w:rPr>
            </w:pPr>
            <w:r>
              <w:rPr>
                <w:rFonts w:ascii="inter-regular" w:hAnsi="inter-regular"/>
                <w:color w:val="333333"/>
              </w:rPr>
              <w:t>K firstKey()</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6656D14" w14:textId="77777777" w:rsidR="00666976" w:rsidRDefault="00666976">
            <w:pPr>
              <w:jc w:val="both"/>
              <w:rPr>
                <w:rFonts w:ascii="inter-regular" w:hAnsi="inter-regular"/>
                <w:color w:val="333333"/>
              </w:rPr>
            </w:pPr>
            <w:r>
              <w:rPr>
                <w:rFonts w:ascii="inter-regular" w:hAnsi="inter-regular"/>
                <w:color w:val="333333"/>
              </w:rPr>
              <w:t>It is used to return the first (lowest) key currently in this sorted map.</w:t>
            </w:r>
          </w:p>
        </w:tc>
      </w:tr>
      <w:tr w:rsidR="00666976" w14:paraId="140C4FCF" w14:textId="77777777" w:rsidTr="00666976">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56E487CB" w14:textId="77777777" w:rsidR="00666976" w:rsidRDefault="00666976">
            <w:pPr>
              <w:jc w:val="both"/>
              <w:rPr>
                <w:rFonts w:ascii="inter-regular" w:hAnsi="inter-regular"/>
                <w:color w:val="333333"/>
              </w:rPr>
            </w:pPr>
            <w:r>
              <w:rPr>
                <w:rFonts w:ascii="inter-regular" w:hAnsi="inter-regular"/>
                <w:color w:val="333333"/>
              </w:rPr>
              <w:t>V get(Object key)</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183A6A4A" w14:textId="77777777" w:rsidR="00666976" w:rsidRDefault="00666976">
            <w:pPr>
              <w:jc w:val="both"/>
              <w:rPr>
                <w:rFonts w:ascii="inter-regular" w:hAnsi="inter-regular"/>
                <w:color w:val="333333"/>
              </w:rPr>
            </w:pPr>
            <w:r>
              <w:rPr>
                <w:rFonts w:ascii="inter-regular" w:hAnsi="inter-regular"/>
                <w:color w:val="333333"/>
              </w:rPr>
              <w:t>It is used to return the value to which the map maps the specified key.</w:t>
            </w:r>
          </w:p>
        </w:tc>
      </w:tr>
      <w:tr w:rsidR="00666976" w14:paraId="2D9D02BA" w14:textId="77777777" w:rsidTr="00666976">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75E7125" w14:textId="77777777" w:rsidR="00666976" w:rsidRDefault="00666976">
            <w:pPr>
              <w:jc w:val="both"/>
              <w:rPr>
                <w:rFonts w:ascii="inter-regular" w:hAnsi="inter-regular"/>
                <w:color w:val="333333"/>
              </w:rPr>
            </w:pPr>
            <w:r>
              <w:rPr>
                <w:rFonts w:ascii="inter-regular" w:hAnsi="inter-regular"/>
                <w:color w:val="333333"/>
              </w:rPr>
              <w:t>K lastKey()</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D277414" w14:textId="77777777" w:rsidR="00666976" w:rsidRDefault="00666976">
            <w:pPr>
              <w:jc w:val="both"/>
              <w:rPr>
                <w:rFonts w:ascii="inter-regular" w:hAnsi="inter-regular"/>
                <w:color w:val="333333"/>
              </w:rPr>
            </w:pPr>
            <w:r>
              <w:rPr>
                <w:rFonts w:ascii="inter-regular" w:hAnsi="inter-regular"/>
                <w:color w:val="333333"/>
              </w:rPr>
              <w:t>It is used to return the last (highest) key currently in the sorted map.</w:t>
            </w:r>
          </w:p>
        </w:tc>
      </w:tr>
      <w:tr w:rsidR="00666976" w14:paraId="3897C456" w14:textId="77777777" w:rsidTr="00666976">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B7E5CC7" w14:textId="77777777" w:rsidR="00666976" w:rsidRDefault="00666976">
            <w:pPr>
              <w:jc w:val="both"/>
              <w:rPr>
                <w:rFonts w:ascii="inter-regular" w:hAnsi="inter-regular"/>
                <w:color w:val="333333"/>
              </w:rPr>
            </w:pPr>
            <w:r>
              <w:rPr>
                <w:rFonts w:ascii="inter-regular" w:hAnsi="inter-regular"/>
                <w:color w:val="333333"/>
              </w:rPr>
              <w:t>V remove(Object key)</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9BA3BE0" w14:textId="77777777" w:rsidR="00666976" w:rsidRDefault="00666976">
            <w:pPr>
              <w:jc w:val="both"/>
              <w:rPr>
                <w:rFonts w:ascii="inter-regular" w:hAnsi="inter-regular"/>
                <w:color w:val="333333"/>
              </w:rPr>
            </w:pPr>
            <w:r>
              <w:rPr>
                <w:rFonts w:ascii="inter-regular" w:hAnsi="inter-regular"/>
                <w:color w:val="333333"/>
              </w:rPr>
              <w:t>It removes the key-value pair of the specified key from the map.</w:t>
            </w:r>
          </w:p>
        </w:tc>
      </w:tr>
      <w:tr w:rsidR="00666976" w14:paraId="3FE8FB78" w14:textId="77777777" w:rsidTr="00666976">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153E76B" w14:textId="77777777" w:rsidR="00666976" w:rsidRDefault="00666976">
            <w:pPr>
              <w:jc w:val="both"/>
              <w:rPr>
                <w:rFonts w:ascii="inter-regular" w:hAnsi="inter-regular"/>
                <w:color w:val="333333"/>
              </w:rPr>
            </w:pPr>
            <w:r>
              <w:rPr>
                <w:rFonts w:ascii="inter-regular" w:hAnsi="inter-regular"/>
                <w:color w:val="333333"/>
              </w:rPr>
              <w:t>Set&lt;Map.Entry&lt;K,V&gt;&gt; entrySet()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AE1B4FB" w14:textId="77777777" w:rsidR="00666976" w:rsidRDefault="00666976">
            <w:pPr>
              <w:jc w:val="both"/>
              <w:rPr>
                <w:rFonts w:ascii="inter-regular" w:hAnsi="inter-regular"/>
                <w:color w:val="333333"/>
              </w:rPr>
            </w:pPr>
            <w:r>
              <w:rPr>
                <w:rFonts w:ascii="inter-regular" w:hAnsi="inter-regular"/>
                <w:color w:val="333333"/>
              </w:rPr>
              <w:t>It returns a set view of the mappings contained in the map.</w:t>
            </w:r>
          </w:p>
        </w:tc>
      </w:tr>
      <w:tr w:rsidR="00666976" w14:paraId="62DBDA83" w14:textId="77777777" w:rsidTr="00666976">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6803EEDA" w14:textId="77777777" w:rsidR="00666976" w:rsidRDefault="00666976">
            <w:pPr>
              <w:jc w:val="both"/>
              <w:rPr>
                <w:rFonts w:ascii="inter-regular" w:hAnsi="inter-regular"/>
                <w:color w:val="333333"/>
              </w:rPr>
            </w:pPr>
            <w:r>
              <w:rPr>
                <w:rFonts w:ascii="inter-regular" w:hAnsi="inter-regular"/>
                <w:color w:val="333333"/>
              </w:rPr>
              <w:t>int size()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9EF0D3D" w14:textId="77777777" w:rsidR="00666976" w:rsidRDefault="00666976">
            <w:pPr>
              <w:jc w:val="both"/>
              <w:rPr>
                <w:rFonts w:ascii="inter-regular" w:hAnsi="inter-regular"/>
                <w:color w:val="333333"/>
              </w:rPr>
            </w:pPr>
            <w:r>
              <w:rPr>
                <w:rFonts w:ascii="inter-regular" w:hAnsi="inter-regular"/>
                <w:color w:val="333333"/>
              </w:rPr>
              <w:t>It returns the number of key-value pairs exists in the hashtable.</w:t>
            </w:r>
          </w:p>
        </w:tc>
      </w:tr>
      <w:tr w:rsidR="00666976" w14:paraId="4A02B89A" w14:textId="77777777" w:rsidTr="00666976">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75ACF73" w14:textId="77777777" w:rsidR="00666976" w:rsidRDefault="00666976">
            <w:pPr>
              <w:jc w:val="both"/>
              <w:rPr>
                <w:rFonts w:ascii="inter-regular" w:hAnsi="inter-regular"/>
                <w:color w:val="333333"/>
              </w:rPr>
            </w:pPr>
            <w:r>
              <w:rPr>
                <w:rFonts w:ascii="inter-regular" w:hAnsi="inter-regular"/>
                <w:color w:val="333333"/>
              </w:rPr>
              <w:t>Collection values()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1D52BEB" w14:textId="77777777" w:rsidR="00666976" w:rsidRDefault="00666976">
            <w:pPr>
              <w:jc w:val="both"/>
              <w:rPr>
                <w:rFonts w:ascii="inter-regular" w:hAnsi="inter-regular"/>
                <w:color w:val="333333"/>
              </w:rPr>
            </w:pPr>
            <w:r>
              <w:rPr>
                <w:rFonts w:ascii="inter-regular" w:hAnsi="inter-regular"/>
                <w:color w:val="333333"/>
              </w:rPr>
              <w:t>It returns a collection view of the values contained in the map.</w:t>
            </w:r>
          </w:p>
        </w:tc>
      </w:tr>
    </w:tbl>
    <w:p w14:paraId="6570CACD" w14:textId="77777777" w:rsidR="00666976" w:rsidRDefault="00666976" w:rsidP="00666976">
      <w:pPr>
        <w:pStyle w:val="Heading3"/>
        <w:shd w:val="clear" w:color="auto" w:fill="FFFFFF"/>
        <w:spacing w:line="312" w:lineRule="atLeast"/>
        <w:jc w:val="both"/>
        <w:rPr>
          <w:rFonts w:ascii="Helvetica" w:hAnsi="Helvetica"/>
          <w:color w:val="610B4B"/>
          <w:sz w:val="32"/>
          <w:szCs w:val="32"/>
        </w:rPr>
      </w:pPr>
      <w:r>
        <w:rPr>
          <w:rFonts w:ascii="Helvetica" w:hAnsi="Helvetica"/>
          <w:b/>
          <w:bCs/>
          <w:color w:val="610B4B"/>
          <w:sz w:val="32"/>
          <w:szCs w:val="32"/>
        </w:rPr>
        <w:lastRenderedPageBreak/>
        <w:t>Java TreeMap Example</w:t>
      </w:r>
    </w:p>
    <w:p w14:paraId="33211907" w14:textId="77777777" w:rsidR="00666976" w:rsidRDefault="00666976" w:rsidP="00666976">
      <w:pPr>
        <w:pStyle w:val="alt"/>
        <w:numPr>
          <w:ilvl w:val="0"/>
          <w:numId w:val="322"/>
        </w:numPr>
        <w:spacing w:before="0" w:beforeAutospacing="0" w:after="0" w:afterAutospacing="0" w:line="375" w:lineRule="atLeast"/>
        <w:jc w:val="both"/>
        <w:rPr>
          <w:rFonts w:ascii="inter-regular" w:hAnsi="inter-regular"/>
          <w:color w:val="000000"/>
        </w:rPr>
      </w:pPr>
      <w:r>
        <w:rPr>
          <w:rStyle w:val="keyword"/>
          <w:rFonts w:ascii="inter-regular" w:hAnsi="inter-regular"/>
          <w:b/>
          <w:bCs/>
          <w:color w:val="006699"/>
          <w:bdr w:val="none" w:sz="0" w:space="0" w:color="auto" w:frame="1"/>
        </w:rPr>
        <w:t>import</w:t>
      </w:r>
      <w:r>
        <w:rPr>
          <w:rFonts w:ascii="inter-regular" w:hAnsi="inter-regular"/>
          <w:color w:val="000000"/>
          <w:bdr w:val="none" w:sz="0" w:space="0" w:color="auto" w:frame="1"/>
        </w:rPr>
        <w:t> java.util.*;  </w:t>
      </w:r>
    </w:p>
    <w:p w14:paraId="17C9F35E" w14:textId="77777777" w:rsidR="00666976" w:rsidRDefault="00666976" w:rsidP="00666976">
      <w:pPr>
        <w:numPr>
          <w:ilvl w:val="0"/>
          <w:numId w:val="322"/>
        </w:numPr>
        <w:spacing w:after="0" w:line="375" w:lineRule="atLeast"/>
        <w:jc w:val="both"/>
        <w:rPr>
          <w:rFonts w:ascii="inter-regular" w:hAnsi="inter-regular"/>
          <w:color w:val="000000"/>
        </w:rPr>
      </w:pPr>
      <w:r>
        <w:rPr>
          <w:rStyle w:val="keyword"/>
          <w:rFonts w:ascii="inter-regular" w:hAnsi="inter-regular"/>
          <w:b/>
          <w:bCs/>
          <w:color w:val="006699"/>
          <w:bdr w:val="none" w:sz="0" w:space="0" w:color="auto" w:frame="1"/>
        </w:rPr>
        <w:t>class</w:t>
      </w:r>
      <w:r>
        <w:rPr>
          <w:rFonts w:ascii="inter-regular" w:hAnsi="inter-regular"/>
          <w:color w:val="000000"/>
          <w:bdr w:val="none" w:sz="0" w:space="0" w:color="auto" w:frame="1"/>
        </w:rPr>
        <w:t> TreeMap1{  </w:t>
      </w:r>
    </w:p>
    <w:p w14:paraId="398A1E1D" w14:textId="77777777" w:rsidR="00666976" w:rsidRDefault="00666976" w:rsidP="00666976">
      <w:pPr>
        <w:pStyle w:val="alt"/>
        <w:numPr>
          <w:ilvl w:val="0"/>
          <w:numId w:val="322"/>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public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static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void</w:t>
      </w:r>
      <w:r>
        <w:rPr>
          <w:rFonts w:ascii="inter-regular" w:hAnsi="inter-regular"/>
          <w:color w:val="000000"/>
          <w:bdr w:val="none" w:sz="0" w:space="0" w:color="auto" w:frame="1"/>
        </w:rPr>
        <w:t> main(String args[]){  </w:t>
      </w:r>
    </w:p>
    <w:p w14:paraId="02B20486" w14:textId="77777777" w:rsidR="00666976" w:rsidRDefault="00666976" w:rsidP="00666976">
      <w:pPr>
        <w:numPr>
          <w:ilvl w:val="0"/>
          <w:numId w:val="322"/>
        </w:numPr>
        <w:spacing w:after="0" w:line="375" w:lineRule="atLeast"/>
        <w:jc w:val="both"/>
        <w:rPr>
          <w:rFonts w:ascii="inter-regular" w:hAnsi="inter-regular"/>
          <w:color w:val="000000"/>
        </w:rPr>
      </w:pPr>
      <w:r>
        <w:rPr>
          <w:rFonts w:ascii="inter-regular" w:hAnsi="inter-regular"/>
          <w:color w:val="000000"/>
          <w:bdr w:val="none" w:sz="0" w:space="0" w:color="auto" w:frame="1"/>
        </w:rPr>
        <w:t>   TreeMap&lt;Integer,String&gt; map=</w:t>
      </w:r>
      <w:r>
        <w:rPr>
          <w:rStyle w:val="keyword"/>
          <w:rFonts w:ascii="inter-regular" w:hAnsi="inter-regular"/>
          <w:b/>
          <w:bCs/>
          <w:color w:val="006699"/>
          <w:bdr w:val="none" w:sz="0" w:space="0" w:color="auto" w:frame="1"/>
        </w:rPr>
        <w:t>new</w:t>
      </w:r>
      <w:r>
        <w:rPr>
          <w:rFonts w:ascii="inter-regular" w:hAnsi="inter-regular"/>
          <w:color w:val="000000"/>
          <w:bdr w:val="none" w:sz="0" w:space="0" w:color="auto" w:frame="1"/>
        </w:rPr>
        <w:t> TreeMap&lt;Integer,String&gt;();    </w:t>
      </w:r>
    </w:p>
    <w:p w14:paraId="02642ED3" w14:textId="77777777" w:rsidR="00666976" w:rsidRDefault="00666976" w:rsidP="00666976">
      <w:pPr>
        <w:pStyle w:val="alt"/>
        <w:numPr>
          <w:ilvl w:val="0"/>
          <w:numId w:val="322"/>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map.put(</w:t>
      </w:r>
      <w:r>
        <w:rPr>
          <w:rStyle w:val="number"/>
          <w:rFonts w:ascii="inter-regular" w:hAnsi="inter-regular"/>
          <w:color w:val="C00000"/>
          <w:bdr w:val="none" w:sz="0" w:space="0" w:color="auto" w:frame="1"/>
        </w:rPr>
        <w:t>100</w:t>
      </w:r>
      <w:r>
        <w:rPr>
          <w:rFonts w:ascii="inter-regular" w:hAnsi="inter-regular"/>
          <w:color w:val="000000"/>
          <w:bdr w:val="none" w:sz="0" w:space="0" w:color="auto" w:frame="1"/>
        </w:rPr>
        <w:t>,</w:t>
      </w:r>
      <w:r>
        <w:rPr>
          <w:rStyle w:val="string"/>
          <w:rFonts w:ascii="inter-regular" w:hAnsi="inter-regular"/>
          <w:color w:val="0000FF"/>
          <w:bdr w:val="none" w:sz="0" w:space="0" w:color="auto" w:frame="1"/>
        </w:rPr>
        <w:t>"Amit"</w:t>
      </w:r>
      <w:r>
        <w:rPr>
          <w:rFonts w:ascii="inter-regular" w:hAnsi="inter-regular"/>
          <w:color w:val="000000"/>
          <w:bdr w:val="none" w:sz="0" w:space="0" w:color="auto" w:frame="1"/>
        </w:rPr>
        <w:t>);    </w:t>
      </w:r>
    </w:p>
    <w:p w14:paraId="5864F339" w14:textId="77777777" w:rsidR="00666976" w:rsidRDefault="00666976" w:rsidP="00666976">
      <w:pPr>
        <w:numPr>
          <w:ilvl w:val="0"/>
          <w:numId w:val="322"/>
        </w:numPr>
        <w:spacing w:after="0" w:line="375" w:lineRule="atLeast"/>
        <w:jc w:val="both"/>
        <w:rPr>
          <w:rFonts w:ascii="inter-regular" w:hAnsi="inter-regular"/>
          <w:color w:val="000000"/>
        </w:rPr>
      </w:pPr>
      <w:r>
        <w:rPr>
          <w:rFonts w:ascii="inter-regular" w:hAnsi="inter-regular"/>
          <w:color w:val="000000"/>
          <w:bdr w:val="none" w:sz="0" w:space="0" w:color="auto" w:frame="1"/>
        </w:rPr>
        <w:t>      map.put(</w:t>
      </w:r>
      <w:r>
        <w:rPr>
          <w:rStyle w:val="number"/>
          <w:rFonts w:ascii="inter-regular" w:hAnsi="inter-regular"/>
          <w:color w:val="C00000"/>
          <w:bdr w:val="none" w:sz="0" w:space="0" w:color="auto" w:frame="1"/>
        </w:rPr>
        <w:t>102</w:t>
      </w:r>
      <w:r>
        <w:rPr>
          <w:rFonts w:ascii="inter-regular" w:hAnsi="inter-regular"/>
          <w:color w:val="000000"/>
          <w:bdr w:val="none" w:sz="0" w:space="0" w:color="auto" w:frame="1"/>
        </w:rPr>
        <w:t>,</w:t>
      </w:r>
      <w:r>
        <w:rPr>
          <w:rStyle w:val="string"/>
          <w:rFonts w:ascii="inter-regular" w:hAnsi="inter-regular"/>
          <w:color w:val="0000FF"/>
          <w:bdr w:val="none" w:sz="0" w:space="0" w:color="auto" w:frame="1"/>
        </w:rPr>
        <w:t>"Ravi"</w:t>
      </w:r>
      <w:r>
        <w:rPr>
          <w:rFonts w:ascii="inter-regular" w:hAnsi="inter-regular"/>
          <w:color w:val="000000"/>
          <w:bdr w:val="none" w:sz="0" w:space="0" w:color="auto" w:frame="1"/>
        </w:rPr>
        <w:t>);    </w:t>
      </w:r>
    </w:p>
    <w:p w14:paraId="33D3C6BE" w14:textId="77777777" w:rsidR="00666976" w:rsidRDefault="00666976" w:rsidP="00666976">
      <w:pPr>
        <w:pStyle w:val="alt"/>
        <w:numPr>
          <w:ilvl w:val="0"/>
          <w:numId w:val="322"/>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map.put(</w:t>
      </w:r>
      <w:r>
        <w:rPr>
          <w:rStyle w:val="number"/>
          <w:rFonts w:ascii="inter-regular" w:hAnsi="inter-regular"/>
          <w:color w:val="C00000"/>
          <w:bdr w:val="none" w:sz="0" w:space="0" w:color="auto" w:frame="1"/>
        </w:rPr>
        <w:t>101</w:t>
      </w:r>
      <w:r>
        <w:rPr>
          <w:rFonts w:ascii="inter-regular" w:hAnsi="inter-regular"/>
          <w:color w:val="000000"/>
          <w:bdr w:val="none" w:sz="0" w:space="0" w:color="auto" w:frame="1"/>
        </w:rPr>
        <w:t>,</w:t>
      </w:r>
      <w:r>
        <w:rPr>
          <w:rStyle w:val="string"/>
          <w:rFonts w:ascii="inter-regular" w:hAnsi="inter-regular"/>
          <w:color w:val="0000FF"/>
          <w:bdr w:val="none" w:sz="0" w:space="0" w:color="auto" w:frame="1"/>
        </w:rPr>
        <w:t>"Vijay"</w:t>
      </w:r>
      <w:r>
        <w:rPr>
          <w:rFonts w:ascii="inter-regular" w:hAnsi="inter-regular"/>
          <w:color w:val="000000"/>
          <w:bdr w:val="none" w:sz="0" w:space="0" w:color="auto" w:frame="1"/>
        </w:rPr>
        <w:t>);    </w:t>
      </w:r>
    </w:p>
    <w:p w14:paraId="5E7C2E94" w14:textId="77777777" w:rsidR="00666976" w:rsidRDefault="00666976" w:rsidP="00666976">
      <w:pPr>
        <w:numPr>
          <w:ilvl w:val="0"/>
          <w:numId w:val="322"/>
        </w:numPr>
        <w:spacing w:after="0" w:line="375" w:lineRule="atLeast"/>
        <w:jc w:val="both"/>
        <w:rPr>
          <w:rFonts w:ascii="inter-regular" w:hAnsi="inter-regular"/>
          <w:color w:val="000000"/>
        </w:rPr>
      </w:pPr>
      <w:r>
        <w:rPr>
          <w:rFonts w:ascii="inter-regular" w:hAnsi="inter-regular"/>
          <w:color w:val="000000"/>
          <w:bdr w:val="none" w:sz="0" w:space="0" w:color="auto" w:frame="1"/>
        </w:rPr>
        <w:t>      map.put(</w:t>
      </w:r>
      <w:r>
        <w:rPr>
          <w:rStyle w:val="number"/>
          <w:rFonts w:ascii="inter-regular" w:hAnsi="inter-regular"/>
          <w:color w:val="C00000"/>
          <w:bdr w:val="none" w:sz="0" w:space="0" w:color="auto" w:frame="1"/>
        </w:rPr>
        <w:t>103</w:t>
      </w:r>
      <w:r>
        <w:rPr>
          <w:rFonts w:ascii="inter-regular" w:hAnsi="inter-regular"/>
          <w:color w:val="000000"/>
          <w:bdr w:val="none" w:sz="0" w:space="0" w:color="auto" w:frame="1"/>
        </w:rPr>
        <w:t>,</w:t>
      </w:r>
      <w:r>
        <w:rPr>
          <w:rStyle w:val="string"/>
          <w:rFonts w:ascii="inter-regular" w:hAnsi="inter-regular"/>
          <w:color w:val="0000FF"/>
          <w:bdr w:val="none" w:sz="0" w:space="0" w:color="auto" w:frame="1"/>
        </w:rPr>
        <w:t>"Rahul"</w:t>
      </w:r>
      <w:r>
        <w:rPr>
          <w:rFonts w:ascii="inter-regular" w:hAnsi="inter-regular"/>
          <w:color w:val="000000"/>
          <w:bdr w:val="none" w:sz="0" w:space="0" w:color="auto" w:frame="1"/>
        </w:rPr>
        <w:t>);    </w:t>
      </w:r>
    </w:p>
    <w:p w14:paraId="5D13CF83" w14:textId="77777777" w:rsidR="00666976" w:rsidRDefault="00666976" w:rsidP="00666976">
      <w:pPr>
        <w:pStyle w:val="alt"/>
        <w:numPr>
          <w:ilvl w:val="0"/>
          <w:numId w:val="322"/>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w:t>
      </w:r>
    </w:p>
    <w:p w14:paraId="5C0CB612" w14:textId="77777777" w:rsidR="00666976" w:rsidRDefault="00666976" w:rsidP="00666976">
      <w:pPr>
        <w:numPr>
          <w:ilvl w:val="0"/>
          <w:numId w:val="322"/>
        </w:numPr>
        <w:spacing w:after="0" w:line="375" w:lineRule="atLeast"/>
        <w:jc w:val="both"/>
        <w:rPr>
          <w:rFonts w:ascii="inter-regular" w:hAnsi="inter-regular"/>
          <w:color w:val="000000"/>
        </w:rPr>
      </w:pP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for</w:t>
      </w:r>
      <w:r>
        <w:rPr>
          <w:rFonts w:ascii="inter-regular" w:hAnsi="inter-regular"/>
          <w:color w:val="000000"/>
          <w:bdr w:val="none" w:sz="0" w:space="0" w:color="auto" w:frame="1"/>
        </w:rPr>
        <w:t>(Map.Entry m:map.entrySet()){    </w:t>
      </w:r>
    </w:p>
    <w:p w14:paraId="6EB1B670" w14:textId="77777777" w:rsidR="00666976" w:rsidRDefault="00666976" w:rsidP="00666976">
      <w:pPr>
        <w:pStyle w:val="alt"/>
        <w:numPr>
          <w:ilvl w:val="0"/>
          <w:numId w:val="322"/>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System.out.println(m.getKey()+</w:t>
      </w:r>
      <w:r>
        <w:rPr>
          <w:rStyle w:val="string"/>
          <w:rFonts w:ascii="inter-regular" w:hAnsi="inter-regular"/>
          <w:color w:val="0000FF"/>
          <w:bdr w:val="none" w:sz="0" w:space="0" w:color="auto" w:frame="1"/>
        </w:rPr>
        <w:t>" "</w:t>
      </w:r>
      <w:r>
        <w:rPr>
          <w:rFonts w:ascii="inter-regular" w:hAnsi="inter-regular"/>
          <w:color w:val="000000"/>
          <w:bdr w:val="none" w:sz="0" w:space="0" w:color="auto" w:frame="1"/>
        </w:rPr>
        <w:t>+m.getValue());    </w:t>
      </w:r>
    </w:p>
    <w:p w14:paraId="32B0E817" w14:textId="77777777" w:rsidR="00666976" w:rsidRDefault="00666976" w:rsidP="00666976">
      <w:pPr>
        <w:numPr>
          <w:ilvl w:val="0"/>
          <w:numId w:val="322"/>
        </w:numPr>
        <w:spacing w:after="0" w:line="375" w:lineRule="atLeast"/>
        <w:jc w:val="both"/>
        <w:rPr>
          <w:rFonts w:ascii="inter-regular" w:hAnsi="inter-regular"/>
          <w:color w:val="000000"/>
        </w:rPr>
      </w:pPr>
      <w:r>
        <w:rPr>
          <w:rFonts w:ascii="inter-regular" w:hAnsi="inter-regular"/>
          <w:color w:val="000000"/>
          <w:bdr w:val="none" w:sz="0" w:space="0" w:color="auto" w:frame="1"/>
        </w:rPr>
        <w:t>      }    </w:t>
      </w:r>
    </w:p>
    <w:p w14:paraId="47C48881" w14:textId="77777777" w:rsidR="00666976" w:rsidRDefault="00666976" w:rsidP="00666976">
      <w:pPr>
        <w:pStyle w:val="alt"/>
        <w:numPr>
          <w:ilvl w:val="0"/>
          <w:numId w:val="322"/>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  </w:t>
      </w:r>
    </w:p>
    <w:p w14:paraId="59B5A802" w14:textId="77777777" w:rsidR="00666976" w:rsidRDefault="00666976" w:rsidP="00666976">
      <w:pPr>
        <w:numPr>
          <w:ilvl w:val="0"/>
          <w:numId w:val="322"/>
        </w:numPr>
        <w:spacing w:after="0" w:line="375" w:lineRule="atLeast"/>
        <w:jc w:val="both"/>
        <w:rPr>
          <w:rFonts w:ascii="inter-regular" w:hAnsi="inter-regular"/>
          <w:color w:val="000000"/>
        </w:rPr>
      </w:pPr>
      <w:r>
        <w:rPr>
          <w:rFonts w:ascii="inter-regular" w:hAnsi="inter-regular"/>
          <w:color w:val="000000"/>
          <w:bdr w:val="none" w:sz="0" w:space="0" w:color="auto" w:frame="1"/>
        </w:rPr>
        <w:t>}  </w:t>
      </w:r>
    </w:p>
    <w:p w14:paraId="28FB4B31" w14:textId="77777777" w:rsidR="00666976" w:rsidRDefault="00666976" w:rsidP="00666976">
      <w:pPr>
        <w:pStyle w:val="HTMLPreformatted"/>
        <w:shd w:val="clear" w:color="auto" w:fill="EEEEEE"/>
        <w:jc w:val="both"/>
        <w:rPr>
          <w:color w:val="535559"/>
        </w:rPr>
      </w:pPr>
      <w:r>
        <w:rPr>
          <w:color w:val="535559"/>
        </w:rPr>
        <w:t>Output:100 Amit</w:t>
      </w:r>
    </w:p>
    <w:p w14:paraId="4B8050F2" w14:textId="77777777" w:rsidR="00666976" w:rsidRDefault="00666976" w:rsidP="00666976">
      <w:pPr>
        <w:pStyle w:val="HTMLPreformatted"/>
        <w:shd w:val="clear" w:color="auto" w:fill="EEEEEE"/>
        <w:jc w:val="both"/>
        <w:rPr>
          <w:color w:val="535559"/>
        </w:rPr>
      </w:pPr>
      <w:r>
        <w:rPr>
          <w:color w:val="535559"/>
        </w:rPr>
        <w:t xml:space="preserve">       101 Vijay</w:t>
      </w:r>
    </w:p>
    <w:p w14:paraId="14AE2BF5" w14:textId="77777777" w:rsidR="00666976" w:rsidRDefault="00666976" w:rsidP="00666976">
      <w:pPr>
        <w:pStyle w:val="HTMLPreformatted"/>
        <w:shd w:val="clear" w:color="auto" w:fill="EEEEEE"/>
        <w:jc w:val="both"/>
        <w:rPr>
          <w:color w:val="535559"/>
        </w:rPr>
      </w:pPr>
      <w:r>
        <w:rPr>
          <w:color w:val="535559"/>
        </w:rPr>
        <w:t xml:space="preserve">       102 Ravi</w:t>
      </w:r>
    </w:p>
    <w:p w14:paraId="78D919E3" w14:textId="77777777" w:rsidR="00666976" w:rsidRDefault="00666976" w:rsidP="00666976">
      <w:pPr>
        <w:pStyle w:val="HTMLPreformatted"/>
        <w:shd w:val="clear" w:color="auto" w:fill="EEEEEE"/>
        <w:jc w:val="both"/>
        <w:rPr>
          <w:color w:val="535559"/>
        </w:rPr>
      </w:pPr>
      <w:r>
        <w:rPr>
          <w:color w:val="535559"/>
        </w:rPr>
        <w:t xml:space="preserve">       103 Rahul</w:t>
      </w:r>
    </w:p>
    <w:p w14:paraId="3BC30909" w14:textId="77777777" w:rsidR="00666976" w:rsidRDefault="00666976" w:rsidP="00666976">
      <w:pPr>
        <w:pStyle w:val="Heading3"/>
        <w:shd w:val="clear" w:color="auto" w:fill="FFFFFF"/>
        <w:spacing w:line="312" w:lineRule="atLeast"/>
        <w:jc w:val="both"/>
        <w:rPr>
          <w:rFonts w:ascii="Helvetica" w:hAnsi="Helvetica"/>
          <w:color w:val="610B4B"/>
          <w:sz w:val="32"/>
          <w:szCs w:val="32"/>
        </w:rPr>
      </w:pPr>
      <w:r>
        <w:rPr>
          <w:rFonts w:ascii="Helvetica" w:hAnsi="Helvetica"/>
          <w:b/>
          <w:bCs/>
          <w:color w:val="610B4B"/>
          <w:sz w:val="32"/>
          <w:szCs w:val="32"/>
        </w:rPr>
        <w:t>Java TreeMap Example: remove()</w:t>
      </w:r>
    </w:p>
    <w:p w14:paraId="443E6394" w14:textId="77777777" w:rsidR="00666976" w:rsidRDefault="00666976" w:rsidP="00666976">
      <w:pPr>
        <w:pStyle w:val="alt"/>
        <w:numPr>
          <w:ilvl w:val="0"/>
          <w:numId w:val="323"/>
        </w:numPr>
        <w:spacing w:before="0" w:beforeAutospacing="0" w:after="0" w:afterAutospacing="0" w:line="375" w:lineRule="atLeast"/>
        <w:jc w:val="both"/>
        <w:rPr>
          <w:rFonts w:ascii="inter-regular" w:hAnsi="inter-regular"/>
          <w:color w:val="000000"/>
        </w:rPr>
      </w:pPr>
      <w:r>
        <w:rPr>
          <w:rStyle w:val="keyword"/>
          <w:rFonts w:ascii="inter-regular" w:hAnsi="inter-regular"/>
          <w:b/>
          <w:bCs/>
          <w:color w:val="006699"/>
          <w:bdr w:val="none" w:sz="0" w:space="0" w:color="auto" w:frame="1"/>
        </w:rPr>
        <w:t>import</w:t>
      </w:r>
      <w:r>
        <w:rPr>
          <w:rFonts w:ascii="inter-regular" w:hAnsi="inter-regular"/>
          <w:color w:val="000000"/>
          <w:bdr w:val="none" w:sz="0" w:space="0" w:color="auto" w:frame="1"/>
        </w:rPr>
        <w:t> java.util.*;  </w:t>
      </w:r>
    </w:p>
    <w:p w14:paraId="287EFF48" w14:textId="77777777" w:rsidR="00666976" w:rsidRDefault="00666976" w:rsidP="00666976">
      <w:pPr>
        <w:numPr>
          <w:ilvl w:val="0"/>
          <w:numId w:val="323"/>
        </w:numPr>
        <w:spacing w:after="0" w:line="375" w:lineRule="atLeast"/>
        <w:jc w:val="both"/>
        <w:rPr>
          <w:rFonts w:ascii="inter-regular" w:hAnsi="inter-regular"/>
          <w:color w:val="000000"/>
        </w:rPr>
      </w:pPr>
      <w:r>
        <w:rPr>
          <w:rStyle w:val="keyword"/>
          <w:rFonts w:ascii="inter-regular" w:hAnsi="inter-regular"/>
          <w:b/>
          <w:bCs/>
          <w:color w:val="006699"/>
          <w:bdr w:val="none" w:sz="0" w:space="0" w:color="auto" w:frame="1"/>
        </w:rPr>
        <w:t>public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class</w:t>
      </w:r>
      <w:r>
        <w:rPr>
          <w:rFonts w:ascii="inter-regular" w:hAnsi="inter-regular"/>
          <w:color w:val="000000"/>
          <w:bdr w:val="none" w:sz="0" w:space="0" w:color="auto" w:frame="1"/>
        </w:rPr>
        <w:t> TreeMap2 {  </w:t>
      </w:r>
    </w:p>
    <w:p w14:paraId="2B1430D1" w14:textId="77777777" w:rsidR="00666976" w:rsidRDefault="00666976" w:rsidP="00666976">
      <w:pPr>
        <w:pStyle w:val="alt"/>
        <w:numPr>
          <w:ilvl w:val="0"/>
          <w:numId w:val="323"/>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public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static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void</w:t>
      </w:r>
      <w:r>
        <w:rPr>
          <w:rFonts w:ascii="inter-regular" w:hAnsi="inter-regular"/>
          <w:color w:val="000000"/>
          <w:bdr w:val="none" w:sz="0" w:space="0" w:color="auto" w:frame="1"/>
        </w:rPr>
        <w:t> main(String args[]) {  </w:t>
      </w:r>
    </w:p>
    <w:p w14:paraId="40A19C97" w14:textId="77777777" w:rsidR="00666976" w:rsidRDefault="00666976" w:rsidP="00666976">
      <w:pPr>
        <w:numPr>
          <w:ilvl w:val="0"/>
          <w:numId w:val="323"/>
        </w:numPr>
        <w:spacing w:after="0" w:line="375" w:lineRule="atLeast"/>
        <w:jc w:val="both"/>
        <w:rPr>
          <w:rFonts w:ascii="inter-regular" w:hAnsi="inter-regular"/>
          <w:color w:val="000000"/>
        </w:rPr>
      </w:pPr>
      <w:r>
        <w:rPr>
          <w:rFonts w:ascii="inter-regular" w:hAnsi="inter-regular"/>
          <w:color w:val="000000"/>
          <w:bdr w:val="none" w:sz="0" w:space="0" w:color="auto" w:frame="1"/>
        </w:rPr>
        <w:t>    TreeMap&lt;Integer,String&gt; map=</w:t>
      </w:r>
      <w:r>
        <w:rPr>
          <w:rStyle w:val="keyword"/>
          <w:rFonts w:ascii="inter-regular" w:hAnsi="inter-regular"/>
          <w:b/>
          <w:bCs/>
          <w:color w:val="006699"/>
          <w:bdr w:val="none" w:sz="0" w:space="0" w:color="auto" w:frame="1"/>
        </w:rPr>
        <w:t>new</w:t>
      </w:r>
      <w:r>
        <w:rPr>
          <w:rFonts w:ascii="inter-regular" w:hAnsi="inter-regular"/>
          <w:color w:val="000000"/>
          <w:bdr w:val="none" w:sz="0" w:space="0" w:color="auto" w:frame="1"/>
        </w:rPr>
        <w:t> TreeMap&lt;Integer,String&gt;();    </w:t>
      </w:r>
    </w:p>
    <w:p w14:paraId="13011E75" w14:textId="77777777" w:rsidR="00666976" w:rsidRDefault="00666976" w:rsidP="00666976">
      <w:pPr>
        <w:pStyle w:val="alt"/>
        <w:numPr>
          <w:ilvl w:val="0"/>
          <w:numId w:val="323"/>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map.put(</w:t>
      </w:r>
      <w:r>
        <w:rPr>
          <w:rStyle w:val="number"/>
          <w:rFonts w:ascii="inter-regular" w:hAnsi="inter-regular"/>
          <w:color w:val="C00000"/>
          <w:bdr w:val="none" w:sz="0" w:space="0" w:color="auto" w:frame="1"/>
        </w:rPr>
        <w:t>100</w:t>
      </w:r>
      <w:r>
        <w:rPr>
          <w:rFonts w:ascii="inter-regular" w:hAnsi="inter-regular"/>
          <w:color w:val="000000"/>
          <w:bdr w:val="none" w:sz="0" w:space="0" w:color="auto" w:frame="1"/>
        </w:rPr>
        <w:t>,</w:t>
      </w:r>
      <w:r>
        <w:rPr>
          <w:rStyle w:val="string"/>
          <w:rFonts w:ascii="inter-regular" w:hAnsi="inter-regular"/>
          <w:color w:val="0000FF"/>
          <w:bdr w:val="none" w:sz="0" w:space="0" w:color="auto" w:frame="1"/>
        </w:rPr>
        <w:t>"Amit"</w:t>
      </w:r>
      <w:r>
        <w:rPr>
          <w:rFonts w:ascii="inter-regular" w:hAnsi="inter-regular"/>
          <w:color w:val="000000"/>
          <w:bdr w:val="none" w:sz="0" w:space="0" w:color="auto" w:frame="1"/>
        </w:rPr>
        <w:t>);    </w:t>
      </w:r>
    </w:p>
    <w:p w14:paraId="2CFA1A90" w14:textId="77777777" w:rsidR="00666976" w:rsidRDefault="00666976" w:rsidP="00666976">
      <w:pPr>
        <w:numPr>
          <w:ilvl w:val="0"/>
          <w:numId w:val="323"/>
        </w:numPr>
        <w:spacing w:after="0" w:line="375" w:lineRule="atLeast"/>
        <w:jc w:val="both"/>
        <w:rPr>
          <w:rFonts w:ascii="inter-regular" w:hAnsi="inter-regular"/>
          <w:color w:val="000000"/>
        </w:rPr>
      </w:pPr>
      <w:r>
        <w:rPr>
          <w:rFonts w:ascii="inter-regular" w:hAnsi="inter-regular"/>
          <w:color w:val="000000"/>
          <w:bdr w:val="none" w:sz="0" w:space="0" w:color="auto" w:frame="1"/>
        </w:rPr>
        <w:t>      map.put(</w:t>
      </w:r>
      <w:r>
        <w:rPr>
          <w:rStyle w:val="number"/>
          <w:rFonts w:ascii="inter-regular" w:hAnsi="inter-regular"/>
          <w:color w:val="C00000"/>
          <w:bdr w:val="none" w:sz="0" w:space="0" w:color="auto" w:frame="1"/>
        </w:rPr>
        <w:t>102</w:t>
      </w:r>
      <w:r>
        <w:rPr>
          <w:rFonts w:ascii="inter-regular" w:hAnsi="inter-regular"/>
          <w:color w:val="000000"/>
          <w:bdr w:val="none" w:sz="0" w:space="0" w:color="auto" w:frame="1"/>
        </w:rPr>
        <w:t>,</w:t>
      </w:r>
      <w:r>
        <w:rPr>
          <w:rStyle w:val="string"/>
          <w:rFonts w:ascii="inter-regular" w:hAnsi="inter-regular"/>
          <w:color w:val="0000FF"/>
          <w:bdr w:val="none" w:sz="0" w:space="0" w:color="auto" w:frame="1"/>
        </w:rPr>
        <w:t>"Ravi"</w:t>
      </w:r>
      <w:r>
        <w:rPr>
          <w:rFonts w:ascii="inter-regular" w:hAnsi="inter-regular"/>
          <w:color w:val="000000"/>
          <w:bdr w:val="none" w:sz="0" w:space="0" w:color="auto" w:frame="1"/>
        </w:rPr>
        <w:t>);    </w:t>
      </w:r>
    </w:p>
    <w:p w14:paraId="11D9D8A9" w14:textId="77777777" w:rsidR="00666976" w:rsidRDefault="00666976" w:rsidP="00666976">
      <w:pPr>
        <w:pStyle w:val="alt"/>
        <w:numPr>
          <w:ilvl w:val="0"/>
          <w:numId w:val="323"/>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map.put(</w:t>
      </w:r>
      <w:r>
        <w:rPr>
          <w:rStyle w:val="number"/>
          <w:rFonts w:ascii="inter-regular" w:hAnsi="inter-regular"/>
          <w:color w:val="C00000"/>
          <w:bdr w:val="none" w:sz="0" w:space="0" w:color="auto" w:frame="1"/>
        </w:rPr>
        <w:t>101</w:t>
      </w:r>
      <w:r>
        <w:rPr>
          <w:rFonts w:ascii="inter-regular" w:hAnsi="inter-regular"/>
          <w:color w:val="000000"/>
          <w:bdr w:val="none" w:sz="0" w:space="0" w:color="auto" w:frame="1"/>
        </w:rPr>
        <w:t>,</w:t>
      </w:r>
      <w:r>
        <w:rPr>
          <w:rStyle w:val="string"/>
          <w:rFonts w:ascii="inter-regular" w:hAnsi="inter-regular"/>
          <w:color w:val="0000FF"/>
          <w:bdr w:val="none" w:sz="0" w:space="0" w:color="auto" w:frame="1"/>
        </w:rPr>
        <w:t>"Vijay"</w:t>
      </w:r>
      <w:r>
        <w:rPr>
          <w:rFonts w:ascii="inter-regular" w:hAnsi="inter-regular"/>
          <w:color w:val="000000"/>
          <w:bdr w:val="none" w:sz="0" w:space="0" w:color="auto" w:frame="1"/>
        </w:rPr>
        <w:t>);    </w:t>
      </w:r>
    </w:p>
    <w:p w14:paraId="6D5996C5" w14:textId="77777777" w:rsidR="00666976" w:rsidRDefault="00666976" w:rsidP="00666976">
      <w:pPr>
        <w:numPr>
          <w:ilvl w:val="0"/>
          <w:numId w:val="323"/>
        </w:numPr>
        <w:spacing w:after="0" w:line="375" w:lineRule="atLeast"/>
        <w:jc w:val="both"/>
        <w:rPr>
          <w:rFonts w:ascii="inter-regular" w:hAnsi="inter-regular"/>
          <w:color w:val="000000"/>
        </w:rPr>
      </w:pPr>
      <w:r>
        <w:rPr>
          <w:rFonts w:ascii="inter-regular" w:hAnsi="inter-regular"/>
          <w:color w:val="000000"/>
          <w:bdr w:val="none" w:sz="0" w:space="0" w:color="auto" w:frame="1"/>
        </w:rPr>
        <w:t>      map.put(</w:t>
      </w:r>
      <w:r>
        <w:rPr>
          <w:rStyle w:val="number"/>
          <w:rFonts w:ascii="inter-regular" w:hAnsi="inter-regular"/>
          <w:color w:val="C00000"/>
          <w:bdr w:val="none" w:sz="0" w:space="0" w:color="auto" w:frame="1"/>
        </w:rPr>
        <w:t>103</w:t>
      </w:r>
      <w:r>
        <w:rPr>
          <w:rFonts w:ascii="inter-regular" w:hAnsi="inter-regular"/>
          <w:color w:val="000000"/>
          <w:bdr w:val="none" w:sz="0" w:space="0" w:color="auto" w:frame="1"/>
        </w:rPr>
        <w:t>,</w:t>
      </w:r>
      <w:r>
        <w:rPr>
          <w:rStyle w:val="string"/>
          <w:rFonts w:ascii="inter-regular" w:hAnsi="inter-regular"/>
          <w:color w:val="0000FF"/>
          <w:bdr w:val="none" w:sz="0" w:space="0" w:color="auto" w:frame="1"/>
        </w:rPr>
        <w:t>"Rahul"</w:t>
      </w:r>
      <w:r>
        <w:rPr>
          <w:rFonts w:ascii="inter-regular" w:hAnsi="inter-regular"/>
          <w:color w:val="000000"/>
          <w:bdr w:val="none" w:sz="0" w:space="0" w:color="auto" w:frame="1"/>
        </w:rPr>
        <w:t>);    </w:t>
      </w:r>
    </w:p>
    <w:p w14:paraId="20F9F96E" w14:textId="77777777" w:rsidR="00666976" w:rsidRDefault="00666976" w:rsidP="00666976">
      <w:pPr>
        <w:pStyle w:val="alt"/>
        <w:numPr>
          <w:ilvl w:val="0"/>
          <w:numId w:val="323"/>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System.out.println(</w:t>
      </w:r>
      <w:r>
        <w:rPr>
          <w:rStyle w:val="string"/>
          <w:rFonts w:ascii="inter-regular" w:hAnsi="inter-regular"/>
          <w:color w:val="0000FF"/>
          <w:bdr w:val="none" w:sz="0" w:space="0" w:color="auto" w:frame="1"/>
        </w:rPr>
        <w:t>"Before invoking remove() method"</w:t>
      </w:r>
      <w:r>
        <w:rPr>
          <w:rFonts w:ascii="inter-regular" w:hAnsi="inter-regular"/>
          <w:color w:val="000000"/>
          <w:bdr w:val="none" w:sz="0" w:space="0" w:color="auto" w:frame="1"/>
        </w:rPr>
        <w:t>);  </w:t>
      </w:r>
    </w:p>
    <w:p w14:paraId="30E2C029" w14:textId="77777777" w:rsidR="00666976" w:rsidRDefault="00666976" w:rsidP="00666976">
      <w:pPr>
        <w:numPr>
          <w:ilvl w:val="0"/>
          <w:numId w:val="323"/>
        </w:numPr>
        <w:spacing w:after="0" w:line="375" w:lineRule="atLeast"/>
        <w:jc w:val="both"/>
        <w:rPr>
          <w:rFonts w:ascii="inter-regular" w:hAnsi="inter-regular"/>
          <w:color w:val="000000"/>
        </w:rPr>
      </w:pP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for</w:t>
      </w:r>
      <w:r>
        <w:rPr>
          <w:rFonts w:ascii="inter-regular" w:hAnsi="inter-regular"/>
          <w:color w:val="000000"/>
          <w:bdr w:val="none" w:sz="0" w:space="0" w:color="auto" w:frame="1"/>
        </w:rPr>
        <w:t>(Map.Entry m:map.entrySet())  </w:t>
      </w:r>
    </w:p>
    <w:p w14:paraId="05F2BE83" w14:textId="77777777" w:rsidR="00666976" w:rsidRDefault="00666976" w:rsidP="00666976">
      <w:pPr>
        <w:pStyle w:val="alt"/>
        <w:numPr>
          <w:ilvl w:val="0"/>
          <w:numId w:val="323"/>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  </w:t>
      </w:r>
    </w:p>
    <w:p w14:paraId="4C83645B" w14:textId="77777777" w:rsidR="00666976" w:rsidRDefault="00666976" w:rsidP="00666976">
      <w:pPr>
        <w:numPr>
          <w:ilvl w:val="0"/>
          <w:numId w:val="323"/>
        </w:numPr>
        <w:spacing w:after="0" w:line="375" w:lineRule="atLeast"/>
        <w:jc w:val="both"/>
        <w:rPr>
          <w:rFonts w:ascii="inter-regular" w:hAnsi="inter-regular"/>
          <w:color w:val="000000"/>
        </w:rPr>
      </w:pPr>
      <w:r>
        <w:rPr>
          <w:rFonts w:ascii="inter-regular" w:hAnsi="inter-regular"/>
          <w:color w:val="000000"/>
          <w:bdr w:val="none" w:sz="0" w:space="0" w:color="auto" w:frame="1"/>
        </w:rPr>
        <w:t>          System.out.println(m.getKey()+</w:t>
      </w:r>
      <w:r>
        <w:rPr>
          <w:rStyle w:val="string"/>
          <w:rFonts w:ascii="inter-regular" w:hAnsi="inter-regular"/>
          <w:color w:val="0000FF"/>
          <w:bdr w:val="none" w:sz="0" w:space="0" w:color="auto" w:frame="1"/>
        </w:rPr>
        <w:t>" "</w:t>
      </w:r>
      <w:r>
        <w:rPr>
          <w:rFonts w:ascii="inter-regular" w:hAnsi="inter-regular"/>
          <w:color w:val="000000"/>
          <w:bdr w:val="none" w:sz="0" w:space="0" w:color="auto" w:frame="1"/>
        </w:rPr>
        <w:t>+m.getValue());      </w:t>
      </w:r>
    </w:p>
    <w:p w14:paraId="67ADDCCF" w14:textId="77777777" w:rsidR="00666976" w:rsidRDefault="00666976" w:rsidP="00666976">
      <w:pPr>
        <w:pStyle w:val="alt"/>
        <w:numPr>
          <w:ilvl w:val="0"/>
          <w:numId w:val="323"/>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  </w:t>
      </w:r>
    </w:p>
    <w:p w14:paraId="13FCE4AB" w14:textId="77777777" w:rsidR="00666976" w:rsidRDefault="00666976" w:rsidP="00666976">
      <w:pPr>
        <w:numPr>
          <w:ilvl w:val="0"/>
          <w:numId w:val="323"/>
        </w:numPr>
        <w:spacing w:after="0" w:line="375" w:lineRule="atLeast"/>
        <w:jc w:val="both"/>
        <w:rPr>
          <w:rFonts w:ascii="inter-regular" w:hAnsi="inter-regular"/>
          <w:color w:val="000000"/>
        </w:rPr>
      </w:pPr>
      <w:r>
        <w:rPr>
          <w:rFonts w:ascii="inter-regular" w:hAnsi="inter-regular"/>
          <w:color w:val="000000"/>
          <w:bdr w:val="none" w:sz="0" w:space="0" w:color="auto" w:frame="1"/>
        </w:rPr>
        <w:t>      map.remove(</w:t>
      </w:r>
      <w:r>
        <w:rPr>
          <w:rStyle w:val="number"/>
          <w:rFonts w:ascii="inter-regular" w:hAnsi="inter-regular"/>
          <w:color w:val="C00000"/>
          <w:bdr w:val="none" w:sz="0" w:space="0" w:color="auto" w:frame="1"/>
        </w:rPr>
        <w:t>102</w:t>
      </w:r>
      <w:r>
        <w:rPr>
          <w:rFonts w:ascii="inter-regular" w:hAnsi="inter-regular"/>
          <w:color w:val="000000"/>
          <w:bdr w:val="none" w:sz="0" w:space="0" w:color="auto" w:frame="1"/>
        </w:rPr>
        <w:t>);      </w:t>
      </w:r>
    </w:p>
    <w:p w14:paraId="67DD2413" w14:textId="77777777" w:rsidR="00666976" w:rsidRDefault="00666976" w:rsidP="00666976">
      <w:pPr>
        <w:pStyle w:val="alt"/>
        <w:numPr>
          <w:ilvl w:val="0"/>
          <w:numId w:val="323"/>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System.out.println(</w:t>
      </w:r>
      <w:r>
        <w:rPr>
          <w:rStyle w:val="string"/>
          <w:rFonts w:ascii="inter-regular" w:hAnsi="inter-regular"/>
          <w:color w:val="0000FF"/>
          <w:bdr w:val="none" w:sz="0" w:space="0" w:color="auto" w:frame="1"/>
        </w:rPr>
        <w:t>"After invoking remove() method"</w:t>
      </w:r>
      <w:r>
        <w:rPr>
          <w:rFonts w:ascii="inter-regular" w:hAnsi="inter-regular"/>
          <w:color w:val="000000"/>
          <w:bdr w:val="none" w:sz="0" w:space="0" w:color="auto" w:frame="1"/>
        </w:rPr>
        <w:t>);  </w:t>
      </w:r>
    </w:p>
    <w:p w14:paraId="29BDD055" w14:textId="77777777" w:rsidR="00666976" w:rsidRDefault="00666976" w:rsidP="00666976">
      <w:pPr>
        <w:numPr>
          <w:ilvl w:val="0"/>
          <w:numId w:val="323"/>
        </w:numPr>
        <w:spacing w:after="0" w:line="375" w:lineRule="atLeast"/>
        <w:jc w:val="both"/>
        <w:rPr>
          <w:rFonts w:ascii="inter-regular" w:hAnsi="inter-regular"/>
          <w:color w:val="000000"/>
        </w:rPr>
      </w:pP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for</w:t>
      </w:r>
      <w:r>
        <w:rPr>
          <w:rFonts w:ascii="inter-regular" w:hAnsi="inter-regular"/>
          <w:color w:val="000000"/>
          <w:bdr w:val="none" w:sz="0" w:space="0" w:color="auto" w:frame="1"/>
        </w:rPr>
        <w:t>(Map.Entry m:map.entrySet())  </w:t>
      </w:r>
    </w:p>
    <w:p w14:paraId="71EE2824" w14:textId="77777777" w:rsidR="00666976" w:rsidRDefault="00666976" w:rsidP="00666976">
      <w:pPr>
        <w:pStyle w:val="alt"/>
        <w:numPr>
          <w:ilvl w:val="0"/>
          <w:numId w:val="323"/>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  </w:t>
      </w:r>
    </w:p>
    <w:p w14:paraId="5886D00F" w14:textId="77777777" w:rsidR="00666976" w:rsidRDefault="00666976" w:rsidP="00666976">
      <w:pPr>
        <w:numPr>
          <w:ilvl w:val="0"/>
          <w:numId w:val="323"/>
        </w:numPr>
        <w:spacing w:after="0" w:line="375" w:lineRule="atLeast"/>
        <w:jc w:val="both"/>
        <w:rPr>
          <w:rFonts w:ascii="inter-regular" w:hAnsi="inter-regular"/>
          <w:color w:val="000000"/>
        </w:rPr>
      </w:pPr>
      <w:r>
        <w:rPr>
          <w:rFonts w:ascii="inter-regular" w:hAnsi="inter-regular"/>
          <w:color w:val="000000"/>
          <w:bdr w:val="none" w:sz="0" w:space="0" w:color="auto" w:frame="1"/>
        </w:rPr>
        <w:t>          System.out.println(m.getKey()+</w:t>
      </w:r>
      <w:r>
        <w:rPr>
          <w:rStyle w:val="string"/>
          <w:rFonts w:ascii="inter-regular" w:hAnsi="inter-regular"/>
          <w:color w:val="0000FF"/>
          <w:bdr w:val="none" w:sz="0" w:space="0" w:color="auto" w:frame="1"/>
        </w:rPr>
        <w:t>" "</w:t>
      </w:r>
      <w:r>
        <w:rPr>
          <w:rFonts w:ascii="inter-regular" w:hAnsi="inter-regular"/>
          <w:color w:val="000000"/>
          <w:bdr w:val="none" w:sz="0" w:space="0" w:color="auto" w:frame="1"/>
        </w:rPr>
        <w:t>+m.getValue());      </w:t>
      </w:r>
    </w:p>
    <w:p w14:paraId="46E8A757" w14:textId="77777777" w:rsidR="00666976" w:rsidRDefault="00666976" w:rsidP="00666976">
      <w:pPr>
        <w:pStyle w:val="alt"/>
        <w:numPr>
          <w:ilvl w:val="0"/>
          <w:numId w:val="323"/>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lastRenderedPageBreak/>
        <w:t>      }  </w:t>
      </w:r>
    </w:p>
    <w:p w14:paraId="666890EA" w14:textId="77777777" w:rsidR="00666976" w:rsidRDefault="00666976" w:rsidP="00666976">
      <w:pPr>
        <w:numPr>
          <w:ilvl w:val="0"/>
          <w:numId w:val="323"/>
        </w:numPr>
        <w:spacing w:after="0" w:line="375" w:lineRule="atLeast"/>
        <w:jc w:val="both"/>
        <w:rPr>
          <w:rFonts w:ascii="inter-regular" w:hAnsi="inter-regular"/>
          <w:color w:val="000000"/>
        </w:rPr>
      </w:pPr>
      <w:r>
        <w:rPr>
          <w:rFonts w:ascii="inter-regular" w:hAnsi="inter-regular"/>
          <w:color w:val="000000"/>
          <w:bdr w:val="none" w:sz="0" w:space="0" w:color="auto" w:frame="1"/>
        </w:rPr>
        <w:t>      }  </w:t>
      </w:r>
    </w:p>
    <w:p w14:paraId="548C58D1" w14:textId="77777777" w:rsidR="00666976" w:rsidRDefault="00666976" w:rsidP="00666976">
      <w:pPr>
        <w:pStyle w:val="alt"/>
        <w:numPr>
          <w:ilvl w:val="0"/>
          <w:numId w:val="323"/>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w:t>
      </w:r>
    </w:p>
    <w:p w14:paraId="273834C6" w14:textId="77777777" w:rsidR="00666976" w:rsidRDefault="00666976" w:rsidP="00666976">
      <w:pPr>
        <w:pStyle w:val="NormalWeb"/>
        <w:shd w:val="clear" w:color="auto" w:fill="FFFFFF"/>
        <w:jc w:val="both"/>
        <w:rPr>
          <w:rFonts w:ascii="inter-regular" w:hAnsi="inter-regular"/>
          <w:color w:val="333333"/>
        </w:rPr>
      </w:pPr>
      <w:r>
        <w:rPr>
          <w:rFonts w:ascii="inter-regular" w:hAnsi="inter-regular"/>
          <w:color w:val="333333"/>
        </w:rPr>
        <w:t>Output:</w:t>
      </w:r>
    </w:p>
    <w:p w14:paraId="324D6A85" w14:textId="77777777" w:rsidR="00666976" w:rsidRDefault="00666976" w:rsidP="00666976">
      <w:pPr>
        <w:pStyle w:val="HTMLPreformatted"/>
        <w:shd w:val="clear" w:color="auto" w:fill="EEEEEE"/>
        <w:jc w:val="both"/>
        <w:rPr>
          <w:color w:val="535559"/>
        </w:rPr>
      </w:pPr>
      <w:r>
        <w:rPr>
          <w:color w:val="535559"/>
        </w:rPr>
        <w:t>Before invoking remove() method</w:t>
      </w:r>
    </w:p>
    <w:p w14:paraId="5EFC3AF2" w14:textId="77777777" w:rsidR="00666976" w:rsidRDefault="00666976" w:rsidP="00666976">
      <w:pPr>
        <w:pStyle w:val="HTMLPreformatted"/>
        <w:shd w:val="clear" w:color="auto" w:fill="EEEEEE"/>
        <w:jc w:val="both"/>
        <w:rPr>
          <w:color w:val="535559"/>
        </w:rPr>
      </w:pPr>
      <w:r>
        <w:rPr>
          <w:color w:val="535559"/>
        </w:rPr>
        <w:t>100 Amit</w:t>
      </w:r>
    </w:p>
    <w:p w14:paraId="0D6E2C76" w14:textId="77777777" w:rsidR="00666976" w:rsidRDefault="00666976" w:rsidP="00666976">
      <w:pPr>
        <w:pStyle w:val="HTMLPreformatted"/>
        <w:shd w:val="clear" w:color="auto" w:fill="EEEEEE"/>
        <w:jc w:val="both"/>
        <w:rPr>
          <w:color w:val="535559"/>
        </w:rPr>
      </w:pPr>
      <w:r>
        <w:rPr>
          <w:color w:val="535559"/>
        </w:rPr>
        <w:t>101 Vijay</w:t>
      </w:r>
    </w:p>
    <w:p w14:paraId="56AC5679" w14:textId="77777777" w:rsidR="00666976" w:rsidRDefault="00666976" w:rsidP="00666976">
      <w:pPr>
        <w:pStyle w:val="HTMLPreformatted"/>
        <w:shd w:val="clear" w:color="auto" w:fill="EEEEEE"/>
        <w:jc w:val="both"/>
        <w:rPr>
          <w:color w:val="535559"/>
        </w:rPr>
      </w:pPr>
      <w:r>
        <w:rPr>
          <w:color w:val="535559"/>
        </w:rPr>
        <w:t>102 Ravi</w:t>
      </w:r>
    </w:p>
    <w:p w14:paraId="2C7E5539" w14:textId="77777777" w:rsidR="00666976" w:rsidRDefault="00666976" w:rsidP="00666976">
      <w:pPr>
        <w:pStyle w:val="HTMLPreformatted"/>
        <w:shd w:val="clear" w:color="auto" w:fill="EEEEEE"/>
        <w:jc w:val="both"/>
        <w:rPr>
          <w:color w:val="535559"/>
        </w:rPr>
      </w:pPr>
      <w:r>
        <w:rPr>
          <w:color w:val="535559"/>
        </w:rPr>
        <w:t>103 Rahul</w:t>
      </w:r>
    </w:p>
    <w:p w14:paraId="05982974" w14:textId="77777777" w:rsidR="00666976" w:rsidRDefault="00666976" w:rsidP="00666976">
      <w:pPr>
        <w:pStyle w:val="HTMLPreformatted"/>
        <w:shd w:val="clear" w:color="auto" w:fill="EEEEEE"/>
        <w:jc w:val="both"/>
        <w:rPr>
          <w:color w:val="535559"/>
        </w:rPr>
      </w:pPr>
      <w:r>
        <w:rPr>
          <w:color w:val="535559"/>
        </w:rPr>
        <w:t>After invoking remove() method</w:t>
      </w:r>
    </w:p>
    <w:p w14:paraId="397AEE07" w14:textId="77777777" w:rsidR="00666976" w:rsidRDefault="00666976" w:rsidP="00666976">
      <w:pPr>
        <w:pStyle w:val="HTMLPreformatted"/>
        <w:shd w:val="clear" w:color="auto" w:fill="EEEEEE"/>
        <w:jc w:val="both"/>
        <w:rPr>
          <w:color w:val="535559"/>
        </w:rPr>
      </w:pPr>
      <w:r>
        <w:rPr>
          <w:color w:val="535559"/>
        </w:rPr>
        <w:t>100 Amit</w:t>
      </w:r>
    </w:p>
    <w:p w14:paraId="3C0A66CC" w14:textId="77777777" w:rsidR="00666976" w:rsidRDefault="00666976" w:rsidP="00666976">
      <w:pPr>
        <w:pStyle w:val="HTMLPreformatted"/>
        <w:shd w:val="clear" w:color="auto" w:fill="EEEEEE"/>
        <w:jc w:val="both"/>
        <w:rPr>
          <w:color w:val="535559"/>
        </w:rPr>
      </w:pPr>
      <w:r>
        <w:rPr>
          <w:color w:val="535559"/>
        </w:rPr>
        <w:t>101 Vijay</w:t>
      </w:r>
    </w:p>
    <w:p w14:paraId="76167B4B" w14:textId="77777777" w:rsidR="00666976" w:rsidRDefault="00666976" w:rsidP="00666976">
      <w:pPr>
        <w:pStyle w:val="HTMLPreformatted"/>
        <w:shd w:val="clear" w:color="auto" w:fill="EEEEEE"/>
        <w:jc w:val="both"/>
        <w:rPr>
          <w:color w:val="535559"/>
        </w:rPr>
      </w:pPr>
      <w:r>
        <w:rPr>
          <w:color w:val="535559"/>
        </w:rPr>
        <w:t>103 Rahul</w:t>
      </w:r>
    </w:p>
    <w:p w14:paraId="5784EE9F" w14:textId="77777777" w:rsidR="00666976" w:rsidRDefault="00000000" w:rsidP="00666976">
      <w:pPr>
        <w:rPr>
          <w:rFonts w:ascii="Times New Roman" w:hAnsi="Times New Roman"/>
        </w:rPr>
      </w:pPr>
      <w:r>
        <w:pict w14:anchorId="5FB40D65">
          <v:rect id="_x0000_i1085" style="width:0;height:.75pt" o:hrstd="t" o:hrnoshade="t" o:hr="t" fillcolor="#d4d4d4" stroked="f"/>
        </w:pict>
      </w:r>
    </w:p>
    <w:p w14:paraId="21C325B3" w14:textId="77777777" w:rsidR="00666976" w:rsidRDefault="00666976" w:rsidP="00666976">
      <w:pPr>
        <w:pStyle w:val="Heading3"/>
        <w:shd w:val="clear" w:color="auto" w:fill="FFFFFF"/>
        <w:spacing w:line="312" w:lineRule="atLeast"/>
        <w:jc w:val="both"/>
        <w:rPr>
          <w:rFonts w:ascii="Helvetica" w:hAnsi="Helvetica"/>
          <w:color w:val="610B4B"/>
          <w:sz w:val="32"/>
          <w:szCs w:val="32"/>
        </w:rPr>
      </w:pPr>
      <w:r>
        <w:rPr>
          <w:rFonts w:ascii="Helvetica" w:hAnsi="Helvetica"/>
          <w:b/>
          <w:bCs/>
          <w:color w:val="610B4B"/>
          <w:sz w:val="32"/>
          <w:szCs w:val="32"/>
        </w:rPr>
        <w:t>Java TreeMap Example: NavigableMap</w:t>
      </w:r>
    </w:p>
    <w:p w14:paraId="568A18FF" w14:textId="77777777" w:rsidR="00666976" w:rsidRDefault="00666976" w:rsidP="00666976">
      <w:pPr>
        <w:pStyle w:val="alt"/>
        <w:numPr>
          <w:ilvl w:val="0"/>
          <w:numId w:val="324"/>
        </w:numPr>
        <w:spacing w:before="0" w:beforeAutospacing="0" w:after="0" w:afterAutospacing="0" w:line="375" w:lineRule="atLeast"/>
        <w:jc w:val="both"/>
        <w:rPr>
          <w:rFonts w:ascii="inter-regular" w:hAnsi="inter-regular"/>
          <w:color w:val="000000"/>
        </w:rPr>
      </w:pPr>
      <w:r>
        <w:rPr>
          <w:rStyle w:val="keyword"/>
          <w:rFonts w:ascii="inter-regular" w:hAnsi="inter-regular"/>
          <w:b/>
          <w:bCs/>
          <w:color w:val="006699"/>
          <w:bdr w:val="none" w:sz="0" w:space="0" w:color="auto" w:frame="1"/>
        </w:rPr>
        <w:t>import</w:t>
      </w:r>
      <w:r>
        <w:rPr>
          <w:rFonts w:ascii="inter-regular" w:hAnsi="inter-regular"/>
          <w:color w:val="000000"/>
          <w:bdr w:val="none" w:sz="0" w:space="0" w:color="auto" w:frame="1"/>
        </w:rPr>
        <w:t> java.util.*;  </w:t>
      </w:r>
    </w:p>
    <w:p w14:paraId="0AEDC7BB" w14:textId="77777777" w:rsidR="00666976" w:rsidRDefault="00666976" w:rsidP="00666976">
      <w:pPr>
        <w:numPr>
          <w:ilvl w:val="0"/>
          <w:numId w:val="324"/>
        </w:numPr>
        <w:spacing w:after="0" w:line="375" w:lineRule="atLeast"/>
        <w:jc w:val="both"/>
        <w:rPr>
          <w:rFonts w:ascii="inter-regular" w:hAnsi="inter-regular"/>
          <w:color w:val="000000"/>
        </w:rPr>
      </w:pPr>
      <w:r>
        <w:rPr>
          <w:rStyle w:val="keyword"/>
          <w:rFonts w:ascii="inter-regular" w:hAnsi="inter-regular"/>
          <w:b/>
          <w:bCs/>
          <w:color w:val="006699"/>
          <w:bdr w:val="none" w:sz="0" w:space="0" w:color="auto" w:frame="1"/>
        </w:rPr>
        <w:t>class</w:t>
      </w:r>
      <w:r>
        <w:rPr>
          <w:rFonts w:ascii="inter-regular" w:hAnsi="inter-regular"/>
          <w:color w:val="000000"/>
          <w:bdr w:val="none" w:sz="0" w:space="0" w:color="auto" w:frame="1"/>
        </w:rPr>
        <w:t> TreeMap3{  </w:t>
      </w:r>
    </w:p>
    <w:p w14:paraId="5F140349" w14:textId="77777777" w:rsidR="00666976" w:rsidRDefault="00666976" w:rsidP="00666976">
      <w:pPr>
        <w:pStyle w:val="alt"/>
        <w:numPr>
          <w:ilvl w:val="0"/>
          <w:numId w:val="324"/>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public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static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void</w:t>
      </w:r>
      <w:r>
        <w:rPr>
          <w:rFonts w:ascii="inter-regular" w:hAnsi="inter-regular"/>
          <w:color w:val="000000"/>
          <w:bdr w:val="none" w:sz="0" w:space="0" w:color="auto" w:frame="1"/>
        </w:rPr>
        <w:t> main(String args[]){  </w:t>
      </w:r>
    </w:p>
    <w:p w14:paraId="1DCEE3C2" w14:textId="77777777" w:rsidR="00666976" w:rsidRDefault="00666976" w:rsidP="00666976">
      <w:pPr>
        <w:numPr>
          <w:ilvl w:val="0"/>
          <w:numId w:val="324"/>
        </w:numPr>
        <w:spacing w:after="0" w:line="375" w:lineRule="atLeast"/>
        <w:jc w:val="both"/>
        <w:rPr>
          <w:rFonts w:ascii="inter-regular" w:hAnsi="inter-regular"/>
          <w:color w:val="000000"/>
        </w:rPr>
      </w:pPr>
      <w:r>
        <w:rPr>
          <w:rFonts w:ascii="inter-regular" w:hAnsi="inter-regular"/>
          <w:color w:val="000000"/>
          <w:bdr w:val="none" w:sz="0" w:space="0" w:color="auto" w:frame="1"/>
        </w:rPr>
        <w:t>   NavigableMap&lt;Integer,String&gt; map=</w:t>
      </w:r>
      <w:r>
        <w:rPr>
          <w:rStyle w:val="keyword"/>
          <w:rFonts w:ascii="inter-regular" w:hAnsi="inter-regular"/>
          <w:b/>
          <w:bCs/>
          <w:color w:val="006699"/>
          <w:bdr w:val="none" w:sz="0" w:space="0" w:color="auto" w:frame="1"/>
        </w:rPr>
        <w:t>new</w:t>
      </w:r>
      <w:r>
        <w:rPr>
          <w:rFonts w:ascii="inter-regular" w:hAnsi="inter-regular"/>
          <w:color w:val="000000"/>
          <w:bdr w:val="none" w:sz="0" w:space="0" w:color="auto" w:frame="1"/>
        </w:rPr>
        <w:t> TreeMap&lt;Integer,String&gt;();    </w:t>
      </w:r>
    </w:p>
    <w:p w14:paraId="250453F5" w14:textId="77777777" w:rsidR="00666976" w:rsidRDefault="00666976" w:rsidP="00666976">
      <w:pPr>
        <w:pStyle w:val="alt"/>
        <w:numPr>
          <w:ilvl w:val="0"/>
          <w:numId w:val="324"/>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map.put(</w:t>
      </w:r>
      <w:r>
        <w:rPr>
          <w:rStyle w:val="number"/>
          <w:rFonts w:ascii="inter-regular" w:hAnsi="inter-regular"/>
          <w:color w:val="C00000"/>
          <w:bdr w:val="none" w:sz="0" w:space="0" w:color="auto" w:frame="1"/>
        </w:rPr>
        <w:t>100</w:t>
      </w:r>
      <w:r>
        <w:rPr>
          <w:rFonts w:ascii="inter-regular" w:hAnsi="inter-regular"/>
          <w:color w:val="000000"/>
          <w:bdr w:val="none" w:sz="0" w:space="0" w:color="auto" w:frame="1"/>
        </w:rPr>
        <w:t>,</w:t>
      </w:r>
      <w:r>
        <w:rPr>
          <w:rStyle w:val="string"/>
          <w:rFonts w:ascii="inter-regular" w:hAnsi="inter-regular"/>
          <w:color w:val="0000FF"/>
          <w:bdr w:val="none" w:sz="0" w:space="0" w:color="auto" w:frame="1"/>
        </w:rPr>
        <w:t>"Amit"</w:t>
      </w:r>
      <w:r>
        <w:rPr>
          <w:rFonts w:ascii="inter-regular" w:hAnsi="inter-regular"/>
          <w:color w:val="000000"/>
          <w:bdr w:val="none" w:sz="0" w:space="0" w:color="auto" w:frame="1"/>
        </w:rPr>
        <w:t>);    </w:t>
      </w:r>
    </w:p>
    <w:p w14:paraId="3215A69C" w14:textId="77777777" w:rsidR="00666976" w:rsidRDefault="00666976" w:rsidP="00666976">
      <w:pPr>
        <w:numPr>
          <w:ilvl w:val="0"/>
          <w:numId w:val="324"/>
        </w:numPr>
        <w:spacing w:after="0" w:line="375" w:lineRule="atLeast"/>
        <w:jc w:val="both"/>
        <w:rPr>
          <w:rFonts w:ascii="inter-regular" w:hAnsi="inter-regular"/>
          <w:color w:val="000000"/>
        </w:rPr>
      </w:pPr>
      <w:r>
        <w:rPr>
          <w:rFonts w:ascii="inter-regular" w:hAnsi="inter-regular"/>
          <w:color w:val="000000"/>
          <w:bdr w:val="none" w:sz="0" w:space="0" w:color="auto" w:frame="1"/>
        </w:rPr>
        <w:t>      map.put(</w:t>
      </w:r>
      <w:r>
        <w:rPr>
          <w:rStyle w:val="number"/>
          <w:rFonts w:ascii="inter-regular" w:hAnsi="inter-regular"/>
          <w:color w:val="C00000"/>
          <w:bdr w:val="none" w:sz="0" w:space="0" w:color="auto" w:frame="1"/>
        </w:rPr>
        <w:t>102</w:t>
      </w:r>
      <w:r>
        <w:rPr>
          <w:rFonts w:ascii="inter-regular" w:hAnsi="inter-regular"/>
          <w:color w:val="000000"/>
          <w:bdr w:val="none" w:sz="0" w:space="0" w:color="auto" w:frame="1"/>
        </w:rPr>
        <w:t>,</w:t>
      </w:r>
      <w:r>
        <w:rPr>
          <w:rStyle w:val="string"/>
          <w:rFonts w:ascii="inter-regular" w:hAnsi="inter-regular"/>
          <w:color w:val="0000FF"/>
          <w:bdr w:val="none" w:sz="0" w:space="0" w:color="auto" w:frame="1"/>
        </w:rPr>
        <w:t>"Ravi"</w:t>
      </w:r>
      <w:r>
        <w:rPr>
          <w:rFonts w:ascii="inter-regular" w:hAnsi="inter-regular"/>
          <w:color w:val="000000"/>
          <w:bdr w:val="none" w:sz="0" w:space="0" w:color="auto" w:frame="1"/>
        </w:rPr>
        <w:t>);    </w:t>
      </w:r>
    </w:p>
    <w:p w14:paraId="03A588E4" w14:textId="77777777" w:rsidR="00666976" w:rsidRDefault="00666976" w:rsidP="00666976">
      <w:pPr>
        <w:pStyle w:val="alt"/>
        <w:numPr>
          <w:ilvl w:val="0"/>
          <w:numId w:val="324"/>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map.put(</w:t>
      </w:r>
      <w:r>
        <w:rPr>
          <w:rStyle w:val="number"/>
          <w:rFonts w:ascii="inter-regular" w:hAnsi="inter-regular"/>
          <w:color w:val="C00000"/>
          <w:bdr w:val="none" w:sz="0" w:space="0" w:color="auto" w:frame="1"/>
        </w:rPr>
        <w:t>101</w:t>
      </w:r>
      <w:r>
        <w:rPr>
          <w:rFonts w:ascii="inter-regular" w:hAnsi="inter-regular"/>
          <w:color w:val="000000"/>
          <w:bdr w:val="none" w:sz="0" w:space="0" w:color="auto" w:frame="1"/>
        </w:rPr>
        <w:t>,</w:t>
      </w:r>
      <w:r>
        <w:rPr>
          <w:rStyle w:val="string"/>
          <w:rFonts w:ascii="inter-regular" w:hAnsi="inter-regular"/>
          <w:color w:val="0000FF"/>
          <w:bdr w:val="none" w:sz="0" w:space="0" w:color="auto" w:frame="1"/>
        </w:rPr>
        <w:t>"Vijay"</w:t>
      </w:r>
      <w:r>
        <w:rPr>
          <w:rFonts w:ascii="inter-regular" w:hAnsi="inter-regular"/>
          <w:color w:val="000000"/>
          <w:bdr w:val="none" w:sz="0" w:space="0" w:color="auto" w:frame="1"/>
        </w:rPr>
        <w:t>);    </w:t>
      </w:r>
    </w:p>
    <w:p w14:paraId="00813A9F" w14:textId="77777777" w:rsidR="00666976" w:rsidRDefault="00666976" w:rsidP="00666976">
      <w:pPr>
        <w:numPr>
          <w:ilvl w:val="0"/>
          <w:numId w:val="324"/>
        </w:numPr>
        <w:spacing w:after="0" w:line="375" w:lineRule="atLeast"/>
        <w:jc w:val="both"/>
        <w:rPr>
          <w:rFonts w:ascii="inter-regular" w:hAnsi="inter-regular"/>
          <w:color w:val="000000"/>
        </w:rPr>
      </w:pPr>
      <w:r>
        <w:rPr>
          <w:rFonts w:ascii="inter-regular" w:hAnsi="inter-regular"/>
          <w:color w:val="000000"/>
          <w:bdr w:val="none" w:sz="0" w:space="0" w:color="auto" w:frame="1"/>
        </w:rPr>
        <w:t>      map.put(</w:t>
      </w:r>
      <w:r>
        <w:rPr>
          <w:rStyle w:val="number"/>
          <w:rFonts w:ascii="inter-regular" w:hAnsi="inter-regular"/>
          <w:color w:val="C00000"/>
          <w:bdr w:val="none" w:sz="0" w:space="0" w:color="auto" w:frame="1"/>
        </w:rPr>
        <w:t>103</w:t>
      </w:r>
      <w:r>
        <w:rPr>
          <w:rFonts w:ascii="inter-regular" w:hAnsi="inter-regular"/>
          <w:color w:val="000000"/>
          <w:bdr w:val="none" w:sz="0" w:space="0" w:color="auto" w:frame="1"/>
        </w:rPr>
        <w:t>,</w:t>
      </w:r>
      <w:r>
        <w:rPr>
          <w:rStyle w:val="string"/>
          <w:rFonts w:ascii="inter-regular" w:hAnsi="inter-regular"/>
          <w:color w:val="0000FF"/>
          <w:bdr w:val="none" w:sz="0" w:space="0" w:color="auto" w:frame="1"/>
        </w:rPr>
        <w:t>"Rahul"</w:t>
      </w:r>
      <w:r>
        <w:rPr>
          <w:rFonts w:ascii="inter-regular" w:hAnsi="inter-regular"/>
          <w:color w:val="000000"/>
          <w:bdr w:val="none" w:sz="0" w:space="0" w:color="auto" w:frame="1"/>
        </w:rPr>
        <w:t>);    </w:t>
      </w:r>
    </w:p>
    <w:p w14:paraId="78B2842E" w14:textId="77777777" w:rsidR="00666976" w:rsidRDefault="00666976" w:rsidP="00666976">
      <w:pPr>
        <w:pStyle w:val="alt"/>
        <w:numPr>
          <w:ilvl w:val="0"/>
          <w:numId w:val="324"/>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w:t>
      </w:r>
      <w:r>
        <w:rPr>
          <w:rStyle w:val="comment"/>
          <w:rFonts w:ascii="inter-regular" w:hAnsi="inter-regular"/>
          <w:color w:val="008200"/>
          <w:bdr w:val="none" w:sz="0" w:space="0" w:color="auto" w:frame="1"/>
        </w:rPr>
        <w:t>//Maintains descending order</w:t>
      </w:r>
      <w:r>
        <w:rPr>
          <w:rFonts w:ascii="inter-regular" w:hAnsi="inter-regular"/>
          <w:color w:val="000000"/>
          <w:bdr w:val="none" w:sz="0" w:space="0" w:color="auto" w:frame="1"/>
        </w:rPr>
        <w:t>  </w:t>
      </w:r>
    </w:p>
    <w:p w14:paraId="7385CF2C" w14:textId="77777777" w:rsidR="00666976" w:rsidRDefault="00666976" w:rsidP="00666976">
      <w:pPr>
        <w:numPr>
          <w:ilvl w:val="0"/>
          <w:numId w:val="324"/>
        </w:numPr>
        <w:spacing w:after="0" w:line="375" w:lineRule="atLeast"/>
        <w:jc w:val="both"/>
        <w:rPr>
          <w:rFonts w:ascii="inter-regular" w:hAnsi="inter-regular"/>
          <w:color w:val="000000"/>
        </w:rPr>
      </w:pPr>
      <w:r>
        <w:rPr>
          <w:rFonts w:ascii="inter-regular" w:hAnsi="inter-regular"/>
          <w:color w:val="000000"/>
          <w:bdr w:val="none" w:sz="0" w:space="0" w:color="auto" w:frame="1"/>
        </w:rPr>
        <w:t>      System.out.println(</w:t>
      </w:r>
      <w:r>
        <w:rPr>
          <w:rStyle w:val="string"/>
          <w:rFonts w:ascii="inter-regular" w:hAnsi="inter-regular"/>
          <w:color w:val="0000FF"/>
          <w:bdr w:val="none" w:sz="0" w:space="0" w:color="auto" w:frame="1"/>
        </w:rPr>
        <w:t>"descendingMap: "</w:t>
      </w:r>
      <w:r>
        <w:rPr>
          <w:rFonts w:ascii="inter-regular" w:hAnsi="inter-regular"/>
          <w:color w:val="000000"/>
          <w:bdr w:val="none" w:sz="0" w:space="0" w:color="auto" w:frame="1"/>
        </w:rPr>
        <w:t>+map.descendingMap());  </w:t>
      </w:r>
    </w:p>
    <w:p w14:paraId="6F69B71A" w14:textId="77777777" w:rsidR="00666976" w:rsidRDefault="00666976" w:rsidP="00666976">
      <w:pPr>
        <w:pStyle w:val="alt"/>
        <w:numPr>
          <w:ilvl w:val="0"/>
          <w:numId w:val="324"/>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w:t>
      </w:r>
      <w:r>
        <w:rPr>
          <w:rStyle w:val="comment"/>
          <w:rFonts w:ascii="inter-regular" w:hAnsi="inter-regular"/>
          <w:color w:val="008200"/>
          <w:bdr w:val="none" w:sz="0" w:space="0" w:color="auto" w:frame="1"/>
        </w:rPr>
        <w:t>//Returns key-value pairs whose keys are less than or equal to the specified key.</w:t>
      </w:r>
      <w:r>
        <w:rPr>
          <w:rFonts w:ascii="inter-regular" w:hAnsi="inter-regular"/>
          <w:color w:val="000000"/>
          <w:bdr w:val="none" w:sz="0" w:space="0" w:color="auto" w:frame="1"/>
        </w:rPr>
        <w:t>  </w:t>
      </w:r>
    </w:p>
    <w:p w14:paraId="45A264D8" w14:textId="77777777" w:rsidR="00666976" w:rsidRDefault="00666976" w:rsidP="00666976">
      <w:pPr>
        <w:numPr>
          <w:ilvl w:val="0"/>
          <w:numId w:val="324"/>
        </w:numPr>
        <w:spacing w:after="0" w:line="375" w:lineRule="atLeast"/>
        <w:jc w:val="both"/>
        <w:rPr>
          <w:rFonts w:ascii="inter-regular" w:hAnsi="inter-regular"/>
          <w:color w:val="000000"/>
        </w:rPr>
      </w:pPr>
      <w:r>
        <w:rPr>
          <w:rFonts w:ascii="inter-regular" w:hAnsi="inter-regular"/>
          <w:color w:val="000000"/>
          <w:bdr w:val="none" w:sz="0" w:space="0" w:color="auto" w:frame="1"/>
        </w:rPr>
        <w:t>      System.out.println(</w:t>
      </w:r>
      <w:r>
        <w:rPr>
          <w:rStyle w:val="string"/>
          <w:rFonts w:ascii="inter-regular" w:hAnsi="inter-regular"/>
          <w:color w:val="0000FF"/>
          <w:bdr w:val="none" w:sz="0" w:space="0" w:color="auto" w:frame="1"/>
        </w:rPr>
        <w:t>"headMap: "</w:t>
      </w:r>
      <w:r>
        <w:rPr>
          <w:rFonts w:ascii="inter-regular" w:hAnsi="inter-regular"/>
          <w:color w:val="000000"/>
          <w:bdr w:val="none" w:sz="0" w:space="0" w:color="auto" w:frame="1"/>
        </w:rPr>
        <w:t>+map.headMap(</w:t>
      </w:r>
      <w:r>
        <w:rPr>
          <w:rStyle w:val="number"/>
          <w:rFonts w:ascii="inter-regular" w:hAnsi="inter-regular"/>
          <w:color w:val="C00000"/>
          <w:bdr w:val="none" w:sz="0" w:space="0" w:color="auto" w:frame="1"/>
        </w:rPr>
        <w:t>102</w:t>
      </w:r>
      <w:r>
        <w:rPr>
          <w:rFonts w:ascii="inter-regular" w:hAnsi="inter-regular"/>
          <w:color w:val="000000"/>
          <w:bdr w:val="none" w:sz="0" w:space="0" w:color="auto" w:frame="1"/>
        </w:rPr>
        <w:t>,</w:t>
      </w:r>
      <w:r>
        <w:rPr>
          <w:rStyle w:val="keyword"/>
          <w:rFonts w:ascii="inter-regular" w:hAnsi="inter-regular"/>
          <w:b/>
          <w:bCs/>
          <w:color w:val="006699"/>
          <w:bdr w:val="none" w:sz="0" w:space="0" w:color="auto" w:frame="1"/>
        </w:rPr>
        <w:t>true</w:t>
      </w:r>
      <w:r>
        <w:rPr>
          <w:rFonts w:ascii="inter-regular" w:hAnsi="inter-regular"/>
          <w:color w:val="000000"/>
          <w:bdr w:val="none" w:sz="0" w:space="0" w:color="auto" w:frame="1"/>
        </w:rPr>
        <w:t>));  </w:t>
      </w:r>
    </w:p>
    <w:p w14:paraId="02038AD0" w14:textId="77777777" w:rsidR="00666976" w:rsidRDefault="00666976" w:rsidP="00666976">
      <w:pPr>
        <w:pStyle w:val="alt"/>
        <w:numPr>
          <w:ilvl w:val="0"/>
          <w:numId w:val="324"/>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w:t>
      </w:r>
      <w:r>
        <w:rPr>
          <w:rStyle w:val="comment"/>
          <w:rFonts w:ascii="inter-regular" w:hAnsi="inter-regular"/>
          <w:color w:val="008200"/>
          <w:bdr w:val="none" w:sz="0" w:space="0" w:color="auto" w:frame="1"/>
        </w:rPr>
        <w:t>//Returns key-value pairs whose keys are greater than or equal to the specified key.</w:t>
      </w:r>
      <w:r>
        <w:rPr>
          <w:rFonts w:ascii="inter-regular" w:hAnsi="inter-regular"/>
          <w:color w:val="000000"/>
          <w:bdr w:val="none" w:sz="0" w:space="0" w:color="auto" w:frame="1"/>
        </w:rPr>
        <w:t>  </w:t>
      </w:r>
    </w:p>
    <w:p w14:paraId="5CF106F5" w14:textId="77777777" w:rsidR="00666976" w:rsidRDefault="00666976" w:rsidP="00666976">
      <w:pPr>
        <w:numPr>
          <w:ilvl w:val="0"/>
          <w:numId w:val="324"/>
        </w:numPr>
        <w:spacing w:after="0" w:line="375" w:lineRule="atLeast"/>
        <w:jc w:val="both"/>
        <w:rPr>
          <w:rFonts w:ascii="inter-regular" w:hAnsi="inter-regular"/>
          <w:color w:val="000000"/>
        </w:rPr>
      </w:pPr>
      <w:r>
        <w:rPr>
          <w:rFonts w:ascii="inter-regular" w:hAnsi="inter-regular"/>
          <w:color w:val="000000"/>
          <w:bdr w:val="none" w:sz="0" w:space="0" w:color="auto" w:frame="1"/>
        </w:rPr>
        <w:t>      System.out.println(</w:t>
      </w:r>
      <w:r>
        <w:rPr>
          <w:rStyle w:val="string"/>
          <w:rFonts w:ascii="inter-regular" w:hAnsi="inter-regular"/>
          <w:color w:val="0000FF"/>
          <w:bdr w:val="none" w:sz="0" w:space="0" w:color="auto" w:frame="1"/>
        </w:rPr>
        <w:t>"tailMap: "</w:t>
      </w:r>
      <w:r>
        <w:rPr>
          <w:rFonts w:ascii="inter-regular" w:hAnsi="inter-regular"/>
          <w:color w:val="000000"/>
          <w:bdr w:val="none" w:sz="0" w:space="0" w:color="auto" w:frame="1"/>
        </w:rPr>
        <w:t>+map.tailMap(</w:t>
      </w:r>
      <w:r>
        <w:rPr>
          <w:rStyle w:val="number"/>
          <w:rFonts w:ascii="inter-regular" w:hAnsi="inter-regular"/>
          <w:color w:val="C00000"/>
          <w:bdr w:val="none" w:sz="0" w:space="0" w:color="auto" w:frame="1"/>
        </w:rPr>
        <w:t>102</w:t>
      </w:r>
      <w:r>
        <w:rPr>
          <w:rFonts w:ascii="inter-regular" w:hAnsi="inter-regular"/>
          <w:color w:val="000000"/>
          <w:bdr w:val="none" w:sz="0" w:space="0" w:color="auto" w:frame="1"/>
        </w:rPr>
        <w:t>,</w:t>
      </w:r>
      <w:r>
        <w:rPr>
          <w:rStyle w:val="keyword"/>
          <w:rFonts w:ascii="inter-regular" w:hAnsi="inter-regular"/>
          <w:b/>
          <w:bCs/>
          <w:color w:val="006699"/>
          <w:bdr w:val="none" w:sz="0" w:space="0" w:color="auto" w:frame="1"/>
        </w:rPr>
        <w:t>true</w:t>
      </w:r>
      <w:r>
        <w:rPr>
          <w:rFonts w:ascii="inter-regular" w:hAnsi="inter-regular"/>
          <w:color w:val="000000"/>
          <w:bdr w:val="none" w:sz="0" w:space="0" w:color="auto" w:frame="1"/>
        </w:rPr>
        <w:t>));  </w:t>
      </w:r>
    </w:p>
    <w:p w14:paraId="25A4C418" w14:textId="77777777" w:rsidR="00666976" w:rsidRDefault="00666976" w:rsidP="00666976">
      <w:pPr>
        <w:pStyle w:val="alt"/>
        <w:numPr>
          <w:ilvl w:val="0"/>
          <w:numId w:val="324"/>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w:t>
      </w:r>
      <w:r>
        <w:rPr>
          <w:rStyle w:val="comment"/>
          <w:rFonts w:ascii="inter-regular" w:hAnsi="inter-regular"/>
          <w:color w:val="008200"/>
          <w:bdr w:val="none" w:sz="0" w:space="0" w:color="auto" w:frame="1"/>
        </w:rPr>
        <w:t>//Returns key-value pairs exists in between the specified key.</w:t>
      </w:r>
      <w:r>
        <w:rPr>
          <w:rFonts w:ascii="inter-regular" w:hAnsi="inter-regular"/>
          <w:color w:val="000000"/>
          <w:bdr w:val="none" w:sz="0" w:space="0" w:color="auto" w:frame="1"/>
        </w:rPr>
        <w:t>  </w:t>
      </w:r>
    </w:p>
    <w:p w14:paraId="3D038417" w14:textId="77777777" w:rsidR="00666976" w:rsidRDefault="00666976" w:rsidP="00666976">
      <w:pPr>
        <w:numPr>
          <w:ilvl w:val="0"/>
          <w:numId w:val="324"/>
        </w:numPr>
        <w:spacing w:after="0" w:line="375" w:lineRule="atLeast"/>
        <w:jc w:val="both"/>
        <w:rPr>
          <w:rFonts w:ascii="inter-regular" w:hAnsi="inter-regular"/>
          <w:color w:val="000000"/>
        </w:rPr>
      </w:pPr>
      <w:r>
        <w:rPr>
          <w:rFonts w:ascii="inter-regular" w:hAnsi="inter-regular"/>
          <w:color w:val="000000"/>
          <w:bdr w:val="none" w:sz="0" w:space="0" w:color="auto" w:frame="1"/>
        </w:rPr>
        <w:t>      System.out.println(</w:t>
      </w:r>
      <w:r>
        <w:rPr>
          <w:rStyle w:val="string"/>
          <w:rFonts w:ascii="inter-regular" w:hAnsi="inter-regular"/>
          <w:color w:val="0000FF"/>
          <w:bdr w:val="none" w:sz="0" w:space="0" w:color="auto" w:frame="1"/>
        </w:rPr>
        <w:t>"subMap: "</w:t>
      </w:r>
      <w:r>
        <w:rPr>
          <w:rFonts w:ascii="inter-regular" w:hAnsi="inter-regular"/>
          <w:color w:val="000000"/>
          <w:bdr w:val="none" w:sz="0" w:space="0" w:color="auto" w:frame="1"/>
        </w:rPr>
        <w:t>+map.subMap(</w:t>
      </w:r>
      <w:r>
        <w:rPr>
          <w:rStyle w:val="number"/>
          <w:rFonts w:ascii="inter-regular" w:hAnsi="inter-regular"/>
          <w:color w:val="C00000"/>
          <w:bdr w:val="none" w:sz="0" w:space="0" w:color="auto" w:frame="1"/>
        </w:rPr>
        <w:t>100</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false</w:t>
      </w:r>
      <w:r>
        <w:rPr>
          <w:rFonts w:ascii="inter-regular" w:hAnsi="inter-regular"/>
          <w:color w:val="000000"/>
          <w:bdr w:val="none" w:sz="0" w:space="0" w:color="auto" w:frame="1"/>
        </w:rPr>
        <w:t>, </w:t>
      </w:r>
      <w:r>
        <w:rPr>
          <w:rStyle w:val="number"/>
          <w:rFonts w:ascii="inter-regular" w:hAnsi="inter-regular"/>
          <w:color w:val="C00000"/>
          <w:bdr w:val="none" w:sz="0" w:space="0" w:color="auto" w:frame="1"/>
        </w:rPr>
        <w:t>102</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true</w:t>
      </w:r>
      <w:r>
        <w:rPr>
          <w:rFonts w:ascii="inter-regular" w:hAnsi="inter-regular"/>
          <w:color w:val="000000"/>
          <w:bdr w:val="none" w:sz="0" w:space="0" w:color="auto" w:frame="1"/>
        </w:rPr>
        <w:t>));   </w:t>
      </w:r>
    </w:p>
    <w:p w14:paraId="4AEF491C" w14:textId="77777777" w:rsidR="00666976" w:rsidRDefault="00666976" w:rsidP="00666976">
      <w:pPr>
        <w:pStyle w:val="alt"/>
        <w:numPr>
          <w:ilvl w:val="0"/>
          <w:numId w:val="324"/>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  </w:t>
      </w:r>
    </w:p>
    <w:p w14:paraId="58D4A072" w14:textId="77777777" w:rsidR="00666976" w:rsidRDefault="00666976" w:rsidP="00666976">
      <w:pPr>
        <w:numPr>
          <w:ilvl w:val="0"/>
          <w:numId w:val="324"/>
        </w:numPr>
        <w:spacing w:after="0" w:line="375" w:lineRule="atLeast"/>
        <w:jc w:val="both"/>
        <w:rPr>
          <w:rFonts w:ascii="inter-regular" w:hAnsi="inter-regular"/>
          <w:color w:val="000000"/>
        </w:rPr>
      </w:pPr>
      <w:r>
        <w:rPr>
          <w:rFonts w:ascii="inter-regular" w:hAnsi="inter-regular"/>
          <w:color w:val="000000"/>
          <w:bdr w:val="none" w:sz="0" w:space="0" w:color="auto" w:frame="1"/>
        </w:rPr>
        <w:t>}  </w:t>
      </w:r>
    </w:p>
    <w:p w14:paraId="701C171E" w14:textId="77777777" w:rsidR="00666976" w:rsidRDefault="00666976" w:rsidP="00666976">
      <w:pPr>
        <w:pStyle w:val="HTMLPreformatted"/>
        <w:shd w:val="clear" w:color="auto" w:fill="EEEEEE"/>
        <w:jc w:val="both"/>
        <w:rPr>
          <w:color w:val="535559"/>
        </w:rPr>
      </w:pPr>
      <w:r>
        <w:rPr>
          <w:color w:val="535559"/>
        </w:rPr>
        <w:t>descendingMap: {103=Rahul, 102=Ravi, 101=Vijay, 100=Amit}</w:t>
      </w:r>
    </w:p>
    <w:p w14:paraId="00AFD4B6" w14:textId="77777777" w:rsidR="00666976" w:rsidRDefault="00666976" w:rsidP="00666976">
      <w:pPr>
        <w:pStyle w:val="HTMLPreformatted"/>
        <w:shd w:val="clear" w:color="auto" w:fill="EEEEEE"/>
        <w:jc w:val="both"/>
        <w:rPr>
          <w:color w:val="535559"/>
        </w:rPr>
      </w:pPr>
      <w:r>
        <w:rPr>
          <w:color w:val="535559"/>
        </w:rPr>
        <w:t>headMap: {100=Amit, 101=Vijay, 102=Ravi}</w:t>
      </w:r>
    </w:p>
    <w:p w14:paraId="747FF280" w14:textId="77777777" w:rsidR="00666976" w:rsidRDefault="00666976" w:rsidP="00666976">
      <w:pPr>
        <w:pStyle w:val="HTMLPreformatted"/>
        <w:shd w:val="clear" w:color="auto" w:fill="EEEEEE"/>
        <w:jc w:val="both"/>
        <w:rPr>
          <w:color w:val="535559"/>
        </w:rPr>
      </w:pPr>
      <w:r>
        <w:rPr>
          <w:color w:val="535559"/>
        </w:rPr>
        <w:t>tailMap: {102=Ravi, 103=Rahul}</w:t>
      </w:r>
    </w:p>
    <w:p w14:paraId="6B871508" w14:textId="77777777" w:rsidR="00666976" w:rsidRDefault="00666976" w:rsidP="00666976">
      <w:pPr>
        <w:pStyle w:val="HTMLPreformatted"/>
        <w:shd w:val="clear" w:color="auto" w:fill="EEEEEE"/>
        <w:jc w:val="both"/>
        <w:rPr>
          <w:color w:val="535559"/>
        </w:rPr>
      </w:pPr>
      <w:r>
        <w:rPr>
          <w:color w:val="535559"/>
        </w:rPr>
        <w:t>subMap: {101=Vijay, 102=Ravi}</w:t>
      </w:r>
    </w:p>
    <w:p w14:paraId="383EB4F0" w14:textId="77777777" w:rsidR="00666976" w:rsidRDefault="00666976" w:rsidP="00666976">
      <w:pPr>
        <w:pStyle w:val="HTMLPreformatted"/>
        <w:shd w:val="clear" w:color="auto" w:fill="EEEEEE"/>
        <w:jc w:val="both"/>
        <w:rPr>
          <w:color w:val="535559"/>
        </w:rPr>
      </w:pPr>
    </w:p>
    <w:p w14:paraId="58B03DB8" w14:textId="77777777" w:rsidR="00666976" w:rsidRDefault="00666976" w:rsidP="00666976">
      <w:pPr>
        <w:pStyle w:val="Heading3"/>
        <w:shd w:val="clear" w:color="auto" w:fill="FFFFFF"/>
        <w:spacing w:line="312" w:lineRule="atLeast"/>
        <w:jc w:val="both"/>
        <w:rPr>
          <w:rFonts w:ascii="Helvetica" w:hAnsi="Helvetica"/>
          <w:color w:val="610B4B"/>
          <w:sz w:val="32"/>
          <w:szCs w:val="32"/>
        </w:rPr>
      </w:pPr>
      <w:r>
        <w:rPr>
          <w:rFonts w:ascii="Helvetica" w:hAnsi="Helvetica"/>
          <w:b/>
          <w:bCs/>
          <w:color w:val="610B4B"/>
          <w:sz w:val="32"/>
          <w:szCs w:val="32"/>
        </w:rPr>
        <w:lastRenderedPageBreak/>
        <w:t>Java TreeMap Example: SortedMap</w:t>
      </w:r>
    </w:p>
    <w:p w14:paraId="7C3C9036" w14:textId="77777777" w:rsidR="00666976" w:rsidRDefault="00666976" w:rsidP="00666976">
      <w:pPr>
        <w:pStyle w:val="alt"/>
        <w:numPr>
          <w:ilvl w:val="0"/>
          <w:numId w:val="325"/>
        </w:numPr>
        <w:spacing w:before="0" w:beforeAutospacing="0" w:after="0" w:afterAutospacing="0" w:line="375" w:lineRule="atLeast"/>
        <w:jc w:val="both"/>
        <w:rPr>
          <w:rFonts w:ascii="inter-regular" w:hAnsi="inter-regular"/>
          <w:color w:val="000000"/>
        </w:rPr>
      </w:pPr>
      <w:r>
        <w:rPr>
          <w:rStyle w:val="keyword"/>
          <w:rFonts w:ascii="inter-regular" w:hAnsi="inter-regular"/>
          <w:b/>
          <w:bCs/>
          <w:color w:val="006699"/>
          <w:bdr w:val="none" w:sz="0" w:space="0" w:color="auto" w:frame="1"/>
        </w:rPr>
        <w:t>import</w:t>
      </w:r>
      <w:r>
        <w:rPr>
          <w:rFonts w:ascii="inter-regular" w:hAnsi="inter-regular"/>
          <w:color w:val="000000"/>
          <w:bdr w:val="none" w:sz="0" w:space="0" w:color="auto" w:frame="1"/>
        </w:rPr>
        <w:t> java.util.*;  </w:t>
      </w:r>
    </w:p>
    <w:p w14:paraId="3A7555B0" w14:textId="77777777" w:rsidR="00666976" w:rsidRDefault="00666976" w:rsidP="00666976">
      <w:pPr>
        <w:numPr>
          <w:ilvl w:val="0"/>
          <w:numId w:val="325"/>
        </w:numPr>
        <w:spacing w:after="0" w:line="375" w:lineRule="atLeast"/>
        <w:jc w:val="both"/>
        <w:rPr>
          <w:rFonts w:ascii="inter-regular" w:hAnsi="inter-regular"/>
          <w:color w:val="000000"/>
        </w:rPr>
      </w:pPr>
      <w:r>
        <w:rPr>
          <w:rStyle w:val="keyword"/>
          <w:rFonts w:ascii="inter-regular" w:hAnsi="inter-regular"/>
          <w:b/>
          <w:bCs/>
          <w:color w:val="006699"/>
          <w:bdr w:val="none" w:sz="0" w:space="0" w:color="auto" w:frame="1"/>
        </w:rPr>
        <w:t>class</w:t>
      </w:r>
      <w:r>
        <w:rPr>
          <w:rFonts w:ascii="inter-regular" w:hAnsi="inter-regular"/>
          <w:color w:val="000000"/>
          <w:bdr w:val="none" w:sz="0" w:space="0" w:color="auto" w:frame="1"/>
        </w:rPr>
        <w:t> TreeMap4{  </w:t>
      </w:r>
    </w:p>
    <w:p w14:paraId="42651455" w14:textId="77777777" w:rsidR="00666976" w:rsidRDefault="00666976" w:rsidP="00666976">
      <w:pPr>
        <w:pStyle w:val="alt"/>
        <w:numPr>
          <w:ilvl w:val="0"/>
          <w:numId w:val="325"/>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public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static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void</w:t>
      </w:r>
      <w:r>
        <w:rPr>
          <w:rFonts w:ascii="inter-regular" w:hAnsi="inter-regular"/>
          <w:color w:val="000000"/>
          <w:bdr w:val="none" w:sz="0" w:space="0" w:color="auto" w:frame="1"/>
        </w:rPr>
        <w:t> main(String args[]){  </w:t>
      </w:r>
    </w:p>
    <w:p w14:paraId="3AC9E116" w14:textId="77777777" w:rsidR="00666976" w:rsidRDefault="00666976" w:rsidP="00666976">
      <w:pPr>
        <w:numPr>
          <w:ilvl w:val="0"/>
          <w:numId w:val="325"/>
        </w:numPr>
        <w:spacing w:after="0" w:line="375" w:lineRule="atLeast"/>
        <w:jc w:val="both"/>
        <w:rPr>
          <w:rFonts w:ascii="inter-regular" w:hAnsi="inter-regular"/>
          <w:color w:val="000000"/>
        </w:rPr>
      </w:pPr>
      <w:r>
        <w:rPr>
          <w:rFonts w:ascii="inter-regular" w:hAnsi="inter-regular"/>
          <w:color w:val="000000"/>
          <w:bdr w:val="none" w:sz="0" w:space="0" w:color="auto" w:frame="1"/>
        </w:rPr>
        <w:t>   SortedMap&lt;Integer,String&gt; map=</w:t>
      </w:r>
      <w:r>
        <w:rPr>
          <w:rStyle w:val="keyword"/>
          <w:rFonts w:ascii="inter-regular" w:hAnsi="inter-regular"/>
          <w:b/>
          <w:bCs/>
          <w:color w:val="006699"/>
          <w:bdr w:val="none" w:sz="0" w:space="0" w:color="auto" w:frame="1"/>
        </w:rPr>
        <w:t>new</w:t>
      </w:r>
      <w:r>
        <w:rPr>
          <w:rFonts w:ascii="inter-regular" w:hAnsi="inter-regular"/>
          <w:color w:val="000000"/>
          <w:bdr w:val="none" w:sz="0" w:space="0" w:color="auto" w:frame="1"/>
        </w:rPr>
        <w:t> TreeMap&lt;Integer,String&gt;();    </w:t>
      </w:r>
    </w:p>
    <w:p w14:paraId="6DCCEB85" w14:textId="77777777" w:rsidR="00666976" w:rsidRDefault="00666976" w:rsidP="00666976">
      <w:pPr>
        <w:pStyle w:val="alt"/>
        <w:numPr>
          <w:ilvl w:val="0"/>
          <w:numId w:val="325"/>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map.put(</w:t>
      </w:r>
      <w:r>
        <w:rPr>
          <w:rStyle w:val="number"/>
          <w:rFonts w:ascii="inter-regular" w:hAnsi="inter-regular"/>
          <w:color w:val="C00000"/>
          <w:bdr w:val="none" w:sz="0" w:space="0" w:color="auto" w:frame="1"/>
        </w:rPr>
        <w:t>100</w:t>
      </w:r>
      <w:r>
        <w:rPr>
          <w:rFonts w:ascii="inter-regular" w:hAnsi="inter-regular"/>
          <w:color w:val="000000"/>
          <w:bdr w:val="none" w:sz="0" w:space="0" w:color="auto" w:frame="1"/>
        </w:rPr>
        <w:t>,</w:t>
      </w:r>
      <w:r>
        <w:rPr>
          <w:rStyle w:val="string"/>
          <w:rFonts w:ascii="inter-regular" w:hAnsi="inter-regular"/>
          <w:color w:val="0000FF"/>
          <w:bdr w:val="none" w:sz="0" w:space="0" w:color="auto" w:frame="1"/>
        </w:rPr>
        <w:t>"Amit"</w:t>
      </w:r>
      <w:r>
        <w:rPr>
          <w:rFonts w:ascii="inter-regular" w:hAnsi="inter-regular"/>
          <w:color w:val="000000"/>
          <w:bdr w:val="none" w:sz="0" w:space="0" w:color="auto" w:frame="1"/>
        </w:rPr>
        <w:t>);    </w:t>
      </w:r>
    </w:p>
    <w:p w14:paraId="6974480C" w14:textId="77777777" w:rsidR="00666976" w:rsidRDefault="00666976" w:rsidP="00666976">
      <w:pPr>
        <w:numPr>
          <w:ilvl w:val="0"/>
          <w:numId w:val="325"/>
        </w:numPr>
        <w:spacing w:after="0" w:line="375" w:lineRule="atLeast"/>
        <w:jc w:val="both"/>
        <w:rPr>
          <w:rFonts w:ascii="inter-regular" w:hAnsi="inter-regular"/>
          <w:color w:val="000000"/>
        </w:rPr>
      </w:pPr>
      <w:r>
        <w:rPr>
          <w:rFonts w:ascii="inter-regular" w:hAnsi="inter-regular"/>
          <w:color w:val="000000"/>
          <w:bdr w:val="none" w:sz="0" w:space="0" w:color="auto" w:frame="1"/>
        </w:rPr>
        <w:t>      map.put(</w:t>
      </w:r>
      <w:r>
        <w:rPr>
          <w:rStyle w:val="number"/>
          <w:rFonts w:ascii="inter-regular" w:hAnsi="inter-regular"/>
          <w:color w:val="C00000"/>
          <w:bdr w:val="none" w:sz="0" w:space="0" w:color="auto" w:frame="1"/>
        </w:rPr>
        <w:t>102</w:t>
      </w:r>
      <w:r>
        <w:rPr>
          <w:rFonts w:ascii="inter-regular" w:hAnsi="inter-regular"/>
          <w:color w:val="000000"/>
          <w:bdr w:val="none" w:sz="0" w:space="0" w:color="auto" w:frame="1"/>
        </w:rPr>
        <w:t>,</w:t>
      </w:r>
      <w:r>
        <w:rPr>
          <w:rStyle w:val="string"/>
          <w:rFonts w:ascii="inter-regular" w:hAnsi="inter-regular"/>
          <w:color w:val="0000FF"/>
          <w:bdr w:val="none" w:sz="0" w:space="0" w:color="auto" w:frame="1"/>
        </w:rPr>
        <w:t>"Ravi"</w:t>
      </w:r>
      <w:r>
        <w:rPr>
          <w:rFonts w:ascii="inter-regular" w:hAnsi="inter-regular"/>
          <w:color w:val="000000"/>
          <w:bdr w:val="none" w:sz="0" w:space="0" w:color="auto" w:frame="1"/>
        </w:rPr>
        <w:t>);    </w:t>
      </w:r>
    </w:p>
    <w:p w14:paraId="2CFCE295" w14:textId="77777777" w:rsidR="00666976" w:rsidRDefault="00666976" w:rsidP="00666976">
      <w:pPr>
        <w:pStyle w:val="alt"/>
        <w:numPr>
          <w:ilvl w:val="0"/>
          <w:numId w:val="325"/>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map.put(</w:t>
      </w:r>
      <w:r>
        <w:rPr>
          <w:rStyle w:val="number"/>
          <w:rFonts w:ascii="inter-regular" w:hAnsi="inter-regular"/>
          <w:color w:val="C00000"/>
          <w:bdr w:val="none" w:sz="0" w:space="0" w:color="auto" w:frame="1"/>
        </w:rPr>
        <w:t>101</w:t>
      </w:r>
      <w:r>
        <w:rPr>
          <w:rFonts w:ascii="inter-regular" w:hAnsi="inter-regular"/>
          <w:color w:val="000000"/>
          <w:bdr w:val="none" w:sz="0" w:space="0" w:color="auto" w:frame="1"/>
        </w:rPr>
        <w:t>,</w:t>
      </w:r>
      <w:r>
        <w:rPr>
          <w:rStyle w:val="string"/>
          <w:rFonts w:ascii="inter-regular" w:hAnsi="inter-regular"/>
          <w:color w:val="0000FF"/>
          <w:bdr w:val="none" w:sz="0" w:space="0" w:color="auto" w:frame="1"/>
        </w:rPr>
        <w:t>"Vijay"</w:t>
      </w:r>
      <w:r>
        <w:rPr>
          <w:rFonts w:ascii="inter-regular" w:hAnsi="inter-regular"/>
          <w:color w:val="000000"/>
          <w:bdr w:val="none" w:sz="0" w:space="0" w:color="auto" w:frame="1"/>
        </w:rPr>
        <w:t>);    </w:t>
      </w:r>
    </w:p>
    <w:p w14:paraId="7C8D2905" w14:textId="77777777" w:rsidR="00666976" w:rsidRDefault="00666976" w:rsidP="00666976">
      <w:pPr>
        <w:numPr>
          <w:ilvl w:val="0"/>
          <w:numId w:val="325"/>
        </w:numPr>
        <w:spacing w:after="0" w:line="375" w:lineRule="atLeast"/>
        <w:jc w:val="both"/>
        <w:rPr>
          <w:rFonts w:ascii="inter-regular" w:hAnsi="inter-regular"/>
          <w:color w:val="000000"/>
        </w:rPr>
      </w:pPr>
      <w:r>
        <w:rPr>
          <w:rFonts w:ascii="inter-regular" w:hAnsi="inter-regular"/>
          <w:color w:val="000000"/>
          <w:bdr w:val="none" w:sz="0" w:space="0" w:color="auto" w:frame="1"/>
        </w:rPr>
        <w:t>      map.put(</w:t>
      </w:r>
      <w:r>
        <w:rPr>
          <w:rStyle w:val="number"/>
          <w:rFonts w:ascii="inter-regular" w:hAnsi="inter-regular"/>
          <w:color w:val="C00000"/>
          <w:bdr w:val="none" w:sz="0" w:space="0" w:color="auto" w:frame="1"/>
        </w:rPr>
        <w:t>103</w:t>
      </w:r>
      <w:r>
        <w:rPr>
          <w:rFonts w:ascii="inter-regular" w:hAnsi="inter-regular"/>
          <w:color w:val="000000"/>
          <w:bdr w:val="none" w:sz="0" w:space="0" w:color="auto" w:frame="1"/>
        </w:rPr>
        <w:t>,</w:t>
      </w:r>
      <w:r>
        <w:rPr>
          <w:rStyle w:val="string"/>
          <w:rFonts w:ascii="inter-regular" w:hAnsi="inter-regular"/>
          <w:color w:val="0000FF"/>
          <w:bdr w:val="none" w:sz="0" w:space="0" w:color="auto" w:frame="1"/>
        </w:rPr>
        <w:t>"Rahul"</w:t>
      </w:r>
      <w:r>
        <w:rPr>
          <w:rFonts w:ascii="inter-regular" w:hAnsi="inter-regular"/>
          <w:color w:val="000000"/>
          <w:bdr w:val="none" w:sz="0" w:space="0" w:color="auto" w:frame="1"/>
        </w:rPr>
        <w:t>);    </w:t>
      </w:r>
    </w:p>
    <w:p w14:paraId="4E6B9C2D" w14:textId="77777777" w:rsidR="00666976" w:rsidRDefault="00666976" w:rsidP="00666976">
      <w:pPr>
        <w:pStyle w:val="alt"/>
        <w:numPr>
          <w:ilvl w:val="0"/>
          <w:numId w:val="325"/>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w:t>
      </w:r>
      <w:r>
        <w:rPr>
          <w:rStyle w:val="comment"/>
          <w:rFonts w:ascii="inter-regular" w:hAnsi="inter-regular"/>
          <w:color w:val="008200"/>
          <w:bdr w:val="none" w:sz="0" w:space="0" w:color="auto" w:frame="1"/>
        </w:rPr>
        <w:t>//Returns key-value pairs whose keys are less than the specified key.</w:t>
      </w:r>
      <w:r>
        <w:rPr>
          <w:rFonts w:ascii="inter-regular" w:hAnsi="inter-regular"/>
          <w:color w:val="000000"/>
          <w:bdr w:val="none" w:sz="0" w:space="0" w:color="auto" w:frame="1"/>
        </w:rPr>
        <w:t>  </w:t>
      </w:r>
    </w:p>
    <w:p w14:paraId="115351D4" w14:textId="77777777" w:rsidR="00666976" w:rsidRDefault="00666976" w:rsidP="00666976">
      <w:pPr>
        <w:numPr>
          <w:ilvl w:val="0"/>
          <w:numId w:val="325"/>
        </w:numPr>
        <w:spacing w:after="0" w:line="375" w:lineRule="atLeast"/>
        <w:jc w:val="both"/>
        <w:rPr>
          <w:rFonts w:ascii="inter-regular" w:hAnsi="inter-regular"/>
          <w:color w:val="000000"/>
        </w:rPr>
      </w:pPr>
      <w:r>
        <w:rPr>
          <w:rFonts w:ascii="inter-regular" w:hAnsi="inter-regular"/>
          <w:color w:val="000000"/>
          <w:bdr w:val="none" w:sz="0" w:space="0" w:color="auto" w:frame="1"/>
        </w:rPr>
        <w:t>      System.out.println(</w:t>
      </w:r>
      <w:r>
        <w:rPr>
          <w:rStyle w:val="string"/>
          <w:rFonts w:ascii="inter-regular" w:hAnsi="inter-regular"/>
          <w:color w:val="0000FF"/>
          <w:bdr w:val="none" w:sz="0" w:space="0" w:color="auto" w:frame="1"/>
        </w:rPr>
        <w:t>"headMap: "</w:t>
      </w:r>
      <w:r>
        <w:rPr>
          <w:rFonts w:ascii="inter-regular" w:hAnsi="inter-regular"/>
          <w:color w:val="000000"/>
          <w:bdr w:val="none" w:sz="0" w:space="0" w:color="auto" w:frame="1"/>
        </w:rPr>
        <w:t>+map.headMap(</w:t>
      </w:r>
      <w:r>
        <w:rPr>
          <w:rStyle w:val="number"/>
          <w:rFonts w:ascii="inter-regular" w:hAnsi="inter-regular"/>
          <w:color w:val="C00000"/>
          <w:bdr w:val="none" w:sz="0" w:space="0" w:color="auto" w:frame="1"/>
        </w:rPr>
        <w:t>102</w:t>
      </w:r>
      <w:r>
        <w:rPr>
          <w:rFonts w:ascii="inter-regular" w:hAnsi="inter-regular"/>
          <w:color w:val="000000"/>
          <w:bdr w:val="none" w:sz="0" w:space="0" w:color="auto" w:frame="1"/>
        </w:rPr>
        <w:t>));  </w:t>
      </w:r>
    </w:p>
    <w:p w14:paraId="4476DF92" w14:textId="77777777" w:rsidR="00666976" w:rsidRDefault="00666976" w:rsidP="00666976">
      <w:pPr>
        <w:pStyle w:val="alt"/>
        <w:numPr>
          <w:ilvl w:val="0"/>
          <w:numId w:val="325"/>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w:t>
      </w:r>
      <w:r>
        <w:rPr>
          <w:rStyle w:val="comment"/>
          <w:rFonts w:ascii="inter-regular" w:hAnsi="inter-regular"/>
          <w:color w:val="008200"/>
          <w:bdr w:val="none" w:sz="0" w:space="0" w:color="auto" w:frame="1"/>
        </w:rPr>
        <w:t>//Returns key-value pairs whose keys are greater than or equal to the specified key.</w:t>
      </w:r>
      <w:r>
        <w:rPr>
          <w:rFonts w:ascii="inter-regular" w:hAnsi="inter-regular"/>
          <w:color w:val="000000"/>
          <w:bdr w:val="none" w:sz="0" w:space="0" w:color="auto" w:frame="1"/>
        </w:rPr>
        <w:t>  </w:t>
      </w:r>
    </w:p>
    <w:p w14:paraId="1F6BCEAA" w14:textId="77777777" w:rsidR="00666976" w:rsidRDefault="00666976" w:rsidP="00666976">
      <w:pPr>
        <w:numPr>
          <w:ilvl w:val="0"/>
          <w:numId w:val="325"/>
        </w:numPr>
        <w:spacing w:after="0" w:line="375" w:lineRule="atLeast"/>
        <w:jc w:val="both"/>
        <w:rPr>
          <w:rFonts w:ascii="inter-regular" w:hAnsi="inter-regular"/>
          <w:color w:val="000000"/>
        </w:rPr>
      </w:pPr>
      <w:r>
        <w:rPr>
          <w:rFonts w:ascii="inter-regular" w:hAnsi="inter-regular"/>
          <w:color w:val="000000"/>
          <w:bdr w:val="none" w:sz="0" w:space="0" w:color="auto" w:frame="1"/>
        </w:rPr>
        <w:t>      System.out.println(</w:t>
      </w:r>
      <w:r>
        <w:rPr>
          <w:rStyle w:val="string"/>
          <w:rFonts w:ascii="inter-regular" w:hAnsi="inter-regular"/>
          <w:color w:val="0000FF"/>
          <w:bdr w:val="none" w:sz="0" w:space="0" w:color="auto" w:frame="1"/>
        </w:rPr>
        <w:t>"tailMap: "</w:t>
      </w:r>
      <w:r>
        <w:rPr>
          <w:rFonts w:ascii="inter-regular" w:hAnsi="inter-regular"/>
          <w:color w:val="000000"/>
          <w:bdr w:val="none" w:sz="0" w:space="0" w:color="auto" w:frame="1"/>
        </w:rPr>
        <w:t>+map.tailMap(</w:t>
      </w:r>
      <w:r>
        <w:rPr>
          <w:rStyle w:val="number"/>
          <w:rFonts w:ascii="inter-regular" w:hAnsi="inter-regular"/>
          <w:color w:val="C00000"/>
          <w:bdr w:val="none" w:sz="0" w:space="0" w:color="auto" w:frame="1"/>
        </w:rPr>
        <w:t>102</w:t>
      </w:r>
      <w:r>
        <w:rPr>
          <w:rFonts w:ascii="inter-regular" w:hAnsi="inter-regular"/>
          <w:color w:val="000000"/>
          <w:bdr w:val="none" w:sz="0" w:space="0" w:color="auto" w:frame="1"/>
        </w:rPr>
        <w:t>));  </w:t>
      </w:r>
    </w:p>
    <w:p w14:paraId="05E41572" w14:textId="77777777" w:rsidR="00666976" w:rsidRDefault="00666976" w:rsidP="00666976">
      <w:pPr>
        <w:pStyle w:val="alt"/>
        <w:numPr>
          <w:ilvl w:val="0"/>
          <w:numId w:val="325"/>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w:t>
      </w:r>
      <w:r>
        <w:rPr>
          <w:rStyle w:val="comment"/>
          <w:rFonts w:ascii="inter-regular" w:hAnsi="inter-regular"/>
          <w:color w:val="008200"/>
          <w:bdr w:val="none" w:sz="0" w:space="0" w:color="auto" w:frame="1"/>
        </w:rPr>
        <w:t>//Returns key-value pairs exists in between the specified key.</w:t>
      </w:r>
      <w:r>
        <w:rPr>
          <w:rFonts w:ascii="inter-regular" w:hAnsi="inter-regular"/>
          <w:color w:val="000000"/>
          <w:bdr w:val="none" w:sz="0" w:space="0" w:color="auto" w:frame="1"/>
        </w:rPr>
        <w:t>  </w:t>
      </w:r>
    </w:p>
    <w:p w14:paraId="1A17670C" w14:textId="77777777" w:rsidR="00666976" w:rsidRDefault="00666976" w:rsidP="00666976">
      <w:pPr>
        <w:numPr>
          <w:ilvl w:val="0"/>
          <w:numId w:val="325"/>
        </w:numPr>
        <w:spacing w:after="0" w:line="375" w:lineRule="atLeast"/>
        <w:jc w:val="both"/>
        <w:rPr>
          <w:rFonts w:ascii="inter-regular" w:hAnsi="inter-regular"/>
          <w:color w:val="000000"/>
        </w:rPr>
      </w:pPr>
      <w:r>
        <w:rPr>
          <w:rFonts w:ascii="inter-regular" w:hAnsi="inter-regular"/>
          <w:color w:val="000000"/>
          <w:bdr w:val="none" w:sz="0" w:space="0" w:color="auto" w:frame="1"/>
        </w:rPr>
        <w:t>      System.out.println(</w:t>
      </w:r>
      <w:r>
        <w:rPr>
          <w:rStyle w:val="string"/>
          <w:rFonts w:ascii="inter-regular" w:hAnsi="inter-regular"/>
          <w:color w:val="0000FF"/>
          <w:bdr w:val="none" w:sz="0" w:space="0" w:color="auto" w:frame="1"/>
        </w:rPr>
        <w:t>"subMap: "</w:t>
      </w:r>
      <w:r>
        <w:rPr>
          <w:rFonts w:ascii="inter-regular" w:hAnsi="inter-regular"/>
          <w:color w:val="000000"/>
          <w:bdr w:val="none" w:sz="0" w:space="0" w:color="auto" w:frame="1"/>
        </w:rPr>
        <w:t>+map.subMap(</w:t>
      </w:r>
      <w:r>
        <w:rPr>
          <w:rStyle w:val="number"/>
          <w:rFonts w:ascii="inter-regular" w:hAnsi="inter-regular"/>
          <w:color w:val="C00000"/>
          <w:bdr w:val="none" w:sz="0" w:space="0" w:color="auto" w:frame="1"/>
        </w:rPr>
        <w:t>100</w:t>
      </w:r>
      <w:r>
        <w:rPr>
          <w:rFonts w:ascii="inter-regular" w:hAnsi="inter-regular"/>
          <w:color w:val="000000"/>
          <w:bdr w:val="none" w:sz="0" w:space="0" w:color="auto" w:frame="1"/>
        </w:rPr>
        <w:t>, </w:t>
      </w:r>
      <w:r>
        <w:rPr>
          <w:rStyle w:val="number"/>
          <w:rFonts w:ascii="inter-regular" w:hAnsi="inter-regular"/>
          <w:color w:val="C00000"/>
          <w:bdr w:val="none" w:sz="0" w:space="0" w:color="auto" w:frame="1"/>
        </w:rPr>
        <w:t>102</w:t>
      </w:r>
      <w:r>
        <w:rPr>
          <w:rFonts w:ascii="inter-regular" w:hAnsi="inter-regular"/>
          <w:color w:val="000000"/>
          <w:bdr w:val="none" w:sz="0" w:space="0" w:color="auto" w:frame="1"/>
        </w:rPr>
        <w:t>));    </w:t>
      </w:r>
    </w:p>
    <w:p w14:paraId="0ED8E66B" w14:textId="77777777" w:rsidR="00666976" w:rsidRDefault="00666976" w:rsidP="00666976">
      <w:pPr>
        <w:pStyle w:val="alt"/>
        <w:numPr>
          <w:ilvl w:val="0"/>
          <w:numId w:val="325"/>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  </w:t>
      </w:r>
    </w:p>
    <w:p w14:paraId="320C4D0C" w14:textId="77777777" w:rsidR="00666976" w:rsidRDefault="00666976" w:rsidP="00666976">
      <w:pPr>
        <w:numPr>
          <w:ilvl w:val="0"/>
          <w:numId w:val="325"/>
        </w:numPr>
        <w:spacing w:after="0" w:line="375" w:lineRule="atLeast"/>
        <w:jc w:val="both"/>
        <w:rPr>
          <w:rFonts w:ascii="inter-regular" w:hAnsi="inter-regular"/>
          <w:color w:val="000000"/>
        </w:rPr>
      </w:pPr>
      <w:r>
        <w:rPr>
          <w:rFonts w:ascii="inter-regular" w:hAnsi="inter-regular"/>
          <w:color w:val="000000"/>
          <w:bdr w:val="none" w:sz="0" w:space="0" w:color="auto" w:frame="1"/>
        </w:rPr>
        <w:t>}  </w:t>
      </w:r>
    </w:p>
    <w:p w14:paraId="1CF4855A" w14:textId="77777777" w:rsidR="00666976" w:rsidRDefault="00666976" w:rsidP="00666976">
      <w:pPr>
        <w:pStyle w:val="HTMLPreformatted"/>
        <w:shd w:val="clear" w:color="auto" w:fill="EEEEEE"/>
        <w:jc w:val="both"/>
        <w:rPr>
          <w:color w:val="535559"/>
        </w:rPr>
      </w:pPr>
      <w:r>
        <w:rPr>
          <w:color w:val="535559"/>
        </w:rPr>
        <w:t>headMap: {100=Amit, 101=Vijay}</w:t>
      </w:r>
    </w:p>
    <w:p w14:paraId="6BAC85D0" w14:textId="77777777" w:rsidR="00666976" w:rsidRDefault="00666976" w:rsidP="00666976">
      <w:pPr>
        <w:pStyle w:val="HTMLPreformatted"/>
        <w:shd w:val="clear" w:color="auto" w:fill="EEEEEE"/>
        <w:jc w:val="both"/>
        <w:rPr>
          <w:color w:val="535559"/>
        </w:rPr>
      </w:pPr>
      <w:r>
        <w:rPr>
          <w:color w:val="535559"/>
        </w:rPr>
        <w:t>tailMap: {102=Ravi, 103=Rahul}</w:t>
      </w:r>
    </w:p>
    <w:p w14:paraId="54967EA3" w14:textId="77777777" w:rsidR="00666976" w:rsidRDefault="00666976" w:rsidP="00666976">
      <w:pPr>
        <w:pStyle w:val="HTMLPreformatted"/>
        <w:shd w:val="clear" w:color="auto" w:fill="EEEEEE"/>
        <w:jc w:val="both"/>
        <w:rPr>
          <w:color w:val="535559"/>
        </w:rPr>
      </w:pPr>
      <w:r>
        <w:rPr>
          <w:color w:val="535559"/>
        </w:rPr>
        <w:t>subMap: {100=Amit, 101=Vijay}</w:t>
      </w:r>
    </w:p>
    <w:p w14:paraId="2C8519A5" w14:textId="77777777" w:rsidR="00666976" w:rsidRDefault="00666976" w:rsidP="00666976">
      <w:pPr>
        <w:pStyle w:val="Heading3"/>
        <w:shd w:val="clear" w:color="auto" w:fill="FFFFFF"/>
        <w:spacing w:line="312" w:lineRule="atLeast"/>
        <w:jc w:val="both"/>
        <w:rPr>
          <w:rFonts w:ascii="Helvetica" w:hAnsi="Helvetica"/>
          <w:color w:val="610B4B"/>
          <w:sz w:val="32"/>
          <w:szCs w:val="32"/>
        </w:rPr>
      </w:pPr>
      <w:r>
        <w:rPr>
          <w:rFonts w:ascii="Helvetica" w:hAnsi="Helvetica"/>
          <w:b/>
          <w:bCs/>
          <w:color w:val="610B4B"/>
          <w:sz w:val="32"/>
          <w:szCs w:val="32"/>
        </w:rPr>
        <w:t>What is difference between HashMap and TreeMap?</w:t>
      </w:r>
    </w:p>
    <w:tbl>
      <w:tblPr>
        <w:tblW w:w="13235"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6617"/>
        <w:gridCol w:w="6618"/>
      </w:tblGrid>
      <w:tr w:rsidR="00666976" w14:paraId="3B980EF0" w14:textId="77777777" w:rsidTr="00666976">
        <w:tc>
          <w:tcPr>
            <w:tcW w:w="0" w:type="auto"/>
            <w:shd w:val="clear" w:color="auto" w:fill="C7CCBE"/>
            <w:tcMar>
              <w:top w:w="180" w:type="dxa"/>
              <w:left w:w="180" w:type="dxa"/>
              <w:bottom w:w="180" w:type="dxa"/>
              <w:right w:w="180" w:type="dxa"/>
            </w:tcMar>
            <w:hideMark/>
          </w:tcPr>
          <w:p w14:paraId="09358E09" w14:textId="77777777" w:rsidR="00666976" w:rsidRDefault="00666976">
            <w:pPr>
              <w:rPr>
                <w:rFonts w:ascii="Times New Roman" w:hAnsi="Times New Roman"/>
                <w:b/>
                <w:bCs/>
                <w:color w:val="000000"/>
                <w:sz w:val="26"/>
                <w:szCs w:val="26"/>
              </w:rPr>
            </w:pPr>
            <w:r>
              <w:rPr>
                <w:b/>
                <w:bCs/>
                <w:color w:val="000000"/>
                <w:sz w:val="26"/>
                <w:szCs w:val="26"/>
              </w:rPr>
              <w:t>HashMap</w:t>
            </w:r>
          </w:p>
        </w:tc>
        <w:tc>
          <w:tcPr>
            <w:tcW w:w="0" w:type="auto"/>
            <w:shd w:val="clear" w:color="auto" w:fill="C7CCBE"/>
            <w:tcMar>
              <w:top w:w="180" w:type="dxa"/>
              <w:left w:w="180" w:type="dxa"/>
              <w:bottom w:w="180" w:type="dxa"/>
              <w:right w:w="180" w:type="dxa"/>
            </w:tcMar>
            <w:hideMark/>
          </w:tcPr>
          <w:p w14:paraId="6696A07F" w14:textId="77777777" w:rsidR="00666976" w:rsidRDefault="00666976">
            <w:pPr>
              <w:rPr>
                <w:b/>
                <w:bCs/>
                <w:color w:val="000000"/>
                <w:sz w:val="26"/>
                <w:szCs w:val="26"/>
              </w:rPr>
            </w:pPr>
            <w:r>
              <w:rPr>
                <w:b/>
                <w:bCs/>
                <w:color w:val="000000"/>
                <w:sz w:val="26"/>
                <w:szCs w:val="26"/>
              </w:rPr>
              <w:t>TreeMap</w:t>
            </w:r>
          </w:p>
        </w:tc>
      </w:tr>
      <w:tr w:rsidR="00666976" w14:paraId="5550C890" w14:textId="77777777" w:rsidTr="00666976">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381EF1E" w14:textId="77777777" w:rsidR="00666976" w:rsidRDefault="00666976">
            <w:pPr>
              <w:jc w:val="both"/>
              <w:rPr>
                <w:rFonts w:ascii="inter-regular" w:hAnsi="inter-regular"/>
                <w:color w:val="333333"/>
                <w:sz w:val="24"/>
                <w:szCs w:val="24"/>
              </w:rPr>
            </w:pPr>
            <w:r>
              <w:rPr>
                <w:rFonts w:ascii="inter-regular" w:hAnsi="inter-regular"/>
                <w:color w:val="333333"/>
              </w:rPr>
              <w:t>1) HashMap can contain one null key.</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ABF3B40" w14:textId="77777777" w:rsidR="00666976" w:rsidRDefault="00666976">
            <w:pPr>
              <w:jc w:val="both"/>
              <w:rPr>
                <w:rFonts w:ascii="inter-regular" w:hAnsi="inter-regular"/>
                <w:color w:val="333333"/>
              </w:rPr>
            </w:pPr>
            <w:r>
              <w:rPr>
                <w:rFonts w:ascii="inter-regular" w:hAnsi="inter-regular"/>
                <w:color w:val="333333"/>
              </w:rPr>
              <w:t>TreeMap cannot contain any null key.</w:t>
            </w:r>
          </w:p>
        </w:tc>
      </w:tr>
      <w:tr w:rsidR="00666976" w14:paraId="6B2E3461" w14:textId="77777777" w:rsidTr="00666976">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172B0CA3" w14:textId="77777777" w:rsidR="00666976" w:rsidRDefault="00666976">
            <w:pPr>
              <w:jc w:val="both"/>
              <w:rPr>
                <w:rFonts w:ascii="inter-regular" w:hAnsi="inter-regular"/>
                <w:color w:val="333333"/>
              </w:rPr>
            </w:pPr>
            <w:r>
              <w:rPr>
                <w:rFonts w:ascii="inter-regular" w:hAnsi="inter-regular"/>
                <w:color w:val="333333"/>
              </w:rPr>
              <w:t>2) HashMap maintains no order.</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69909843" w14:textId="77777777" w:rsidR="00666976" w:rsidRDefault="00666976">
            <w:pPr>
              <w:jc w:val="both"/>
              <w:rPr>
                <w:rFonts w:ascii="inter-regular" w:hAnsi="inter-regular"/>
                <w:color w:val="333333"/>
              </w:rPr>
            </w:pPr>
            <w:r>
              <w:rPr>
                <w:rFonts w:ascii="inter-regular" w:hAnsi="inter-regular"/>
                <w:color w:val="333333"/>
              </w:rPr>
              <w:t>TreeMap maintains ascending order.</w:t>
            </w:r>
          </w:p>
        </w:tc>
      </w:tr>
    </w:tbl>
    <w:p w14:paraId="669C589C" w14:textId="77777777" w:rsidR="00666976" w:rsidRDefault="00666976" w:rsidP="00666976">
      <w:pPr>
        <w:pStyle w:val="Heading3"/>
        <w:shd w:val="clear" w:color="auto" w:fill="FFFFFF"/>
        <w:spacing w:line="312" w:lineRule="atLeast"/>
        <w:jc w:val="both"/>
        <w:rPr>
          <w:rFonts w:ascii="Helvetica" w:hAnsi="Helvetica"/>
          <w:color w:val="610B4B"/>
          <w:sz w:val="32"/>
          <w:szCs w:val="32"/>
        </w:rPr>
      </w:pPr>
      <w:r>
        <w:rPr>
          <w:rFonts w:ascii="Helvetica" w:hAnsi="Helvetica"/>
          <w:b/>
          <w:bCs/>
          <w:color w:val="610B4B"/>
          <w:sz w:val="32"/>
          <w:szCs w:val="32"/>
        </w:rPr>
        <w:t>Java TreeMap Example: Book</w:t>
      </w:r>
    </w:p>
    <w:p w14:paraId="17003DC1" w14:textId="77777777" w:rsidR="00666976" w:rsidRDefault="00666976" w:rsidP="00666976">
      <w:pPr>
        <w:pStyle w:val="alt"/>
        <w:numPr>
          <w:ilvl w:val="0"/>
          <w:numId w:val="326"/>
        </w:numPr>
        <w:spacing w:before="0" w:beforeAutospacing="0" w:after="0" w:afterAutospacing="0" w:line="375" w:lineRule="atLeast"/>
        <w:jc w:val="both"/>
        <w:rPr>
          <w:rFonts w:ascii="inter-regular" w:hAnsi="inter-regular"/>
          <w:color w:val="000000"/>
        </w:rPr>
      </w:pPr>
      <w:r>
        <w:rPr>
          <w:rStyle w:val="keyword"/>
          <w:rFonts w:ascii="inter-regular" w:hAnsi="inter-regular"/>
          <w:b/>
          <w:bCs/>
          <w:color w:val="006699"/>
          <w:bdr w:val="none" w:sz="0" w:space="0" w:color="auto" w:frame="1"/>
        </w:rPr>
        <w:t>import</w:t>
      </w:r>
      <w:r>
        <w:rPr>
          <w:rFonts w:ascii="inter-regular" w:hAnsi="inter-regular"/>
          <w:color w:val="000000"/>
          <w:bdr w:val="none" w:sz="0" w:space="0" w:color="auto" w:frame="1"/>
        </w:rPr>
        <w:t> java.util.*;    </w:t>
      </w:r>
    </w:p>
    <w:p w14:paraId="7F4DC9DC" w14:textId="77777777" w:rsidR="00666976" w:rsidRDefault="00666976" w:rsidP="00666976">
      <w:pPr>
        <w:numPr>
          <w:ilvl w:val="0"/>
          <w:numId w:val="326"/>
        </w:numPr>
        <w:spacing w:after="0" w:line="375" w:lineRule="atLeast"/>
        <w:jc w:val="both"/>
        <w:rPr>
          <w:rFonts w:ascii="inter-regular" w:hAnsi="inter-regular"/>
          <w:color w:val="000000"/>
        </w:rPr>
      </w:pPr>
      <w:r>
        <w:rPr>
          <w:rStyle w:val="keyword"/>
          <w:rFonts w:ascii="inter-regular" w:hAnsi="inter-regular"/>
          <w:b/>
          <w:bCs/>
          <w:color w:val="006699"/>
          <w:bdr w:val="none" w:sz="0" w:space="0" w:color="auto" w:frame="1"/>
        </w:rPr>
        <w:t>class</w:t>
      </w:r>
      <w:r>
        <w:rPr>
          <w:rFonts w:ascii="inter-regular" w:hAnsi="inter-regular"/>
          <w:color w:val="000000"/>
          <w:bdr w:val="none" w:sz="0" w:space="0" w:color="auto" w:frame="1"/>
        </w:rPr>
        <w:t> Book {    </w:t>
      </w:r>
    </w:p>
    <w:p w14:paraId="6645F854" w14:textId="77777777" w:rsidR="00666976" w:rsidRDefault="00666976" w:rsidP="00666976">
      <w:pPr>
        <w:pStyle w:val="alt"/>
        <w:numPr>
          <w:ilvl w:val="0"/>
          <w:numId w:val="326"/>
        </w:numPr>
        <w:spacing w:before="0" w:beforeAutospacing="0" w:after="0" w:afterAutospacing="0" w:line="375" w:lineRule="atLeast"/>
        <w:jc w:val="both"/>
        <w:rPr>
          <w:rFonts w:ascii="inter-regular" w:hAnsi="inter-regular"/>
          <w:color w:val="000000"/>
        </w:rPr>
      </w:pPr>
      <w:r>
        <w:rPr>
          <w:rStyle w:val="keyword"/>
          <w:rFonts w:ascii="inter-regular" w:hAnsi="inter-regular"/>
          <w:b/>
          <w:bCs/>
          <w:color w:val="006699"/>
          <w:bdr w:val="none" w:sz="0" w:space="0" w:color="auto" w:frame="1"/>
        </w:rPr>
        <w:t>int</w:t>
      </w:r>
      <w:r>
        <w:rPr>
          <w:rFonts w:ascii="inter-regular" w:hAnsi="inter-regular"/>
          <w:color w:val="000000"/>
          <w:bdr w:val="none" w:sz="0" w:space="0" w:color="auto" w:frame="1"/>
        </w:rPr>
        <w:t> id;    </w:t>
      </w:r>
    </w:p>
    <w:p w14:paraId="25548EA7" w14:textId="77777777" w:rsidR="00666976" w:rsidRDefault="00666976" w:rsidP="00666976">
      <w:pPr>
        <w:numPr>
          <w:ilvl w:val="0"/>
          <w:numId w:val="326"/>
        </w:numPr>
        <w:spacing w:after="0" w:line="375" w:lineRule="atLeast"/>
        <w:jc w:val="both"/>
        <w:rPr>
          <w:rFonts w:ascii="inter-regular" w:hAnsi="inter-regular"/>
          <w:color w:val="000000"/>
        </w:rPr>
      </w:pPr>
      <w:r>
        <w:rPr>
          <w:rFonts w:ascii="inter-regular" w:hAnsi="inter-regular"/>
          <w:color w:val="000000"/>
          <w:bdr w:val="none" w:sz="0" w:space="0" w:color="auto" w:frame="1"/>
        </w:rPr>
        <w:t>String name,author,publisher;    </w:t>
      </w:r>
    </w:p>
    <w:p w14:paraId="37F151DE" w14:textId="77777777" w:rsidR="00666976" w:rsidRDefault="00666976" w:rsidP="00666976">
      <w:pPr>
        <w:pStyle w:val="alt"/>
        <w:numPr>
          <w:ilvl w:val="0"/>
          <w:numId w:val="326"/>
        </w:numPr>
        <w:spacing w:before="0" w:beforeAutospacing="0" w:after="0" w:afterAutospacing="0" w:line="375" w:lineRule="atLeast"/>
        <w:jc w:val="both"/>
        <w:rPr>
          <w:rFonts w:ascii="inter-regular" w:hAnsi="inter-regular"/>
          <w:color w:val="000000"/>
        </w:rPr>
      </w:pPr>
      <w:r>
        <w:rPr>
          <w:rStyle w:val="keyword"/>
          <w:rFonts w:ascii="inter-regular" w:hAnsi="inter-regular"/>
          <w:b/>
          <w:bCs/>
          <w:color w:val="006699"/>
          <w:bdr w:val="none" w:sz="0" w:space="0" w:color="auto" w:frame="1"/>
        </w:rPr>
        <w:t>int</w:t>
      </w:r>
      <w:r>
        <w:rPr>
          <w:rFonts w:ascii="inter-regular" w:hAnsi="inter-regular"/>
          <w:color w:val="000000"/>
          <w:bdr w:val="none" w:sz="0" w:space="0" w:color="auto" w:frame="1"/>
        </w:rPr>
        <w:t> quantity;    </w:t>
      </w:r>
    </w:p>
    <w:p w14:paraId="3FDE8A24" w14:textId="77777777" w:rsidR="00666976" w:rsidRDefault="00666976" w:rsidP="00666976">
      <w:pPr>
        <w:numPr>
          <w:ilvl w:val="0"/>
          <w:numId w:val="326"/>
        </w:numPr>
        <w:spacing w:after="0" w:line="375" w:lineRule="atLeast"/>
        <w:jc w:val="both"/>
        <w:rPr>
          <w:rFonts w:ascii="inter-regular" w:hAnsi="inter-regular"/>
          <w:color w:val="000000"/>
        </w:rPr>
      </w:pPr>
      <w:r>
        <w:rPr>
          <w:rStyle w:val="keyword"/>
          <w:rFonts w:ascii="inter-regular" w:hAnsi="inter-regular"/>
          <w:b/>
          <w:bCs/>
          <w:color w:val="006699"/>
          <w:bdr w:val="none" w:sz="0" w:space="0" w:color="auto" w:frame="1"/>
        </w:rPr>
        <w:t>public</w:t>
      </w:r>
      <w:r>
        <w:rPr>
          <w:rFonts w:ascii="inter-regular" w:hAnsi="inter-regular"/>
          <w:color w:val="000000"/>
          <w:bdr w:val="none" w:sz="0" w:space="0" w:color="auto" w:frame="1"/>
        </w:rPr>
        <w:t> Book(</w:t>
      </w:r>
      <w:r>
        <w:rPr>
          <w:rStyle w:val="keyword"/>
          <w:rFonts w:ascii="inter-regular" w:hAnsi="inter-regular"/>
          <w:b/>
          <w:bCs/>
          <w:color w:val="006699"/>
          <w:bdr w:val="none" w:sz="0" w:space="0" w:color="auto" w:frame="1"/>
        </w:rPr>
        <w:t>int</w:t>
      </w:r>
      <w:r>
        <w:rPr>
          <w:rFonts w:ascii="inter-regular" w:hAnsi="inter-regular"/>
          <w:color w:val="000000"/>
          <w:bdr w:val="none" w:sz="0" w:space="0" w:color="auto" w:frame="1"/>
        </w:rPr>
        <w:t> id, String name, String author, String publisher, </w:t>
      </w:r>
      <w:r>
        <w:rPr>
          <w:rStyle w:val="keyword"/>
          <w:rFonts w:ascii="inter-regular" w:hAnsi="inter-regular"/>
          <w:b/>
          <w:bCs/>
          <w:color w:val="006699"/>
          <w:bdr w:val="none" w:sz="0" w:space="0" w:color="auto" w:frame="1"/>
        </w:rPr>
        <w:t>int</w:t>
      </w:r>
      <w:r>
        <w:rPr>
          <w:rFonts w:ascii="inter-regular" w:hAnsi="inter-regular"/>
          <w:color w:val="000000"/>
          <w:bdr w:val="none" w:sz="0" w:space="0" w:color="auto" w:frame="1"/>
        </w:rPr>
        <w:t> quantity) {    </w:t>
      </w:r>
    </w:p>
    <w:p w14:paraId="57664E69" w14:textId="77777777" w:rsidR="00666976" w:rsidRDefault="00666976" w:rsidP="00666976">
      <w:pPr>
        <w:pStyle w:val="alt"/>
        <w:numPr>
          <w:ilvl w:val="0"/>
          <w:numId w:val="326"/>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this</w:t>
      </w:r>
      <w:r>
        <w:rPr>
          <w:rFonts w:ascii="inter-regular" w:hAnsi="inter-regular"/>
          <w:color w:val="000000"/>
          <w:bdr w:val="none" w:sz="0" w:space="0" w:color="auto" w:frame="1"/>
        </w:rPr>
        <w:t>.id = id;    </w:t>
      </w:r>
    </w:p>
    <w:p w14:paraId="0ADAE8FD" w14:textId="77777777" w:rsidR="00666976" w:rsidRDefault="00666976" w:rsidP="00666976">
      <w:pPr>
        <w:numPr>
          <w:ilvl w:val="0"/>
          <w:numId w:val="326"/>
        </w:numPr>
        <w:spacing w:after="0" w:line="375" w:lineRule="atLeast"/>
        <w:jc w:val="both"/>
        <w:rPr>
          <w:rFonts w:ascii="inter-regular" w:hAnsi="inter-regular"/>
          <w:color w:val="000000"/>
        </w:rPr>
      </w:pP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this</w:t>
      </w:r>
      <w:r>
        <w:rPr>
          <w:rFonts w:ascii="inter-regular" w:hAnsi="inter-regular"/>
          <w:color w:val="000000"/>
          <w:bdr w:val="none" w:sz="0" w:space="0" w:color="auto" w:frame="1"/>
        </w:rPr>
        <w:t>.name = name;    </w:t>
      </w:r>
    </w:p>
    <w:p w14:paraId="0B28F965" w14:textId="77777777" w:rsidR="00666976" w:rsidRDefault="00666976" w:rsidP="00666976">
      <w:pPr>
        <w:pStyle w:val="alt"/>
        <w:numPr>
          <w:ilvl w:val="0"/>
          <w:numId w:val="326"/>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this</w:t>
      </w:r>
      <w:r>
        <w:rPr>
          <w:rFonts w:ascii="inter-regular" w:hAnsi="inter-regular"/>
          <w:color w:val="000000"/>
          <w:bdr w:val="none" w:sz="0" w:space="0" w:color="auto" w:frame="1"/>
        </w:rPr>
        <w:t>.author = author;    </w:t>
      </w:r>
    </w:p>
    <w:p w14:paraId="3DF4561B" w14:textId="77777777" w:rsidR="00666976" w:rsidRDefault="00666976" w:rsidP="00666976">
      <w:pPr>
        <w:numPr>
          <w:ilvl w:val="0"/>
          <w:numId w:val="326"/>
        </w:numPr>
        <w:spacing w:after="0" w:line="375" w:lineRule="atLeast"/>
        <w:jc w:val="both"/>
        <w:rPr>
          <w:rFonts w:ascii="inter-regular" w:hAnsi="inter-regular"/>
          <w:color w:val="000000"/>
        </w:rPr>
      </w:pPr>
      <w:r>
        <w:rPr>
          <w:rFonts w:ascii="inter-regular" w:hAnsi="inter-regular"/>
          <w:color w:val="000000"/>
          <w:bdr w:val="none" w:sz="0" w:space="0" w:color="auto" w:frame="1"/>
        </w:rPr>
        <w:lastRenderedPageBreak/>
        <w:t>    </w:t>
      </w:r>
      <w:r>
        <w:rPr>
          <w:rStyle w:val="keyword"/>
          <w:rFonts w:ascii="inter-regular" w:hAnsi="inter-regular"/>
          <w:b/>
          <w:bCs/>
          <w:color w:val="006699"/>
          <w:bdr w:val="none" w:sz="0" w:space="0" w:color="auto" w:frame="1"/>
        </w:rPr>
        <w:t>this</w:t>
      </w:r>
      <w:r>
        <w:rPr>
          <w:rFonts w:ascii="inter-regular" w:hAnsi="inter-regular"/>
          <w:color w:val="000000"/>
          <w:bdr w:val="none" w:sz="0" w:space="0" w:color="auto" w:frame="1"/>
        </w:rPr>
        <w:t>.publisher = publisher;    </w:t>
      </w:r>
    </w:p>
    <w:p w14:paraId="61982F69" w14:textId="77777777" w:rsidR="00666976" w:rsidRDefault="00666976" w:rsidP="00666976">
      <w:pPr>
        <w:pStyle w:val="alt"/>
        <w:numPr>
          <w:ilvl w:val="0"/>
          <w:numId w:val="326"/>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this</w:t>
      </w:r>
      <w:r>
        <w:rPr>
          <w:rFonts w:ascii="inter-regular" w:hAnsi="inter-regular"/>
          <w:color w:val="000000"/>
          <w:bdr w:val="none" w:sz="0" w:space="0" w:color="auto" w:frame="1"/>
        </w:rPr>
        <w:t>.quantity = quantity;    </w:t>
      </w:r>
    </w:p>
    <w:p w14:paraId="265FB4AD" w14:textId="77777777" w:rsidR="00666976" w:rsidRDefault="00666976" w:rsidP="00666976">
      <w:pPr>
        <w:numPr>
          <w:ilvl w:val="0"/>
          <w:numId w:val="326"/>
        </w:numPr>
        <w:spacing w:after="0" w:line="375" w:lineRule="atLeast"/>
        <w:jc w:val="both"/>
        <w:rPr>
          <w:rFonts w:ascii="inter-regular" w:hAnsi="inter-regular"/>
          <w:color w:val="000000"/>
        </w:rPr>
      </w:pPr>
      <w:r>
        <w:rPr>
          <w:rFonts w:ascii="inter-regular" w:hAnsi="inter-regular"/>
          <w:color w:val="000000"/>
          <w:bdr w:val="none" w:sz="0" w:space="0" w:color="auto" w:frame="1"/>
        </w:rPr>
        <w:t>}    </w:t>
      </w:r>
    </w:p>
    <w:p w14:paraId="40A3090B" w14:textId="77777777" w:rsidR="00666976" w:rsidRDefault="00666976" w:rsidP="00666976">
      <w:pPr>
        <w:pStyle w:val="alt"/>
        <w:numPr>
          <w:ilvl w:val="0"/>
          <w:numId w:val="326"/>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w:t>
      </w:r>
    </w:p>
    <w:p w14:paraId="499ECDAD" w14:textId="77777777" w:rsidR="00666976" w:rsidRDefault="00666976" w:rsidP="00666976">
      <w:pPr>
        <w:numPr>
          <w:ilvl w:val="0"/>
          <w:numId w:val="326"/>
        </w:numPr>
        <w:spacing w:after="0" w:line="375" w:lineRule="atLeast"/>
        <w:jc w:val="both"/>
        <w:rPr>
          <w:rFonts w:ascii="inter-regular" w:hAnsi="inter-regular"/>
          <w:color w:val="000000"/>
        </w:rPr>
      </w:pPr>
      <w:r>
        <w:rPr>
          <w:rStyle w:val="keyword"/>
          <w:rFonts w:ascii="inter-regular" w:hAnsi="inter-regular"/>
          <w:b/>
          <w:bCs/>
          <w:color w:val="006699"/>
          <w:bdr w:val="none" w:sz="0" w:space="0" w:color="auto" w:frame="1"/>
        </w:rPr>
        <w:t>public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class</w:t>
      </w:r>
      <w:r>
        <w:rPr>
          <w:rFonts w:ascii="inter-regular" w:hAnsi="inter-regular"/>
          <w:color w:val="000000"/>
          <w:bdr w:val="none" w:sz="0" w:space="0" w:color="auto" w:frame="1"/>
        </w:rPr>
        <w:t> MapExample {    </w:t>
      </w:r>
    </w:p>
    <w:p w14:paraId="6C454827" w14:textId="77777777" w:rsidR="00666976" w:rsidRDefault="00666976" w:rsidP="00666976">
      <w:pPr>
        <w:pStyle w:val="alt"/>
        <w:numPr>
          <w:ilvl w:val="0"/>
          <w:numId w:val="326"/>
        </w:numPr>
        <w:spacing w:before="0" w:beforeAutospacing="0" w:after="0" w:afterAutospacing="0" w:line="375" w:lineRule="atLeast"/>
        <w:jc w:val="both"/>
        <w:rPr>
          <w:rFonts w:ascii="inter-regular" w:hAnsi="inter-regular"/>
          <w:color w:val="000000"/>
        </w:rPr>
      </w:pPr>
      <w:r>
        <w:rPr>
          <w:rStyle w:val="keyword"/>
          <w:rFonts w:ascii="inter-regular" w:hAnsi="inter-regular"/>
          <w:b/>
          <w:bCs/>
          <w:color w:val="006699"/>
          <w:bdr w:val="none" w:sz="0" w:space="0" w:color="auto" w:frame="1"/>
        </w:rPr>
        <w:t>public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static</w:t>
      </w: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void</w:t>
      </w:r>
      <w:r>
        <w:rPr>
          <w:rFonts w:ascii="inter-regular" w:hAnsi="inter-regular"/>
          <w:color w:val="000000"/>
          <w:bdr w:val="none" w:sz="0" w:space="0" w:color="auto" w:frame="1"/>
        </w:rPr>
        <w:t> main(String[] args) {    </w:t>
      </w:r>
    </w:p>
    <w:p w14:paraId="38EDE5FF" w14:textId="77777777" w:rsidR="00666976" w:rsidRDefault="00666976" w:rsidP="00666976">
      <w:pPr>
        <w:numPr>
          <w:ilvl w:val="0"/>
          <w:numId w:val="326"/>
        </w:numPr>
        <w:spacing w:after="0" w:line="375" w:lineRule="atLeast"/>
        <w:jc w:val="both"/>
        <w:rPr>
          <w:rFonts w:ascii="inter-regular" w:hAnsi="inter-regular"/>
          <w:color w:val="000000"/>
        </w:rPr>
      </w:pPr>
      <w:r>
        <w:rPr>
          <w:rFonts w:ascii="inter-regular" w:hAnsi="inter-regular"/>
          <w:color w:val="000000"/>
          <w:bdr w:val="none" w:sz="0" w:space="0" w:color="auto" w:frame="1"/>
        </w:rPr>
        <w:t>    </w:t>
      </w:r>
      <w:r>
        <w:rPr>
          <w:rStyle w:val="comment"/>
          <w:rFonts w:ascii="inter-regular" w:hAnsi="inter-regular"/>
          <w:color w:val="008200"/>
          <w:bdr w:val="none" w:sz="0" w:space="0" w:color="auto" w:frame="1"/>
        </w:rPr>
        <w:t>//Creating map of Books  </w:t>
      </w:r>
      <w:r>
        <w:rPr>
          <w:rFonts w:ascii="inter-regular" w:hAnsi="inter-regular"/>
          <w:color w:val="000000"/>
          <w:bdr w:val="none" w:sz="0" w:space="0" w:color="auto" w:frame="1"/>
        </w:rPr>
        <w:t>  </w:t>
      </w:r>
    </w:p>
    <w:p w14:paraId="199D3BC9" w14:textId="77777777" w:rsidR="00666976" w:rsidRDefault="00666976" w:rsidP="00666976">
      <w:pPr>
        <w:pStyle w:val="alt"/>
        <w:numPr>
          <w:ilvl w:val="0"/>
          <w:numId w:val="326"/>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Map&lt;Integer,Book&gt; map=</w:t>
      </w:r>
      <w:r>
        <w:rPr>
          <w:rStyle w:val="keyword"/>
          <w:rFonts w:ascii="inter-regular" w:hAnsi="inter-regular"/>
          <w:b/>
          <w:bCs/>
          <w:color w:val="006699"/>
          <w:bdr w:val="none" w:sz="0" w:space="0" w:color="auto" w:frame="1"/>
        </w:rPr>
        <w:t>new</w:t>
      </w:r>
      <w:r>
        <w:rPr>
          <w:rFonts w:ascii="inter-regular" w:hAnsi="inter-regular"/>
          <w:color w:val="000000"/>
          <w:bdr w:val="none" w:sz="0" w:space="0" w:color="auto" w:frame="1"/>
        </w:rPr>
        <w:t> TreeMap&lt;Integer,Book&gt;();    </w:t>
      </w:r>
    </w:p>
    <w:p w14:paraId="400B40D2" w14:textId="77777777" w:rsidR="00666976" w:rsidRDefault="00666976" w:rsidP="00666976">
      <w:pPr>
        <w:numPr>
          <w:ilvl w:val="0"/>
          <w:numId w:val="326"/>
        </w:numPr>
        <w:spacing w:after="0" w:line="375" w:lineRule="atLeast"/>
        <w:jc w:val="both"/>
        <w:rPr>
          <w:rFonts w:ascii="inter-regular" w:hAnsi="inter-regular"/>
          <w:color w:val="000000"/>
        </w:rPr>
      </w:pPr>
      <w:r>
        <w:rPr>
          <w:rFonts w:ascii="inter-regular" w:hAnsi="inter-regular"/>
          <w:color w:val="000000"/>
          <w:bdr w:val="none" w:sz="0" w:space="0" w:color="auto" w:frame="1"/>
        </w:rPr>
        <w:t>    </w:t>
      </w:r>
      <w:r>
        <w:rPr>
          <w:rStyle w:val="comment"/>
          <w:rFonts w:ascii="inter-regular" w:hAnsi="inter-regular"/>
          <w:color w:val="008200"/>
          <w:bdr w:val="none" w:sz="0" w:space="0" w:color="auto" w:frame="1"/>
        </w:rPr>
        <w:t>//Creating Books  </w:t>
      </w:r>
      <w:r>
        <w:rPr>
          <w:rFonts w:ascii="inter-regular" w:hAnsi="inter-regular"/>
          <w:color w:val="000000"/>
          <w:bdr w:val="none" w:sz="0" w:space="0" w:color="auto" w:frame="1"/>
        </w:rPr>
        <w:t>  </w:t>
      </w:r>
    </w:p>
    <w:p w14:paraId="0AC297FA" w14:textId="77777777" w:rsidR="00666976" w:rsidRDefault="00666976" w:rsidP="00666976">
      <w:pPr>
        <w:pStyle w:val="alt"/>
        <w:numPr>
          <w:ilvl w:val="0"/>
          <w:numId w:val="326"/>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Book b1=</w:t>
      </w:r>
      <w:r>
        <w:rPr>
          <w:rStyle w:val="keyword"/>
          <w:rFonts w:ascii="inter-regular" w:hAnsi="inter-regular"/>
          <w:b/>
          <w:bCs/>
          <w:color w:val="006699"/>
          <w:bdr w:val="none" w:sz="0" w:space="0" w:color="auto" w:frame="1"/>
        </w:rPr>
        <w:t>new</w:t>
      </w:r>
      <w:r>
        <w:rPr>
          <w:rFonts w:ascii="inter-regular" w:hAnsi="inter-regular"/>
          <w:color w:val="000000"/>
          <w:bdr w:val="none" w:sz="0" w:space="0" w:color="auto" w:frame="1"/>
        </w:rPr>
        <w:t> Book(</w:t>
      </w:r>
      <w:r>
        <w:rPr>
          <w:rStyle w:val="number"/>
          <w:rFonts w:ascii="inter-regular" w:hAnsi="inter-regular"/>
          <w:color w:val="C00000"/>
          <w:bdr w:val="none" w:sz="0" w:space="0" w:color="auto" w:frame="1"/>
        </w:rPr>
        <w:t>101</w:t>
      </w:r>
      <w:r>
        <w:rPr>
          <w:rFonts w:ascii="inter-regular" w:hAnsi="inter-regular"/>
          <w:color w:val="000000"/>
          <w:bdr w:val="none" w:sz="0" w:space="0" w:color="auto" w:frame="1"/>
        </w:rPr>
        <w:t>,</w:t>
      </w:r>
      <w:r>
        <w:rPr>
          <w:rStyle w:val="string"/>
          <w:rFonts w:ascii="inter-regular" w:hAnsi="inter-regular"/>
          <w:color w:val="0000FF"/>
          <w:bdr w:val="none" w:sz="0" w:space="0" w:color="auto" w:frame="1"/>
        </w:rPr>
        <w:t>"Let us C"</w:t>
      </w:r>
      <w:r>
        <w:rPr>
          <w:rFonts w:ascii="inter-regular" w:hAnsi="inter-regular"/>
          <w:color w:val="000000"/>
          <w:bdr w:val="none" w:sz="0" w:space="0" w:color="auto" w:frame="1"/>
        </w:rPr>
        <w:t>,</w:t>
      </w:r>
      <w:r>
        <w:rPr>
          <w:rStyle w:val="string"/>
          <w:rFonts w:ascii="inter-regular" w:hAnsi="inter-regular"/>
          <w:color w:val="0000FF"/>
          <w:bdr w:val="none" w:sz="0" w:space="0" w:color="auto" w:frame="1"/>
        </w:rPr>
        <w:t>"Yashwant Kanetkar"</w:t>
      </w:r>
      <w:r>
        <w:rPr>
          <w:rFonts w:ascii="inter-regular" w:hAnsi="inter-regular"/>
          <w:color w:val="000000"/>
          <w:bdr w:val="none" w:sz="0" w:space="0" w:color="auto" w:frame="1"/>
        </w:rPr>
        <w:t>,</w:t>
      </w:r>
      <w:r>
        <w:rPr>
          <w:rStyle w:val="string"/>
          <w:rFonts w:ascii="inter-regular" w:hAnsi="inter-regular"/>
          <w:color w:val="0000FF"/>
          <w:bdr w:val="none" w:sz="0" w:space="0" w:color="auto" w:frame="1"/>
        </w:rPr>
        <w:t>"BPB"</w:t>
      </w:r>
      <w:r>
        <w:rPr>
          <w:rFonts w:ascii="inter-regular" w:hAnsi="inter-regular"/>
          <w:color w:val="000000"/>
          <w:bdr w:val="none" w:sz="0" w:space="0" w:color="auto" w:frame="1"/>
        </w:rPr>
        <w:t>,</w:t>
      </w:r>
      <w:r>
        <w:rPr>
          <w:rStyle w:val="number"/>
          <w:rFonts w:ascii="inter-regular" w:hAnsi="inter-regular"/>
          <w:color w:val="C00000"/>
          <w:bdr w:val="none" w:sz="0" w:space="0" w:color="auto" w:frame="1"/>
        </w:rPr>
        <w:t>8</w:t>
      </w:r>
      <w:r>
        <w:rPr>
          <w:rFonts w:ascii="inter-regular" w:hAnsi="inter-regular"/>
          <w:color w:val="000000"/>
          <w:bdr w:val="none" w:sz="0" w:space="0" w:color="auto" w:frame="1"/>
        </w:rPr>
        <w:t>);    </w:t>
      </w:r>
    </w:p>
    <w:p w14:paraId="664D0392" w14:textId="77777777" w:rsidR="00666976" w:rsidRDefault="00666976" w:rsidP="00666976">
      <w:pPr>
        <w:numPr>
          <w:ilvl w:val="0"/>
          <w:numId w:val="326"/>
        </w:numPr>
        <w:spacing w:after="0" w:line="375" w:lineRule="atLeast"/>
        <w:jc w:val="both"/>
        <w:rPr>
          <w:rFonts w:ascii="inter-regular" w:hAnsi="inter-regular"/>
          <w:color w:val="000000"/>
        </w:rPr>
      </w:pPr>
      <w:r>
        <w:rPr>
          <w:rFonts w:ascii="inter-regular" w:hAnsi="inter-regular"/>
          <w:color w:val="000000"/>
          <w:bdr w:val="none" w:sz="0" w:space="0" w:color="auto" w:frame="1"/>
        </w:rPr>
        <w:t>    Book b2=</w:t>
      </w:r>
      <w:r>
        <w:rPr>
          <w:rStyle w:val="keyword"/>
          <w:rFonts w:ascii="inter-regular" w:hAnsi="inter-regular"/>
          <w:b/>
          <w:bCs/>
          <w:color w:val="006699"/>
          <w:bdr w:val="none" w:sz="0" w:space="0" w:color="auto" w:frame="1"/>
        </w:rPr>
        <w:t>new</w:t>
      </w:r>
      <w:r>
        <w:rPr>
          <w:rFonts w:ascii="inter-regular" w:hAnsi="inter-regular"/>
          <w:color w:val="000000"/>
          <w:bdr w:val="none" w:sz="0" w:space="0" w:color="auto" w:frame="1"/>
        </w:rPr>
        <w:t> Book(</w:t>
      </w:r>
      <w:r>
        <w:rPr>
          <w:rStyle w:val="number"/>
          <w:rFonts w:ascii="inter-regular" w:hAnsi="inter-regular"/>
          <w:color w:val="C00000"/>
          <w:bdr w:val="none" w:sz="0" w:space="0" w:color="auto" w:frame="1"/>
        </w:rPr>
        <w:t>102</w:t>
      </w:r>
      <w:r>
        <w:rPr>
          <w:rFonts w:ascii="inter-regular" w:hAnsi="inter-regular"/>
          <w:color w:val="000000"/>
          <w:bdr w:val="none" w:sz="0" w:space="0" w:color="auto" w:frame="1"/>
        </w:rPr>
        <w:t>,</w:t>
      </w:r>
      <w:r>
        <w:rPr>
          <w:rStyle w:val="string"/>
          <w:rFonts w:ascii="inter-regular" w:hAnsi="inter-regular"/>
          <w:color w:val="0000FF"/>
          <w:bdr w:val="none" w:sz="0" w:space="0" w:color="auto" w:frame="1"/>
        </w:rPr>
        <w:t>"Data Communications &amp; Networking"</w:t>
      </w:r>
      <w:r>
        <w:rPr>
          <w:rFonts w:ascii="inter-regular" w:hAnsi="inter-regular"/>
          <w:color w:val="000000"/>
          <w:bdr w:val="none" w:sz="0" w:space="0" w:color="auto" w:frame="1"/>
        </w:rPr>
        <w:t>,</w:t>
      </w:r>
      <w:r>
        <w:rPr>
          <w:rStyle w:val="string"/>
          <w:rFonts w:ascii="inter-regular" w:hAnsi="inter-regular"/>
          <w:color w:val="0000FF"/>
          <w:bdr w:val="none" w:sz="0" w:space="0" w:color="auto" w:frame="1"/>
        </w:rPr>
        <w:t>"Forouzan"</w:t>
      </w:r>
      <w:r>
        <w:rPr>
          <w:rFonts w:ascii="inter-regular" w:hAnsi="inter-regular"/>
          <w:color w:val="000000"/>
          <w:bdr w:val="none" w:sz="0" w:space="0" w:color="auto" w:frame="1"/>
        </w:rPr>
        <w:t>,</w:t>
      </w:r>
      <w:r>
        <w:rPr>
          <w:rStyle w:val="string"/>
          <w:rFonts w:ascii="inter-regular" w:hAnsi="inter-regular"/>
          <w:color w:val="0000FF"/>
          <w:bdr w:val="none" w:sz="0" w:space="0" w:color="auto" w:frame="1"/>
        </w:rPr>
        <w:t>"Mc Graw Hill"</w:t>
      </w:r>
      <w:r>
        <w:rPr>
          <w:rFonts w:ascii="inter-regular" w:hAnsi="inter-regular"/>
          <w:color w:val="000000"/>
          <w:bdr w:val="none" w:sz="0" w:space="0" w:color="auto" w:frame="1"/>
        </w:rPr>
        <w:t>,</w:t>
      </w:r>
      <w:r>
        <w:rPr>
          <w:rStyle w:val="number"/>
          <w:rFonts w:ascii="inter-regular" w:hAnsi="inter-regular"/>
          <w:color w:val="C00000"/>
          <w:bdr w:val="none" w:sz="0" w:space="0" w:color="auto" w:frame="1"/>
        </w:rPr>
        <w:t>4</w:t>
      </w:r>
      <w:r>
        <w:rPr>
          <w:rFonts w:ascii="inter-regular" w:hAnsi="inter-regular"/>
          <w:color w:val="000000"/>
          <w:bdr w:val="none" w:sz="0" w:space="0" w:color="auto" w:frame="1"/>
        </w:rPr>
        <w:t>);    </w:t>
      </w:r>
    </w:p>
    <w:p w14:paraId="338EE942" w14:textId="77777777" w:rsidR="00666976" w:rsidRDefault="00666976" w:rsidP="00666976">
      <w:pPr>
        <w:pStyle w:val="alt"/>
        <w:numPr>
          <w:ilvl w:val="0"/>
          <w:numId w:val="326"/>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Book b3=</w:t>
      </w:r>
      <w:r>
        <w:rPr>
          <w:rStyle w:val="keyword"/>
          <w:rFonts w:ascii="inter-regular" w:hAnsi="inter-regular"/>
          <w:b/>
          <w:bCs/>
          <w:color w:val="006699"/>
          <w:bdr w:val="none" w:sz="0" w:space="0" w:color="auto" w:frame="1"/>
        </w:rPr>
        <w:t>new</w:t>
      </w:r>
      <w:r>
        <w:rPr>
          <w:rFonts w:ascii="inter-regular" w:hAnsi="inter-regular"/>
          <w:color w:val="000000"/>
          <w:bdr w:val="none" w:sz="0" w:space="0" w:color="auto" w:frame="1"/>
        </w:rPr>
        <w:t> Book(</w:t>
      </w:r>
      <w:r>
        <w:rPr>
          <w:rStyle w:val="number"/>
          <w:rFonts w:ascii="inter-regular" w:hAnsi="inter-regular"/>
          <w:color w:val="C00000"/>
          <w:bdr w:val="none" w:sz="0" w:space="0" w:color="auto" w:frame="1"/>
        </w:rPr>
        <w:t>103</w:t>
      </w:r>
      <w:r>
        <w:rPr>
          <w:rFonts w:ascii="inter-regular" w:hAnsi="inter-regular"/>
          <w:color w:val="000000"/>
          <w:bdr w:val="none" w:sz="0" w:space="0" w:color="auto" w:frame="1"/>
        </w:rPr>
        <w:t>,</w:t>
      </w:r>
      <w:r>
        <w:rPr>
          <w:rStyle w:val="string"/>
          <w:rFonts w:ascii="inter-regular" w:hAnsi="inter-regular"/>
          <w:color w:val="0000FF"/>
          <w:bdr w:val="none" w:sz="0" w:space="0" w:color="auto" w:frame="1"/>
        </w:rPr>
        <w:t>"Operating System"</w:t>
      </w:r>
      <w:r>
        <w:rPr>
          <w:rFonts w:ascii="inter-regular" w:hAnsi="inter-regular"/>
          <w:color w:val="000000"/>
          <w:bdr w:val="none" w:sz="0" w:space="0" w:color="auto" w:frame="1"/>
        </w:rPr>
        <w:t>,</w:t>
      </w:r>
      <w:r>
        <w:rPr>
          <w:rStyle w:val="string"/>
          <w:rFonts w:ascii="inter-regular" w:hAnsi="inter-regular"/>
          <w:color w:val="0000FF"/>
          <w:bdr w:val="none" w:sz="0" w:space="0" w:color="auto" w:frame="1"/>
        </w:rPr>
        <w:t>"Galvin"</w:t>
      </w:r>
      <w:r>
        <w:rPr>
          <w:rFonts w:ascii="inter-regular" w:hAnsi="inter-regular"/>
          <w:color w:val="000000"/>
          <w:bdr w:val="none" w:sz="0" w:space="0" w:color="auto" w:frame="1"/>
        </w:rPr>
        <w:t>,</w:t>
      </w:r>
      <w:r>
        <w:rPr>
          <w:rStyle w:val="string"/>
          <w:rFonts w:ascii="inter-regular" w:hAnsi="inter-regular"/>
          <w:color w:val="0000FF"/>
          <w:bdr w:val="none" w:sz="0" w:space="0" w:color="auto" w:frame="1"/>
        </w:rPr>
        <w:t>"Wiley"</w:t>
      </w:r>
      <w:r>
        <w:rPr>
          <w:rFonts w:ascii="inter-regular" w:hAnsi="inter-regular"/>
          <w:color w:val="000000"/>
          <w:bdr w:val="none" w:sz="0" w:space="0" w:color="auto" w:frame="1"/>
        </w:rPr>
        <w:t>,</w:t>
      </w:r>
      <w:r>
        <w:rPr>
          <w:rStyle w:val="number"/>
          <w:rFonts w:ascii="inter-regular" w:hAnsi="inter-regular"/>
          <w:color w:val="C00000"/>
          <w:bdr w:val="none" w:sz="0" w:space="0" w:color="auto" w:frame="1"/>
        </w:rPr>
        <w:t>6</w:t>
      </w:r>
      <w:r>
        <w:rPr>
          <w:rFonts w:ascii="inter-regular" w:hAnsi="inter-regular"/>
          <w:color w:val="000000"/>
          <w:bdr w:val="none" w:sz="0" w:space="0" w:color="auto" w:frame="1"/>
        </w:rPr>
        <w:t>);    </w:t>
      </w:r>
    </w:p>
    <w:p w14:paraId="0C974E10" w14:textId="77777777" w:rsidR="00666976" w:rsidRDefault="00666976" w:rsidP="00666976">
      <w:pPr>
        <w:numPr>
          <w:ilvl w:val="0"/>
          <w:numId w:val="326"/>
        </w:numPr>
        <w:spacing w:after="0" w:line="375" w:lineRule="atLeast"/>
        <w:jc w:val="both"/>
        <w:rPr>
          <w:rFonts w:ascii="inter-regular" w:hAnsi="inter-regular"/>
          <w:color w:val="000000"/>
        </w:rPr>
      </w:pPr>
      <w:r>
        <w:rPr>
          <w:rFonts w:ascii="inter-regular" w:hAnsi="inter-regular"/>
          <w:color w:val="000000"/>
          <w:bdr w:val="none" w:sz="0" w:space="0" w:color="auto" w:frame="1"/>
        </w:rPr>
        <w:t>    </w:t>
      </w:r>
      <w:r>
        <w:rPr>
          <w:rStyle w:val="comment"/>
          <w:rFonts w:ascii="inter-regular" w:hAnsi="inter-regular"/>
          <w:color w:val="008200"/>
          <w:bdr w:val="none" w:sz="0" w:space="0" w:color="auto" w:frame="1"/>
        </w:rPr>
        <w:t>//Adding Books to map </w:t>
      </w:r>
      <w:r>
        <w:rPr>
          <w:rFonts w:ascii="inter-regular" w:hAnsi="inter-regular"/>
          <w:color w:val="000000"/>
          <w:bdr w:val="none" w:sz="0" w:space="0" w:color="auto" w:frame="1"/>
        </w:rPr>
        <w:t>  </w:t>
      </w:r>
    </w:p>
    <w:p w14:paraId="239A816C" w14:textId="77777777" w:rsidR="00666976" w:rsidRDefault="00666976" w:rsidP="00666976">
      <w:pPr>
        <w:pStyle w:val="alt"/>
        <w:numPr>
          <w:ilvl w:val="0"/>
          <w:numId w:val="326"/>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map.put(</w:t>
      </w:r>
      <w:r>
        <w:rPr>
          <w:rStyle w:val="number"/>
          <w:rFonts w:ascii="inter-regular" w:hAnsi="inter-regular"/>
          <w:color w:val="C00000"/>
          <w:bdr w:val="none" w:sz="0" w:space="0" w:color="auto" w:frame="1"/>
        </w:rPr>
        <w:t>2</w:t>
      </w:r>
      <w:r>
        <w:rPr>
          <w:rFonts w:ascii="inter-regular" w:hAnsi="inter-regular"/>
          <w:color w:val="000000"/>
          <w:bdr w:val="none" w:sz="0" w:space="0" w:color="auto" w:frame="1"/>
        </w:rPr>
        <w:t>,b2);  </w:t>
      </w:r>
    </w:p>
    <w:p w14:paraId="7963DC41" w14:textId="77777777" w:rsidR="00666976" w:rsidRDefault="00666976" w:rsidP="00666976">
      <w:pPr>
        <w:numPr>
          <w:ilvl w:val="0"/>
          <w:numId w:val="326"/>
        </w:numPr>
        <w:spacing w:after="0" w:line="375" w:lineRule="atLeast"/>
        <w:jc w:val="both"/>
        <w:rPr>
          <w:rFonts w:ascii="inter-regular" w:hAnsi="inter-regular"/>
          <w:color w:val="000000"/>
        </w:rPr>
      </w:pPr>
      <w:r>
        <w:rPr>
          <w:rFonts w:ascii="inter-regular" w:hAnsi="inter-regular"/>
          <w:color w:val="000000"/>
          <w:bdr w:val="none" w:sz="0" w:space="0" w:color="auto" w:frame="1"/>
        </w:rPr>
        <w:t>    map.put(</w:t>
      </w:r>
      <w:r>
        <w:rPr>
          <w:rStyle w:val="number"/>
          <w:rFonts w:ascii="inter-regular" w:hAnsi="inter-regular"/>
          <w:color w:val="C00000"/>
          <w:bdr w:val="none" w:sz="0" w:space="0" w:color="auto" w:frame="1"/>
        </w:rPr>
        <w:t>1</w:t>
      </w:r>
      <w:r>
        <w:rPr>
          <w:rFonts w:ascii="inter-regular" w:hAnsi="inter-regular"/>
          <w:color w:val="000000"/>
          <w:bdr w:val="none" w:sz="0" w:space="0" w:color="auto" w:frame="1"/>
        </w:rPr>
        <w:t>,b1);  </w:t>
      </w:r>
    </w:p>
    <w:p w14:paraId="0705A985" w14:textId="77777777" w:rsidR="00666976" w:rsidRDefault="00666976" w:rsidP="00666976">
      <w:pPr>
        <w:pStyle w:val="alt"/>
        <w:numPr>
          <w:ilvl w:val="0"/>
          <w:numId w:val="326"/>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map.put(</w:t>
      </w:r>
      <w:r>
        <w:rPr>
          <w:rStyle w:val="number"/>
          <w:rFonts w:ascii="inter-regular" w:hAnsi="inter-regular"/>
          <w:color w:val="C00000"/>
          <w:bdr w:val="none" w:sz="0" w:space="0" w:color="auto" w:frame="1"/>
        </w:rPr>
        <w:t>3</w:t>
      </w:r>
      <w:r>
        <w:rPr>
          <w:rFonts w:ascii="inter-regular" w:hAnsi="inter-regular"/>
          <w:color w:val="000000"/>
          <w:bdr w:val="none" w:sz="0" w:space="0" w:color="auto" w:frame="1"/>
        </w:rPr>
        <w:t>,b3);  </w:t>
      </w:r>
    </w:p>
    <w:p w14:paraId="7F450930" w14:textId="77777777" w:rsidR="00666976" w:rsidRDefault="00666976" w:rsidP="00666976">
      <w:pPr>
        <w:numPr>
          <w:ilvl w:val="0"/>
          <w:numId w:val="326"/>
        </w:numPr>
        <w:spacing w:after="0" w:line="375" w:lineRule="atLeast"/>
        <w:jc w:val="both"/>
        <w:rPr>
          <w:rFonts w:ascii="inter-regular" w:hAnsi="inter-regular"/>
          <w:color w:val="000000"/>
        </w:rPr>
      </w:pPr>
      <w:r>
        <w:rPr>
          <w:rFonts w:ascii="inter-regular" w:hAnsi="inter-regular"/>
          <w:color w:val="000000"/>
          <w:bdr w:val="none" w:sz="0" w:space="0" w:color="auto" w:frame="1"/>
        </w:rPr>
        <w:t>      </w:t>
      </w:r>
    </w:p>
    <w:p w14:paraId="167E6748" w14:textId="77777777" w:rsidR="00666976" w:rsidRDefault="00666976" w:rsidP="00666976">
      <w:pPr>
        <w:pStyle w:val="alt"/>
        <w:numPr>
          <w:ilvl w:val="0"/>
          <w:numId w:val="326"/>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w:t>
      </w:r>
      <w:r>
        <w:rPr>
          <w:rStyle w:val="comment"/>
          <w:rFonts w:ascii="inter-regular" w:hAnsi="inter-regular"/>
          <w:color w:val="008200"/>
          <w:bdr w:val="none" w:sz="0" w:space="0" w:color="auto" w:frame="1"/>
        </w:rPr>
        <w:t>//Traversing map</w:t>
      </w:r>
      <w:r>
        <w:rPr>
          <w:rFonts w:ascii="inter-regular" w:hAnsi="inter-regular"/>
          <w:color w:val="000000"/>
          <w:bdr w:val="none" w:sz="0" w:space="0" w:color="auto" w:frame="1"/>
        </w:rPr>
        <w:t>  </w:t>
      </w:r>
    </w:p>
    <w:p w14:paraId="0A4CFDEA" w14:textId="77777777" w:rsidR="00666976" w:rsidRDefault="00666976" w:rsidP="00666976">
      <w:pPr>
        <w:numPr>
          <w:ilvl w:val="0"/>
          <w:numId w:val="326"/>
        </w:numPr>
        <w:spacing w:after="0" w:line="375" w:lineRule="atLeast"/>
        <w:jc w:val="both"/>
        <w:rPr>
          <w:rFonts w:ascii="inter-regular" w:hAnsi="inter-regular"/>
          <w:color w:val="000000"/>
        </w:rPr>
      </w:pP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for</w:t>
      </w:r>
      <w:r>
        <w:rPr>
          <w:rFonts w:ascii="inter-regular" w:hAnsi="inter-regular"/>
          <w:color w:val="000000"/>
          <w:bdr w:val="none" w:sz="0" w:space="0" w:color="auto" w:frame="1"/>
        </w:rPr>
        <w:t>(Map.Entry&lt;Integer, Book&gt; entry:map.entrySet()){    </w:t>
      </w:r>
    </w:p>
    <w:p w14:paraId="46B5BBCB" w14:textId="77777777" w:rsidR="00666976" w:rsidRDefault="00666976" w:rsidP="00666976">
      <w:pPr>
        <w:pStyle w:val="alt"/>
        <w:numPr>
          <w:ilvl w:val="0"/>
          <w:numId w:val="326"/>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w:t>
      </w:r>
      <w:r>
        <w:rPr>
          <w:rStyle w:val="keyword"/>
          <w:rFonts w:ascii="inter-regular" w:hAnsi="inter-regular"/>
          <w:b/>
          <w:bCs/>
          <w:color w:val="006699"/>
          <w:bdr w:val="none" w:sz="0" w:space="0" w:color="auto" w:frame="1"/>
        </w:rPr>
        <w:t>int</w:t>
      </w:r>
      <w:r>
        <w:rPr>
          <w:rFonts w:ascii="inter-regular" w:hAnsi="inter-regular"/>
          <w:color w:val="000000"/>
          <w:bdr w:val="none" w:sz="0" w:space="0" w:color="auto" w:frame="1"/>
        </w:rPr>
        <w:t> key=entry.getKey();  </w:t>
      </w:r>
    </w:p>
    <w:p w14:paraId="44F24704" w14:textId="77777777" w:rsidR="00666976" w:rsidRDefault="00666976" w:rsidP="00666976">
      <w:pPr>
        <w:numPr>
          <w:ilvl w:val="0"/>
          <w:numId w:val="326"/>
        </w:numPr>
        <w:spacing w:after="0" w:line="375" w:lineRule="atLeast"/>
        <w:jc w:val="both"/>
        <w:rPr>
          <w:rFonts w:ascii="inter-regular" w:hAnsi="inter-regular"/>
          <w:color w:val="000000"/>
        </w:rPr>
      </w:pPr>
      <w:r>
        <w:rPr>
          <w:rFonts w:ascii="inter-regular" w:hAnsi="inter-regular"/>
          <w:color w:val="000000"/>
          <w:bdr w:val="none" w:sz="0" w:space="0" w:color="auto" w:frame="1"/>
        </w:rPr>
        <w:t>        Book b=entry.getValue();  </w:t>
      </w:r>
    </w:p>
    <w:p w14:paraId="1D9B505A" w14:textId="77777777" w:rsidR="00666976" w:rsidRDefault="00666976" w:rsidP="00666976">
      <w:pPr>
        <w:pStyle w:val="alt"/>
        <w:numPr>
          <w:ilvl w:val="0"/>
          <w:numId w:val="326"/>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System.out.println(key+</w:t>
      </w:r>
      <w:r>
        <w:rPr>
          <w:rStyle w:val="string"/>
          <w:rFonts w:ascii="inter-regular" w:hAnsi="inter-regular"/>
          <w:color w:val="0000FF"/>
          <w:bdr w:val="none" w:sz="0" w:space="0" w:color="auto" w:frame="1"/>
        </w:rPr>
        <w:t>" Details:"</w:t>
      </w:r>
      <w:r>
        <w:rPr>
          <w:rFonts w:ascii="inter-regular" w:hAnsi="inter-regular"/>
          <w:color w:val="000000"/>
          <w:bdr w:val="none" w:sz="0" w:space="0" w:color="auto" w:frame="1"/>
        </w:rPr>
        <w:t>);  </w:t>
      </w:r>
    </w:p>
    <w:p w14:paraId="6A6655C0" w14:textId="77777777" w:rsidR="00666976" w:rsidRDefault="00666976" w:rsidP="00666976">
      <w:pPr>
        <w:numPr>
          <w:ilvl w:val="0"/>
          <w:numId w:val="326"/>
        </w:numPr>
        <w:spacing w:after="0" w:line="375" w:lineRule="atLeast"/>
        <w:jc w:val="both"/>
        <w:rPr>
          <w:rFonts w:ascii="inter-regular" w:hAnsi="inter-regular"/>
          <w:color w:val="000000"/>
        </w:rPr>
      </w:pPr>
      <w:r>
        <w:rPr>
          <w:rFonts w:ascii="inter-regular" w:hAnsi="inter-regular"/>
          <w:color w:val="000000"/>
          <w:bdr w:val="none" w:sz="0" w:space="0" w:color="auto" w:frame="1"/>
        </w:rPr>
        <w:t>        System.out.println(b.id+</w:t>
      </w:r>
      <w:r>
        <w:rPr>
          <w:rStyle w:val="string"/>
          <w:rFonts w:ascii="inter-regular" w:hAnsi="inter-regular"/>
          <w:color w:val="0000FF"/>
          <w:bdr w:val="none" w:sz="0" w:space="0" w:color="auto" w:frame="1"/>
        </w:rPr>
        <w:t>" "</w:t>
      </w:r>
      <w:r>
        <w:rPr>
          <w:rFonts w:ascii="inter-regular" w:hAnsi="inter-regular"/>
          <w:color w:val="000000"/>
          <w:bdr w:val="none" w:sz="0" w:space="0" w:color="auto" w:frame="1"/>
        </w:rPr>
        <w:t>+b.name+</w:t>
      </w:r>
      <w:r>
        <w:rPr>
          <w:rStyle w:val="string"/>
          <w:rFonts w:ascii="inter-regular" w:hAnsi="inter-regular"/>
          <w:color w:val="0000FF"/>
          <w:bdr w:val="none" w:sz="0" w:space="0" w:color="auto" w:frame="1"/>
        </w:rPr>
        <w:t>" "</w:t>
      </w:r>
      <w:r>
        <w:rPr>
          <w:rFonts w:ascii="inter-regular" w:hAnsi="inter-regular"/>
          <w:color w:val="000000"/>
          <w:bdr w:val="none" w:sz="0" w:space="0" w:color="auto" w:frame="1"/>
        </w:rPr>
        <w:t>+b.author+</w:t>
      </w:r>
      <w:r>
        <w:rPr>
          <w:rStyle w:val="string"/>
          <w:rFonts w:ascii="inter-regular" w:hAnsi="inter-regular"/>
          <w:color w:val="0000FF"/>
          <w:bdr w:val="none" w:sz="0" w:space="0" w:color="auto" w:frame="1"/>
        </w:rPr>
        <w:t>" "</w:t>
      </w:r>
      <w:r>
        <w:rPr>
          <w:rFonts w:ascii="inter-regular" w:hAnsi="inter-regular"/>
          <w:color w:val="000000"/>
          <w:bdr w:val="none" w:sz="0" w:space="0" w:color="auto" w:frame="1"/>
        </w:rPr>
        <w:t>+b.publisher+</w:t>
      </w:r>
      <w:r>
        <w:rPr>
          <w:rStyle w:val="string"/>
          <w:rFonts w:ascii="inter-regular" w:hAnsi="inter-regular"/>
          <w:color w:val="0000FF"/>
          <w:bdr w:val="none" w:sz="0" w:space="0" w:color="auto" w:frame="1"/>
        </w:rPr>
        <w:t>" "</w:t>
      </w:r>
      <w:r>
        <w:rPr>
          <w:rFonts w:ascii="inter-regular" w:hAnsi="inter-regular"/>
          <w:color w:val="000000"/>
          <w:bdr w:val="none" w:sz="0" w:space="0" w:color="auto" w:frame="1"/>
        </w:rPr>
        <w:t>+b.quantity);   </w:t>
      </w:r>
    </w:p>
    <w:p w14:paraId="72F48468" w14:textId="77777777" w:rsidR="00666976" w:rsidRDefault="00666976" w:rsidP="00666976">
      <w:pPr>
        <w:pStyle w:val="alt"/>
        <w:numPr>
          <w:ilvl w:val="0"/>
          <w:numId w:val="326"/>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    </w:t>
      </w:r>
    </w:p>
    <w:p w14:paraId="29888BEF" w14:textId="77777777" w:rsidR="00666976" w:rsidRDefault="00666976" w:rsidP="00666976">
      <w:pPr>
        <w:numPr>
          <w:ilvl w:val="0"/>
          <w:numId w:val="326"/>
        </w:numPr>
        <w:spacing w:after="0" w:line="375" w:lineRule="atLeast"/>
        <w:jc w:val="both"/>
        <w:rPr>
          <w:rFonts w:ascii="inter-regular" w:hAnsi="inter-regular"/>
          <w:color w:val="000000"/>
        </w:rPr>
      </w:pPr>
      <w:r>
        <w:rPr>
          <w:rFonts w:ascii="inter-regular" w:hAnsi="inter-regular"/>
          <w:color w:val="000000"/>
          <w:bdr w:val="none" w:sz="0" w:space="0" w:color="auto" w:frame="1"/>
        </w:rPr>
        <w:t>}    </w:t>
      </w:r>
    </w:p>
    <w:p w14:paraId="766D16EE" w14:textId="77777777" w:rsidR="00666976" w:rsidRDefault="00666976" w:rsidP="00666976">
      <w:pPr>
        <w:pStyle w:val="alt"/>
        <w:numPr>
          <w:ilvl w:val="0"/>
          <w:numId w:val="326"/>
        </w:numPr>
        <w:spacing w:before="0" w:beforeAutospacing="0" w:after="0" w:afterAutospacing="0" w:line="375" w:lineRule="atLeast"/>
        <w:jc w:val="both"/>
        <w:rPr>
          <w:rFonts w:ascii="inter-regular" w:hAnsi="inter-regular"/>
          <w:color w:val="000000"/>
        </w:rPr>
      </w:pPr>
      <w:r>
        <w:rPr>
          <w:rFonts w:ascii="inter-regular" w:hAnsi="inter-regular"/>
          <w:color w:val="000000"/>
          <w:bdr w:val="none" w:sz="0" w:space="0" w:color="auto" w:frame="1"/>
        </w:rPr>
        <w:t>}    </w:t>
      </w:r>
    </w:p>
    <w:p w14:paraId="521590C3" w14:textId="77777777" w:rsidR="00666976" w:rsidRDefault="00666976" w:rsidP="00666976">
      <w:pPr>
        <w:pStyle w:val="NormalWeb"/>
        <w:shd w:val="clear" w:color="auto" w:fill="FFFFFF"/>
        <w:jc w:val="both"/>
        <w:rPr>
          <w:rFonts w:ascii="inter-regular" w:hAnsi="inter-regular"/>
          <w:color w:val="333333"/>
        </w:rPr>
      </w:pPr>
      <w:r>
        <w:rPr>
          <w:rFonts w:ascii="inter-regular" w:hAnsi="inter-regular"/>
          <w:color w:val="333333"/>
        </w:rPr>
        <w:t>Output:</w:t>
      </w:r>
    </w:p>
    <w:p w14:paraId="205F5CB0" w14:textId="77777777" w:rsidR="00666976" w:rsidRDefault="00666976" w:rsidP="00666976">
      <w:pPr>
        <w:pStyle w:val="HTMLPreformatted"/>
        <w:shd w:val="clear" w:color="auto" w:fill="EEEEEE"/>
        <w:jc w:val="both"/>
        <w:rPr>
          <w:color w:val="535559"/>
        </w:rPr>
      </w:pPr>
      <w:r>
        <w:rPr>
          <w:color w:val="535559"/>
        </w:rPr>
        <w:t>1 Details:</w:t>
      </w:r>
    </w:p>
    <w:p w14:paraId="0573893C" w14:textId="77777777" w:rsidR="00666976" w:rsidRDefault="00666976" w:rsidP="00666976">
      <w:pPr>
        <w:pStyle w:val="HTMLPreformatted"/>
        <w:shd w:val="clear" w:color="auto" w:fill="EEEEEE"/>
        <w:jc w:val="both"/>
        <w:rPr>
          <w:color w:val="535559"/>
        </w:rPr>
      </w:pPr>
      <w:r>
        <w:rPr>
          <w:color w:val="535559"/>
        </w:rPr>
        <w:t>101 Let us C Yashwant Kanetkar BPB 8</w:t>
      </w:r>
    </w:p>
    <w:p w14:paraId="3C64663D" w14:textId="77777777" w:rsidR="00666976" w:rsidRDefault="00666976" w:rsidP="00666976">
      <w:pPr>
        <w:pStyle w:val="HTMLPreformatted"/>
        <w:shd w:val="clear" w:color="auto" w:fill="EEEEEE"/>
        <w:jc w:val="both"/>
        <w:rPr>
          <w:color w:val="535559"/>
        </w:rPr>
      </w:pPr>
      <w:r>
        <w:rPr>
          <w:color w:val="535559"/>
        </w:rPr>
        <w:t>2 Details:</w:t>
      </w:r>
    </w:p>
    <w:p w14:paraId="72B308C6" w14:textId="77777777" w:rsidR="00666976" w:rsidRDefault="00666976" w:rsidP="00666976">
      <w:pPr>
        <w:pStyle w:val="HTMLPreformatted"/>
        <w:shd w:val="clear" w:color="auto" w:fill="EEEEEE"/>
        <w:jc w:val="both"/>
        <w:rPr>
          <w:color w:val="535559"/>
        </w:rPr>
      </w:pPr>
      <w:r>
        <w:rPr>
          <w:color w:val="535559"/>
        </w:rPr>
        <w:t>102 Data Communications &amp; Networking Forouzan Mc Graw Hill 4</w:t>
      </w:r>
    </w:p>
    <w:p w14:paraId="5964933B" w14:textId="77777777" w:rsidR="00666976" w:rsidRDefault="00666976" w:rsidP="00666976">
      <w:pPr>
        <w:pStyle w:val="HTMLPreformatted"/>
        <w:shd w:val="clear" w:color="auto" w:fill="EEEEEE"/>
        <w:jc w:val="both"/>
        <w:rPr>
          <w:color w:val="535559"/>
        </w:rPr>
      </w:pPr>
      <w:r>
        <w:rPr>
          <w:color w:val="535559"/>
        </w:rPr>
        <w:t>3 Details:</w:t>
      </w:r>
    </w:p>
    <w:p w14:paraId="02712FA8" w14:textId="77777777" w:rsidR="00666976" w:rsidRDefault="00666976" w:rsidP="00666976">
      <w:pPr>
        <w:pStyle w:val="HTMLPreformatted"/>
        <w:shd w:val="clear" w:color="auto" w:fill="EEEEEE"/>
        <w:jc w:val="both"/>
        <w:rPr>
          <w:color w:val="535559"/>
        </w:rPr>
      </w:pPr>
      <w:r>
        <w:rPr>
          <w:color w:val="535559"/>
        </w:rPr>
        <w:t>103 Operating System Galvin Wiley 6</w:t>
      </w:r>
    </w:p>
    <w:p w14:paraId="4B3DDEC0" w14:textId="77777777" w:rsidR="00C65BF3" w:rsidRDefault="00C65BF3" w:rsidP="00666976">
      <w:pPr>
        <w:pStyle w:val="HTMLPreformatted"/>
        <w:shd w:val="clear" w:color="auto" w:fill="EEEEEE"/>
        <w:jc w:val="both"/>
        <w:rPr>
          <w:color w:val="535559"/>
        </w:rPr>
      </w:pPr>
    </w:p>
    <w:p w14:paraId="1F9757BA" w14:textId="77777777" w:rsidR="00C65BF3" w:rsidRDefault="00C65BF3" w:rsidP="00666976">
      <w:pPr>
        <w:pStyle w:val="HTMLPreformatted"/>
        <w:shd w:val="clear" w:color="auto" w:fill="EEEEEE"/>
        <w:jc w:val="both"/>
        <w:rPr>
          <w:color w:val="535559"/>
        </w:rPr>
      </w:pPr>
    </w:p>
    <w:p w14:paraId="0C0D3B3D" w14:textId="77777777" w:rsidR="00666976" w:rsidRPr="00623FE6" w:rsidRDefault="00666976" w:rsidP="008A5B78">
      <w:pPr>
        <w:rPr>
          <w:b/>
          <w:bCs/>
          <w:sz w:val="44"/>
          <w:szCs w:val="44"/>
          <w:u w:val="single"/>
        </w:rPr>
      </w:pPr>
    </w:p>
    <w:sectPr w:rsidR="00666976" w:rsidRPr="00623FE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3">
    <w:panose1 w:val="050401020108070707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w Cen MT">
    <w:panose1 w:val="020B0602020104020603"/>
    <w:charset w:val="00"/>
    <w:family w:val="swiss"/>
    <w:pitch w:val="variable"/>
    <w:sig w:usb0="00000007" w:usb1="00000000" w:usb2="00000000" w:usb3="00000000" w:csb0="00000003"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inter-regular">
    <w:altName w:val="Cambria"/>
    <w:panose1 w:val="00000000000000000000"/>
    <w:charset w:val="00"/>
    <w:family w:val="roman"/>
    <w:notTrueType/>
    <w:pitch w:val="default"/>
  </w:font>
  <w:font w:name="Helvetica">
    <w:panose1 w:val="020B0504020202020204"/>
    <w:charset w:val="00"/>
    <w:family w:val="swiss"/>
    <w:pitch w:val="variable"/>
    <w:sig w:usb0="00000003" w:usb1="00000000" w:usb2="00000000" w:usb3="00000000" w:csb0="00000001" w:csb1="00000000"/>
  </w:font>
  <w:font w:name="Roboto">
    <w:charset w:val="00"/>
    <w:family w:val="auto"/>
    <w:pitch w:val="variable"/>
    <w:sig w:usb0="E0000AFF" w:usb1="5000217F" w:usb2="00000021" w:usb3="00000000" w:csb0="0000019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Work Sans">
    <w:charset w:val="00"/>
    <w:family w:val="auto"/>
    <w:pitch w:val="variable"/>
    <w:sig w:usb0="A00000FF" w:usb1="5000E07B" w:usb2="00000000" w:usb3="00000000" w:csb0="00000193"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04C7B"/>
    <w:multiLevelType w:val="hybridMultilevel"/>
    <w:tmpl w:val="A90EFC2C"/>
    <w:lvl w:ilvl="0" w:tplc="F0DA8650">
      <w:start w:val="1"/>
      <w:numFmt w:val="decimal"/>
      <w:lvlText w:val="%1."/>
      <w:lvlJc w:val="left"/>
      <w:pPr>
        <w:tabs>
          <w:tab w:val="num" w:pos="720"/>
        </w:tabs>
        <w:ind w:left="720" w:hanging="360"/>
      </w:pPr>
    </w:lvl>
    <w:lvl w:ilvl="1" w:tplc="522E00A8" w:tentative="1">
      <w:start w:val="1"/>
      <w:numFmt w:val="decimal"/>
      <w:lvlText w:val="%2."/>
      <w:lvlJc w:val="left"/>
      <w:pPr>
        <w:tabs>
          <w:tab w:val="num" w:pos="1440"/>
        </w:tabs>
        <w:ind w:left="1440" w:hanging="360"/>
      </w:pPr>
    </w:lvl>
    <w:lvl w:ilvl="2" w:tplc="88964E24" w:tentative="1">
      <w:start w:val="1"/>
      <w:numFmt w:val="decimal"/>
      <w:lvlText w:val="%3."/>
      <w:lvlJc w:val="left"/>
      <w:pPr>
        <w:tabs>
          <w:tab w:val="num" w:pos="2160"/>
        </w:tabs>
        <w:ind w:left="2160" w:hanging="360"/>
      </w:pPr>
    </w:lvl>
    <w:lvl w:ilvl="3" w:tplc="16844768" w:tentative="1">
      <w:start w:val="1"/>
      <w:numFmt w:val="decimal"/>
      <w:lvlText w:val="%4."/>
      <w:lvlJc w:val="left"/>
      <w:pPr>
        <w:tabs>
          <w:tab w:val="num" w:pos="2880"/>
        </w:tabs>
        <w:ind w:left="2880" w:hanging="360"/>
      </w:pPr>
    </w:lvl>
    <w:lvl w:ilvl="4" w:tplc="C7AEEDB4" w:tentative="1">
      <w:start w:val="1"/>
      <w:numFmt w:val="decimal"/>
      <w:lvlText w:val="%5."/>
      <w:lvlJc w:val="left"/>
      <w:pPr>
        <w:tabs>
          <w:tab w:val="num" w:pos="3600"/>
        </w:tabs>
        <w:ind w:left="3600" w:hanging="360"/>
      </w:pPr>
    </w:lvl>
    <w:lvl w:ilvl="5" w:tplc="97E80468" w:tentative="1">
      <w:start w:val="1"/>
      <w:numFmt w:val="decimal"/>
      <w:lvlText w:val="%6."/>
      <w:lvlJc w:val="left"/>
      <w:pPr>
        <w:tabs>
          <w:tab w:val="num" w:pos="4320"/>
        </w:tabs>
        <w:ind w:left="4320" w:hanging="360"/>
      </w:pPr>
    </w:lvl>
    <w:lvl w:ilvl="6" w:tplc="6B10D144" w:tentative="1">
      <w:start w:val="1"/>
      <w:numFmt w:val="decimal"/>
      <w:lvlText w:val="%7."/>
      <w:lvlJc w:val="left"/>
      <w:pPr>
        <w:tabs>
          <w:tab w:val="num" w:pos="5040"/>
        </w:tabs>
        <w:ind w:left="5040" w:hanging="360"/>
      </w:pPr>
    </w:lvl>
    <w:lvl w:ilvl="7" w:tplc="9E26C8F4" w:tentative="1">
      <w:start w:val="1"/>
      <w:numFmt w:val="decimal"/>
      <w:lvlText w:val="%8."/>
      <w:lvlJc w:val="left"/>
      <w:pPr>
        <w:tabs>
          <w:tab w:val="num" w:pos="5760"/>
        </w:tabs>
        <w:ind w:left="5760" w:hanging="360"/>
      </w:pPr>
    </w:lvl>
    <w:lvl w:ilvl="8" w:tplc="E39A2EF6" w:tentative="1">
      <w:start w:val="1"/>
      <w:numFmt w:val="decimal"/>
      <w:lvlText w:val="%9."/>
      <w:lvlJc w:val="left"/>
      <w:pPr>
        <w:tabs>
          <w:tab w:val="num" w:pos="6480"/>
        </w:tabs>
        <w:ind w:left="6480" w:hanging="360"/>
      </w:pPr>
    </w:lvl>
  </w:abstractNum>
  <w:abstractNum w:abstractNumId="1" w15:restartNumberingAfterBreak="0">
    <w:nsid w:val="00E90A67"/>
    <w:multiLevelType w:val="multilevel"/>
    <w:tmpl w:val="620266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11A67F4"/>
    <w:multiLevelType w:val="multilevel"/>
    <w:tmpl w:val="8B2A5D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12505CE"/>
    <w:multiLevelType w:val="multilevel"/>
    <w:tmpl w:val="B5D67A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18C0664"/>
    <w:multiLevelType w:val="multilevel"/>
    <w:tmpl w:val="C4F81B9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 w15:restartNumberingAfterBreak="0">
    <w:nsid w:val="01B36A39"/>
    <w:multiLevelType w:val="multilevel"/>
    <w:tmpl w:val="B56C5C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1C50045"/>
    <w:multiLevelType w:val="multilevel"/>
    <w:tmpl w:val="E75EA7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2011668"/>
    <w:multiLevelType w:val="multilevel"/>
    <w:tmpl w:val="6FACA2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27B5754"/>
    <w:multiLevelType w:val="multilevel"/>
    <w:tmpl w:val="061E21C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9" w15:restartNumberingAfterBreak="0">
    <w:nsid w:val="0284340F"/>
    <w:multiLevelType w:val="multilevel"/>
    <w:tmpl w:val="A7FCED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3063979"/>
    <w:multiLevelType w:val="multilevel"/>
    <w:tmpl w:val="3A8EB1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39A5F2C"/>
    <w:multiLevelType w:val="multilevel"/>
    <w:tmpl w:val="DF4CFB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3AE6298"/>
    <w:multiLevelType w:val="multilevel"/>
    <w:tmpl w:val="48D0A1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3CB29B6"/>
    <w:multiLevelType w:val="multilevel"/>
    <w:tmpl w:val="A5FC54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3F7463F"/>
    <w:multiLevelType w:val="multilevel"/>
    <w:tmpl w:val="65921D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403157A"/>
    <w:multiLevelType w:val="multilevel"/>
    <w:tmpl w:val="43708E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428273D"/>
    <w:multiLevelType w:val="multilevel"/>
    <w:tmpl w:val="0B50786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7" w15:restartNumberingAfterBreak="0">
    <w:nsid w:val="042A766D"/>
    <w:multiLevelType w:val="multilevel"/>
    <w:tmpl w:val="258CCE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04A00B8D"/>
    <w:multiLevelType w:val="multilevel"/>
    <w:tmpl w:val="AB5A0C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04C763FF"/>
    <w:multiLevelType w:val="multilevel"/>
    <w:tmpl w:val="0CAEE97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0" w15:restartNumberingAfterBreak="0">
    <w:nsid w:val="04FC6F48"/>
    <w:multiLevelType w:val="multilevel"/>
    <w:tmpl w:val="E11A2C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050362F9"/>
    <w:multiLevelType w:val="multilevel"/>
    <w:tmpl w:val="4ABC8F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069A0265"/>
    <w:multiLevelType w:val="multilevel"/>
    <w:tmpl w:val="F9B08D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06B211F2"/>
    <w:multiLevelType w:val="multilevel"/>
    <w:tmpl w:val="4CA60B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080567F1"/>
    <w:multiLevelType w:val="multilevel"/>
    <w:tmpl w:val="87EE5D8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5" w15:restartNumberingAfterBreak="0">
    <w:nsid w:val="095C41D9"/>
    <w:multiLevelType w:val="multilevel"/>
    <w:tmpl w:val="B59232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097C036C"/>
    <w:multiLevelType w:val="multilevel"/>
    <w:tmpl w:val="FDF096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098314AC"/>
    <w:multiLevelType w:val="multilevel"/>
    <w:tmpl w:val="88409A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09D27EEC"/>
    <w:multiLevelType w:val="multilevel"/>
    <w:tmpl w:val="EC7A97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0A0C13D1"/>
    <w:multiLevelType w:val="multilevel"/>
    <w:tmpl w:val="BECAE5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0ADC4795"/>
    <w:multiLevelType w:val="multilevel"/>
    <w:tmpl w:val="B3AC4A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0AFA428D"/>
    <w:multiLevelType w:val="multilevel"/>
    <w:tmpl w:val="CCF46B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0B0B611D"/>
    <w:multiLevelType w:val="multilevel"/>
    <w:tmpl w:val="CC3C8F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0B8A65D0"/>
    <w:multiLevelType w:val="multilevel"/>
    <w:tmpl w:val="56B4A5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0BC40CD5"/>
    <w:multiLevelType w:val="multilevel"/>
    <w:tmpl w:val="0114BE1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5" w15:restartNumberingAfterBreak="0">
    <w:nsid w:val="0BC663E7"/>
    <w:multiLevelType w:val="multilevel"/>
    <w:tmpl w:val="BFC6AB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0BD774C7"/>
    <w:multiLevelType w:val="multilevel"/>
    <w:tmpl w:val="7E46E7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0BFC061B"/>
    <w:multiLevelType w:val="multilevel"/>
    <w:tmpl w:val="D2EC20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0CBC3BB9"/>
    <w:multiLevelType w:val="multilevel"/>
    <w:tmpl w:val="C9F43F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0CDE4987"/>
    <w:multiLevelType w:val="multilevel"/>
    <w:tmpl w:val="006A38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0DA4748D"/>
    <w:multiLevelType w:val="multilevel"/>
    <w:tmpl w:val="4A4A45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0DBE706C"/>
    <w:multiLevelType w:val="multilevel"/>
    <w:tmpl w:val="5686CC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0F1430F1"/>
    <w:multiLevelType w:val="multilevel"/>
    <w:tmpl w:val="A14A0B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108E4929"/>
    <w:multiLevelType w:val="multilevel"/>
    <w:tmpl w:val="C3AAE4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10C503B5"/>
    <w:multiLevelType w:val="multilevel"/>
    <w:tmpl w:val="D8CC8B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11FF1E2B"/>
    <w:multiLevelType w:val="multilevel"/>
    <w:tmpl w:val="FBE4F4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122F5601"/>
    <w:multiLevelType w:val="hybridMultilevel"/>
    <w:tmpl w:val="69CEA1DC"/>
    <w:lvl w:ilvl="0" w:tplc="1BE21D74">
      <w:start w:val="1"/>
      <w:numFmt w:val="bullet"/>
      <w:lvlText w:val=""/>
      <w:lvlJc w:val="left"/>
      <w:pPr>
        <w:tabs>
          <w:tab w:val="num" w:pos="720"/>
        </w:tabs>
        <w:ind w:left="720" w:hanging="360"/>
      </w:pPr>
      <w:rPr>
        <w:rFonts w:ascii="Wingdings 3" w:hAnsi="Wingdings 3" w:hint="default"/>
      </w:rPr>
    </w:lvl>
    <w:lvl w:ilvl="1" w:tplc="4D485750" w:tentative="1">
      <w:start w:val="1"/>
      <w:numFmt w:val="bullet"/>
      <w:lvlText w:val=""/>
      <w:lvlJc w:val="left"/>
      <w:pPr>
        <w:tabs>
          <w:tab w:val="num" w:pos="1440"/>
        </w:tabs>
        <w:ind w:left="1440" w:hanging="360"/>
      </w:pPr>
      <w:rPr>
        <w:rFonts w:ascii="Wingdings 3" w:hAnsi="Wingdings 3" w:hint="default"/>
      </w:rPr>
    </w:lvl>
    <w:lvl w:ilvl="2" w:tplc="0C6A8DEA" w:tentative="1">
      <w:start w:val="1"/>
      <w:numFmt w:val="bullet"/>
      <w:lvlText w:val=""/>
      <w:lvlJc w:val="left"/>
      <w:pPr>
        <w:tabs>
          <w:tab w:val="num" w:pos="2160"/>
        </w:tabs>
        <w:ind w:left="2160" w:hanging="360"/>
      </w:pPr>
      <w:rPr>
        <w:rFonts w:ascii="Wingdings 3" w:hAnsi="Wingdings 3" w:hint="default"/>
      </w:rPr>
    </w:lvl>
    <w:lvl w:ilvl="3" w:tplc="BE7877D8" w:tentative="1">
      <w:start w:val="1"/>
      <w:numFmt w:val="bullet"/>
      <w:lvlText w:val=""/>
      <w:lvlJc w:val="left"/>
      <w:pPr>
        <w:tabs>
          <w:tab w:val="num" w:pos="2880"/>
        </w:tabs>
        <w:ind w:left="2880" w:hanging="360"/>
      </w:pPr>
      <w:rPr>
        <w:rFonts w:ascii="Wingdings 3" w:hAnsi="Wingdings 3" w:hint="default"/>
      </w:rPr>
    </w:lvl>
    <w:lvl w:ilvl="4" w:tplc="F7DA0A50" w:tentative="1">
      <w:start w:val="1"/>
      <w:numFmt w:val="bullet"/>
      <w:lvlText w:val=""/>
      <w:lvlJc w:val="left"/>
      <w:pPr>
        <w:tabs>
          <w:tab w:val="num" w:pos="3600"/>
        </w:tabs>
        <w:ind w:left="3600" w:hanging="360"/>
      </w:pPr>
      <w:rPr>
        <w:rFonts w:ascii="Wingdings 3" w:hAnsi="Wingdings 3" w:hint="default"/>
      </w:rPr>
    </w:lvl>
    <w:lvl w:ilvl="5" w:tplc="1AAECB50" w:tentative="1">
      <w:start w:val="1"/>
      <w:numFmt w:val="bullet"/>
      <w:lvlText w:val=""/>
      <w:lvlJc w:val="left"/>
      <w:pPr>
        <w:tabs>
          <w:tab w:val="num" w:pos="4320"/>
        </w:tabs>
        <w:ind w:left="4320" w:hanging="360"/>
      </w:pPr>
      <w:rPr>
        <w:rFonts w:ascii="Wingdings 3" w:hAnsi="Wingdings 3" w:hint="default"/>
      </w:rPr>
    </w:lvl>
    <w:lvl w:ilvl="6" w:tplc="331C10E8" w:tentative="1">
      <w:start w:val="1"/>
      <w:numFmt w:val="bullet"/>
      <w:lvlText w:val=""/>
      <w:lvlJc w:val="left"/>
      <w:pPr>
        <w:tabs>
          <w:tab w:val="num" w:pos="5040"/>
        </w:tabs>
        <w:ind w:left="5040" w:hanging="360"/>
      </w:pPr>
      <w:rPr>
        <w:rFonts w:ascii="Wingdings 3" w:hAnsi="Wingdings 3" w:hint="default"/>
      </w:rPr>
    </w:lvl>
    <w:lvl w:ilvl="7" w:tplc="0FFA473C" w:tentative="1">
      <w:start w:val="1"/>
      <w:numFmt w:val="bullet"/>
      <w:lvlText w:val=""/>
      <w:lvlJc w:val="left"/>
      <w:pPr>
        <w:tabs>
          <w:tab w:val="num" w:pos="5760"/>
        </w:tabs>
        <w:ind w:left="5760" w:hanging="360"/>
      </w:pPr>
      <w:rPr>
        <w:rFonts w:ascii="Wingdings 3" w:hAnsi="Wingdings 3" w:hint="default"/>
      </w:rPr>
    </w:lvl>
    <w:lvl w:ilvl="8" w:tplc="2A06AF8A" w:tentative="1">
      <w:start w:val="1"/>
      <w:numFmt w:val="bullet"/>
      <w:lvlText w:val=""/>
      <w:lvlJc w:val="left"/>
      <w:pPr>
        <w:tabs>
          <w:tab w:val="num" w:pos="6480"/>
        </w:tabs>
        <w:ind w:left="6480" w:hanging="360"/>
      </w:pPr>
      <w:rPr>
        <w:rFonts w:ascii="Wingdings 3" w:hAnsi="Wingdings 3" w:hint="default"/>
      </w:rPr>
    </w:lvl>
  </w:abstractNum>
  <w:abstractNum w:abstractNumId="47" w15:restartNumberingAfterBreak="0">
    <w:nsid w:val="12393C7C"/>
    <w:multiLevelType w:val="multilevel"/>
    <w:tmpl w:val="49080A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12962D59"/>
    <w:multiLevelType w:val="multilevel"/>
    <w:tmpl w:val="BE204C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12A16F13"/>
    <w:multiLevelType w:val="multilevel"/>
    <w:tmpl w:val="D744F1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12AF7E52"/>
    <w:multiLevelType w:val="multilevel"/>
    <w:tmpl w:val="E3FE05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1302679E"/>
    <w:multiLevelType w:val="multilevel"/>
    <w:tmpl w:val="D076CB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13097247"/>
    <w:multiLevelType w:val="multilevel"/>
    <w:tmpl w:val="AB847D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13C06FAF"/>
    <w:multiLevelType w:val="multilevel"/>
    <w:tmpl w:val="B2EEE7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13D34807"/>
    <w:multiLevelType w:val="multilevel"/>
    <w:tmpl w:val="F5D6C1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151742B7"/>
    <w:multiLevelType w:val="multilevel"/>
    <w:tmpl w:val="63A87F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15493CA3"/>
    <w:multiLevelType w:val="multilevel"/>
    <w:tmpl w:val="E64A2D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167E0E16"/>
    <w:multiLevelType w:val="multilevel"/>
    <w:tmpl w:val="46DE2C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17832E24"/>
    <w:multiLevelType w:val="multilevel"/>
    <w:tmpl w:val="D4765E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178B627D"/>
    <w:multiLevelType w:val="multilevel"/>
    <w:tmpl w:val="31A63D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18202909"/>
    <w:multiLevelType w:val="multilevel"/>
    <w:tmpl w:val="FA146A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1880242F"/>
    <w:multiLevelType w:val="hybridMultilevel"/>
    <w:tmpl w:val="9CBC4076"/>
    <w:lvl w:ilvl="0" w:tplc="7B92083E">
      <w:start w:val="1"/>
      <w:numFmt w:val="bullet"/>
      <w:lvlText w:val="•"/>
      <w:lvlJc w:val="left"/>
      <w:pPr>
        <w:tabs>
          <w:tab w:val="num" w:pos="720"/>
        </w:tabs>
        <w:ind w:left="720" w:hanging="360"/>
      </w:pPr>
      <w:rPr>
        <w:rFonts w:ascii="Arial" w:hAnsi="Arial" w:hint="default"/>
      </w:rPr>
    </w:lvl>
    <w:lvl w:ilvl="1" w:tplc="B2DC4512" w:tentative="1">
      <w:start w:val="1"/>
      <w:numFmt w:val="bullet"/>
      <w:lvlText w:val="•"/>
      <w:lvlJc w:val="left"/>
      <w:pPr>
        <w:tabs>
          <w:tab w:val="num" w:pos="1440"/>
        </w:tabs>
        <w:ind w:left="1440" w:hanging="360"/>
      </w:pPr>
      <w:rPr>
        <w:rFonts w:ascii="Arial" w:hAnsi="Arial" w:hint="default"/>
      </w:rPr>
    </w:lvl>
    <w:lvl w:ilvl="2" w:tplc="46881DB6" w:tentative="1">
      <w:start w:val="1"/>
      <w:numFmt w:val="bullet"/>
      <w:lvlText w:val="•"/>
      <w:lvlJc w:val="left"/>
      <w:pPr>
        <w:tabs>
          <w:tab w:val="num" w:pos="2160"/>
        </w:tabs>
        <w:ind w:left="2160" w:hanging="360"/>
      </w:pPr>
      <w:rPr>
        <w:rFonts w:ascii="Arial" w:hAnsi="Arial" w:hint="default"/>
      </w:rPr>
    </w:lvl>
    <w:lvl w:ilvl="3" w:tplc="44501BB6" w:tentative="1">
      <w:start w:val="1"/>
      <w:numFmt w:val="bullet"/>
      <w:lvlText w:val="•"/>
      <w:lvlJc w:val="left"/>
      <w:pPr>
        <w:tabs>
          <w:tab w:val="num" w:pos="2880"/>
        </w:tabs>
        <w:ind w:left="2880" w:hanging="360"/>
      </w:pPr>
      <w:rPr>
        <w:rFonts w:ascii="Arial" w:hAnsi="Arial" w:hint="default"/>
      </w:rPr>
    </w:lvl>
    <w:lvl w:ilvl="4" w:tplc="9B325B0A" w:tentative="1">
      <w:start w:val="1"/>
      <w:numFmt w:val="bullet"/>
      <w:lvlText w:val="•"/>
      <w:lvlJc w:val="left"/>
      <w:pPr>
        <w:tabs>
          <w:tab w:val="num" w:pos="3600"/>
        </w:tabs>
        <w:ind w:left="3600" w:hanging="360"/>
      </w:pPr>
      <w:rPr>
        <w:rFonts w:ascii="Arial" w:hAnsi="Arial" w:hint="default"/>
      </w:rPr>
    </w:lvl>
    <w:lvl w:ilvl="5" w:tplc="1AFC7E12" w:tentative="1">
      <w:start w:val="1"/>
      <w:numFmt w:val="bullet"/>
      <w:lvlText w:val="•"/>
      <w:lvlJc w:val="left"/>
      <w:pPr>
        <w:tabs>
          <w:tab w:val="num" w:pos="4320"/>
        </w:tabs>
        <w:ind w:left="4320" w:hanging="360"/>
      </w:pPr>
      <w:rPr>
        <w:rFonts w:ascii="Arial" w:hAnsi="Arial" w:hint="default"/>
      </w:rPr>
    </w:lvl>
    <w:lvl w:ilvl="6" w:tplc="1EA64E94" w:tentative="1">
      <w:start w:val="1"/>
      <w:numFmt w:val="bullet"/>
      <w:lvlText w:val="•"/>
      <w:lvlJc w:val="left"/>
      <w:pPr>
        <w:tabs>
          <w:tab w:val="num" w:pos="5040"/>
        </w:tabs>
        <w:ind w:left="5040" w:hanging="360"/>
      </w:pPr>
      <w:rPr>
        <w:rFonts w:ascii="Arial" w:hAnsi="Arial" w:hint="default"/>
      </w:rPr>
    </w:lvl>
    <w:lvl w:ilvl="7" w:tplc="1396A700" w:tentative="1">
      <w:start w:val="1"/>
      <w:numFmt w:val="bullet"/>
      <w:lvlText w:val="•"/>
      <w:lvlJc w:val="left"/>
      <w:pPr>
        <w:tabs>
          <w:tab w:val="num" w:pos="5760"/>
        </w:tabs>
        <w:ind w:left="5760" w:hanging="360"/>
      </w:pPr>
      <w:rPr>
        <w:rFonts w:ascii="Arial" w:hAnsi="Arial" w:hint="default"/>
      </w:rPr>
    </w:lvl>
    <w:lvl w:ilvl="8" w:tplc="15BC0E38" w:tentative="1">
      <w:start w:val="1"/>
      <w:numFmt w:val="bullet"/>
      <w:lvlText w:val="•"/>
      <w:lvlJc w:val="left"/>
      <w:pPr>
        <w:tabs>
          <w:tab w:val="num" w:pos="6480"/>
        </w:tabs>
        <w:ind w:left="6480" w:hanging="360"/>
      </w:pPr>
      <w:rPr>
        <w:rFonts w:ascii="Arial" w:hAnsi="Arial" w:hint="default"/>
      </w:rPr>
    </w:lvl>
  </w:abstractNum>
  <w:abstractNum w:abstractNumId="62" w15:restartNumberingAfterBreak="0">
    <w:nsid w:val="192D03CF"/>
    <w:multiLevelType w:val="multilevel"/>
    <w:tmpl w:val="7D34C8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19323894"/>
    <w:multiLevelType w:val="multilevel"/>
    <w:tmpl w:val="841451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1A043D26"/>
    <w:multiLevelType w:val="multilevel"/>
    <w:tmpl w:val="4D0638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1A920DCB"/>
    <w:multiLevelType w:val="hybridMultilevel"/>
    <w:tmpl w:val="AC140984"/>
    <w:lvl w:ilvl="0" w:tplc="5172D5F6">
      <w:start w:val="1"/>
      <w:numFmt w:val="bullet"/>
      <w:lvlText w:val=" "/>
      <w:lvlJc w:val="left"/>
      <w:pPr>
        <w:tabs>
          <w:tab w:val="num" w:pos="720"/>
        </w:tabs>
        <w:ind w:left="720" w:hanging="360"/>
      </w:pPr>
      <w:rPr>
        <w:rFonts w:ascii="Tw Cen MT" w:hAnsi="Tw Cen MT" w:hint="default"/>
      </w:rPr>
    </w:lvl>
    <w:lvl w:ilvl="1" w:tplc="FDF088E6" w:tentative="1">
      <w:start w:val="1"/>
      <w:numFmt w:val="bullet"/>
      <w:lvlText w:val=" "/>
      <w:lvlJc w:val="left"/>
      <w:pPr>
        <w:tabs>
          <w:tab w:val="num" w:pos="1440"/>
        </w:tabs>
        <w:ind w:left="1440" w:hanging="360"/>
      </w:pPr>
      <w:rPr>
        <w:rFonts w:ascii="Tw Cen MT" w:hAnsi="Tw Cen MT" w:hint="default"/>
      </w:rPr>
    </w:lvl>
    <w:lvl w:ilvl="2" w:tplc="79147904" w:tentative="1">
      <w:start w:val="1"/>
      <w:numFmt w:val="bullet"/>
      <w:lvlText w:val=" "/>
      <w:lvlJc w:val="left"/>
      <w:pPr>
        <w:tabs>
          <w:tab w:val="num" w:pos="2160"/>
        </w:tabs>
        <w:ind w:left="2160" w:hanging="360"/>
      </w:pPr>
      <w:rPr>
        <w:rFonts w:ascii="Tw Cen MT" w:hAnsi="Tw Cen MT" w:hint="default"/>
      </w:rPr>
    </w:lvl>
    <w:lvl w:ilvl="3" w:tplc="2A5ECFA8" w:tentative="1">
      <w:start w:val="1"/>
      <w:numFmt w:val="bullet"/>
      <w:lvlText w:val=" "/>
      <w:lvlJc w:val="left"/>
      <w:pPr>
        <w:tabs>
          <w:tab w:val="num" w:pos="2880"/>
        </w:tabs>
        <w:ind w:left="2880" w:hanging="360"/>
      </w:pPr>
      <w:rPr>
        <w:rFonts w:ascii="Tw Cen MT" w:hAnsi="Tw Cen MT" w:hint="default"/>
      </w:rPr>
    </w:lvl>
    <w:lvl w:ilvl="4" w:tplc="F3C2F70C" w:tentative="1">
      <w:start w:val="1"/>
      <w:numFmt w:val="bullet"/>
      <w:lvlText w:val=" "/>
      <w:lvlJc w:val="left"/>
      <w:pPr>
        <w:tabs>
          <w:tab w:val="num" w:pos="3600"/>
        </w:tabs>
        <w:ind w:left="3600" w:hanging="360"/>
      </w:pPr>
      <w:rPr>
        <w:rFonts w:ascii="Tw Cen MT" w:hAnsi="Tw Cen MT" w:hint="default"/>
      </w:rPr>
    </w:lvl>
    <w:lvl w:ilvl="5" w:tplc="539E463A" w:tentative="1">
      <w:start w:val="1"/>
      <w:numFmt w:val="bullet"/>
      <w:lvlText w:val=" "/>
      <w:lvlJc w:val="left"/>
      <w:pPr>
        <w:tabs>
          <w:tab w:val="num" w:pos="4320"/>
        </w:tabs>
        <w:ind w:left="4320" w:hanging="360"/>
      </w:pPr>
      <w:rPr>
        <w:rFonts w:ascii="Tw Cen MT" w:hAnsi="Tw Cen MT" w:hint="default"/>
      </w:rPr>
    </w:lvl>
    <w:lvl w:ilvl="6" w:tplc="AC9698EE" w:tentative="1">
      <w:start w:val="1"/>
      <w:numFmt w:val="bullet"/>
      <w:lvlText w:val=" "/>
      <w:lvlJc w:val="left"/>
      <w:pPr>
        <w:tabs>
          <w:tab w:val="num" w:pos="5040"/>
        </w:tabs>
        <w:ind w:left="5040" w:hanging="360"/>
      </w:pPr>
      <w:rPr>
        <w:rFonts w:ascii="Tw Cen MT" w:hAnsi="Tw Cen MT" w:hint="default"/>
      </w:rPr>
    </w:lvl>
    <w:lvl w:ilvl="7" w:tplc="4998C60A" w:tentative="1">
      <w:start w:val="1"/>
      <w:numFmt w:val="bullet"/>
      <w:lvlText w:val=" "/>
      <w:lvlJc w:val="left"/>
      <w:pPr>
        <w:tabs>
          <w:tab w:val="num" w:pos="5760"/>
        </w:tabs>
        <w:ind w:left="5760" w:hanging="360"/>
      </w:pPr>
      <w:rPr>
        <w:rFonts w:ascii="Tw Cen MT" w:hAnsi="Tw Cen MT" w:hint="default"/>
      </w:rPr>
    </w:lvl>
    <w:lvl w:ilvl="8" w:tplc="F97CA088" w:tentative="1">
      <w:start w:val="1"/>
      <w:numFmt w:val="bullet"/>
      <w:lvlText w:val=" "/>
      <w:lvlJc w:val="left"/>
      <w:pPr>
        <w:tabs>
          <w:tab w:val="num" w:pos="6480"/>
        </w:tabs>
        <w:ind w:left="6480" w:hanging="360"/>
      </w:pPr>
      <w:rPr>
        <w:rFonts w:ascii="Tw Cen MT" w:hAnsi="Tw Cen MT" w:hint="default"/>
      </w:rPr>
    </w:lvl>
  </w:abstractNum>
  <w:abstractNum w:abstractNumId="66" w15:restartNumberingAfterBreak="0">
    <w:nsid w:val="1B4F6488"/>
    <w:multiLevelType w:val="multilevel"/>
    <w:tmpl w:val="FDAEC4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1C855265"/>
    <w:multiLevelType w:val="multilevel"/>
    <w:tmpl w:val="790AD07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8" w15:restartNumberingAfterBreak="0">
    <w:nsid w:val="1CAA4D33"/>
    <w:multiLevelType w:val="multilevel"/>
    <w:tmpl w:val="C9F8E27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9" w15:restartNumberingAfterBreak="0">
    <w:nsid w:val="1CF50B9F"/>
    <w:multiLevelType w:val="multilevel"/>
    <w:tmpl w:val="1A0A7A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1D521564"/>
    <w:multiLevelType w:val="multilevel"/>
    <w:tmpl w:val="99A6ED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1EFB49B6"/>
    <w:multiLevelType w:val="multilevel"/>
    <w:tmpl w:val="0804F6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1F414686"/>
    <w:multiLevelType w:val="multilevel"/>
    <w:tmpl w:val="8B20B6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1F5C449D"/>
    <w:multiLevelType w:val="multilevel"/>
    <w:tmpl w:val="219264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1FD559D8"/>
    <w:multiLevelType w:val="multilevel"/>
    <w:tmpl w:val="DD7A50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1FDD2168"/>
    <w:multiLevelType w:val="multilevel"/>
    <w:tmpl w:val="8DBE418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76" w15:restartNumberingAfterBreak="0">
    <w:nsid w:val="201D3F71"/>
    <w:multiLevelType w:val="multilevel"/>
    <w:tmpl w:val="171269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20767EB2"/>
    <w:multiLevelType w:val="multilevel"/>
    <w:tmpl w:val="7DA82C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20947DD4"/>
    <w:multiLevelType w:val="multilevel"/>
    <w:tmpl w:val="FE76AB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20B1684A"/>
    <w:multiLevelType w:val="multilevel"/>
    <w:tmpl w:val="7144D9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20BD1F97"/>
    <w:multiLevelType w:val="multilevel"/>
    <w:tmpl w:val="124405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20CD192B"/>
    <w:multiLevelType w:val="multilevel"/>
    <w:tmpl w:val="9EDA8B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2137797F"/>
    <w:multiLevelType w:val="multilevel"/>
    <w:tmpl w:val="AC4EE02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83" w15:restartNumberingAfterBreak="0">
    <w:nsid w:val="215D3442"/>
    <w:multiLevelType w:val="multilevel"/>
    <w:tmpl w:val="EB56CF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217E0EDF"/>
    <w:multiLevelType w:val="multilevel"/>
    <w:tmpl w:val="66380B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21B606F9"/>
    <w:multiLevelType w:val="multilevel"/>
    <w:tmpl w:val="614296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22C75726"/>
    <w:multiLevelType w:val="multilevel"/>
    <w:tmpl w:val="2828EC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23565ADD"/>
    <w:multiLevelType w:val="multilevel"/>
    <w:tmpl w:val="539AD5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23AC240A"/>
    <w:multiLevelType w:val="multilevel"/>
    <w:tmpl w:val="94AAB2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241B6B56"/>
    <w:multiLevelType w:val="multilevel"/>
    <w:tmpl w:val="1EEEDA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24D93FEE"/>
    <w:multiLevelType w:val="multilevel"/>
    <w:tmpl w:val="C392532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91" w15:restartNumberingAfterBreak="0">
    <w:nsid w:val="252A01F7"/>
    <w:multiLevelType w:val="multilevel"/>
    <w:tmpl w:val="331076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252D60E6"/>
    <w:multiLevelType w:val="multilevel"/>
    <w:tmpl w:val="69D45B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25950E80"/>
    <w:multiLevelType w:val="multilevel"/>
    <w:tmpl w:val="00A033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25B84D85"/>
    <w:multiLevelType w:val="multilevel"/>
    <w:tmpl w:val="7256DC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268A403F"/>
    <w:multiLevelType w:val="multilevel"/>
    <w:tmpl w:val="06228D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26A24E8A"/>
    <w:multiLevelType w:val="multilevel"/>
    <w:tmpl w:val="9AA4EF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26C17787"/>
    <w:multiLevelType w:val="multilevel"/>
    <w:tmpl w:val="9992F6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27634A11"/>
    <w:multiLevelType w:val="multilevel"/>
    <w:tmpl w:val="4D7E39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2795472E"/>
    <w:multiLevelType w:val="multilevel"/>
    <w:tmpl w:val="CAEEB1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27B03CC5"/>
    <w:multiLevelType w:val="multilevel"/>
    <w:tmpl w:val="1556D7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27CE352A"/>
    <w:multiLevelType w:val="multilevel"/>
    <w:tmpl w:val="AFB09F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28201C7E"/>
    <w:multiLevelType w:val="multilevel"/>
    <w:tmpl w:val="A06609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28365C8C"/>
    <w:multiLevelType w:val="multilevel"/>
    <w:tmpl w:val="3FAE75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28980047"/>
    <w:multiLevelType w:val="multilevel"/>
    <w:tmpl w:val="922419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28A62BC0"/>
    <w:multiLevelType w:val="multilevel"/>
    <w:tmpl w:val="660E99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28AD2EE2"/>
    <w:multiLevelType w:val="multilevel"/>
    <w:tmpl w:val="C05C11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28AE4655"/>
    <w:multiLevelType w:val="multilevel"/>
    <w:tmpl w:val="FA6CAA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29670225"/>
    <w:multiLevelType w:val="multilevel"/>
    <w:tmpl w:val="DF9275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29817789"/>
    <w:multiLevelType w:val="multilevel"/>
    <w:tmpl w:val="3F8066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2A356F11"/>
    <w:multiLevelType w:val="multilevel"/>
    <w:tmpl w:val="6B700E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2A81565A"/>
    <w:multiLevelType w:val="multilevel"/>
    <w:tmpl w:val="E0500D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2B7566D3"/>
    <w:multiLevelType w:val="multilevel"/>
    <w:tmpl w:val="EB9E89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2B812D04"/>
    <w:multiLevelType w:val="multilevel"/>
    <w:tmpl w:val="513E3A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2D0B2974"/>
    <w:multiLevelType w:val="multilevel"/>
    <w:tmpl w:val="29DC39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2E22023F"/>
    <w:multiLevelType w:val="multilevel"/>
    <w:tmpl w:val="D59A0A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2E4B264B"/>
    <w:multiLevelType w:val="multilevel"/>
    <w:tmpl w:val="898888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2E692B1C"/>
    <w:multiLevelType w:val="multilevel"/>
    <w:tmpl w:val="04D82A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2EE363CF"/>
    <w:multiLevelType w:val="multilevel"/>
    <w:tmpl w:val="AE3A6F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2EE67433"/>
    <w:multiLevelType w:val="multilevel"/>
    <w:tmpl w:val="1AC6A0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2F8D78EF"/>
    <w:multiLevelType w:val="hybridMultilevel"/>
    <w:tmpl w:val="5134887C"/>
    <w:lvl w:ilvl="0" w:tplc="A3160566">
      <w:start w:val="1"/>
      <w:numFmt w:val="bullet"/>
      <w:lvlText w:val="•"/>
      <w:lvlJc w:val="left"/>
      <w:pPr>
        <w:tabs>
          <w:tab w:val="num" w:pos="720"/>
        </w:tabs>
        <w:ind w:left="720" w:hanging="360"/>
      </w:pPr>
      <w:rPr>
        <w:rFonts w:ascii="Arial" w:hAnsi="Arial" w:hint="default"/>
      </w:rPr>
    </w:lvl>
    <w:lvl w:ilvl="1" w:tplc="604CC2DA" w:tentative="1">
      <w:start w:val="1"/>
      <w:numFmt w:val="bullet"/>
      <w:lvlText w:val="•"/>
      <w:lvlJc w:val="left"/>
      <w:pPr>
        <w:tabs>
          <w:tab w:val="num" w:pos="1440"/>
        </w:tabs>
        <w:ind w:left="1440" w:hanging="360"/>
      </w:pPr>
      <w:rPr>
        <w:rFonts w:ascii="Arial" w:hAnsi="Arial" w:hint="default"/>
      </w:rPr>
    </w:lvl>
    <w:lvl w:ilvl="2" w:tplc="B64AC240" w:tentative="1">
      <w:start w:val="1"/>
      <w:numFmt w:val="bullet"/>
      <w:lvlText w:val="•"/>
      <w:lvlJc w:val="left"/>
      <w:pPr>
        <w:tabs>
          <w:tab w:val="num" w:pos="2160"/>
        </w:tabs>
        <w:ind w:left="2160" w:hanging="360"/>
      </w:pPr>
      <w:rPr>
        <w:rFonts w:ascii="Arial" w:hAnsi="Arial" w:hint="default"/>
      </w:rPr>
    </w:lvl>
    <w:lvl w:ilvl="3" w:tplc="B9100F38" w:tentative="1">
      <w:start w:val="1"/>
      <w:numFmt w:val="bullet"/>
      <w:lvlText w:val="•"/>
      <w:lvlJc w:val="left"/>
      <w:pPr>
        <w:tabs>
          <w:tab w:val="num" w:pos="2880"/>
        </w:tabs>
        <w:ind w:left="2880" w:hanging="360"/>
      </w:pPr>
      <w:rPr>
        <w:rFonts w:ascii="Arial" w:hAnsi="Arial" w:hint="default"/>
      </w:rPr>
    </w:lvl>
    <w:lvl w:ilvl="4" w:tplc="3B6E5236" w:tentative="1">
      <w:start w:val="1"/>
      <w:numFmt w:val="bullet"/>
      <w:lvlText w:val="•"/>
      <w:lvlJc w:val="left"/>
      <w:pPr>
        <w:tabs>
          <w:tab w:val="num" w:pos="3600"/>
        </w:tabs>
        <w:ind w:left="3600" w:hanging="360"/>
      </w:pPr>
      <w:rPr>
        <w:rFonts w:ascii="Arial" w:hAnsi="Arial" w:hint="default"/>
      </w:rPr>
    </w:lvl>
    <w:lvl w:ilvl="5" w:tplc="7B5A9C18" w:tentative="1">
      <w:start w:val="1"/>
      <w:numFmt w:val="bullet"/>
      <w:lvlText w:val="•"/>
      <w:lvlJc w:val="left"/>
      <w:pPr>
        <w:tabs>
          <w:tab w:val="num" w:pos="4320"/>
        </w:tabs>
        <w:ind w:left="4320" w:hanging="360"/>
      </w:pPr>
      <w:rPr>
        <w:rFonts w:ascii="Arial" w:hAnsi="Arial" w:hint="default"/>
      </w:rPr>
    </w:lvl>
    <w:lvl w:ilvl="6" w:tplc="E8C2E7DA" w:tentative="1">
      <w:start w:val="1"/>
      <w:numFmt w:val="bullet"/>
      <w:lvlText w:val="•"/>
      <w:lvlJc w:val="left"/>
      <w:pPr>
        <w:tabs>
          <w:tab w:val="num" w:pos="5040"/>
        </w:tabs>
        <w:ind w:left="5040" w:hanging="360"/>
      </w:pPr>
      <w:rPr>
        <w:rFonts w:ascii="Arial" w:hAnsi="Arial" w:hint="default"/>
      </w:rPr>
    </w:lvl>
    <w:lvl w:ilvl="7" w:tplc="14AC8E92" w:tentative="1">
      <w:start w:val="1"/>
      <w:numFmt w:val="bullet"/>
      <w:lvlText w:val="•"/>
      <w:lvlJc w:val="left"/>
      <w:pPr>
        <w:tabs>
          <w:tab w:val="num" w:pos="5760"/>
        </w:tabs>
        <w:ind w:left="5760" w:hanging="360"/>
      </w:pPr>
      <w:rPr>
        <w:rFonts w:ascii="Arial" w:hAnsi="Arial" w:hint="default"/>
      </w:rPr>
    </w:lvl>
    <w:lvl w:ilvl="8" w:tplc="0C22B168" w:tentative="1">
      <w:start w:val="1"/>
      <w:numFmt w:val="bullet"/>
      <w:lvlText w:val="•"/>
      <w:lvlJc w:val="left"/>
      <w:pPr>
        <w:tabs>
          <w:tab w:val="num" w:pos="6480"/>
        </w:tabs>
        <w:ind w:left="6480" w:hanging="360"/>
      </w:pPr>
      <w:rPr>
        <w:rFonts w:ascii="Arial" w:hAnsi="Arial" w:hint="default"/>
      </w:rPr>
    </w:lvl>
  </w:abstractNum>
  <w:abstractNum w:abstractNumId="121" w15:restartNumberingAfterBreak="0">
    <w:nsid w:val="2FE061E9"/>
    <w:multiLevelType w:val="multilevel"/>
    <w:tmpl w:val="C0BA57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2FE2341D"/>
    <w:multiLevelType w:val="multilevel"/>
    <w:tmpl w:val="15363C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3029552C"/>
    <w:multiLevelType w:val="multilevel"/>
    <w:tmpl w:val="745C564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24" w15:restartNumberingAfterBreak="0">
    <w:nsid w:val="3062564A"/>
    <w:multiLevelType w:val="multilevel"/>
    <w:tmpl w:val="2ABCFB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30764F11"/>
    <w:multiLevelType w:val="multilevel"/>
    <w:tmpl w:val="1C58B77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26" w15:restartNumberingAfterBreak="0">
    <w:nsid w:val="323274A3"/>
    <w:multiLevelType w:val="multilevel"/>
    <w:tmpl w:val="D7848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32605610"/>
    <w:multiLevelType w:val="multilevel"/>
    <w:tmpl w:val="EF5EA1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328008BB"/>
    <w:multiLevelType w:val="multilevel"/>
    <w:tmpl w:val="4E34A6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32F64B3B"/>
    <w:multiLevelType w:val="multilevel"/>
    <w:tmpl w:val="A98615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33255B32"/>
    <w:multiLevelType w:val="multilevel"/>
    <w:tmpl w:val="AC6059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33CC5D7F"/>
    <w:multiLevelType w:val="multilevel"/>
    <w:tmpl w:val="5D0ACA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342F37C4"/>
    <w:multiLevelType w:val="multilevel"/>
    <w:tmpl w:val="55D419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345437FC"/>
    <w:multiLevelType w:val="multilevel"/>
    <w:tmpl w:val="EF2ADC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3477008A"/>
    <w:multiLevelType w:val="multilevel"/>
    <w:tmpl w:val="DE9EDC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34B13833"/>
    <w:multiLevelType w:val="multilevel"/>
    <w:tmpl w:val="734EF4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353034C8"/>
    <w:multiLevelType w:val="multilevel"/>
    <w:tmpl w:val="3C248B9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37" w15:restartNumberingAfterBreak="0">
    <w:nsid w:val="358F6264"/>
    <w:multiLevelType w:val="multilevel"/>
    <w:tmpl w:val="B2D427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35A66E34"/>
    <w:multiLevelType w:val="multilevel"/>
    <w:tmpl w:val="209686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15:restartNumberingAfterBreak="0">
    <w:nsid w:val="35DF6998"/>
    <w:multiLevelType w:val="multilevel"/>
    <w:tmpl w:val="7B606D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361D45DB"/>
    <w:multiLevelType w:val="multilevel"/>
    <w:tmpl w:val="27DEDA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15:restartNumberingAfterBreak="0">
    <w:nsid w:val="36213F6F"/>
    <w:multiLevelType w:val="multilevel"/>
    <w:tmpl w:val="ADB68DF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42" w15:restartNumberingAfterBreak="0">
    <w:nsid w:val="368664E2"/>
    <w:multiLevelType w:val="multilevel"/>
    <w:tmpl w:val="EC5655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 w15:restartNumberingAfterBreak="0">
    <w:nsid w:val="36B612B8"/>
    <w:multiLevelType w:val="multilevel"/>
    <w:tmpl w:val="A8C647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36CB375B"/>
    <w:multiLevelType w:val="multilevel"/>
    <w:tmpl w:val="B12A37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 w15:restartNumberingAfterBreak="0">
    <w:nsid w:val="36CE4A98"/>
    <w:multiLevelType w:val="multilevel"/>
    <w:tmpl w:val="FDDA60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15:restartNumberingAfterBreak="0">
    <w:nsid w:val="37C40F08"/>
    <w:multiLevelType w:val="multilevel"/>
    <w:tmpl w:val="8DB268D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47" w15:restartNumberingAfterBreak="0">
    <w:nsid w:val="388801E9"/>
    <w:multiLevelType w:val="multilevel"/>
    <w:tmpl w:val="C8D674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 w15:restartNumberingAfterBreak="0">
    <w:nsid w:val="38EE3B92"/>
    <w:multiLevelType w:val="multilevel"/>
    <w:tmpl w:val="0E38FB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15:restartNumberingAfterBreak="0">
    <w:nsid w:val="39071191"/>
    <w:multiLevelType w:val="multilevel"/>
    <w:tmpl w:val="28828D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15:restartNumberingAfterBreak="0">
    <w:nsid w:val="394668C0"/>
    <w:multiLevelType w:val="multilevel"/>
    <w:tmpl w:val="98429C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 w15:restartNumberingAfterBreak="0">
    <w:nsid w:val="39727BF4"/>
    <w:multiLevelType w:val="multilevel"/>
    <w:tmpl w:val="27DA3A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15:restartNumberingAfterBreak="0">
    <w:nsid w:val="397469AC"/>
    <w:multiLevelType w:val="multilevel"/>
    <w:tmpl w:val="5246C9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 w15:restartNumberingAfterBreak="0">
    <w:nsid w:val="399B3616"/>
    <w:multiLevelType w:val="multilevel"/>
    <w:tmpl w:val="3962D4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 w15:restartNumberingAfterBreak="0">
    <w:nsid w:val="39A6487D"/>
    <w:multiLevelType w:val="multilevel"/>
    <w:tmpl w:val="2E4A5D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 w15:restartNumberingAfterBreak="0">
    <w:nsid w:val="39ED7D32"/>
    <w:multiLevelType w:val="multilevel"/>
    <w:tmpl w:val="671401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 w15:restartNumberingAfterBreak="0">
    <w:nsid w:val="3A4074AB"/>
    <w:multiLevelType w:val="multilevel"/>
    <w:tmpl w:val="1D1654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 w15:restartNumberingAfterBreak="0">
    <w:nsid w:val="3A587E74"/>
    <w:multiLevelType w:val="multilevel"/>
    <w:tmpl w:val="0C1E32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8" w15:restartNumberingAfterBreak="0">
    <w:nsid w:val="3A6321F7"/>
    <w:multiLevelType w:val="multilevel"/>
    <w:tmpl w:val="95BE17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9" w15:restartNumberingAfterBreak="0">
    <w:nsid w:val="3ADE1EBC"/>
    <w:multiLevelType w:val="multilevel"/>
    <w:tmpl w:val="7E3E98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 w15:restartNumberingAfterBreak="0">
    <w:nsid w:val="3B514C2D"/>
    <w:multiLevelType w:val="multilevel"/>
    <w:tmpl w:val="502650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1" w15:restartNumberingAfterBreak="0">
    <w:nsid w:val="3B57350C"/>
    <w:multiLevelType w:val="multilevel"/>
    <w:tmpl w:val="AD2C18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2" w15:restartNumberingAfterBreak="0">
    <w:nsid w:val="3B7960E4"/>
    <w:multiLevelType w:val="multilevel"/>
    <w:tmpl w:val="AB66E6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3" w15:restartNumberingAfterBreak="0">
    <w:nsid w:val="3B8C349E"/>
    <w:multiLevelType w:val="multilevel"/>
    <w:tmpl w:val="A2ECC3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4" w15:restartNumberingAfterBreak="0">
    <w:nsid w:val="3C3872EC"/>
    <w:multiLevelType w:val="multilevel"/>
    <w:tmpl w:val="23E2D6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5" w15:restartNumberingAfterBreak="0">
    <w:nsid w:val="3D4D051F"/>
    <w:multiLevelType w:val="multilevel"/>
    <w:tmpl w:val="42E258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6" w15:restartNumberingAfterBreak="0">
    <w:nsid w:val="3DD31264"/>
    <w:multiLevelType w:val="multilevel"/>
    <w:tmpl w:val="7EA2A5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7" w15:restartNumberingAfterBreak="0">
    <w:nsid w:val="3EDD6036"/>
    <w:multiLevelType w:val="multilevel"/>
    <w:tmpl w:val="9410D4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8" w15:restartNumberingAfterBreak="0">
    <w:nsid w:val="3EDF35F6"/>
    <w:multiLevelType w:val="multilevel"/>
    <w:tmpl w:val="DC1015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9" w15:restartNumberingAfterBreak="0">
    <w:nsid w:val="3EFA4E19"/>
    <w:multiLevelType w:val="multilevel"/>
    <w:tmpl w:val="D0E45F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0" w15:restartNumberingAfterBreak="0">
    <w:nsid w:val="3F526CE5"/>
    <w:multiLevelType w:val="multilevel"/>
    <w:tmpl w:val="95928F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1" w15:restartNumberingAfterBreak="0">
    <w:nsid w:val="3F6534F2"/>
    <w:multiLevelType w:val="multilevel"/>
    <w:tmpl w:val="EDAA23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2" w15:restartNumberingAfterBreak="0">
    <w:nsid w:val="3FCA6148"/>
    <w:multiLevelType w:val="multilevel"/>
    <w:tmpl w:val="C6D203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3" w15:restartNumberingAfterBreak="0">
    <w:nsid w:val="3FE73152"/>
    <w:multiLevelType w:val="multilevel"/>
    <w:tmpl w:val="A5D092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4" w15:restartNumberingAfterBreak="0">
    <w:nsid w:val="3FF962FD"/>
    <w:multiLevelType w:val="multilevel"/>
    <w:tmpl w:val="81C26D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5" w15:restartNumberingAfterBreak="0">
    <w:nsid w:val="40331F62"/>
    <w:multiLevelType w:val="multilevel"/>
    <w:tmpl w:val="370C3B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6" w15:restartNumberingAfterBreak="0">
    <w:nsid w:val="40FA076D"/>
    <w:multiLevelType w:val="multilevel"/>
    <w:tmpl w:val="3B9A00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7" w15:restartNumberingAfterBreak="0">
    <w:nsid w:val="411511A4"/>
    <w:multiLevelType w:val="multilevel"/>
    <w:tmpl w:val="D59C3A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8" w15:restartNumberingAfterBreak="0">
    <w:nsid w:val="41DC5FA9"/>
    <w:multiLevelType w:val="multilevel"/>
    <w:tmpl w:val="34AAD2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9" w15:restartNumberingAfterBreak="0">
    <w:nsid w:val="421434D6"/>
    <w:multiLevelType w:val="multilevel"/>
    <w:tmpl w:val="87F429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0" w15:restartNumberingAfterBreak="0">
    <w:nsid w:val="429926B9"/>
    <w:multiLevelType w:val="multilevel"/>
    <w:tmpl w:val="899CA5A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81" w15:restartNumberingAfterBreak="0">
    <w:nsid w:val="42BB4535"/>
    <w:multiLevelType w:val="multilevel"/>
    <w:tmpl w:val="925435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2" w15:restartNumberingAfterBreak="0">
    <w:nsid w:val="43BB21DF"/>
    <w:multiLevelType w:val="multilevel"/>
    <w:tmpl w:val="5F0EF01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83" w15:restartNumberingAfterBreak="0">
    <w:nsid w:val="43F000F0"/>
    <w:multiLevelType w:val="multilevel"/>
    <w:tmpl w:val="6B54FA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4" w15:restartNumberingAfterBreak="0">
    <w:nsid w:val="44095613"/>
    <w:multiLevelType w:val="multilevel"/>
    <w:tmpl w:val="97DC54A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85" w15:restartNumberingAfterBreak="0">
    <w:nsid w:val="44280426"/>
    <w:multiLevelType w:val="multilevel"/>
    <w:tmpl w:val="8CF653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6" w15:restartNumberingAfterBreak="0">
    <w:nsid w:val="44831913"/>
    <w:multiLevelType w:val="multilevel"/>
    <w:tmpl w:val="36F234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7" w15:restartNumberingAfterBreak="0">
    <w:nsid w:val="45BF6EA0"/>
    <w:multiLevelType w:val="hybridMultilevel"/>
    <w:tmpl w:val="8314F4BA"/>
    <w:lvl w:ilvl="0" w:tplc="1BBEB120">
      <w:start w:val="1"/>
      <w:numFmt w:val="bullet"/>
      <w:lvlText w:val=""/>
      <w:lvlJc w:val="left"/>
      <w:pPr>
        <w:tabs>
          <w:tab w:val="num" w:pos="720"/>
        </w:tabs>
        <w:ind w:left="720" w:hanging="360"/>
      </w:pPr>
      <w:rPr>
        <w:rFonts w:ascii="Wingdings 3" w:hAnsi="Wingdings 3" w:hint="default"/>
      </w:rPr>
    </w:lvl>
    <w:lvl w:ilvl="1" w:tplc="BBC2A01C" w:tentative="1">
      <w:start w:val="1"/>
      <w:numFmt w:val="bullet"/>
      <w:lvlText w:val=""/>
      <w:lvlJc w:val="left"/>
      <w:pPr>
        <w:tabs>
          <w:tab w:val="num" w:pos="1440"/>
        </w:tabs>
        <w:ind w:left="1440" w:hanging="360"/>
      </w:pPr>
      <w:rPr>
        <w:rFonts w:ascii="Wingdings 3" w:hAnsi="Wingdings 3" w:hint="default"/>
      </w:rPr>
    </w:lvl>
    <w:lvl w:ilvl="2" w:tplc="F356DDEC" w:tentative="1">
      <w:start w:val="1"/>
      <w:numFmt w:val="bullet"/>
      <w:lvlText w:val=""/>
      <w:lvlJc w:val="left"/>
      <w:pPr>
        <w:tabs>
          <w:tab w:val="num" w:pos="2160"/>
        </w:tabs>
        <w:ind w:left="2160" w:hanging="360"/>
      </w:pPr>
      <w:rPr>
        <w:rFonts w:ascii="Wingdings 3" w:hAnsi="Wingdings 3" w:hint="default"/>
      </w:rPr>
    </w:lvl>
    <w:lvl w:ilvl="3" w:tplc="59581454" w:tentative="1">
      <w:start w:val="1"/>
      <w:numFmt w:val="bullet"/>
      <w:lvlText w:val=""/>
      <w:lvlJc w:val="left"/>
      <w:pPr>
        <w:tabs>
          <w:tab w:val="num" w:pos="2880"/>
        </w:tabs>
        <w:ind w:left="2880" w:hanging="360"/>
      </w:pPr>
      <w:rPr>
        <w:rFonts w:ascii="Wingdings 3" w:hAnsi="Wingdings 3" w:hint="default"/>
      </w:rPr>
    </w:lvl>
    <w:lvl w:ilvl="4" w:tplc="57082CD8" w:tentative="1">
      <w:start w:val="1"/>
      <w:numFmt w:val="bullet"/>
      <w:lvlText w:val=""/>
      <w:lvlJc w:val="left"/>
      <w:pPr>
        <w:tabs>
          <w:tab w:val="num" w:pos="3600"/>
        </w:tabs>
        <w:ind w:left="3600" w:hanging="360"/>
      </w:pPr>
      <w:rPr>
        <w:rFonts w:ascii="Wingdings 3" w:hAnsi="Wingdings 3" w:hint="default"/>
      </w:rPr>
    </w:lvl>
    <w:lvl w:ilvl="5" w:tplc="D76832F8" w:tentative="1">
      <w:start w:val="1"/>
      <w:numFmt w:val="bullet"/>
      <w:lvlText w:val=""/>
      <w:lvlJc w:val="left"/>
      <w:pPr>
        <w:tabs>
          <w:tab w:val="num" w:pos="4320"/>
        </w:tabs>
        <w:ind w:left="4320" w:hanging="360"/>
      </w:pPr>
      <w:rPr>
        <w:rFonts w:ascii="Wingdings 3" w:hAnsi="Wingdings 3" w:hint="default"/>
      </w:rPr>
    </w:lvl>
    <w:lvl w:ilvl="6" w:tplc="BE1A92DA" w:tentative="1">
      <w:start w:val="1"/>
      <w:numFmt w:val="bullet"/>
      <w:lvlText w:val=""/>
      <w:lvlJc w:val="left"/>
      <w:pPr>
        <w:tabs>
          <w:tab w:val="num" w:pos="5040"/>
        </w:tabs>
        <w:ind w:left="5040" w:hanging="360"/>
      </w:pPr>
      <w:rPr>
        <w:rFonts w:ascii="Wingdings 3" w:hAnsi="Wingdings 3" w:hint="default"/>
      </w:rPr>
    </w:lvl>
    <w:lvl w:ilvl="7" w:tplc="624A0994" w:tentative="1">
      <w:start w:val="1"/>
      <w:numFmt w:val="bullet"/>
      <w:lvlText w:val=""/>
      <w:lvlJc w:val="left"/>
      <w:pPr>
        <w:tabs>
          <w:tab w:val="num" w:pos="5760"/>
        </w:tabs>
        <w:ind w:left="5760" w:hanging="360"/>
      </w:pPr>
      <w:rPr>
        <w:rFonts w:ascii="Wingdings 3" w:hAnsi="Wingdings 3" w:hint="default"/>
      </w:rPr>
    </w:lvl>
    <w:lvl w:ilvl="8" w:tplc="F1BC6D50" w:tentative="1">
      <w:start w:val="1"/>
      <w:numFmt w:val="bullet"/>
      <w:lvlText w:val=""/>
      <w:lvlJc w:val="left"/>
      <w:pPr>
        <w:tabs>
          <w:tab w:val="num" w:pos="6480"/>
        </w:tabs>
        <w:ind w:left="6480" w:hanging="360"/>
      </w:pPr>
      <w:rPr>
        <w:rFonts w:ascii="Wingdings 3" w:hAnsi="Wingdings 3" w:hint="default"/>
      </w:rPr>
    </w:lvl>
  </w:abstractNum>
  <w:abstractNum w:abstractNumId="188" w15:restartNumberingAfterBreak="0">
    <w:nsid w:val="45CD7E89"/>
    <w:multiLevelType w:val="multilevel"/>
    <w:tmpl w:val="391E90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9" w15:restartNumberingAfterBreak="0">
    <w:nsid w:val="460D346D"/>
    <w:multiLevelType w:val="multilevel"/>
    <w:tmpl w:val="0324CD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0" w15:restartNumberingAfterBreak="0">
    <w:nsid w:val="46351F01"/>
    <w:multiLevelType w:val="multilevel"/>
    <w:tmpl w:val="4A341F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1" w15:restartNumberingAfterBreak="0">
    <w:nsid w:val="46590717"/>
    <w:multiLevelType w:val="multilevel"/>
    <w:tmpl w:val="75F48F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2" w15:restartNumberingAfterBreak="0">
    <w:nsid w:val="46752918"/>
    <w:multiLevelType w:val="multilevel"/>
    <w:tmpl w:val="93E422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3" w15:restartNumberingAfterBreak="0">
    <w:nsid w:val="46BF581F"/>
    <w:multiLevelType w:val="multilevel"/>
    <w:tmpl w:val="A93CFEE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94" w15:restartNumberingAfterBreak="0">
    <w:nsid w:val="46F45404"/>
    <w:multiLevelType w:val="multilevel"/>
    <w:tmpl w:val="C3AE96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5" w15:restartNumberingAfterBreak="0">
    <w:nsid w:val="46F84FFF"/>
    <w:multiLevelType w:val="multilevel"/>
    <w:tmpl w:val="5024F3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6" w15:restartNumberingAfterBreak="0">
    <w:nsid w:val="4744423F"/>
    <w:multiLevelType w:val="multilevel"/>
    <w:tmpl w:val="47F88D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7" w15:restartNumberingAfterBreak="0">
    <w:nsid w:val="4795513C"/>
    <w:multiLevelType w:val="multilevel"/>
    <w:tmpl w:val="533E0B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8" w15:restartNumberingAfterBreak="0">
    <w:nsid w:val="47A67E7F"/>
    <w:multiLevelType w:val="multilevel"/>
    <w:tmpl w:val="3A16CF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9" w15:restartNumberingAfterBreak="0">
    <w:nsid w:val="48703E7F"/>
    <w:multiLevelType w:val="multilevel"/>
    <w:tmpl w:val="B30A07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0" w15:restartNumberingAfterBreak="0">
    <w:nsid w:val="48872D66"/>
    <w:multiLevelType w:val="multilevel"/>
    <w:tmpl w:val="D0109F3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01" w15:restartNumberingAfterBreak="0">
    <w:nsid w:val="48EB1DEB"/>
    <w:multiLevelType w:val="multilevel"/>
    <w:tmpl w:val="0396C8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2" w15:restartNumberingAfterBreak="0">
    <w:nsid w:val="492303CA"/>
    <w:multiLevelType w:val="multilevel"/>
    <w:tmpl w:val="0A1898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3" w15:restartNumberingAfterBreak="0">
    <w:nsid w:val="49521A4D"/>
    <w:multiLevelType w:val="multilevel"/>
    <w:tmpl w:val="604C99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4" w15:restartNumberingAfterBreak="0">
    <w:nsid w:val="497002C6"/>
    <w:multiLevelType w:val="multilevel"/>
    <w:tmpl w:val="498E45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5" w15:restartNumberingAfterBreak="0">
    <w:nsid w:val="498C5236"/>
    <w:multiLevelType w:val="multilevel"/>
    <w:tmpl w:val="4EF227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6" w15:restartNumberingAfterBreak="0">
    <w:nsid w:val="4A446002"/>
    <w:multiLevelType w:val="multilevel"/>
    <w:tmpl w:val="E4FAD8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7" w15:restartNumberingAfterBreak="0">
    <w:nsid w:val="4B401E32"/>
    <w:multiLevelType w:val="multilevel"/>
    <w:tmpl w:val="3BAA3B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8" w15:restartNumberingAfterBreak="0">
    <w:nsid w:val="4B4B4E5F"/>
    <w:multiLevelType w:val="multilevel"/>
    <w:tmpl w:val="A552DB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9" w15:restartNumberingAfterBreak="0">
    <w:nsid w:val="4B7A5EAB"/>
    <w:multiLevelType w:val="multilevel"/>
    <w:tmpl w:val="1FE4BA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0" w15:restartNumberingAfterBreak="0">
    <w:nsid w:val="4B857E7E"/>
    <w:multiLevelType w:val="multilevel"/>
    <w:tmpl w:val="EC229D7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11" w15:restartNumberingAfterBreak="0">
    <w:nsid w:val="4C371FA2"/>
    <w:multiLevelType w:val="multilevel"/>
    <w:tmpl w:val="9A44AD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2" w15:restartNumberingAfterBreak="0">
    <w:nsid w:val="4C4117B9"/>
    <w:multiLevelType w:val="multilevel"/>
    <w:tmpl w:val="83921F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3" w15:restartNumberingAfterBreak="0">
    <w:nsid w:val="4C923934"/>
    <w:multiLevelType w:val="multilevel"/>
    <w:tmpl w:val="6420A7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4" w15:restartNumberingAfterBreak="0">
    <w:nsid w:val="4CB87478"/>
    <w:multiLevelType w:val="multilevel"/>
    <w:tmpl w:val="D5A603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5" w15:restartNumberingAfterBreak="0">
    <w:nsid w:val="4CC27C31"/>
    <w:multiLevelType w:val="multilevel"/>
    <w:tmpl w:val="945655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6" w15:restartNumberingAfterBreak="0">
    <w:nsid w:val="4CC973AA"/>
    <w:multiLevelType w:val="multilevel"/>
    <w:tmpl w:val="3184164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17" w15:restartNumberingAfterBreak="0">
    <w:nsid w:val="4D0A4D07"/>
    <w:multiLevelType w:val="multilevel"/>
    <w:tmpl w:val="93DCC6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8" w15:restartNumberingAfterBreak="0">
    <w:nsid w:val="4D16064F"/>
    <w:multiLevelType w:val="multilevel"/>
    <w:tmpl w:val="43FA49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9" w15:restartNumberingAfterBreak="0">
    <w:nsid w:val="4D4E68D7"/>
    <w:multiLevelType w:val="multilevel"/>
    <w:tmpl w:val="94E6BE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0" w15:restartNumberingAfterBreak="0">
    <w:nsid w:val="4DA73442"/>
    <w:multiLevelType w:val="multilevel"/>
    <w:tmpl w:val="2AD466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1" w15:restartNumberingAfterBreak="0">
    <w:nsid w:val="4DFC0AC5"/>
    <w:multiLevelType w:val="multilevel"/>
    <w:tmpl w:val="991A10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2" w15:restartNumberingAfterBreak="0">
    <w:nsid w:val="4E585D88"/>
    <w:multiLevelType w:val="multilevel"/>
    <w:tmpl w:val="0B0045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3" w15:restartNumberingAfterBreak="0">
    <w:nsid w:val="4E9C01EC"/>
    <w:multiLevelType w:val="multilevel"/>
    <w:tmpl w:val="E9A64D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4" w15:restartNumberingAfterBreak="0">
    <w:nsid w:val="4F094522"/>
    <w:multiLevelType w:val="multilevel"/>
    <w:tmpl w:val="D472CB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5" w15:restartNumberingAfterBreak="0">
    <w:nsid w:val="4F4F5CBB"/>
    <w:multiLevelType w:val="multilevel"/>
    <w:tmpl w:val="9B7ECD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6" w15:restartNumberingAfterBreak="0">
    <w:nsid w:val="4F872984"/>
    <w:multiLevelType w:val="multilevel"/>
    <w:tmpl w:val="CD08404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27" w15:restartNumberingAfterBreak="0">
    <w:nsid w:val="4F9D71B0"/>
    <w:multiLevelType w:val="multilevel"/>
    <w:tmpl w:val="9BC8E5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8" w15:restartNumberingAfterBreak="0">
    <w:nsid w:val="50854D61"/>
    <w:multiLevelType w:val="multilevel"/>
    <w:tmpl w:val="85269D3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29" w15:restartNumberingAfterBreak="0">
    <w:nsid w:val="510043ED"/>
    <w:multiLevelType w:val="multilevel"/>
    <w:tmpl w:val="325EC1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0" w15:restartNumberingAfterBreak="0">
    <w:nsid w:val="51B60849"/>
    <w:multiLevelType w:val="hybridMultilevel"/>
    <w:tmpl w:val="F71CAB12"/>
    <w:lvl w:ilvl="0" w:tplc="8430B686">
      <w:start w:val="1"/>
      <w:numFmt w:val="bullet"/>
      <w:lvlText w:val=" "/>
      <w:lvlJc w:val="left"/>
      <w:pPr>
        <w:tabs>
          <w:tab w:val="num" w:pos="720"/>
        </w:tabs>
        <w:ind w:left="720" w:hanging="360"/>
      </w:pPr>
      <w:rPr>
        <w:rFonts w:ascii="Tw Cen MT" w:hAnsi="Tw Cen MT" w:hint="default"/>
      </w:rPr>
    </w:lvl>
    <w:lvl w:ilvl="1" w:tplc="C8923D12" w:tentative="1">
      <w:start w:val="1"/>
      <w:numFmt w:val="bullet"/>
      <w:lvlText w:val=" "/>
      <w:lvlJc w:val="left"/>
      <w:pPr>
        <w:tabs>
          <w:tab w:val="num" w:pos="1440"/>
        </w:tabs>
        <w:ind w:left="1440" w:hanging="360"/>
      </w:pPr>
      <w:rPr>
        <w:rFonts w:ascii="Tw Cen MT" w:hAnsi="Tw Cen MT" w:hint="default"/>
      </w:rPr>
    </w:lvl>
    <w:lvl w:ilvl="2" w:tplc="3FC61BD6" w:tentative="1">
      <w:start w:val="1"/>
      <w:numFmt w:val="bullet"/>
      <w:lvlText w:val=" "/>
      <w:lvlJc w:val="left"/>
      <w:pPr>
        <w:tabs>
          <w:tab w:val="num" w:pos="2160"/>
        </w:tabs>
        <w:ind w:left="2160" w:hanging="360"/>
      </w:pPr>
      <w:rPr>
        <w:rFonts w:ascii="Tw Cen MT" w:hAnsi="Tw Cen MT" w:hint="default"/>
      </w:rPr>
    </w:lvl>
    <w:lvl w:ilvl="3" w:tplc="494E9710" w:tentative="1">
      <w:start w:val="1"/>
      <w:numFmt w:val="bullet"/>
      <w:lvlText w:val=" "/>
      <w:lvlJc w:val="left"/>
      <w:pPr>
        <w:tabs>
          <w:tab w:val="num" w:pos="2880"/>
        </w:tabs>
        <w:ind w:left="2880" w:hanging="360"/>
      </w:pPr>
      <w:rPr>
        <w:rFonts w:ascii="Tw Cen MT" w:hAnsi="Tw Cen MT" w:hint="default"/>
      </w:rPr>
    </w:lvl>
    <w:lvl w:ilvl="4" w:tplc="D142539C" w:tentative="1">
      <w:start w:val="1"/>
      <w:numFmt w:val="bullet"/>
      <w:lvlText w:val=" "/>
      <w:lvlJc w:val="left"/>
      <w:pPr>
        <w:tabs>
          <w:tab w:val="num" w:pos="3600"/>
        </w:tabs>
        <w:ind w:left="3600" w:hanging="360"/>
      </w:pPr>
      <w:rPr>
        <w:rFonts w:ascii="Tw Cen MT" w:hAnsi="Tw Cen MT" w:hint="default"/>
      </w:rPr>
    </w:lvl>
    <w:lvl w:ilvl="5" w:tplc="0910EFCC" w:tentative="1">
      <w:start w:val="1"/>
      <w:numFmt w:val="bullet"/>
      <w:lvlText w:val=" "/>
      <w:lvlJc w:val="left"/>
      <w:pPr>
        <w:tabs>
          <w:tab w:val="num" w:pos="4320"/>
        </w:tabs>
        <w:ind w:left="4320" w:hanging="360"/>
      </w:pPr>
      <w:rPr>
        <w:rFonts w:ascii="Tw Cen MT" w:hAnsi="Tw Cen MT" w:hint="default"/>
      </w:rPr>
    </w:lvl>
    <w:lvl w:ilvl="6" w:tplc="F072F25E" w:tentative="1">
      <w:start w:val="1"/>
      <w:numFmt w:val="bullet"/>
      <w:lvlText w:val=" "/>
      <w:lvlJc w:val="left"/>
      <w:pPr>
        <w:tabs>
          <w:tab w:val="num" w:pos="5040"/>
        </w:tabs>
        <w:ind w:left="5040" w:hanging="360"/>
      </w:pPr>
      <w:rPr>
        <w:rFonts w:ascii="Tw Cen MT" w:hAnsi="Tw Cen MT" w:hint="default"/>
      </w:rPr>
    </w:lvl>
    <w:lvl w:ilvl="7" w:tplc="9C528BCC" w:tentative="1">
      <w:start w:val="1"/>
      <w:numFmt w:val="bullet"/>
      <w:lvlText w:val=" "/>
      <w:lvlJc w:val="left"/>
      <w:pPr>
        <w:tabs>
          <w:tab w:val="num" w:pos="5760"/>
        </w:tabs>
        <w:ind w:left="5760" w:hanging="360"/>
      </w:pPr>
      <w:rPr>
        <w:rFonts w:ascii="Tw Cen MT" w:hAnsi="Tw Cen MT" w:hint="default"/>
      </w:rPr>
    </w:lvl>
    <w:lvl w:ilvl="8" w:tplc="ACFE35CE" w:tentative="1">
      <w:start w:val="1"/>
      <w:numFmt w:val="bullet"/>
      <w:lvlText w:val=" "/>
      <w:lvlJc w:val="left"/>
      <w:pPr>
        <w:tabs>
          <w:tab w:val="num" w:pos="6480"/>
        </w:tabs>
        <w:ind w:left="6480" w:hanging="360"/>
      </w:pPr>
      <w:rPr>
        <w:rFonts w:ascii="Tw Cen MT" w:hAnsi="Tw Cen MT" w:hint="default"/>
      </w:rPr>
    </w:lvl>
  </w:abstractNum>
  <w:abstractNum w:abstractNumId="231" w15:restartNumberingAfterBreak="0">
    <w:nsid w:val="52460012"/>
    <w:multiLevelType w:val="multilevel"/>
    <w:tmpl w:val="E084D2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2" w15:restartNumberingAfterBreak="0">
    <w:nsid w:val="53D4247B"/>
    <w:multiLevelType w:val="multilevel"/>
    <w:tmpl w:val="89D085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3" w15:restartNumberingAfterBreak="0">
    <w:nsid w:val="5452055B"/>
    <w:multiLevelType w:val="multilevel"/>
    <w:tmpl w:val="62549B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4" w15:restartNumberingAfterBreak="0">
    <w:nsid w:val="545802C8"/>
    <w:multiLevelType w:val="multilevel"/>
    <w:tmpl w:val="E8F0C8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5" w15:restartNumberingAfterBreak="0">
    <w:nsid w:val="54C72F23"/>
    <w:multiLevelType w:val="multilevel"/>
    <w:tmpl w:val="3C50120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36" w15:restartNumberingAfterBreak="0">
    <w:nsid w:val="561E0352"/>
    <w:multiLevelType w:val="multilevel"/>
    <w:tmpl w:val="2594F9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7" w15:restartNumberingAfterBreak="0">
    <w:nsid w:val="56344C9E"/>
    <w:multiLevelType w:val="multilevel"/>
    <w:tmpl w:val="057812E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38" w15:restartNumberingAfterBreak="0">
    <w:nsid w:val="566E0B1B"/>
    <w:multiLevelType w:val="multilevel"/>
    <w:tmpl w:val="73D89E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9" w15:restartNumberingAfterBreak="0">
    <w:nsid w:val="570817BD"/>
    <w:multiLevelType w:val="multilevel"/>
    <w:tmpl w:val="B5F2B3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0" w15:restartNumberingAfterBreak="0">
    <w:nsid w:val="5720245D"/>
    <w:multiLevelType w:val="multilevel"/>
    <w:tmpl w:val="7DE2BC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1" w15:restartNumberingAfterBreak="0">
    <w:nsid w:val="583D705C"/>
    <w:multiLevelType w:val="multilevel"/>
    <w:tmpl w:val="9C60BE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2" w15:restartNumberingAfterBreak="0">
    <w:nsid w:val="589759CD"/>
    <w:multiLevelType w:val="multilevel"/>
    <w:tmpl w:val="B6DA51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3" w15:restartNumberingAfterBreak="0">
    <w:nsid w:val="59042F48"/>
    <w:multiLevelType w:val="multilevel"/>
    <w:tmpl w:val="21AC35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4" w15:restartNumberingAfterBreak="0">
    <w:nsid w:val="59491034"/>
    <w:multiLevelType w:val="multilevel"/>
    <w:tmpl w:val="A9F239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5" w15:restartNumberingAfterBreak="0">
    <w:nsid w:val="59611ABF"/>
    <w:multiLevelType w:val="multilevel"/>
    <w:tmpl w:val="AA1C77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6" w15:restartNumberingAfterBreak="0">
    <w:nsid w:val="59CE0781"/>
    <w:multiLevelType w:val="multilevel"/>
    <w:tmpl w:val="2C6C8C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7" w15:restartNumberingAfterBreak="0">
    <w:nsid w:val="5B05185B"/>
    <w:multiLevelType w:val="multilevel"/>
    <w:tmpl w:val="2EBA1B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8" w15:restartNumberingAfterBreak="0">
    <w:nsid w:val="5B230E3E"/>
    <w:multiLevelType w:val="multilevel"/>
    <w:tmpl w:val="0D76ED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9" w15:restartNumberingAfterBreak="0">
    <w:nsid w:val="5B3A0349"/>
    <w:multiLevelType w:val="multilevel"/>
    <w:tmpl w:val="60424C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0" w15:restartNumberingAfterBreak="0">
    <w:nsid w:val="5C2D0298"/>
    <w:multiLevelType w:val="multilevel"/>
    <w:tmpl w:val="49E8BB2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51" w15:restartNumberingAfterBreak="0">
    <w:nsid w:val="5C7A0E28"/>
    <w:multiLevelType w:val="hybridMultilevel"/>
    <w:tmpl w:val="A546F050"/>
    <w:lvl w:ilvl="0" w:tplc="EF3EE7D8">
      <w:start w:val="1"/>
      <w:numFmt w:val="bullet"/>
      <w:lvlText w:val="•"/>
      <w:lvlJc w:val="left"/>
      <w:pPr>
        <w:tabs>
          <w:tab w:val="num" w:pos="720"/>
        </w:tabs>
        <w:ind w:left="720" w:hanging="360"/>
      </w:pPr>
      <w:rPr>
        <w:rFonts w:ascii="Arial" w:hAnsi="Arial" w:hint="default"/>
      </w:rPr>
    </w:lvl>
    <w:lvl w:ilvl="1" w:tplc="C720CCDC" w:tentative="1">
      <w:start w:val="1"/>
      <w:numFmt w:val="bullet"/>
      <w:lvlText w:val="•"/>
      <w:lvlJc w:val="left"/>
      <w:pPr>
        <w:tabs>
          <w:tab w:val="num" w:pos="1440"/>
        </w:tabs>
        <w:ind w:left="1440" w:hanging="360"/>
      </w:pPr>
      <w:rPr>
        <w:rFonts w:ascii="Arial" w:hAnsi="Arial" w:hint="default"/>
      </w:rPr>
    </w:lvl>
    <w:lvl w:ilvl="2" w:tplc="9D9CE75E" w:tentative="1">
      <w:start w:val="1"/>
      <w:numFmt w:val="bullet"/>
      <w:lvlText w:val="•"/>
      <w:lvlJc w:val="left"/>
      <w:pPr>
        <w:tabs>
          <w:tab w:val="num" w:pos="2160"/>
        </w:tabs>
        <w:ind w:left="2160" w:hanging="360"/>
      </w:pPr>
      <w:rPr>
        <w:rFonts w:ascii="Arial" w:hAnsi="Arial" w:hint="default"/>
      </w:rPr>
    </w:lvl>
    <w:lvl w:ilvl="3" w:tplc="A6BE5042" w:tentative="1">
      <w:start w:val="1"/>
      <w:numFmt w:val="bullet"/>
      <w:lvlText w:val="•"/>
      <w:lvlJc w:val="left"/>
      <w:pPr>
        <w:tabs>
          <w:tab w:val="num" w:pos="2880"/>
        </w:tabs>
        <w:ind w:left="2880" w:hanging="360"/>
      </w:pPr>
      <w:rPr>
        <w:rFonts w:ascii="Arial" w:hAnsi="Arial" w:hint="default"/>
      </w:rPr>
    </w:lvl>
    <w:lvl w:ilvl="4" w:tplc="5EF2CE9C" w:tentative="1">
      <w:start w:val="1"/>
      <w:numFmt w:val="bullet"/>
      <w:lvlText w:val="•"/>
      <w:lvlJc w:val="left"/>
      <w:pPr>
        <w:tabs>
          <w:tab w:val="num" w:pos="3600"/>
        </w:tabs>
        <w:ind w:left="3600" w:hanging="360"/>
      </w:pPr>
      <w:rPr>
        <w:rFonts w:ascii="Arial" w:hAnsi="Arial" w:hint="default"/>
      </w:rPr>
    </w:lvl>
    <w:lvl w:ilvl="5" w:tplc="B03A4AF6" w:tentative="1">
      <w:start w:val="1"/>
      <w:numFmt w:val="bullet"/>
      <w:lvlText w:val="•"/>
      <w:lvlJc w:val="left"/>
      <w:pPr>
        <w:tabs>
          <w:tab w:val="num" w:pos="4320"/>
        </w:tabs>
        <w:ind w:left="4320" w:hanging="360"/>
      </w:pPr>
      <w:rPr>
        <w:rFonts w:ascii="Arial" w:hAnsi="Arial" w:hint="default"/>
      </w:rPr>
    </w:lvl>
    <w:lvl w:ilvl="6" w:tplc="26888E5C" w:tentative="1">
      <w:start w:val="1"/>
      <w:numFmt w:val="bullet"/>
      <w:lvlText w:val="•"/>
      <w:lvlJc w:val="left"/>
      <w:pPr>
        <w:tabs>
          <w:tab w:val="num" w:pos="5040"/>
        </w:tabs>
        <w:ind w:left="5040" w:hanging="360"/>
      </w:pPr>
      <w:rPr>
        <w:rFonts w:ascii="Arial" w:hAnsi="Arial" w:hint="default"/>
      </w:rPr>
    </w:lvl>
    <w:lvl w:ilvl="7" w:tplc="E7787FA6" w:tentative="1">
      <w:start w:val="1"/>
      <w:numFmt w:val="bullet"/>
      <w:lvlText w:val="•"/>
      <w:lvlJc w:val="left"/>
      <w:pPr>
        <w:tabs>
          <w:tab w:val="num" w:pos="5760"/>
        </w:tabs>
        <w:ind w:left="5760" w:hanging="360"/>
      </w:pPr>
      <w:rPr>
        <w:rFonts w:ascii="Arial" w:hAnsi="Arial" w:hint="default"/>
      </w:rPr>
    </w:lvl>
    <w:lvl w:ilvl="8" w:tplc="768A2486" w:tentative="1">
      <w:start w:val="1"/>
      <w:numFmt w:val="bullet"/>
      <w:lvlText w:val="•"/>
      <w:lvlJc w:val="left"/>
      <w:pPr>
        <w:tabs>
          <w:tab w:val="num" w:pos="6480"/>
        </w:tabs>
        <w:ind w:left="6480" w:hanging="360"/>
      </w:pPr>
      <w:rPr>
        <w:rFonts w:ascii="Arial" w:hAnsi="Arial" w:hint="default"/>
      </w:rPr>
    </w:lvl>
  </w:abstractNum>
  <w:abstractNum w:abstractNumId="252" w15:restartNumberingAfterBreak="0">
    <w:nsid w:val="5CBB4950"/>
    <w:multiLevelType w:val="multilevel"/>
    <w:tmpl w:val="AA028D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3" w15:restartNumberingAfterBreak="0">
    <w:nsid w:val="5CF74ADA"/>
    <w:multiLevelType w:val="multilevel"/>
    <w:tmpl w:val="A4EA49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4" w15:restartNumberingAfterBreak="0">
    <w:nsid w:val="5D420A05"/>
    <w:multiLevelType w:val="multilevel"/>
    <w:tmpl w:val="3A703C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5" w15:restartNumberingAfterBreak="0">
    <w:nsid w:val="5D635D4D"/>
    <w:multiLevelType w:val="multilevel"/>
    <w:tmpl w:val="3606D12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56" w15:restartNumberingAfterBreak="0">
    <w:nsid w:val="5D6D6AA2"/>
    <w:multiLevelType w:val="multilevel"/>
    <w:tmpl w:val="4C2A75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7" w15:restartNumberingAfterBreak="0">
    <w:nsid w:val="5D71762F"/>
    <w:multiLevelType w:val="multilevel"/>
    <w:tmpl w:val="64A2F6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8" w15:restartNumberingAfterBreak="0">
    <w:nsid w:val="5EC03274"/>
    <w:multiLevelType w:val="multilevel"/>
    <w:tmpl w:val="B316FA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9" w15:restartNumberingAfterBreak="0">
    <w:nsid w:val="5F8F47CE"/>
    <w:multiLevelType w:val="multilevel"/>
    <w:tmpl w:val="BC2A36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0" w15:restartNumberingAfterBreak="0">
    <w:nsid w:val="5FAF1501"/>
    <w:multiLevelType w:val="multilevel"/>
    <w:tmpl w:val="F042B9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1" w15:restartNumberingAfterBreak="0">
    <w:nsid w:val="617F0243"/>
    <w:multiLevelType w:val="multilevel"/>
    <w:tmpl w:val="D3C495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2" w15:restartNumberingAfterBreak="0">
    <w:nsid w:val="6193123D"/>
    <w:multiLevelType w:val="multilevel"/>
    <w:tmpl w:val="E2F454A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63" w15:restartNumberingAfterBreak="0">
    <w:nsid w:val="6207629D"/>
    <w:multiLevelType w:val="multilevel"/>
    <w:tmpl w:val="BB4490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4" w15:restartNumberingAfterBreak="0">
    <w:nsid w:val="626A3DE9"/>
    <w:multiLevelType w:val="multilevel"/>
    <w:tmpl w:val="8DD6AD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5" w15:restartNumberingAfterBreak="0">
    <w:nsid w:val="63A15FFC"/>
    <w:multiLevelType w:val="multilevel"/>
    <w:tmpl w:val="2D544B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6" w15:restartNumberingAfterBreak="0">
    <w:nsid w:val="65B75EC0"/>
    <w:multiLevelType w:val="multilevel"/>
    <w:tmpl w:val="4D482C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7" w15:restartNumberingAfterBreak="0">
    <w:nsid w:val="670A3696"/>
    <w:multiLevelType w:val="multilevel"/>
    <w:tmpl w:val="C672BE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8" w15:restartNumberingAfterBreak="0">
    <w:nsid w:val="67167358"/>
    <w:multiLevelType w:val="multilevel"/>
    <w:tmpl w:val="AB92AF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9" w15:restartNumberingAfterBreak="0">
    <w:nsid w:val="67ED4F67"/>
    <w:multiLevelType w:val="multilevel"/>
    <w:tmpl w:val="DEEEF5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0" w15:restartNumberingAfterBreak="0">
    <w:nsid w:val="68317272"/>
    <w:multiLevelType w:val="multilevel"/>
    <w:tmpl w:val="B06CBC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1" w15:restartNumberingAfterBreak="0">
    <w:nsid w:val="690F2356"/>
    <w:multiLevelType w:val="multilevel"/>
    <w:tmpl w:val="B2DE81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2" w15:restartNumberingAfterBreak="0">
    <w:nsid w:val="69466141"/>
    <w:multiLevelType w:val="multilevel"/>
    <w:tmpl w:val="909E7A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3" w15:restartNumberingAfterBreak="0">
    <w:nsid w:val="6958330F"/>
    <w:multiLevelType w:val="multilevel"/>
    <w:tmpl w:val="F800AF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4" w15:restartNumberingAfterBreak="0">
    <w:nsid w:val="696515D6"/>
    <w:multiLevelType w:val="multilevel"/>
    <w:tmpl w:val="B80E83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5" w15:restartNumberingAfterBreak="0">
    <w:nsid w:val="6A103097"/>
    <w:multiLevelType w:val="multilevel"/>
    <w:tmpl w:val="891EE3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6" w15:restartNumberingAfterBreak="0">
    <w:nsid w:val="6A1F657C"/>
    <w:multiLevelType w:val="multilevel"/>
    <w:tmpl w:val="020A9B1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77" w15:restartNumberingAfterBreak="0">
    <w:nsid w:val="6AC72287"/>
    <w:multiLevelType w:val="multilevel"/>
    <w:tmpl w:val="7EE81C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8" w15:restartNumberingAfterBreak="0">
    <w:nsid w:val="6B0F655E"/>
    <w:multiLevelType w:val="multilevel"/>
    <w:tmpl w:val="3CC242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9" w15:restartNumberingAfterBreak="0">
    <w:nsid w:val="6B6D1493"/>
    <w:multiLevelType w:val="multilevel"/>
    <w:tmpl w:val="08FC20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0" w15:restartNumberingAfterBreak="0">
    <w:nsid w:val="6C62373C"/>
    <w:multiLevelType w:val="multilevel"/>
    <w:tmpl w:val="6CFED6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1" w15:restartNumberingAfterBreak="0">
    <w:nsid w:val="6C6B0E16"/>
    <w:multiLevelType w:val="multilevel"/>
    <w:tmpl w:val="389E76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2" w15:restartNumberingAfterBreak="0">
    <w:nsid w:val="6CA96D78"/>
    <w:multiLevelType w:val="multilevel"/>
    <w:tmpl w:val="C6A653D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83" w15:restartNumberingAfterBreak="0">
    <w:nsid w:val="6DD1493E"/>
    <w:multiLevelType w:val="multilevel"/>
    <w:tmpl w:val="1918FC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4" w15:restartNumberingAfterBreak="0">
    <w:nsid w:val="6EAD2B04"/>
    <w:multiLevelType w:val="multilevel"/>
    <w:tmpl w:val="C44071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5" w15:restartNumberingAfterBreak="0">
    <w:nsid w:val="6EB01574"/>
    <w:multiLevelType w:val="multilevel"/>
    <w:tmpl w:val="797289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6" w15:restartNumberingAfterBreak="0">
    <w:nsid w:val="6EC13D7C"/>
    <w:multiLevelType w:val="multilevel"/>
    <w:tmpl w:val="1CDEE7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7" w15:restartNumberingAfterBreak="0">
    <w:nsid w:val="6ED8326C"/>
    <w:multiLevelType w:val="multilevel"/>
    <w:tmpl w:val="205CD8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8" w15:restartNumberingAfterBreak="0">
    <w:nsid w:val="6EDC5016"/>
    <w:multiLevelType w:val="multilevel"/>
    <w:tmpl w:val="5D0055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9" w15:restartNumberingAfterBreak="0">
    <w:nsid w:val="6F072FCB"/>
    <w:multiLevelType w:val="multilevel"/>
    <w:tmpl w:val="925E9B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0" w15:restartNumberingAfterBreak="0">
    <w:nsid w:val="6F0F7483"/>
    <w:multiLevelType w:val="hybridMultilevel"/>
    <w:tmpl w:val="0C7C5188"/>
    <w:lvl w:ilvl="0" w:tplc="62C69FE8">
      <w:start w:val="1"/>
      <w:numFmt w:val="bullet"/>
      <w:lvlText w:val=" "/>
      <w:lvlJc w:val="left"/>
      <w:pPr>
        <w:tabs>
          <w:tab w:val="num" w:pos="720"/>
        </w:tabs>
        <w:ind w:left="720" w:hanging="360"/>
      </w:pPr>
      <w:rPr>
        <w:rFonts w:ascii="Tw Cen MT" w:hAnsi="Tw Cen MT" w:hint="default"/>
      </w:rPr>
    </w:lvl>
    <w:lvl w:ilvl="1" w:tplc="0F929CD0" w:tentative="1">
      <w:start w:val="1"/>
      <w:numFmt w:val="bullet"/>
      <w:lvlText w:val=" "/>
      <w:lvlJc w:val="left"/>
      <w:pPr>
        <w:tabs>
          <w:tab w:val="num" w:pos="1440"/>
        </w:tabs>
        <w:ind w:left="1440" w:hanging="360"/>
      </w:pPr>
      <w:rPr>
        <w:rFonts w:ascii="Tw Cen MT" w:hAnsi="Tw Cen MT" w:hint="default"/>
      </w:rPr>
    </w:lvl>
    <w:lvl w:ilvl="2" w:tplc="882EBAA8" w:tentative="1">
      <w:start w:val="1"/>
      <w:numFmt w:val="bullet"/>
      <w:lvlText w:val=" "/>
      <w:lvlJc w:val="left"/>
      <w:pPr>
        <w:tabs>
          <w:tab w:val="num" w:pos="2160"/>
        </w:tabs>
        <w:ind w:left="2160" w:hanging="360"/>
      </w:pPr>
      <w:rPr>
        <w:rFonts w:ascii="Tw Cen MT" w:hAnsi="Tw Cen MT" w:hint="default"/>
      </w:rPr>
    </w:lvl>
    <w:lvl w:ilvl="3" w:tplc="3BF20446" w:tentative="1">
      <w:start w:val="1"/>
      <w:numFmt w:val="bullet"/>
      <w:lvlText w:val=" "/>
      <w:lvlJc w:val="left"/>
      <w:pPr>
        <w:tabs>
          <w:tab w:val="num" w:pos="2880"/>
        </w:tabs>
        <w:ind w:left="2880" w:hanging="360"/>
      </w:pPr>
      <w:rPr>
        <w:rFonts w:ascii="Tw Cen MT" w:hAnsi="Tw Cen MT" w:hint="default"/>
      </w:rPr>
    </w:lvl>
    <w:lvl w:ilvl="4" w:tplc="70A6EA7C" w:tentative="1">
      <w:start w:val="1"/>
      <w:numFmt w:val="bullet"/>
      <w:lvlText w:val=" "/>
      <w:lvlJc w:val="left"/>
      <w:pPr>
        <w:tabs>
          <w:tab w:val="num" w:pos="3600"/>
        </w:tabs>
        <w:ind w:left="3600" w:hanging="360"/>
      </w:pPr>
      <w:rPr>
        <w:rFonts w:ascii="Tw Cen MT" w:hAnsi="Tw Cen MT" w:hint="default"/>
      </w:rPr>
    </w:lvl>
    <w:lvl w:ilvl="5" w:tplc="33A49D72" w:tentative="1">
      <w:start w:val="1"/>
      <w:numFmt w:val="bullet"/>
      <w:lvlText w:val=" "/>
      <w:lvlJc w:val="left"/>
      <w:pPr>
        <w:tabs>
          <w:tab w:val="num" w:pos="4320"/>
        </w:tabs>
        <w:ind w:left="4320" w:hanging="360"/>
      </w:pPr>
      <w:rPr>
        <w:rFonts w:ascii="Tw Cen MT" w:hAnsi="Tw Cen MT" w:hint="default"/>
      </w:rPr>
    </w:lvl>
    <w:lvl w:ilvl="6" w:tplc="A558B068" w:tentative="1">
      <w:start w:val="1"/>
      <w:numFmt w:val="bullet"/>
      <w:lvlText w:val=" "/>
      <w:lvlJc w:val="left"/>
      <w:pPr>
        <w:tabs>
          <w:tab w:val="num" w:pos="5040"/>
        </w:tabs>
        <w:ind w:left="5040" w:hanging="360"/>
      </w:pPr>
      <w:rPr>
        <w:rFonts w:ascii="Tw Cen MT" w:hAnsi="Tw Cen MT" w:hint="default"/>
      </w:rPr>
    </w:lvl>
    <w:lvl w:ilvl="7" w:tplc="0EC87DA4" w:tentative="1">
      <w:start w:val="1"/>
      <w:numFmt w:val="bullet"/>
      <w:lvlText w:val=" "/>
      <w:lvlJc w:val="left"/>
      <w:pPr>
        <w:tabs>
          <w:tab w:val="num" w:pos="5760"/>
        </w:tabs>
        <w:ind w:left="5760" w:hanging="360"/>
      </w:pPr>
      <w:rPr>
        <w:rFonts w:ascii="Tw Cen MT" w:hAnsi="Tw Cen MT" w:hint="default"/>
      </w:rPr>
    </w:lvl>
    <w:lvl w:ilvl="8" w:tplc="8C9495AE" w:tentative="1">
      <w:start w:val="1"/>
      <w:numFmt w:val="bullet"/>
      <w:lvlText w:val=" "/>
      <w:lvlJc w:val="left"/>
      <w:pPr>
        <w:tabs>
          <w:tab w:val="num" w:pos="6480"/>
        </w:tabs>
        <w:ind w:left="6480" w:hanging="360"/>
      </w:pPr>
      <w:rPr>
        <w:rFonts w:ascii="Tw Cen MT" w:hAnsi="Tw Cen MT" w:hint="default"/>
      </w:rPr>
    </w:lvl>
  </w:abstractNum>
  <w:abstractNum w:abstractNumId="291" w15:restartNumberingAfterBreak="0">
    <w:nsid w:val="6FED22F0"/>
    <w:multiLevelType w:val="multilevel"/>
    <w:tmpl w:val="008656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2" w15:restartNumberingAfterBreak="0">
    <w:nsid w:val="70E24E5B"/>
    <w:multiLevelType w:val="multilevel"/>
    <w:tmpl w:val="59543E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3" w15:restartNumberingAfterBreak="0">
    <w:nsid w:val="71116906"/>
    <w:multiLevelType w:val="multilevel"/>
    <w:tmpl w:val="9D38DC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4" w15:restartNumberingAfterBreak="0">
    <w:nsid w:val="712C6ECB"/>
    <w:multiLevelType w:val="multilevel"/>
    <w:tmpl w:val="56205B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5" w15:restartNumberingAfterBreak="0">
    <w:nsid w:val="719406DB"/>
    <w:multiLevelType w:val="multilevel"/>
    <w:tmpl w:val="5C1612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6" w15:restartNumberingAfterBreak="0">
    <w:nsid w:val="721B3486"/>
    <w:multiLevelType w:val="multilevel"/>
    <w:tmpl w:val="881E7B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7" w15:restartNumberingAfterBreak="0">
    <w:nsid w:val="73B35CCD"/>
    <w:multiLevelType w:val="multilevel"/>
    <w:tmpl w:val="EF6ED6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8" w15:restartNumberingAfterBreak="0">
    <w:nsid w:val="73EB4876"/>
    <w:multiLevelType w:val="multilevel"/>
    <w:tmpl w:val="14927E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9" w15:restartNumberingAfterBreak="0">
    <w:nsid w:val="74CA398F"/>
    <w:multiLevelType w:val="multilevel"/>
    <w:tmpl w:val="C5CE08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0" w15:restartNumberingAfterBreak="0">
    <w:nsid w:val="75951959"/>
    <w:multiLevelType w:val="multilevel"/>
    <w:tmpl w:val="3FEE02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1" w15:restartNumberingAfterBreak="0">
    <w:nsid w:val="75E22237"/>
    <w:multiLevelType w:val="multilevel"/>
    <w:tmpl w:val="B24EF7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2" w15:restartNumberingAfterBreak="0">
    <w:nsid w:val="76031013"/>
    <w:multiLevelType w:val="multilevel"/>
    <w:tmpl w:val="D17E4A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3" w15:restartNumberingAfterBreak="0">
    <w:nsid w:val="7654431F"/>
    <w:multiLevelType w:val="multilevel"/>
    <w:tmpl w:val="60D681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4" w15:restartNumberingAfterBreak="0">
    <w:nsid w:val="7657272C"/>
    <w:multiLevelType w:val="multilevel"/>
    <w:tmpl w:val="1E2025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5" w15:restartNumberingAfterBreak="0">
    <w:nsid w:val="768F1798"/>
    <w:multiLevelType w:val="multilevel"/>
    <w:tmpl w:val="B6905B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6" w15:restartNumberingAfterBreak="0">
    <w:nsid w:val="778E43C9"/>
    <w:multiLevelType w:val="multilevel"/>
    <w:tmpl w:val="8A5424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7" w15:restartNumberingAfterBreak="0">
    <w:nsid w:val="780F1DA3"/>
    <w:multiLevelType w:val="multilevel"/>
    <w:tmpl w:val="6DB658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8" w15:restartNumberingAfterBreak="0">
    <w:nsid w:val="78122A83"/>
    <w:multiLevelType w:val="multilevel"/>
    <w:tmpl w:val="43F43F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9" w15:restartNumberingAfterBreak="0">
    <w:nsid w:val="78356142"/>
    <w:multiLevelType w:val="multilevel"/>
    <w:tmpl w:val="B2B8EE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0" w15:restartNumberingAfterBreak="0">
    <w:nsid w:val="78786C6F"/>
    <w:multiLevelType w:val="multilevel"/>
    <w:tmpl w:val="3500B6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1" w15:restartNumberingAfterBreak="0">
    <w:nsid w:val="79283948"/>
    <w:multiLevelType w:val="hybridMultilevel"/>
    <w:tmpl w:val="80E0B3DE"/>
    <w:lvl w:ilvl="0" w:tplc="E9F4B372">
      <w:start w:val="1"/>
      <w:numFmt w:val="bullet"/>
      <w:lvlText w:val=" "/>
      <w:lvlJc w:val="left"/>
      <w:pPr>
        <w:tabs>
          <w:tab w:val="num" w:pos="720"/>
        </w:tabs>
        <w:ind w:left="720" w:hanging="360"/>
      </w:pPr>
      <w:rPr>
        <w:rFonts w:ascii="Tw Cen MT" w:hAnsi="Tw Cen MT" w:hint="default"/>
      </w:rPr>
    </w:lvl>
    <w:lvl w:ilvl="1" w:tplc="996C30A2" w:tentative="1">
      <w:start w:val="1"/>
      <w:numFmt w:val="bullet"/>
      <w:lvlText w:val=" "/>
      <w:lvlJc w:val="left"/>
      <w:pPr>
        <w:tabs>
          <w:tab w:val="num" w:pos="1440"/>
        </w:tabs>
        <w:ind w:left="1440" w:hanging="360"/>
      </w:pPr>
      <w:rPr>
        <w:rFonts w:ascii="Tw Cen MT" w:hAnsi="Tw Cen MT" w:hint="default"/>
      </w:rPr>
    </w:lvl>
    <w:lvl w:ilvl="2" w:tplc="00BEB8BA" w:tentative="1">
      <w:start w:val="1"/>
      <w:numFmt w:val="bullet"/>
      <w:lvlText w:val=" "/>
      <w:lvlJc w:val="left"/>
      <w:pPr>
        <w:tabs>
          <w:tab w:val="num" w:pos="2160"/>
        </w:tabs>
        <w:ind w:left="2160" w:hanging="360"/>
      </w:pPr>
      <w:rPr>
        <w:rFonts w:ascii="Tw Cen MT" w:hAnsi="Tw Cen MT" w:hint="default"/>
      </w:rPr>
    </w:lvl>
    <w:lvl w:ilvl="3" w:tplc="49C8E6F6" w:tentative="1">
      <w:start w:val="1"/>
      <w:numFmt w:val="bullet"/>
      <w:lvlText w:val=" "/>
      <w:lvlJc w:val="left"/>
      <w:pPr>
        <w:tabs>
          <w:tab w:val="num" w:pos="2880"/>
        </w:tabs>
        <w:ind w:left="2880" w:hanging="360"/>
      </w:pPr>
      <w:rPr>
        <w:rFonts w:ascii="Tw Cen MT" w:hAnsi="Tw Cen MT" w:hint="default"/>
      </w:rPr>
    </w:lvl>
    <w:lvl w:ilvl="4" w:tplc="1706BDDC" w:tentative="1">
      <w:start w:val="1"/>
      <w:numFmt w:val="bullet"/>
      <w:lvlText w:val=" "/>
      <w:lvlJc w:val="left"/>
      <w:pPr>
        <w:tabs>
          <w:tab w:val="num" w:pos="3600"/>
        </w:tabs>
        <w:ind w:left="3600" w:hanging="360"/>
      </w:pPr>
      <w:rPr>
        <w:rFonts w:ascii="Tw Cen MT" w:hAnsi="Tw Cen MT" w:hint="default"/>
      </w:rPr>
    </w:lvl>
    <w:lvl w:ilvl="5" w:tplc="34EA59D4" w:tentative="1">
      <w:start w:val="1"/>
      <w:numFmt w:val="bullet"/>
      <w:lvlText w:val=" "/>
      <w:lvlJc w:val="left"/>
      <w:pPr>
        <w:tabs>
          <w:tab w:val="num" w:pos="4320"/>
        </w:tabs>
        <w:ind w:left="4320" w:hanging="360"/>
      </w:pPr>
      <w:rPr>
        <w:rFonts w:ascii="Tw Cen MT" w:hAnsi="Tw Cen MT" w:hint="default"/>
      </w:rPr>
    </w:lvl>
    <w:lvl w:ilvl="6" w:tplc="9716AEBE" w:tentative="1">
      <w:start w:val="1"/>
      <w:numFmt w:val="bullet"/>
      <w:lvlText w:val=" "/>
      <w:lvlJc w:val="left"/>
      <w:pPr>
        <w:tabs>
          <w:tab w:val="num" w:pos="5040"/>
        </w:tabs>
        <w:ind w:left="5040" w:hanging="360"/>
      </w:pPr>
      <w:rPr>
        <w:rFonts w:ascii="Tw Cen MT" w:hAnsi="Tw Cen MT" w:hint="default"/>
      </w:rPr>
    </w:lvl>
    <w:lvl w:ilvl="7" w:tplc="2EBEA4C6" w:tentative="1">
      <w:start w:val="1"/>
      <w:numFmt w:val="bullet"/>
      <w:lvlText w:val=" "/>
      <w:lvlJc w:val="left"/>
      <w:pPr>
        <w:tabs>
          <w:tab w:val="num" w:pos="5760"/>
        </w:tabs>
        <w:ind w:left="5760" w:hanging="360"/>
      </w:pPr>
      <w:rPr>
        <w:rFonts w:ascii="Tw Cen MT" w:hAnsi="Tw Cen MT" w:hint="default"/>
      </w:rPr>
    </w:lvl>
    <w:lvl w:ilvl="8" w:tplc="C2E8D068" w:tentative="1">
      <w:start w:val="1"/>
      <w:numFmt w:val="bullet"/>
      <w:lvlText w:val=" "/>
      <w:lvlJc w:val="left"/>
      <w:pPr>
        <w:tabs>
          <w:tab w:val="num" w:pos="6480"/>
        </w:tabs>
        <w:ind w:left="6480" w:hanging="360"/>
      </w:pPr>
      <w:rPr>
        <w:rFonts w:ascii="Tw Cen MT" w:hAnsi="Tw Cen MT" w:hint="default"/>
      </w:rPr>
    </w:lvl>
  </w:abstractNum>
  <w:abstractNum w:abstractNumId="312" w15:restartNumberingAfterBreak="0">
    <w:nsid w:val="7967404C"/>
    <w:multiLevelType w:val="multilevel"/>
    <w:tmpl w:val="E40EA4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3" w15:restartNumberingAfterBreak="0">
    <w:nsid w:val="796E46B9"/>
    <w:multiLevelType w:val="multilevel"/>
    <w:tmpl w:val="C116DB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4" w15:restartNumberingAfterBreak="0">
    <w:nsid w:val="7A4F0A62"/>
    <w:multiLevelType w:val="multilevel"/>
    <w:tmpl w:val="E7F678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5" w15:restartNumberingAfterBreak="0">
    <w:nsid w:val="7AF97FBF"/>
    <w:multiLevelType w:val="multilevel"/>
    <w:tmpl w:val="540494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6" w15:restartNumberingAfterBreak="0">
    <w:nsid w:val="7B3040EB"/>
    <w:multiLevelType w:val="multilevel"/>
    <w:tmpl w:val="6414CA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7" w15:restartNumberingAfterBreak="0">
    <w:nsid w:val="7C1E53B3"/>
    <w:multiLevelType w:val="multilevel"/>
    <w:tmpl w:val="6C7AE1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8" w15:restartNumberingAfterBreak="0">
    <w:nsid w:val="7C2F738B"/>
    <w:multiLevelType w:val="multilevel"/>
    <w:tmpl w:val="D6948B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9" w15:restartNumberingAfterBreak="0">
    <w:nsid w:val="7CCF533D"/>
    <w:multiLevelType w:val="multilevel"/>
    <w:tmpl w:val="3D9842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0" w15:restartNumberingAfterBreak="0">
    <w:nsid w:val="7D2011A9"/>
    <w:multiLevelType w:val="multilevel"/>
    <w:tmpl w:val="72C455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1" w15:restartNumberingAfterBreak="0">
    <w:nsid w:val="7DBF64CC"/>
    <w:multiLevelType w:val="multilevel"/>
    <w:tmpl w:val="669A7E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2" w15:restartNumberingAfterBreak="0">
    <w:nsid w:val="7DCC6007"/>
    <w:multiLevelType w:val="hybridMultilevel"/>
    <w:tmpl w:val="7C6A64A2"/>
    <w:lvl w:ilvl="0" w:tplc="0CF42AEA">
      <w:start w:val="1"/>
      <w:numFmt w:val="bullet"/>
      <w:lvlText w:val="•"/>
      <w:lvlJc w:val="left"/>
      <w:pPr>
        <w:tabs>
          <w:tab w:val="num" w:pos="720"/>
        </w:tabs>
        <w:ind w:left="720" w:hanging="360"/>
      </w:pPr>
      <w:rPr>
        <w:rFonts w:ascii="Arial" w:hAnsi="Arial" w:hint="default"/>
      </w:rPr>
    </w:lvl>
    <w:lvl w:ilvl="1" w:tplc="9EF807CA" w:tentative="1">
      <w:start w:val="1"/>
      <w:numFmt w:val="bullet"/>
      <w:lvlText w:val="•"/>
      <w:lvlJc w:val="left"/>
      <w:pPr>
        <w:tabs>
          <w:tab w:val="num" w:pos="1440"/>
        </w:tabs>
        <w:ind w:left="1440" w:hanging="360"/>
      </w:pPr>
      <w:rPr>
        <w:rFonts w:ascii="Arial" w:hAnsi="Arial" w:hint="default"/>
      </w:rPr>
    </w:lvl>
    <w:lvl w:ilvl="2" w:tplc="0A804EC6" w:tentative="1">
      <w:start w:val="1"/>
      <w:numFmt w:val="bullet"/>
      <w:lvlText w:val="•"/>
      <w:lvlJc w:val="left"/>
      <w:pPr>
        <w:tabs>
          <w:tab w:val="num" w:pos="2160"/>
        </w:tabs>
        <w:ind w:left="2160" w:hanging="360"/>
      </w:pPr>
      <w:rPr>
        <w:rFonts w:ascii="Arial" w:hAnsi="Arial" w:hint="default"/>
      </w:rPr>
    </w:lvl>
    <w:lvl w:ilvl="3" w:tplc="7786D776" w:tentative="1">
      <w:start w:val="1"/>
      <w:numFmt w:val="bullet"/>
      <w:lvlText w:val="•"/>
      <w:lvlJc w:val="left"/>
      <w:pPr>
        <w:tabs>
          <w:tab w:val="num" w:pos="2880"/>
        </w:tabs>
        <w:ind w:left="2880" w:hanging="360"/>
      </w:pPr>
      <w:rPr>
        <w:rFonts w:ascii="Arial" w:hAnsi="Arial" w:hint="default"/>
      </w:rPr>
    </w:lvl>
    <w:lvl w:ilvl="4" w:tplc="6868FC02" w:tentative="1">
      <w:start w:val="1"/>
      <w:numFmt w:val="bullet"/>
      <w:lvlText w:val="•"/>
      <w:lvlJc w:val="left"/>
      <w:pPr>
        <w:tabs>
          <w:tab w:val="num" w:pos="3600"/>
        </w:tabs>
        <w:ind w:left="3600" w:hanging="360"/>
      </w:pPr>
      <w:rPr>
        <w:rFonts w:ascii="Arial" w:hAnsi="Arial" w:hint="default"/>
      </w:rPr>
    </w:lvl>
    <w:lvl w:ilvl="5" w:tplc="8E967A3E" w:tentative="1">
      <w:start w:val="1"/>
      <w:numFmt w:val="bullet"/>
      <w:lvlText w:val="•"/>
      <w:lvlJc w:val="left"/>
      <w:pPr>
        <w:tabs>
          <w:tab w:val="num" w:pos="4320"/>
        </w:tabs>
        <w:ind w:left="4320" w:hanging="360"/>
      </w:pPr>
      <w:rPr>
        <w:rFonts w:ascii="Arial" w:hAnsi="Arial" w:hint="default"/>
      </w:rPr>
    </w:lvl>
    <w:lvl w:ilvl="6" w:tplc="15C239F2" w:tentative="1">
      <w:start w:val="1"/>
      <w:numFmt w:val="bullet"/>
      <w:lvlText w:val="•"/>
      <w:lvlJc w:val="left"/>
      <w:pPr>
        <w:tabs>
          <w:tab w:val="num" w:pos="5040"/>
        </w:tabs>
        <w:ind w:left="5040" w:hanging="360"/>
      </w:pPr>
      <w:rPr>
        <w:rFonts w:ascii="Arial" w:hAnsi="Arial" w:hint="default"/>
      </w:rPr>
    </w:lvl>
    <w:lvl w:ilvl="7" w:tplc="51B4D774" w:tentative="1">
      <w:start w:val="1"/>
      <w:numFmt w:val="bullet"/>
      <w:lvlText w:val="•"/>
      <w:lvlJc w:val="left"/>
      <w:pPr>
        <w:tabs>
          <w:tab w:val="num" w:pos="5760"/>
        </w:tabs>
        <w:ind w:left="5760" w:hanging="360"/>
      </w:pPr>
      <w:rPr>
        <w:rFonts w:ascii="Arial" w:hAnsi="Arial" w:hint="default"/>
      </w:rPr>
    </w:lvl>
    <w:lvl w:ilvl="8" w:tplc="38E62D82" w:tentative="1">
      <w:start w:val="1"/>
      <w:numFmt w:val="bullet"/>
      <w:lvlText w:val="•"/>
      <w:lvlJc w:val="left"/>
      <w:pPr>
        <w:tabs>
          <w:tab w:val="num" w:pos="6480"/>
        </w:tabs>
        <w:ind w:left="6480" w:hanging="360"/>
      </w:pPr>
      <w:rPr>
        <w:rFonts w:ascii="Arial" w:hAnsi="Arial" w:hint="default"/>
      </w:rPr>
    </w:lvl>
  </w:abstractNum>
  <w:abstractNum w:abstractNumId="323" w15:restartNumberingAfterBreak="0">
    <w:nsid w:val="7F20461B"/>
    <w:multiLevelType w:val="hybridMultilevel"/>
    <w:tmpl w:val="9B1AC3EA"/>
    <w:lvl w:ilvl="0" w:tplc="697AD3E6">
      <w:start w:val="1"/>
      <w:numFmt w:val="bullet"/>
      <w:lvlText w:val=" "/>
      <w:lvlJc w:val="left"/>
      <w:pPr>
        <w:tabs>
          <w:tab w:val="num" w:pos="720"/>
        </w:tabs>
        <w:ind w:left="720" w:hanging="360"/>
      </w:pPr>
      <w:rPr>
        <w:rFonts w:ascii="Tw Cen MT" w:hAnsi="Tw Cen MT" w:hint="default"/>
      </w:rPr>
    </w:lvl>
    <w:lvl w:ilvl="1" w:tplc="BBDEE5A6" w:tentative="1">
      <w:start w:val="1"/>
      <w:numFmt w:val="bullet"/>
      <w:lvlText w:val=" "/>
      <w:lvlJc w:val="left"/>
      <w:pPr>
        <w:tabs>
          <w:tab w:val="num" w:pos="1440"/>
        </w:tabs>
        <w:ind w:left="1440" w:hanging="360"/>
      </w:pPr>
      <w:rPr>
        <w:rFonts w:ascii="Tw Cen MT" w:hAnsi="Tw Cen MT" w:hint="default"/>
      </w:rPr>
    </w:lvl>
    <w:lvl w:ilvl="2" w:tplc="906631D2" w:tentative="1">
      <w:start w:val="1"/>
      <w:numFmt w:val="bullet"/>
      <w:lvlText w:val=" "/>
      <w:lvlJc w:val="left"/>
      <w:pPr>
        <w:tabs>
          <w:tab w:val="num" w:pos="2160"/>
        </w:tabs>
        <w:ind w:left="2160" w:hanging="360"/>
      </w:pPr>
      <w:rPr>
        <w:rFonts w:ascii="Tw Cen MT" w:hAnsi="Tw Cen MT" w:hint="default"/>
      </w:rPr>
    </w:lvl>
    <w:lvl w:ilvl="3" w:tplc="9B905658" w:tentative="1">
      <w:start w:val="1"/>
      <w:numFmt w:val="bullet"/>
      <w:lvlText w:val=" "/>
      <w:lvlJc w:val="left"/>
      <w:pPr>
        <w:tabs>
          <w:tab w:val="num" w:pos="2880"/>
        </w:tabs>
        <w:ind w:left="2880" w:hanging="360"/>
      </w:pPr>
      <w:rPr>
        <w:rFonts w:ascii="Tw Cen MT" w:hAnsi="Tw Cen MT" w:hint="default"/>
      </w:rPr>
    </w:lvl>
    <w:lvl w:ilvl="4" w:tplc="DB2E2374" w:tentative="1">
      <w:start w:val="1"/>
      <w:numFmt w:val="bullet"/>
      <w:lvlText w:val=" "/>
      <w:lvlJc w:val="left"/>
      <w:pPr>
        <w:tabs>
          <w:tab w:val="num" w:pos="3600"/>
        </w:tabs>
        <w:ind w:left="3600" w:hanging="360"/>
      </w:pPr>
      <w:rPr>
        <w:rFonts w:ascii="Tw Cen MT" w:hAnsi="Tw Cen MT" w:hint="default"/>
      </w:rPr>
    </w:lvl>
    <w:lvl w:ilvl="5" w:tplc="7BC6D354" w:tentative="1">
      <w:start w:val="1"/>
      <w:numFmt w:val="bullet"/>
      <w:lvlText w:val=" "/>
      <w:lvlJc w:val="left"/>
      <w:pPr>
        <w:tabs>
          <w:tab w:val="num" w:pos="4320"/>
        </w:tabs>
        <w:ind w:left="4320" w:hanging="360"/>
      </w:pPr>
      <w:rPr>
        <w:rFonts w:ascii="Tw Cen MT" w:hAnsi="Tw Cen MT" w:hint="default"/>
      </w:rPr>
    </w:lvl>
    <w:lvl w:ilvl="6" w:tplc="E2B4B828" w:tentative="1">
      <w:start w:val="1"/>
      <w:numFmt w:val="bullet"/>
      <w:lvlText w:val=" "/>
      <w:lvlJc w:val="left"/>
      <w:pPr>
        <w:tabs>
          <w:tab w:val="num" w:pos="5040"/>
        </w:tabs>
        <w:ind w:left="5040" w:hanging="360"/>
      </w:pPr>
      <w:rPr>
        <w:rFonts w:ascii="Tw Cen MT" w:hAnsi="Tw Cen MT" w:hint="default"/>
      </w:rPr>
    </w:lvl>
    <w:lvl w:ilvl="7" w:tplc="7B8E8E08" w:tentative="1">
      <w:start w:val="1"/>
      <w:numFmt w:val="bullet"/>
      <w:lvlText w:val=" "/>
      <w:lvlJc w:val="left"/>
      <w:pPr>
        <w:tabs>
          <w:tab w:val="num" w:pos="5760"/>
        </w:tabs>
        <w:ind w:left="5760" w:hanging="360"/>
      </w:pPr>
      <w:rPr>
        <w:rFonts w:ascii="Tw Cen MT" w:hAnsi="Tw Cen MT" w:hint="default"/>
      </w:rPr>
    </w:lvl>
    <w:lvl w:ilvl="8" w:tplc="37E4ACFA" w:tentative="1">
      <w:start w:val="1"/>
      <w:numFmt w:val="bullet"/>
      <w:lvlText w:val=" "/>
      <w:lvlJc w:val="left"/>
      <w:pPr>
        <w:tabs>
          <w:tab w:val="num" w:pos="6480"/>
        </w:tabs>
        <w:ind w:left="6480" w:hanging="360"/>
      </w:pPr>
      <w:rPr>
        <w:rFonts w:ascii="Tw Cen MT" w:hAnsi="Tw Cen MT" w:hint="default"/>
      </w:rPr>
    </w:lvl>
  </w:abstractNum>
  <w:abstractNum w:abstractNumId="324" w15:restartNumberingAfterBreak="0">
    <w:nsid w:val="7F3F7076"/>
    <w:multiLevelType w:val="multilevel"/>
    <w:tmpl w:val="704C87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5" w15:restartNumberingAfterBreak="0">
    <w:nsid w:val="7F4A1ED3"/>
    <w:multiLevelType w:val="multilevel"/>
    <w:tmpl w:val="7988BC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33314776">
    <w:abstractNumId w:val="46"/>
  </w:num>
  <w:num w:numId="2" w16cid:durableId="1375885926">
    <w:abstractNumId w:val="187"/>
  </w:num>
  <w:num w:numId="3" w16cid:durableId="974333771">
    <w:abstractNumId w:val="0"/>
  </w:num>
  <w:num w:numId="4" w16cid:durableId="1976988745">
    <w:abstractNumId w:val="65"/>
  </w:num>
  <w:num w:numId="5" w16cid:durableId="343242809">
    <w:abstractNumId w:val="61"/>
  </w:num>
  <w:num w:numId="6" w16cid:durableId="1572077973">
    <w:abstractNumId w:val="230"/>
  </w:num>
  <w:num w:numId="7" w16cid:durableId="1782214352">
    <w:abstractNumId w:val="251"/>
  </w:num>
  <w:num w:numId="8" w16cid:durableId="774061094">
    <w:abstractNumId w:val="311"/>
  </w:num>
  <w:num w:numId="9" w16cid:durableId="933436066">
    <w:abstractNumId w:val="323"/>
  </w:num>
  <w:num w:numId="10" w16cid:durableId="1413119646">
    <w:abstractNumId w:val="290"/>
  </w:num>
  <w:num w:numId="11" w16cid:durableId="767698401">
    <w:abstractNumId w:val="322"/>
  </w:num>
  <w:num w:numId="12" w16cid:durableId="370346452">
    <w:abstractNumId w:val="120"/>
  </w:num>
  <w:num w:numId="13" w16cid:durableId="1391490456">
    <w:abstractNumId w:val="262"/>
  </w:num>
  <w:num w:numId="14" w16cid:durableId="194008144">
    <w:abstractNumId w:val="119"/>
  </w:num>
  <w:num w:numId="15" w16cid:durableId="1124231106">
    <w:abstractNumId w:val="198"/>
  </w:num>
  <w:num w:numId="16" w16cid:durableId="996299195">
    <w:abstractNumId w:val="139"/>
  </w:num>
  <w:num w:numId="17" w16cid:durableId="941382698">
    <w:abstractNumId w:val="202"/>
  </w:num>
  <w:num w:numId="18" w16cid:durableId="123084908">
    <w:abstractNumId w:val="10"/>
  </w:num>
  <w:num w:numId="19" w16cid:durableId="1983120760">
    <w:abstractNumId w:val="307"/>
  </w:num>
  <w:num w:numId="20" w16cid:durableId="2078623388">
    <w:abstractNumId w:val="298"/>
  </w:num>
  <w:num w:numId="21" w16cid:durableId="13656434">
    <w:abstractNumId w:val="172"/>
  </w:num>
  <w:num w:numId="22" w16cid:durableId="363020051">
    <w:abstractNumId w:val="194"/>
  </w:num>
  <w:num w:numId="23" w16cid:durableId="141892363">
    <w:abstractNumId w:val="318"/>
  </w:num>
  <w:num w:numId="24" w16cid:durableId="431630044">
    <w:abstractNumId w:val="294"/>
  </w:num>
  <w:num w:numId="25" w16cid:durableId="1919053698">
    <w:abstractNumId w:val="200"/>
  </w:num>
  <w:num w:numId="26" w16cid:durableId="786581624">
    <w:abstractNumId w:val="226"/>
  </w:num>
  <w:num w:numId="27" w16cid:durableId="1831941574">
    <w:abstractNumId w:val="59"/>
  </w:num>
  <w:num w:numId="28" w16cid:durableId="868490870">
    <w:abstractNumId w:val="109"/>
  </w:num>
  <w:num w:numId="29" w16cid:durableId="1201164289">
    <w:abstractNumId w:val="171"/>
  </w:num>
  <w:num w:numId="30" w16cid:durableId="211042961">
    <w:abstractNumId w:val="224"/>
  </w:num>
  <w:num w:numId="31" w16cid:durableId="1884126951">
    <w:abstractNumId w:val="85"/>
  </w:num>
  <w:num w:numId="32" w16cid:durableId="1207791336">
    <w:abstractNumId w:val="53"/>
  </w:num>
  <w:num w:numId="33" w16cid:durableId="50200853">
    <w:abstractNumId w:val="134"/>
  </w:num>
  <w:num w:numId="34" w16cid:durableId="710499929">
    <w:abstractNumId w:val="70"/>
  </w:num>
  <w:num w:numId="35" w16cid:durableId="1030568307">
    <w:abstractNumId w:val="143"/>
  </w:num>
  <w:num w:numId="36" w16cid:durableId="617446424">
    <w:abstractNumId w:val="167"/>
  </w:num>
  <w:num w:numId="37" w16cid:durableId="144663797">
    <w:abstractNumId w:val="35"/>
  </w:num>
  <w:num w:numId="38" w16cid:durableId="1548447293">
    <w:abstractNumId w:val="130"/>
  </w:num>
  <w:num w:numId="39" w16cid:durableId="1958291446">
    <w:abstractNumId w:val="45"/>
  </w:num>
  <w:num w:numId="40" w16cid:durableId="1002465600">
    <w:abstractNumId w:val="249"/>
  </w:num>
  <w:num w:numId="41" w16cid:durableId="438840568">
    <w:abstractNumId w:val="42"/>
  </w:num>
  <w:num w:numId="42" w16cid:durableId="1704793802">
    <w:abstractNumId w:val="241"/>
  </w:num>
  <w:num w:numId="43" w16cid:durableId="2018381431">
    <w:abstractNumId w:val="69"/>
  </w:num>
  <w:num w:numId="44" w16cid:durableId="2033606894">
    <w:abstractNumId w:val="158"/>
  </w:num>
  <w:num w:numId="45" w16cid:durableId="1403020381">
    <w:abstractNumId w:val="274"/>
  </w:num>
  <w:num w:numId="46" w16cid:durableId="363870207">
    <w:abstractNumId w:val="195"/>
  </w:num>
  <w:num w:numId="47" w16cid:durableId="1721902825">
    <w:abstractNumId w:val="9"/>
  </w:num>
  <w:num w:numId="48" w16cid:durableId="850947120">
    <w:abstractNumId w:val="243"/>
  </w:num>
  <w:num w:numId="49" w16cid:durableId="1261140326">
    <w:abstractNumId w:val="132"/>
  </w:num>
  <w:num w:numId="50" w16cid:durableId="33383120">
    <w:abstractNumId w:val="209"/>
  </w:num>
  <w:num w:numId="51" w16cid:durableId="556166656">
    <w:abstractNumId w:val="164"/>
  </w:num>
  <w:num w:numId="52" w16cid:durableId="276714917">
    <w:abstractNumId w:val="63"/>
  </w:num>
  <w:num w:numId="53" w16cid:durableId="1463962780">
    <w:abstractNumId w:val="215"/>
  </w:num>
  <w:num w:numId="54" w16cid:durableId="968130542">
    <w:abstractNumId w:val="51"/>
  </w:num>
  <w:num w:numId="55" w16cid:durableId="637537541">
    <w:abstractNumId w:val="38"/>
  </w:num>
  <w:num w:numId="56" w16cid:durableId="801730375">
    <w:abstractNumId w:val="78"/>
  </w:num>
  <w:num w:numId="57" w16cid:durableId="1271275885">
    <w:abstractNumId w:val="112"/>
  </w:num>
  <w:num w:numId="58" w16cid:durableId="169951685">
    <w:abstractNumId w:val="23"/>
  </w:num>
  <w:num w:numId="59" w16cid:durableId="1260796196">
    <w:abstractNumId w:val="25"/>
  </w:num>
  <w:num w:numId="60" w16cid:durableId="1455639512">
    <w:abstractNumId w:val="235"/>
  </w:num>
  <w:num w:numId="61" w16cid:durableId="1711299552">
    <w:abstractNumId w:val="124"/>
  </w:num>
  <w:num w:numId="62" w16cid:durableId="1841702126">
    <w:abstractNumId w:val="297"/>
  </w:num>
  <w:num w:numId="63" w16cid:durableId="1924602428">
    <w:abstractNumId w:val="97"/>
  </w:num>
  <w:num w:numId="64" w16cid:durableId="606549593">
    <w:abstractNumId w:val="220"/>
  </w:num>
  <w:num w:numId="65" w16cid:durableId="898247739">
    <w:abstractNumId w:val="8"/>
  </w:num>
  <w:num w:numId="66" w16cid:durableId="226646894">
    <w:abstractNumId w:val="39"/>
  </w:num>
  <w:num w:numId="67" w16cid:durableId="1417172762">
    <w:abstractNumId w:val="257"/>
  </w:num>
  <w:num w:numId="68" w16cid:durableId="1349678398">
    <w:abstractNumId w:val="175"/>
  </w:num>
  <w:num w:numId="69" w16cid:durableId="777987071">
    <w:abstractNumId w:val="113"/>
  </w:num>
  <w:num w:numId="70" w16cid:durableId="827792765">
    <w:abstractNumId w:val="16"/>
  </w:num>
  <w:num w:numId="71" w16cid:durableId="1976374855">
    <w:abstractNumId w:val="116"/>
  </w:num>
  <w:num w:numId="72" w16cid:durableId="1543513358">
    <w:abstractNumId w:val="306"/>
  </w:num>
  <w:num w:numId="73" w16cid:durableId="1194877443">
    <w:abstractNumId w:val="180"/>
  </w:num>
  <w:num w:numId="74" w16cid:durableId="1758475124">
    <w:abstractNumId w:val="255"/>
  </w:num>
  <w:num w:numId="75" w16cid:durableId="795491807">
    <w:abstractNumId w:val="13"/>
  </w:num>
  <w:num w:numId="76" w16cid:durableId="1391886056">
    <w:abstractNumId w:val="201"/>
  </w:num>
  <w:num w:numId="77" w16cid:durableId="1427117015">
    <w:abstractNumId w:val="64"/>
  </w:num>
  <w:num w:numId="78" w16cid:durableId="1251040695">
    <w:abstractNumId w:val="295"/>
  </w:num>
  <w:num w:numId="79" w16cid:durableId="2073310724">
    <w:abstractNumId w:val="1"/>
  </w:num>
  <w:num w:numId="80" w16cid:durableId="22484010">
    <w:abstractNumId w:val="28"/>
  </w:num>
  <w:num w:numId="81" w16cid:durableId="1698584812">
    <w:abstractNumId w:val="104"/>
  </w:num>
  <w:num w:numId="82" w16cid:durableId="580140627">
    <w:abstractNumId w:val="183"/>
  </w:num>
  <w:num w:numId="83" w16cid:durableId="683022338">
    <w:abstractNumId w:val="271"/>
  </w:num>
  <w:num w:numId="84" w16cid:durableId="993680244">
    <w:abstractNumId w:val="316"/>
  </w:num>
  <w:num w:numId="85" w16cid:durableId="1227111442">
    <w:abstractNumId w:val="245"/>
  </w:num>
  <w:num w:numId="86" w16cid:durableId="1192569604">
    <w:abstractNumId w:val="168"/>
  </w:num>
  <w:num w:numId="87" w16cid:durableId="1890994763">
    <w:abstractNumId w:val="15"/>
  </w:num>
  <w:num w:numId="88" w16cid:durableId="1638074590">
    <w:abstractNumId w:val="89"/>
  </w:num>
  <w:num w:numId="89" w16cid:durableId="1958172155">
    <w:abstractNumId w:val="34"/>
  </w:num>
  <w:num w:numId="90" w16cid:durableId="1245148484">
    <w:abstractNumId w:val="102"/>
  </w:num>
  <w:num w:numId="91" w16cid:durableId="258343257">
    <w:abstractNumId w:val="178"/>
  </w:num>
  <w:num w:numId="92" w16cid:durableId="1480077618">
    <w:abstractNumId w:val="50"/>
  </w:num>
  <w:num w:numId="93" w16cid:durableId="102267774">
    <w:abstractNumId w:val="301"/>
  </w:num>
  <w:num w:numId="94" w16cid:durableId="212157707">
    <w:abstractNumId w:val="155"/>
  </w:num>
  <w:num w:numId="95" w16cid:durableId="196742190">
    <w:abstractNumId w:val="232"/>
  </w:num>
  <w:num w:numId="96" w16cid:durableId="1768578512">
    <w:abstractNumId w:val="253"/>
  </w:num>
  <w:num w:numId="97" w16cid:durableId="885066387">
    <w:abstractNumId w:val="58"/>
  </w:num>
  <w:num w:numId="98" w16cid:durableId="1509561242">
    <w:abstractNumId w:val="148"/>
  </w:num>
  <w:num w:numId="99" w16cid:durableId="524250765">
    <w:abstractNumId w:val="302"/>
  </w:num>
  <w:num w:numId="100" w16cid:durableId="1721007588">
    <w:abstractNumId w:val="279"/>
  </w:num>
  <w:num w:numId="101" w16cid:durableId="1594313828">
    <w:abstractNumId w:val="48"/>
  </w:num>
  <w:num w:numId="102" w16cid:durableId="1798642885">
    <w:abstractNumId w:val="95"/>
  </w:num>
  <w:num w:numId="103" w16cid:durableId="1663316836">
    <w:abstractNumId w:val="156"/>
  </w:num>
  <w:num w:numId="104" w16cid:durableId="871695042">
    <w:abstractNumId w:val="126"/>
  </w:num>
  <w:num w:numId="105" w16cid:durableId="128981928">
    <w:abstractNumId w:val="207"/>
  </w:num>
  <w:num w:numId="106" w16cid:durableId="1006713308">
    <w:abstractNumId w:val="44"/>
  </w:num>
  <w:num w:numId="107" w16cid:durableId="930430874">
    <w:abstractNumId w:val="213"/>
  </w:num>
  <w:num w:numId="108" w16cid:durableId="624894318">
    <w:abstractNumId w:val="236"/>
  </w:num>
  <w:num w:numId="109" w16cid:durableId="667900065">
    <w:abstractNumId w:val="76"/>
  </w:num>
  <w:num w:numId="110" w16cid:durableId="1937135368">
    <w:abstractNumId w:val="159"/>
  </w:num>
  <w:num w:numId="111" w16cid:durableId="1278756414">
    <w:abstractNumId w:val="110"/>
  </w:num>
  <w:num w:numId="112" w16cid:durableId="1441804516">
    <w:abstractNumId w:val="136"/>
  </w:num>
  <w:num w:numId="113" w16cid:durableId="1470049961">
    <w:abstractNumId w:val="256"/>
  </w:num>
  <w:num w:numId="114" w16cid:durableId="1050615763">
    <w:abstractNumId w:val="272"/>
  </w:num>
  <w:num w:numId="115" w16cid:durableId="207304163">
    <w:abstractNumId w:val="37"/>
  </w:num>
  <w:num w:numId="116" w16cid:durableId="2053532579">
    <w:abstractNumId w:val="170"/>
  </w:num>
  <w:num w:numId="117" w16cid:durableId="154223422">
    <w:abstractNumId w:val="309"/>
  </w:num>
  <w:num w:numId="118" w16cid:durableId="1390375154">
    <w:abstractNumId w:val="66"/>
  </w:num>
  <w:num w:numId="119" w16cid:durableId="912013472">
    <w:abstractNumId w:val="320"/>
  </w:num>
  <w:num w:numId="120" w16cid:durableId="417365571">
    <w:abstractNumId w:val="284"/>
  </w:num>
  <w:num w:numId="121" w16cid:durableId="537470986">
    <w:abstractNumId w:val="141"/>
  </w:num>
  <w:num w:numId="122" w16cid:durableId="1305045918">
    <w:abstractNumId w:val="300"/>
  </w:num>
  <w:num w:numId="123" w16cid:durableId="1425303201">
    <w:abstractNumId w:val="317"/>
  </w:num>
  <w:num w:numId="124" w16cid:durableId="65765371">
    <w:abstractNumId w:val="36"/>
  </w:num>
  <w:num w:numId="125" w16cid:durableId="170146374">
    <w:abstractNumId w:val="261"/>
  </w:num>
  <w:num w:numId="126" w16cid:durableId="1452624386">
    <w:abstractNumId w:val="103"/>
  </w:num>
  <w:num w:numId="127" w16cid:durableId="1851484345">
    <w:abstractNumId w:val="223"/>
  </w:num>
  <w:num w:numId="128" w16cid:durableId="1053651357">
    <w:abstractNumId w:val="160"/>
  </w:num>
  <w:num w:numId="129" w16cid:durableId="1467233118">
    <w:abstractNumId w:val="26"/>
  </w:num>
  <w:num w:numId="130" w16cid:durableId="1718165516">
    <w:abstractNumId w:val="303"/>
  </w:num>
  <w:num w:numId="131" w16cid:durableId="649095675">
    <w:abstractNumId w:val="163"/>
  </w:num>
  <w:num w:numId="132" w16cid:durableId="194739068">
    <w:abstractNumId w:val="56"/>
  </w:num>
  <w:num w:numId="133" w16cid:durableId="290093446">
    <w:abstractNumId w:val="47"/>
  </w:num>
  <w:num w:numId="134" w16cid:durableId="2047413980">
    <w:abstractNumId w:val="227"/>
  </w:num>
  <w:num w:numId="135" w16cid:durableId="1203711801">
    <w:abstractNumId w:val="54"/>
  </w:num>
  <w:num w:numId="136" w16cid:durableId="1478648868">
    <w:abstractNumId w:val="151"/>
  </w:num>
  <w:num w:numId="137" w16cid:durableId="384181456">
    <w:abstractNumId w:val="217"/>
  </w:num>
  <w:num w:numId="138" w16cid:durableId="2093427037">
    <w:abstractNumId w:val="144"/>
  </w:num>
  <w:num w:numId="139" w16cid:durableId="547641467">
    <w:abstractNumId w:val="41"/>
  </w:num>
  <w:num w:numId="140" w16cid:durableId="1048526349">
    <w:abstractNumId w:val="246"/>
  </w:num>
  <w:num w:numId="141" w16cid:durableId="696657585">
    <w:abstractNumId w:val="293"/>
  </w:num>
  <w:num w:numId="142" w16cid:durableId="340282788">
    <w:abstractNumId w:val="280"/>
  </w:num>
  <w:num w:numId="143" w16cid:durableId="1092122241">
    <w:abstractNumId w:val="191"/>
  </w:num>
  <w:num w:numId="144" w16cid:durableId="2048287899">
    <w:abstractNumId w:val="137"/>
  </w:num>
  <w:num w:numId="145" w16cid:durableId="2033729158">
    <w:abstractNumId w:val="282"/>
  </w:num>
  <w:num w:numId="146" w16cid:durableId="1263803843">
    <w:abstractNumId w:val="146"/>
  </w:num>
  <w:num w:numId="147" w16cid:durableId="2074113931">
    <w:abstractNumId w:val="237"/>
  </w:num>
  <w:num w:numId="148" w16cid:durableId="1467088998">
    <w:abstractNumId w:val="264"/>
  </w:num>
  <w:num w:numId="149" w16cid:durableId="1770467593">
    <w:abstractNumId w:val="176"/>
  </w:num>
  <w:num w:numId="150" w16cid:durableId="1822693551">
    <w:abstractNumId w:val="3"/>
  </w:num>
  <w:num w:numId="151" w16cid:durableId="615791961">
    <w:abstractNumId w:val="197"/>
  </w:num>
  <w:num w:numId="152" w16cid:durableId="852645066">
    <w:abstractNumId w:val="242"/>
  </w:num>
  <w:num w:numId="153" w16cid:durableId="490676160">
    <w:abstractNumId w:val="27"/>
  </w:num>
  <w:num w:numId="154" w16cid:durableId="1083602839">
    <w:abstractNumId w:val="238"/>
  </w:num>
  <w:num w:numId="155" w16cid:durableId="794374499">
    <w:abstractNumId w:val="218"/>
  </w:num>
  <w:num w:numId="156" w16cid:durableId="1479372269">
    <w:abstractNumId w:val="100"/>
  </w:num>
  <w:num w:numId="157" w16cid:durableId="1883903839">
    <w:abstractNumId w:val="222"/>
  </w:num>
  <w:num w:numId="158" w16cid:durableId="1542592899">
    <w:abstractNumId w:val="177"/>
  </w:num>
  <w:num w:numId="159" w16cid:durableId="1986934199">
    <w:abstractNumId w:val="188"/>
  </w:num>
  <w:num w:numId="160" w16cid:durableId="1556547330">
    <w:abstractNumId w:val="229"/>
  </w:num>
  <w:num w:numId="161" w16cid:durableId="244464733">
    <w:abstractNumId w:val="5"/>
  </w:num>
  <w:num w:numId="162" w16cid:durableId="2103065490">
    <w:abstractNumId w:val="268"/>
  </w:num>
  <w:num w:numId="163" w16cid:durableId="390813983">
    <w:abstractNumId w:val="266"/>
  </w:num>
  <w:num w:numId="164" w16cid:durableId="1353797186">
    <w:abstractNumId w:val="313"/>
  </w:num>
  <w:num w:numId="165" w16cid:durableId="56129198">
    <w:abstractNumId w:val="22"/>
  </w:num>
  <w:num w:numId="166" w16cid:durableId="885800014">
    <w:abstractNumId w:val="231"/>
  </w:num>
  <w:num w:numId="167" w16cid:durableId="1208689846">
    <w:abstractNumId w:val="319"/>
  </w:num>
  <w:num w:numId="168" w16cid:durableId="15085236">
    <w:abstractNumId w:val="98"/>
  </w:num>
  <w:num w:numId="169" w16cid:durableId="2091732516">
    <w:abstractNumId w:val="265"/>
  </w:num>
  <w:num w:numId="170" w16cid:durableId="2032145517">
    <w:abstractNumId w:val="233"/>
  </w:num>
  <w:num w:numId="171" w16cid:durableId="1261135637">
    <w:abstractNumId w:val="244"/>
  </w:num>
  <w:num w:numId="172" w16cid:durableId="1708791391">
    <w:abstractNumId w:val="153"/>
  </w:num>
  <w:num w:numId="173" w16cid:durableId="2040542642">
    <w:abstractNumId w:val="299"/>
  </w:num>
  <w:num w:numId="174" w16cid:durableId="960958520">
    <w:abstractNumId w:val="296"/>
  </w:num>
  <w:num w:numId="175" w16cid:durableId="1500854282">
    <w:abstractNumId w:val="99"/>
  </w:num>
  <w:num w:numId="176" w16cid:durableId="318919891">
    <w:abstractNumId w:val="239"/>
  </w:num>
  <w:num w:numId="177" w16cid:durableId="1948737385">
    <w:abstractNumId w:val="288"/>
  </w:num>
  <w:num w:numId="178" w16cid:durableId="244651012">
    <w:abstractNumId w:val="49"/>
  </w:num>
  <w:num w:numId="179" w16cid:durableId="113721931">
    <w:abstractNumId w:val="138"/>
  </w:num>
  <w:num w:numId="180" w16cid:durableId="1749837622">
    <w:abstractNumId w:val="115"/>
  </w:num>
  <w:num w:numId="181" w16cid:durableId="1522665130">
    <w:abstractNumId w:val="211"/>
  </w:num>
  <w:num w:numId="182" w16cid:durableId="1771588155">
    <w:abstractNumId w:val="310"/>
  </w:num>
  <w:num w:numId="183" w16cid:durableId="2024045155">
    <w:abstractNumId w:val="157"/>
  </w:num>
  <w:num w:numId="184" w16cid:durableId="1081873768">
    <w:abstractNumId w:val="152"/>
  </w:num>
  <w:num w:numId="185" w16cid:durableId="1903831114">
    <w:abstractNumId w:val="32"/>
  </w:num>
  <w:num w:numId="186" w16cid:durableId="1412116412">
    <w:abstractNumId w:val="91"/>
  </w:num>
  <w:num w:numId="187" w16cid:durableId="2114737258">
    <w:abstractNumId w:val="321"/>
  </w:num>
  <w:num w:numId="188" w16cid:durableId="822047533">
    <w:abstractNumId w:val="80"/>
  </w:num>
  <w:num w:numId="189" w16cid:durableId="1765686638">
    <w:abstractNumId w:val="14"/>
  </w:num>
  <w:num w:numId="190" w16cid:durableId="1533685494">
    <w:abstractNumId w:val="11"/>
  </w:num>
  <w:num w:numId="191" w16cid:durableId="235362848">
    <w:abstractNumId w:val="258"/>
  </w:num>
  <w:num w:numId="192" w16cid:durableId="1017081258">
    <w:abstractNumId w:val="125"/>
  </w:num>
  <w:num w:numId="193" w16cid:durableId="1631547619">
    <w:abstractNumId w:val="20"/>
  </w:num>
  <w:num w:numId="194" w16cid:durableId="12995699">
    <w:abstractNumId w:val="174"/>
  </w:num>
  <w:num w:numId="195" w16cid:durableId="223957439">
    <w:abstractNumId w:val="189"/>
  </w:num>
  <w:num w:numId="196" w16cid:durableId="1131052974">
    <w:abstractNumId w:val="277"/>
  </w:num>
  <w:num w:numId="197" w16cid:durableId="402722364">
    <w:abstractNumId w:val="88"/>
  </w:num>
  <w:num w:numId="198" w16cid:durableId="1044140857">
    <w:abstractNumId w:val="204"/>
  </w:num>
  <w:num w:numId="199" w16cid:durableId="149441489">
    <w:abstractNumId w:val="315"/>
  </w:num>
  <w:num w:numId="200" w16cid:durableId="1309045890">
    <w:abstractNumId w:val="12"/>
  </w:num>
  <w:num w:numId="201" w16cid:durableId="2117015099">
    <w:abstractNumId w:val="24"/>
  </w:num>
  <w:num w:numId="202" w16cid:durableId="393627072">
    <w:abstractNumId w:val="304"/>
  </w:num>
  <w:num w:numId="203" w16cid:durableId="504705141">
    <w:abstractNumId w:val="166"/>
  </w:num>
  <w:num w:numId="204" w16cid:durableId="997344985">
    <w:abstractNumId w:val="118"/>
  </w:num>
  <w:num w:numId="205" w16cid:durableId="1183276830">
    <w:abstractNumId w:val="108"/>
  </w:num>
  <w:num w:numId="206" w16cid:durableId="1122041960">
    <w:abstractNumId w:val="283"/>
  </w:num>
  <w:num w:numId="207" w16cid:durableId="1382946723">
    <w:abstractNumId w:val="278"/>
  </w:num>
  <w:num w:numId="208" w16cid:durableId="641931400">
    <w:abstractNumId w:val="285"/>
  </w:num>
  <w:num w:numId="209" w16cid:durableId="1313825298">
    <w:abstractNumId w:val="169"/>
  </w:num>
  <w:num w:numId="210" w16cid:durableId="502092981">
    <w:abstractNumId w:val="52"/>
  </w:num>
  <w:num w:numId="211" w16cid:durableId="1947034419">
    <w:abstractNumId w:val="101"/>
  </w:num>
  <w:num w:numId="212" w16cid:durableId="1862891865">
    <w:abstractNumId w:val="128"/>
  </w:num>
  <w:num w:numId="213" w16cid:durableId="466971315">
    <w:abstractNumId w:val="79"/>
  </w:num>
  <w:num w:numId="214" w16cid:durableId="604843876">
    <w:abstractNumId w:val="67"/>
  </w:num>
  <w:num w:numId="215" w16cid:durableId="1278874637">
    <w:abstractNumId w:val="275"/>
  </w:num>
  <w:num w:numId="216" w16cid:durableId="1942714992">
    <w:abstractNumId w:val="291"/>
  </w:num>
  <w:num w:numId="217" w16cid:durableId="1970550191">
    <w:abstractNumId w:val="107"/>
  </w:num>
  <w:num w:numId="218" w16cid:durableId="946422943">
    <w:abstractNumId w:val="216"/>
  </w:num>
  <w:num w:numId="219" w16cid:durableId="1330937222">
    <w:abstractNumId w:val="7"/>
  </w:num>
  <w:num w:numId="220" w16cid:durableId="1249771520">
    <w:abstractNumId w:val="114"/>
  </w:num>
  <w:num w:numId="221" w16cid:durableId="1621885621">
    <w:abstractNumId w:val="75"/>
  </w:num>
  <w:num w:numId="222" w16cid:durableId="399250176">
    <w:abstractNumId w:val="325"/>
  </w:num>
  <w:num w:numId="223" w16cid:durableId="699861631">
    <w:abstractNumId w:val="83"/>
  </w:num>
  <w:num w:numId="224" w16cid:durableId="1326937943">
    <w:abstractNumId w:val="140"/>
  </w:num>
  <w:num w:numId="225" w16cid:durableId="114106050">
    <w:abstractNumId w:val="68"/>
  </w:num>
  <w:num w:numId="226" w16cid:durableId="1100223370">
    <w:abstractNumId w:val="186"/>
  </w:num>
  <w:num w:numId="227" w16cid:durableId="1079906859">
    <w:abstractNumId w:val="105"/>
  </w:num>
  <w:num w:numId="228" w16cid:durableId="834683072">
    <w:abstractNumId w:val="199"/>
  </w:num>
  <w:num w:numId="229" w16cid:durableId="1377698867">
    <w:abstractNumId w:val="208"/>
  </w:num>
  <w:num w:numId="230" w16cid:durableId="1087966682">
    <w:abstractNumId w:val="17"/>
  </w:num>
  <w:num w:numId="231" w16cid:durableId="607397754">
    <w:abstractNumId w:val="106"/>
  </w:num>
  <w:num w:numId="232" w16cid:durableId="1059861383">
    <w:abstractNumId w:val="162"/>
  </w:num>
  <w:num w:numId="233" w16cid:durableId="1325667081">
    <w:abstractNumId w:val="234"/>
  </w:num>
  <w:num w:numId="234" w16cid:durableId="1780023503">
    <w:abstractNumId w:val="250"/>
  </w:num>
  <w:num w:numId="235" w16cid:durableId="957688433">
    <w:abstractNumId w:val="30"/>
  </w:num>
  <w:num w:numId="236" w16cid:durableId="1895694562">
    <w:abstractNumId w:val="31"/>
  </w:num>
  <w:num w:numId="237" w16cid:durableId="2111923518">
    <w:abstractNumId w:val="210"/>
  </w:num>
  <w:num w:numId="238" w16cid:durableId="1211110075">
    <w:abstractNumId w:val="40"/>
  </w:num>
  <w:num w:numId="239" w16cid:durableId="1291060042">
    <w:abstractNumId w:val="192"/>
  </w:num>
  <w:num w:numId="240" w16cid:durableId="1819612275">
    <w:abstractNumId w:val="181"/>
  </w:num>
  <w:num w:numId="241" w16cid:durableId="1114013317">
    <w:abstractNumId w:val="190"/>
  </w:num>
  <w:num w:numId="242" w16cid:durableId="534461182">
    <w:abstractNumId w:val="149"/>
  </w:num>
  <w:num w:numId="243" w16cid:durableId="1681614241">
    <w:abstractNumId w:val="184"/>
  </w:num>
  <w:num w:numId="244" w16cid:durableId="589392938">
    <w:abstractNumId w:val="206"/>
  </w:num>
  <w:num w:numId="245" w16cid:durableId="1153520558">
    <w:abstractNumId w:val="182"/>
  </w:num>
  <w:num w:numId="246" w16cid:durableId="125200484">
    <w:abstractNumId w:val="73"/>
  </w:num>
  <w:num w:numId="247" w16cid:durableId="157967488">
    <w:abstractNumId w:val="87"/>
  </w:num>
  <w:num w:numId="248" w16cid:durableId="1477256384">
    <w:abstractNumId w:val="135"/>
  </w:num>
  <w:num w:numId="249" w16cid:durableId="29844158">
    <w:abstractNumId w:val="142"/>
  </w:num>
  <w:num w:numId="250" w16cid:durableId="1502508190">
    <w:abstractNumId w:val="252"/>
  </w:num>
  <w:num w:numId="251" w16cid:durableId="335033266">
    <w:abstractNumId w:val="55"/>
  </w:num>
  <w:num w:numId="252" w16cid:durableId="60445886">
    <w:abstractNumId w:val="312"/>
  </w:num>
  <w:num w:numId="253" w16cid:durableId="934050703">
    <w:abstractNumId w:val="92"/>
  </w:num>
  <w:num w:numId="254" w16cid:durableId="1915042892">
    <w:abstractNumId w:val="205"/>
  </w:num>
  <w:num w:numId="255" w16cid:durableId="1784958485">
    <w:abstractNumId w:val="214"/>
  </w:num>
  <w:num w:numId="256" w16cid:durableId="1012226612">
    <w:abstractNumId w:val="122"/>
  </w:num>
  <w:num w:numId="257" w16cid:durableId="1078750317">
    <w:abstractNumId w:val="62"/>
  </w:num>
  <w:num w:numId="258" w16cid:durableId="1904877104">
    <w:abstractNumId w:val="196"/>
  </w:num>
  <w:num w:numId="259" w16cid:durableId="1471364977">
    <w:abstractNumId w:val="247"/>
  </w:num>
  <w:num w:numId="260" w16cid:durableId="59794704">
    <w:abstractNumId w:val="289"/>
  </w:num>
  <w:num w:numId="261" w16cid:durableId="263340780">
    <w:abstractNumId w:val="248"/>
  </w:num>
  <w:num w:numId="262" w16cid:durableId="250430644">
    <w:abstractNumId w:val="82"/>
  </w:num>
  <w:num w:numId="263" w16cid:durableId="2079400300">
    <w:abstractNumId w:val="72"/>
  </w:num>
  <w:num w:numId="264" w16cid:durableId="1671636674">
    <w:abstractNumId w:val="267"/>
  </w:num>
  <w:num w:numId="265" w16cid:durableId="286664065">
    <w:abstractNumId w:val="117"/>
  </w:num>
  <w:num w:numId="266" w16cid:durableId="2146580321">
    <w:abstractNumId w:val="259"/>
  </w:num>
  <w:num w:numId="267" w16cid:durableId="1427727282">
    <w:abstractNumId w:val="121"/>
  </w:num>
  <w:num w:numId="268" w16cid:durableId="1825929519">
    <w:abstractNumId w:val="165"/>
  </w:num>
  <w:num w:numId="269" w16cid:durableId="1612517696">
    <w:abstractNumId w:val="260"/>
  </w:num>
  <w:num w:numId="270" w16cid:durableId="1943487839">
    <w:abstractNumId w:val="161"/>
  </w:num>
  <w:num w:numId="271" w16cid:durableId="256837777">
    <w:abstractNumId w:val="71"/>
  </w:num>
  <w:num w:numId="272" w16cid:durableId="1102452579">
    <w:abstractNumId w:val="270"/>
  </w:num>
  <w:num w:numId="273" w16cid:durableId="1895002315">
    <w:abstractNumId w:val="18"/>
  </w:num>
  <w:num w:numId="274" w16cid:durableId="1821312981">
    <w:abstractNumId w:val="6"/>
  </w:num>
  <w:num w:numId="275" w16cid:durableId="442195075">
    <w:abstractNumId w:val="86"/>
  </w:num>
  <w:num w:numId="276" w16cid:durableId="1464230774">
    <w:abstractNumId w:val="314"/>
  </w:num>
  <w:num w:numId="277" w16cid:durableId="82000640">
    <w:abstractNumId w:val="57"/>
  </w:num>
  <w:num w:numId="278" w16cid:durableId="501897928">
    <w:abstractNumId w:val="305"/>
  </w:num>
  <w:num w:numId="279" w16cid:durableId="1799760814">
    <w:abstractNumId w:val="263"/>
  </w:num>
  <w:num w:numId="280" w16cid:durableId="1854345176">
    <w:abstractNumId w:val="94"/>
  </w:num>
  <w:num w:numId="281" w16cid:durableId="309333785">
    <w:abstractNumId w:val="221"/>
  </w:num>
  <w:num w:numId="282" w16cid:durableId="1535653188">
    <w:abstractNumId w:val="84"/>
  </w:num>
  <w:num w:numId="283" w16cid:durableId="833759184">
    <w:abstractNumId w:val="43"/>
  </w:num>
  <w:num w:numId="284" w16cid:durableId="412363460">
    <w:abstractNumId w:val="287"/>
  </w:num>
  <w:num w:numId="285" w16cid:durableId="1443456677">
    <w:abstractNumId w:val="240"/>
  </w:num>
  <w:num w:numId="286" w16cid:durableId="278881360">
    <w:abstractNumId w:val="133"/>
  </w:num>
  <w:num w:numId="287" w16cid:durableId="196893162">
    <w:abstractNumId w:val="60"/>
  </w:num>
  <w:num w:numId="288" w16cid:durableId="532882473">
    <w:abstractNumId w:val="127"/>
  </w:num>
  <w:num w:numId="289" w16cid:durableId="1693217748">
    <w:abstractNumId w:val="81"/>
  </w:num>
  <w:num w:numId="290" w16cid:durableId="1813598301">
    <w:abstractNumId w:val="228"/>
  </w:num>
  <w:num w:numId="291" w16cid:durableId="1294944210">
    <w:abstractNumId w:val="150"/>
  </w:num>
  <w:num w:numId="292" w16cid:durableId="354424127">
    <w:abstractNumId w:val="2"/>
  </w:num>
  <w:num w:numId="293" w16cid:durableId="1183781606">
    <w:abstractNumId w:val="111"/>
  </w:num>
  <w:num w:numId="294" w16cid:durableId="1158420835">
    <w:abstractNumId w:val="93"/>
  </w:num>
  <w:num w:numId="295" w16cid:durableId="840775314">
    <w:abstractNumId w:val="129"/>
  </w:num>
  <w:num w:numId="296" w16cid:durableId="1389258061">
    <w:abstractNumId w:val="4"/>
  </w:num>
  <w:num w:numId="297" w16cid:durableId="363748379">
    <w:abstractNumId w:val="123"/>
  </w:num>
  <w:num w:numId="298" w16cid:durableId="1339773265">
    <w:abstractNumId w:val="254"/>
  </w:num>
  <w:num w:numId="299" w16cid:durableId="1427379762">
    <w:abstractNumId w:val="96"/>
  </w:num>
  <w:num w:numId="300" w16cid:durableId="665137626">
    <w:abstractNumId w:val="185"/>
  </w:num>
  <w:num w:numId="301" w16cid:durableId="617837266">
    <w:abstractNumId w:val="308"/>
  </w:num>
  <w:num w:numId="302" w16cid:durableId="817065270">
    <w:abstractNumId w:val="33"/>
  </w:num>
  <w:num w:numId="303" w16cid:durableId="197470251">
    <w:abstractNumId w:val="281"/>
  </w:num>
  <w:num w:numId="304" w16cid:durableId="1164467536">
    <w:abstractNumId w:val="154"/>
  </w:num>
  <w:num w:numId="305" w16cid:durableId="114954872">
    <w:abstractNumId w:val="292"/>
  </w:num>
  <w:num w:numId="306" w16cid:durableId="1470588133">
    <w:abstractNumId w:val="147"/>
  </w:num>
  <w:num w:numId="307" w16cid:durableId="2077698863">
    <w:abstractNumId w:val="131"/>
  </w:num>
  <w:num w:numId="308" w16cid:durableId="1726879035">
    <w:abstractNumId w:val="203"/>
  </w:num>
  <w:num w:numId="309" w16cid:durableId="1062144342">
    <w:abstractNumId w:val="225"/>
  </w:num>
  <w:num w:numId="310" w16cid:durableId="1325551363">
    <w:abstractNumId w:val="273"/>
  </w:num>
  <w:num w:numId="311" w16cid:durableId="1577284751">
    <w:abstractNumId w:val="173"/>
  </w:num>
  <w:num w:numId="312" w16cid:durableId="1362899726">
    <w:abstractNumId w:val="90"/>
  </w:num>
  <w:num w:numId="313" w16cid:durableId="1394112061">
    <w:abstractNumId w:val="219"/>
  </w:num>
  <w:num w:numId="314" w16cid:durableId="1196431515">
    <w:abstractNumId w:val="276"/>
  </w:num>
  <w:num w:numId="315" w16cid:durableId="500196953">
    <w:abstractNumId w:val="21"/>
  </w:num>
  <w:num w:numId="316" w16cid:durableId="519054429">
    <w:abstractNumId w:val="212"/>
  </w:num>
  <w:num w:numId="317" w16cid:durableId="1104499014">
    <w:abstractNumId w:val="145"/>
  </w:num>
  <w:num w:numId="318" w16cid:durableId="724715259">
    <w:abstractNumId w:val="324"/>
  </w:num>
  <w:num w:numId="319" w16cid:durableId="736823293">
    <w:abstractNumId w:val="19"/>
  </w:num>
  <w:num w:numId="320" w16cid:durableId="311177236">
    <w:abstractNumId w:val="269"/>
  </w:num>
  <w:num w:numId="321" w16cid:durableId="753208126">
    <w:abstractNumId w:val="193"/>
  </w:num>
  <w:num w:numId="322" w16cid:durableId="120732839">
    <w:abstractNumId w:val="77"/>
  </w:num>
  <w:num w:numId="323" w16cid:durableId="428089569">
    <w:abstractNumId w:val="74"/>
  </w:num>
  <w:num w:numId="324" w16cid:durableId="286352623">
    <w:abstractNumId w:val="179"/>
  </w:num>
  <w:num w:numId="325" w16cid:durableId="1905943558">
    <w:abstractNumId w:val="29"/>
  </w:num>
  <w:num w:numId="326" w16cid:durableId="97530028">
    <w:abstractNumId w:val="286"/>
  </w:num>
  <w:numIdMacAtCleanup w:val="9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0FA4"/>
    <w:rsid w:val="00086C67"/>
    <w:rsid w:val="000B0811"/>
    <w:rsid w:val="000C6C5D"/>
    <w:rsid w:val="00121B7B"/>
    <w:rsid w:val="001B2E50"/>
    <w:rsid w:val="0023613B"/>
    <w:rsid w:val="002419E6"/>
    <w:rsid w:val="0027496C"/>
    <w:rsid w:val="003B4FFE"/>
    <w:rsid w:val="003D32C4"/>
    <w:rsid w:val="00444AFA"/>
    <w:rsid w:val="00474715"/>
    <w:rsid w:val="004814A6"/>
    <w:rsid w:val="004A102C"/>
    <w:rsid w:val="004F404D"/>
    <w:rsid w:val="00506702"/>
    <w:rsid w:val="0054412B"/>
    <w:rsid w:val="0055689A"/>
    <w:rsid w:val="00597CCA"/>
    <w:rsid w:val="005C5D71"/>
    <w:rsid w:val="005F24B2"/>
    <w:rsid w:val="00623FE6"/>
    <w:rsid w:val="00666976"/>
    <w:rsid w:val="00694BDF"/>
    <w:rsid w:val="006A5EF6"/>
    <w:rsid w:val="007046EB"/>
    <w:rsid w:val="007C0FA4"/>
    <w:rsid w:val="007C4BD3"/>
    <w:rsid w:val="007C5DC1"/>
    <w:rsid w:val="00855862"/>
    <w:rsid w:val="008A5B78"/>
    <w:rsid w:val="008D2096"/>
    <w:rsid w:val="008E1FC8"/>
    <w:rsid w:val="00910FC2"/>
    <w:rsid w:val="00980734"/>
    <w:rsid w:val="009E1A84"/>
    <w:rsid w:val="00A4521C"/>
    <w:rsid w:val="00A7616A"/>
    <w:rsid w:val="00B411B0"/>
    <w:rsid w:val="00B54A10"/>
    <w:rsid w:val="00B956B3"/>
    <w:rsid w:val="00C65BF3"/>
    <w:rsid w:val="00CF10C3"/>
    <w:rsid w:val="00D96281"/>
    <w:rsid w:val="00DC49CC"/>
    <w:rsid w:val="00DD6DC8"/>
    <w:rsid w:val="00DD7A94"/>
    <w:rsid w:val="00DD7B35"/>
    <w:rsid w:val="00E47393"/>
    <w:rsid w:val="00EA08C6"/>
    <w:rsid w:val="00EA462B"/>
    <w:rsid w:val="00EA691B"/>
    <w:rsid w:val="00F16232"/>
    <w:rsid w:val="00F82131"/>
    <w:rsid w:val="00FC6754"/>
    <w:rsid w:val="00FD5749"/>
    <w:rsid w:val="00FE19A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3B2E98"/>
  <w15:chartTrackingRefBased/>
  <w15:docId w15:val="{D9F6BC6A-EF58-41CA-82F4-78284C14D8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A5EF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D96281"/>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IN"/>
      <w14:ligatures w14:val="none"/>
    </w:rPr>
  </w:style>
  <w:style w:type="paragraph" w:styleId="Heading3">
    <w:name w:val="heading 3"/>
    <w:basedOn w:val="Normal"/>
    <w:next w:val="Normal"/>
    <w:link w:val="Heading3Char"/>
    <w:uiPriority w:val="9"/>
    <w:unhideWhenUsed/>
    <w:qFormat/>
    <w:rsid w:val="00FD5749"/>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link w:val="Heading4Char"/>
    <w:uiPriority w:val="9"/>
    <w:qFormat/>
    <w:rsid w:val="00D96281"/>
    <w:pPr>
      <w:spacing w:before="100" w:beforeAutospacing="1" w:after="100" w:afterAutospacing="1" w:line="240" w:lineRule="auto"/>
      <w:outlineLvl w:val="3"/>
    </w:pPr>
    <w:rPr>
      <w:rFonts w:ascii="Times New Roman" w:eastAsia="Times New Roman" w:hAnsi="Times New Roman" w:cs="Times New Roman"/>
      <w:b/>
      <w:bCs/>
      <w:kern w:val="0"/>
      <w:sz w:val="24"/>
      <w:szCs w:val="24"/>
      <w:lang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7C0FA4"/>
    <w:rPr>
      <w:color w:val="0563C1" w:themeColor="hyperlink"/>
      <w:u w:val="single"/>
    </w:rPr>
  </w:style>
  <w:style w:type="character" w:styleId="UnresolvedMention">
    <w:name w:val="Unresolved Mention"/>
    <w:basedOn w:val="DefaultParagraphFont"/>
    <w:uiPriority w:val="99"/>
    <w:semiHidden/>
    <w:unhideWhenUsed/>
    <w:rsid w:val="007C0FA4"/>
    <w:rPr>
      <w:color w:val="605E5C"/>
      <w:shd w:val="clear" w:color="auto" w:fill="E1DFDD"/>
    </w:rPr>
  </w:style>
  <w:style w:type="paragraph" w:styleId="ListParagraph">
    <w:name w:val="List Paragraph"/>
    <w:basedOn w:val="Normal"/>
    <w:uiPriority w:val="34"/>
    <w:qFormat/>
    <w:rsid w:val="0027496C"/>
    <w:pPr>
      <w:ind w:left="720"/>
      <w:contextualSpacing/>
    </w:pPr>
  </w:style>
  <w:style w:type="character" w:customStyle="1" w:styleId="Heading2Char">
    <w:name w:val="Heading 2 Char"/>
    <w:basedOn w:val="DefaultParagraphFont"/>
    <w:link w:val="Heading2"/>
    <w:uiPriority w:val="9"/>
    <w:rsid w:val="00D96281"/>
    <w:rPr>
      <w:rFonts w:ascii="Times New Roman" w:eastAsia="Times New Roman" w:hAnsi="Times New Roman" w:cs="Times New Roman"/>
      <w:b/>
      <w:bCs/>
      <w:kern w:val="0"/>
      <w:sz w:val="36"/>
      <w:szCs w:val="36"/>
      <w:lang w:eastAsia="en-IN"/>
      <w14:ligatures w14:val="none"/>
    </w:rPr>
  </w:style>
  <w:style w:type="character" w:customStyle="1" w:styleId="Heading4Char">
    <w:name w:val="Heading 4 Char"/>
    <w:basedOn w:val="DefaultParagraphFont"/>
    <w:link w:val="Heading4"/>
    <w:uiPriority w:val="9"/>
    <w:rsid w:val="00D96281"/>
    <w:rPr>
      <w:rFonts w:ascii="Times New Roman" w:eastAsia="Times New Roman" w:hAnsi="Times New Roman" w:cs="Times New Roman"/>
      <w:b/>
      <w:bCs/>
      <w:kern w:val="0"/>
      <w:sz w:val="24"/>
      <w:szCs w:val="24"/>
      <w:lang w:eastAsia="en-IN"/>
      <w14:ligatures w14:val="none"/>
    </w:rPr>
  </w:style>
  <w:style w:type="paragraph" w:styleId="NormalWeb">
    <w:name w:val="Normal (Web)"/>
    <w:basedOn w:val="Normal"/>
    <w:uiPriority w:val="99"/>
    <w:semiHidden/>
    <w:unhideWhenUsed/>
    <w:rsid w:val="00D96281"/>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Emphasis">
    <w:name w:val="Emphasis"/>
    <w:basedOn w:val="DefaultParagraphFont"/>
    <w:uiPriority w:val="20"/>
    <w:qFormat/>
    <w:rsid w:val="00D96281"/>
    <w:rPr>
      <w:i/>
      <w:iCs/>
    </w:rPr>
  </w:style>
  <w:style w:type="character" w:styleId="Strong">
    <w:name w:val="Strong"/>
    <w:basedOn w:val="DefaultParagraphFont"/>
    <w:uiPriority w:val="22"/>
    <w:qFormat/>
    <w:rsid w:val="00D96281"/>
    <w:rPr>
      <w:b/>
      <w:bCs/>
    </w:rPr>
  </w:style>
  <w:style w:type="character" w:customStyle="1" w:styleId="vjs-control-text">
    <w:name w:val="vjs-control-text"/>
    <w:basedOn w:val="DefaultParagraphFont"/>
    <w:rsid w:val="00D96281"/>
  </w:style>
  <w:style w:type="character" w:customStyle="1" w:styleId="vjs-current-time-display">
    <w:name w:val="vjs-current-time-display"/>
    <w:basedOn w:val="DefaultParagraphFont"/>
    <w:rsid w:val="00D96281"/>
  </w:style>
  <w:style w:type="character" w:customStyle="1" w:styleId="vjs-duration-display">
    <w:name w:val="vjs-duration-display"/>
    <w:basedOn w:val="DefaultParagraphFont"/>
    <w:rsid w:val="00D96281"/>
  </w:style>
  <w:style w:type="character" w:customStyle="1" w:styleId="vjs-control-text-loaded-percentage">
    <w:name w:val="vjs-control-text-loaded-percentage"/>
    <w:basedOn w:val="DefaultParagraphFont"/>
    <w:rsid w:val="00D96281"/>
  </w:style>
  <w:style w:type="paragraph" w:customStyle="1" w:styleId="alt">
    <w:name w:val="alt"/>
    <w:basedOn w:val="Normal"/>
    <w:rsid w:val="00D96281"/>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keyword">
    <w:name w:val="keyword"/>
    <w:basedOn w:val="DefaultParagraphFont"/>
    <w:rsid w:val="00D96281"/>
  </w:style>
  <w:style w:type="character" w:customStyle="1" w:styleId="comment">
    <w:name w:val="comment"/>
    <w:basedOn w:val="DefaultParagraphFont"/>
    <w:rsid w:val="00D96281"/>
  </w:style>
  <w:style w:type="character" w:customStyle="1" w:styleId="number">
    <w:name w:val="number"/>
    <w:basedOn w:val="DefaultParagraphFont"/>
    <w:rsid w:val="00D96281"/>
  </w:style>
  <w:style w:type="character" w:customStyle="1" w:styleId="testit">
    <w:name w:val="testit"/>
    <w:basedOn w:val="DefaultParagraphFont"/>
    <w:rsid w:val="00D96281"/>
  </w:style>
  <w:style w:type="paragraph" w:styleId="HTMLPreformatted">
    <w:name w:val="HTML Preformatted"/>
    <w:basedOn w:val="Normal"/>
    <w:link w:val="HTMLPreformattedChar"/>
    <w:uiPriority w:val="99"/>
    <w:semiHidden/>
    <w:unhideWhenUsed/>
    <w:rsid w:val="00D962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D96281"/>
    <w:rPr>
      <w:rFonts w:ascii="Courier New" w:eastAsia="Times New Roman" w:hAnsi="Courier New" w:cs="Courier New"/>
      <w:kern w:val="0"/>
      <w:sz w:val="20"/>
      <w:szCs w:val="20"/>
      <w:lang w:eastAsia="en-IN"/>
      <w14:ligatures w14:val="none"/>
    </w:rPr>
  </w:style>
  <w:style w:type="character" w:customStyle="1" w:styleId="string">
    <w:name w:val="string"/>
    <w:basedOn w:val="DefaultParagraphFont"/>
    <w:rsid w:val="00D96281"/>
  </w:style>
  <w:style w:type="character" w:customStyle="1" w:styleId="Heading3Char">
    <w:name w:val="Heading 3 Char"/>
    <w:basedOn w:val="DefaultParagraphFont"/>
    <w:link w:val="Heading3"/>
    <w:uiPriority w:val="9"/>
    <w:rsid w:val="00FD5749"/>
    <w:rPr>
      <w:rFonts w:asciiTheme="majorHAnsi" w:eastAsiaTheme="majorEastAsia" w:hAnsiTheme="majorHAnsi" w:cstheme="majorBidi"/>
      <w:color w:val="1F3763" w:themeColor="accent1" w:themeShade="7F"/>
      <w:sz w:val="24"/>
      <w:szCs w:val="24"/>
    </w:rPr>
  </w:style>
  <w:style w:type="paragraph" w:customStyle="1" w:styleId="msonormal0">
    <w:name w:val="msonormal"/>
    <w:basedOn w:val="Normal"/>
    <w:rsid w:val="00FD5749"/>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FollowedHyperlink">
    <w:name w:val="FollowedHyperlink"/>
    <w:basedOn w:val="DefaultParagraphFont"/>
    <w:uiPriority w:val="99"/>
    <w:semiHidden/>
    <w:unhideWhenUsed/>
    <w:rsid w:val="00FD5749"/>
    <w:rPr>
      <w:color w:val="800080"/>
      <w:u w:val="single"/>
    </w:rPr>
  </w:style>
  <w:style w:type="character" w:customStyle="1" w:styleId="vjs-icon-placeholder">
    <w:name w:val="vjs-icon-placeholder"/>
    <w:basedOn w:val="DefaultParagraphFont"/>
    <w:rsid w:val="00FD5749"/>
  </w:style>
  <w:style w:type="character" w:styleId="HTMLCode">
    <w:name w:val="HTML Code"/>
    <w:basedOn w:val="DefaultParagraphFont"/>
    <w:uiPriority w:val="99"/>
    <w:semiHidden/>
    <w:unhideWhenUsed/>
    <w:rsid w:val="00FD5749"/>
    <w:rPr>
      <w:rFonts w:ascii="Courier New" w:eastAsia="Times New Roman" w:hAnsi="Courier New" w:cs="Courier New"/>
      <w:sz w:val="20"/>
      <w:szCs w:val="20"/>
    </w:rPr>
  </w:style>
  <w:style w:type="paragraph" w:customStyle="1" w:styleId="filename">
    <w:name w:val="filename"/>
    <w:basedOn w:val="Normal"/>
    <w:rsid w:val="00DC49CC"/>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Heading1Char">
    <w:name w:val="Heading 1 Char"/>
    <w:basedOn w:val="DefaultParagraphFont"/>
    <w:link w:val="Heading1"/>
    <w:uiPriority w:val="9"/>
    <w:rsid w:val="006A5EF6"/>
    <w:rPr>
      <w:rFonts w:asciiTheme="majorHAnsi" w:eastAsiaTheme="majorEastAsia" w:hAnsiTheme="majorHAnsi" w:cstheme="majorBidi"/>
      <w:color w:val="2F5496" w:themeColor="accent1" w:themeShade="BF"/>
      <w:sz w:val="32"/>
      <w:szCs w:val="32"/>
    </w:rPr>
  </w:style>
  <w:style w:type="character" w:customStyle="1" w:styleId="nexttopictext">
    <w:name w:val="nexttopictext"/>
    <w:basedOn w:val="DefaultParagraphFont"/>
    <w:rsid w:val="00666976"/>
  </w:style>
  <w:style w:type="character" w:customStyle="1" w:styleId="nexttopiclink">
    <w:name w:val="nexttopiclink"/>
    <w:basedOn w:val="DefaultParagraphFont"/>
    <w:rsid w:val="0066697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976667">
      <w:bodyDiv w:val="1"/>
      <w:marLeft w:val="0"/>
      <w:marRight w:val="0"/>
      <w:marTop w:val="0"/>
      <w:marBottom w:val="0"/>
      <w:divBdr>
        <w:top w:val="none" w:sz="0" w:space="0" w:color="auto"/>
        <w:left w:val="none" w:sz="0" w:space="0" w:color="auto"/>
        <w:bottom w:val="none" w:sz="0" w:space="0" w:color="auto"/>
        <w:right w:val="none" w:sz="0" w:space="0" w:color="auto"/>
      </w:divBdr>
      <w:divsChild>
        <w:div w:id="102507100">
          <w:marLeft w:val="0"/>
          <w:marRight w:val="0"/>
          <w:marTop w:val="0"/>
          <w:marBottom w:val="120"/>
          <w:divBdr>
            <w:top w:val="single" w:sz="6" w:space="8" w:color="D5DDC6"/>
            <w:left w:val="single" w:sz="6" w:space="0" w:color="D5DDC6"/>
            <w:bottom w:val="single" w:sz="6" w:space="12" w:color="D5DDC6"/>
            <w:right w:val="single" w:sz="6" w:space="0" w:color="D5DDC6"/>
          </w:divBdr>
          <w:divsChild>
            <w:div w:id="119350168">
              <w:marLeft w:val="0"/>
              <w:marRight w:val="0"/>
              <w:marTop w:val="120"/>
              <w:marBottom w:val="120"/>
              <w:divBdr>
                <w:top w:val="none" w:sz="0" w:space="0" w:color="auto"/>
                <w:left w:val="none" w:sz="0" w:space="0" w:color="auto"/>
                <w:bottom w:val="none" w:sz="0" w:space="0" w:color="auto"/>
                <w:right w:val="none" w:sz="0" w:space="0" w:color="auto"/>
              </w:divBdr>
            </w:div>
          </w:divsChild>
        </w:div>
        <w:div w:id="1980761830">
          <w:marLeft w:val="0"/>
          <w:marRight w:val="0"/>
          <w:marTop w:val="100"/>
          <w:marBottom w:val="100"/>
          <w:divBdr>
            <w:top w:val="none" w:sz="0" w:space="0" w:color="auto"/>
            <w:left w:val="none" w:sz="0" w:space="0" w:color="auto"/>
            <w:bottom w:val="none" w:sz="0" w:space="0" w:color="auto"/>
            <w:right w:val="none" w:sz="0" w:space="0" w:color="auto"/>
          </w:divBdr>
          <w:divsChild>
            <w:div w:id="1819497861">
              <w:marLeft w:val="0"/>
              <w:marRight w:val="0"/>
              <w:marTop w:val="0"/>
              <w:marBottom w:val="0"/>
              <w:divBdr>
                <w:top w:val="none" w:sz="0" w:space="0" w:color="auto"/>
                <w:left w:val="none" w:sz="0" w:space="0" w:color="auto"/>
                <w:bottom w:val="none" w:sz="0" w:space="0" w:color="auto"/>
                <w:right w:val="none" w:sz="0" w:space="0" w:color="auto"/>
              </w:divBdr>
              <w:divsChild>
                <w:div w:id="1292394892">
                  <w:marLeft w:val="0"/>
                  <w:marRight w:val="0"/>
                  <w:marTop w:val="0"/>
                  <w:marBottom w:val="0"/>
                  <w:divBdr>
                    <w:top w:val="none" w:sz="0" w:space="0" w:color="auto"/>
                    <w:left w:val="none" w:sz="0" w:space="0" w:color="auto"/>
                    <w:bottom w:val="none" w:sz="0" w:space="0" w:color="auto"/>
                    <w:right w:val="none" w:sz="0" w:space="0" w:color="auto"/>
                  </w:divBdr>
                  <w:divsChild>
                    <w:div w:id="1749571070">
                      <w:marLeft w:val="0"/>
                      <w:marRight w:val="0"/>
                      <w:marTop w:val="0"/>
                      <w:marBottom w:val="0"/>
                      <w:divBdr>
                        <w:top w:val="none" w:sz="0" w:space="0" w:color="auto"/>
                        <w:left w:val="none" w:sz="0" w:space="0" w:color="auto"/>
                        <w:bottom w:val="none" w:sz="0" w:space="0" w:color="auto"/>
                        <w:right w:val="none" w:sz="0" w:space="0" w:color="auto"/>
                      </w:divBdr>
                      <w:divsChild>
                        <w:div w:id="796531069">
                          <w:marLeft w:val="0"/>
                          <w:marRight w:val="0"/>
                          <w:marTop w:val="15"/>
                          <w:marBottom w:val="0"/>
                          <w:divBdr>
                            <w:top w:val="none" w:sz="0" w:space="0" w:color="auto"/>
                            <w:left w:val="none" w:sz="0" w:space="0" w:color="auto"/>
                            <w:bottom w:val="none" w:sz="0" w:space="0" w:color="auto"/>
                            <w:right w:val="none" w:sz="0" w:space="0" w:color="auto"/>
                          </w:divBdr>
                        </w:div>
                        <w:div w:id="1564028728">
                          <w:marLeft w:val="0"/>
                          <w:marRight w:val="0"/>
                          <w:marTop w:val="15"/>
                          <w:marBottom w:val="0"/>
                          <w:divBdr>
                            <w:top w:val="none" w:sz="0" w:space="0" w:color="auto"/>
                            <w:left w:val="none" w:sz="0" w:space="0" w:color="auto"/>
                            <w:bottom w:val="none" w:sz="0" w:space="0" w:color="auto"/>
                            <w:right w:val="none" w:sz="0" w:space="0" w:color="auto"/>
                          </w:divBdr>
                        </w:div>
                        <w:div w:id="447357757">
                          <w:marLeft w:val="0"/>
                          <w:marRight w:val="0"/>
                          <w:marTop w:val="15"/>
                          <w:marBottom w:val="0"/>
                          <w:divBdr>
                            <w:top w:val="none" w:sz="0" w:space="0" w:color="auto"/>
                            <w:left w:val="none" w:sz="0" w:space="0" w:color="auto"/>
                            <w:bottom w:val="none" w:sz="0" w:space="0" w:color="auto"/>
                            <w:right w:val="none" w:sz="0" w:space="0" w:color="auto"/>
                          </w:divBdr>
                        </w:div>
                        <w:div w:id="1142163074">
                          <w:marLeft w:val="0"/>
                          <w:marRight w:val="0"/>
                          <w:marTop w:val="0"/>
                          <w:marBottom w:val="0"/>
                          <w:divBdr>
                            <w:top w:val="none" w:sz="0" w:space="0" w:color="auto"/>
                            <w:left w:val="none" w:sz="0" w:space="0" w:color="auto"/>
                            <w:bottom w:val="none" w:sz="0" w:space="0" w:color="auto"/>
                            <w:right w:val="none" w:sz="0" w:space="0" w:color="auto"/>
                          </w:divBdr>
                          <w:divsChild>
                            <w:div w:id="1598175915">
                              <w:marLeft w:val="0"/>
                              <w:marRight w:val="0"/>
                              <w:marTop w:val="0"/>
                              <w:marBottom w:val="0"/>
                              <w:divBdr>
                                <w:top w:val="none" w:sz="0" w:space="0" w:color="auto"/>
                                <w:left w:val="none" w:sz="0" w:space="0" w:color="auto"/>
                                <w:bottom w:val="none" w:sz="0" w:space="0" w:color="auto"/>
                                <w:right w:val="none" w:sz="0" w:space="0" w:color="auto"/>
                              </w:divBdr>
                            </w:div>
                          </w:divsChild>
                        </w:div>
                        <w:div w:id="953633336">
                          <w:marLeft w:val="0"/>
                          <w:marRight w:val="0"/>
                          <w:marTop w:val="0"/>
                          <w:marBottom w:val="0"/>
                          <w:divBdr>
                            <w:top w:val="none" w:sz="0" w:space="0" w:color="auto"/>
                            <w:left w:val="none" w:sz="0" w:space="0" w:color="auto"/>
                            <w:bottom w:val="none" w:sz="0" w:space="0" w:color="auto"/>
                            <w:right w:val="none" w:sz="0" w:space="0" w:color="auto"/>
                          </w:divBdr>
                        </w:div>
                      </w:divsChild>
                    </w:div>
                    <w:div w:id="109053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2722790">
          <w:marLeft w:val="0"/>
          <w:marRight w:val="0"/>
          <w:marTop w:val="0"/>
          <w:marBottom w:val="120"/>
          <w:divBdr>
            <w:top w:val="single" w:sz="6" w:space="8" w:color="D5DDC6"/>
            <w:left w:val="single" w:sz="6" w:space="0" w:color="D5DDC6"/>
            <w:bottom w:val="single" w:sz="6" w:space="12" w:color="D5DDC6"/>
            <w:right w:val="single" w:sz="6" w:space="0" w:color="D5DDC6"/>
          </w:divBdr>
          <w:divsChild>
            <w:div w:id="1516771950">
              <w:marLeft w:val="0"/>
              <w:marRight w:val="0"/>
              <w:marTop w:val="120"/>
              <w:marBottom w:val="120"/>
              <w:divBdr>
                <w:top w:val="none" w:sz="0" w:space="0" w:color="auto"/>
                <w:left w:val="none" w:sz="0" w:space="0" w:color="auto"/>
                <w:bottom w:val="none" w:sz="0" w:space="0" w:color="auto"/>
                <w:right w:val="none" w:sz="0" w:space="0" w:color="auto"/>
              </w:divBdr>
            </w:div>
          </w:divsChild>
        </w:div>
        <w:div w:id="1004892322">
          <w:marLeft w:val="0"/>
          <w:marRight w:val="0"/>
          <w:marTop w:val="0"/>
          <w:marBottom w:val="120"/>
          <w:divBdr>
            <w:top w:val="single" w:sz="6" w:space="8" w:color="D5DDC6"/>
            <w:left w:val="single" w:sz="6" w:space="0" w:color="D5DDC6"/>
            <w:bottom w:val="single" w:sz="6" w:space="12" w:color="D5DDC6"/>
            <w:right w:val="single" w:sz="6" w:space="0" w:color="D5DDC6"/>
          </w:divBdr>
          <w:divsChild>
            <w:div w:id="1176113932">
              <w:marLeft w:val="0"/>
              <w:marRight w:val="0"/>
              <w:marTop w:val="120"/>
              <w:marBottom w:val="120"/>
              <w:divBdr>
                <w:top w:val="none" w:sz="0" w:space="0" w:color="auto"/>
                <w:left w:val="none" w:sz="0" w:space="0" w:color="auto"/>
                <w:bottom w:val="none" w:sz="0" w:space="0" w:color="auto"/>
                <w:right w:val="none" w:sz="0" w:space="0" w:color="auto"/>
              </w:divBdr>
            </w:div>
          </w:divsChild>
        </w:div>
        <w:div w:id="596982824">
          <w:marLeft w:val="0"/>
          <w:marRight w:val="0"/>
          <w:marTop w:val="0"/>
          <w:marBottom w:val="120"/>
          <w:divBdr>
            <w:top w:val="single" w:sz="6" w:space="8" w:color="D5DDC6"/>
            <w:left w:val="single" w:sz="6" w:space="0" w:color="D5DDC6"/>
            <w:bottom w:val="single" w:sz="6" w:space="12" w:color="D5DDC6"/>
            <w:right w:val="single" w:sz="6" w:space="0" w:color="D5DDC6"/>
          </w:divBdr>
          <w:divsChild>
            <w:div w:id="70735428">
              <w:marLeft w:val="0"/>
              <w:marRight w:val="0"/>
              <w:marTop w:val="120"/>
              <w:marBottom w:val="120"/>
              <w:divBdr>
                <w:top w:val="none" w:sz="0" w:space="0" w:color="auto"/>
                <w:left w:val="none" w:sz="0" w:space="0" w:color="auto"/>
                <w:bottom w:val="none" w:sz="0" w:space="0" w:color="auto"/>
                <w:right w:val="none" w:sz="0" w:space="0" w:color="auto"/>
              </w:divBdr>
            </w:div>
          </w:divsChild>
        </w:div>
        <w:div w:id="1193572058">
          <w:marLeft w:val="0"/>
          <w:marRight w:val="0"/>
          <w:marTop w:val="0"/>
          <w:marBottom w:val="120"/>
          <w:divBdr>
            <w:top w:val="single" w:sz="6" w:space="8" w:color="D5DDC6"/>
            <w:left w:val="single" w:sz="6" w:space="0" w:color="D5DDC6"/>
            <w:bottom w:val="single" w:sz="6" w:space="12" w:color="D5DDC6"/>
            <w:right w:val="single" w:sz="6" w:space="0" w:color="D5DDC6"/>
          </w:divBdr>
          <w:divsChild>
            <w:div w:id="726926298">
              <w:marLeft w:val="0"/>
              <w:marRight w:val="0"/>
              <w:marTop w:val="120"/>
              <w:marBottom w:val="120"/>
              <w:divBdr>
                <w:top w:val="none" w:sz="0" w:space="0" w:color="auto"/>
                <w:left w:val="none" w:sz="0" w:space="0" w:color="auto"/>
                <w:bottom w:val="none" w:sz="0" w:space="0" w:color="auto"/>
                <w:right w:val="none" w:sz="0" w:space="0" w:color="auto"/>
              </w:divBdr>
            </w:div>
          </w:divsChild>
        </w:div>
        <w:div w:id="657995851">
          <w:marLeft w:val="0"/>
          <w:marRight w:val="0"/>
          <w:marTop w:val="0"/>
          <w:marBottom w:val="120"/>
          <w:divBdr>
            <w:top w:val="single" w:sz="6" w:space="8" w:color="D5DDC6"/>
            <w:left w:val="single" w:sz="6" w:space="0" w:color="D5DDC6"/>
            <w:bottom w:val="single" w:sz="6" w:space="12" w:color="D5DDC6"/>
            <w:right w:val="single" w:sz="6" w:space="0" w:color="D5DDC6"/>
          </w:divBdr>
          <w:divsChild>
            <w:div w:id="591671497">
              <w:marLeft w:val="0"/>
              <w:marRight w:val="0"/>
              <w:marTop w:val="120"/>
              <w:marBottom w:val="120"/>
              <w:divBdr>
                <w:top w:val="none" w:sz="0" w:space="0" w:color="auto"/>
                <w:left w:val="none" w:sz="0" w:space="0" w:color="auto"/>
                <w:bottom w:val="none" w:sz="0" w:space="0" w:color="auto"/>
                <w:right w:val="none" w:sz="0" w:space="0" w:color="auto"/>
              </w:divBdr>
            </w:div>
          </w:divsChild>
        </w:div>
        <w:div w:id="728186743">
          <w:marLeft w:val="0"/>
          <w:marRight w:val="0"/>
          <w:marTop w:val="0"/>
          <w:marBottom w:val="120"/>
          <w:divBdr>
            <w:top w:val="single" w:sz="6" w:space="8" w:color="D5DDC6"/>
            <w:left w:val="single" w:sz="6" w:space="0" w:color="D5DDC6"/>
            <w:bottom w:val="single" w:sz="6" w:space="12" w:color="D5DDC6"/>
            <w:right w:val="single" w:sz="6" w:space="0" w:color="D5DDC6"/>
          </w:divBdr>
          <w:divsChild>
            <w:div w:id="2091123673">
              <w:marLeft w:val="0"/>
              <w:marRight w:val="0"/>
              <w:marTop w:val="120"/>
              <w:marBottom w:val="120"/>
              <w:divBdr>
                <w:top w:val="none" w:sz="0" w:space="0" w:color="auto"/>
                <w:left w:val="none" w:sz="0" w:space="0" w:color="auto"/>
                <w:bottom w:val="none" w:sz="0" w:space="0" w:color="auto"/>
                <w:right w:val="none" w:sz="0" w:space="0" w:color="auto"/>
              </w:divBdr>
            </w:div>
          </w:divsChild>
        </w:div>
        <w:div w:id="398476955">
          <w:marLeft w:val="0"/>
          <w:marRight w:val="0"/>
          <w:marTop w:val="0"/>
          <w:marBottom w:val="120"/>
          <w:divBdr>
            <w:top w:val="single" w:sz="6" w:space="8" w:color="D5DDC6"/>
            <w:left w:val="single" w:sz="6" w:space="0" w:color="D5DDC6"/>
            <w:bottom w:val="single" w:sz="6" w:space="12" w:color="D5DDC6"/>
            <w:right w:val="single" w:sz="6" w:space="0" w:color="D5DDC6"/>
          </w:divBdr>
          <w:divsChild>
            <w:div w:id="695694995">
              <w:marLeft w:val="0"/>
              <w:marRight w:val="0"/>
              <w:marTop w:val="120"/>
              <w:marBottom w:val="120"/>
              <w:divBdr>
                <w:top w:val="none" w:sz="0" w:space="0" w:color="auto"/>
                <w:left w:val="none" w:sz="0" w:space="0" w:color="auto"/>
                <w:bottom w:val="none" w:sz="0" w:space="0" w:color="auto"/>
                <w:right w:val="none" w:sz="0" w:space="0" w:color="auto"/>
              </w:divBdr>
            </w:div>
          </w:divsChild>
        </w:div>
        <w:div w:id="2135101705">
          <w:marLeft w:val="0"/>
          <w:marRight w:val="0"/>
          <w:marTop w:val="0"/>
          <w:marBottom w:val="120"/>
          <w:divBdr>
            <w:top w:val="single" w:sz="6" w:space="8" w:color="D5DDC6"/>
            <w:left w:val="single" w:sz="6" w:space="0" w:color="D5DDC6"/>
            <w:bottom w:val="single" w:sz="6" w:space="12" w:color="D5DDC6"/>
            <w:right w:val="single" w:sz="6" w:space="0" w:color="D5DDC6"/>
          </w:divBdr>
          <w:divsChild>
            <w:div w:id="805321892">
              <w:marLeft w:val="0"/>
              <w:marRight w:val="0"/>
              <w:marTop w:val="120"/>
              <w:marBottom w:val="120"/>
              <w:divBdr>
                <w:top w:val="none" w:sz="0" w:space="0" w:color="auto"/>
                <w:left w:val="none" w:sz="0" w:space="0" w:color="auto"/>
                <w:bottom w:val="none" w:sz="0" w:space="0" w:color="auto"/>
                <w:right w:val="none" w:sz="0" w:space="0" w:color="auto"/>
              </w:divBdr>
            </w:div>
          </w:divsChild>
        </w:div>
        <w:div w:id="838155117">
          <w:marLeft w:val="0"/>
          <w:marRight w:val="0"/>
          <w:marTop w:val="0"/>
          <w:marBottom w:val="120"/>
          <w:divBdr>
            <w:top w:val="single" w:sz="6" w:space="8" w:color="D5DDC6"/>
            <w:left w:val="single" w:sz="6" w:space="0" w:color="D5DDC6"/>
            <w:bottom w:val="single" w:sz="6" w:space="12" w:color="D5DDC6"/>
            <w:right w:val="single" w:sz="6" w:space="0" w:color="D5DDC6"/>
          </w:divBdr>
          <w:divsChild>
            <w:div w:id="1290208331">
              <w:marLeft w:val="0"/>
              <w:marRight w:val="0"/>
              <w:marTop w:val="120"/>
              <w:marBottom w:val="120"/>
              <w:divBdr>
                <w:top w:val="none" w:sz="0" w:space="0" w:color="auto"/>
                <w:left w:val="none" w:sz="0" w:space="0" w:color="auto"/>
                <w:bottom w:val="none" w:sz="0" w:space="0" w:color="auto"/>
                <w:right w:val="none" w:sz="0" w:space="0" w:color="auto"/>
              </w:divBdr>
            </w:div>
          </w:divsChild>
        </w:div>
        <w:div w:id="1316301493">
          <w:marLeft w:val="0"/>
          <w:marRight w:val="0"/>
          <w:marTop w:val="0"/>
          <w:marBottom w:val="120"/>
          <w:divBdr>
            <w:top w:val="single" w:sz="6" w:space="8" w:color="D5DDC6"/>
            <w:left w:val="single" w:sz="6" w:space="0" w:color="D5DDC6"/>
            <w:bottom w:val="single" w:sz="6" w:space="12" w:color="D5DDC6"/>
            <w:right w:val="single" w:sz="6" w:space="0" w:color="D5DDC6"/>
          </w:divBdr>
          <w:divsChild>
            <w:div w:id="795441362">
              <w:marLeft w:val="0"/>
              <w:marRight w:val="0"/>
              <w:marTop w:val="120"/>
              <w:marBottom w:val="120"/>
              <w:divBdr>
                <w:top w:val="none" w:sz="0" w:space="0" w:color="auto"/>
                <w:left w:val="none" w:sz="0" w:space="0" w:color="auto"/>
                <w:bottom w:val="none" w:sz="0" w:space="0" w:color="auto"/>
                <w:right w:val="none" w:sz="0" w:space="0" w:color="auto"/>
              </w:divBdr>
            </w:div>
          </w:divsChild>
        </w:div>
        <w:div w:id="1997299986">
          <w:marLeft w:val="0"/>
          <w:marRight w:val="0"/>
          <w:marTop w:val="0"/>
          <w:marBottom w:val="120"/>
          <w:divBdr>
            <w:top w:val="single" w:sz="6" w:space="8" w:color="D5DDC6"/>
            <w:left w:val="single" w:sz="6" w:space="0" w:color="D5DDC6"/>
            <w:bottom w:val="single" w:sz="6" w:space="12" w:color="D5DDC6"/>
            <w:right w:val="single" w:sz="6" w:space="0" w:color="D5DDC6"/>
          </w:divBdr>
          <w:divsChild>
            <w:div w:id="436216841">
              <w:marLeft w:val="0"/>
              <w:marRight w:val="0"/>
              <w:marTop w:val="120"/>
              <w:marBottom w:val="120"/>
              <w:divBdr>
                <w:top w:val="none" w:sz="0" w:space="0" w:color="auto"/>
                <w:left w:val="none" w:sz="0" w:space="0" w:color="auto"/>
                <w:bottom w:val="none" w:sz="0" w:space="0" w:color="auto"/>
                <w:right w:val="none" w:sz="0" w:space="0" w:color="auto"/>
              </w:divBdr>
            </w:div>
          </w:divsChild>
        </w:div>
        <w:div w:id="1718359132">
          <w:marLeft w:val="0"/>
          <w:marRight w:val="0"/>
          <w:marTop w:val="0"/>
          <w:marBottom w:val="120"/>
          <w:divBdr>
            <w:top w:val="single" w:sz="6" w:space="8" w:color="D5DDC6"/>
            <w:left w:val="single" w:sz="6" w:space="0" w:color="D5DDC6"/>
            <w:bottom w:val="single" w:sz="6" w:space="12" w:color="D5DDC6"/>
            <w:right w:val="single" w:sz="6" w:space="0" w:color="D5DDC6"/>
          </w:divBdr>
          <w:divsChild>
            <w:div w:id="1976064172">
              <w:marLeft w:val="0"/>
              <w:marRight w:val="0"/>
              <w:marTop w:val="120"/>
              <w:marBottom w:val="120"/>
              <w:divBdr>
                <w:top w:val="none" w:sz="0" w:space="0" w:color="auto"/>
                <w:left w:val="none" w:sz="0" w:space="0" w:color="auto"/>
                <w:bottom w:val="none" w:sz="0" w:space="0" w:color="auto"/>
                <w:right w:val="none" w:sz="0" w:space="0" w:color="auto"/>
              </w:divBdr>
            </w:div>
          </w:divsChild>
        </w:div>
        <w:div w:id="1591425201">
          <w:marLeft w:val="0"/>
          <w:marRight w:val="0"/>
          <w:marTop w:val="0"/>
          <w:marBottom w:val="120"/>
          <w:divBdr>
            <w:top w:val="single" w:sz="6" w:space="8" w:color="D5DDC6"/>
            <w:left w:val="single" w:sz="6" w:space="0" w:color="D5DDC6"/>
            <w:bottom w:val="single" w:sz="6" w:space="12" w:color="D5DDC6"/>
            <w:right w:val="single" w:sz="6" w:space="0" w:color="D5DDC6"/>
          </w:divBdr>
          <w:divsChild>
            <w:div w:id="1089039420">
              <w:marLeft w:val="0"/>
              <w:marRight w:val="0"/>
              <w:marTop w:val="120"/>
              <w:marBottom w:val="120"/>
              <w:divBdr>
                <w:top w:val="none" w:sz="0" w:space="0" w:color="auto"/>
                <w:left w:val="none" w:sz="0" w:space="0" w:color="auto"/>
                <w:bottom w:val="none" w:sz="0" w:space="0" w:color="auto"/>
                <w:right w:val="none" w:sz="0" w:space="0" w:color="auto"/>
              </w:divBdr>
            </w:div>
          </w:divsChild>
        </w:div>
        <w:div w:id="114907042">
          <w:marLeft w:val="0"/>
          <w:marRight w:val="0"/>
          <w:marTop w:val="0"/>
          <w:marBottom w:val="120"/>
          <w:divBdr>
            <w:top w:val="single" w:sz="6" w:space="8" w:color="D5DDC6"/>
            <w:left w:val="single" w:sz="6" w:space="0" w:color="D5DDC6"/>
            <w:bottom w:val="single" w:sz="6" w:space="12" w:color="D5DDC6"/>
            <w:right w:val="single" w:sz="6" w:space="0" w:color="D5DDC6"/>
          </w:divBdr>
          <w:divsChild>
            <w:div w:id="2017995876">
              <w:marLeft w:val="0"/>
              <w:marRight w:val="0"/>
              <w:marTop w:val="120"/>
              <w:marBottom w:val="120"/>
              <w:divBdr>
                <w:top w:val="none" w:sz="0" w:space="0" w:color="auto"/>
                <w:left w:val="none" w:sz="0" w:space="0" w:color="auto"/>
                <w:bottom w:val="none" w:sz="0" w:space="0" w:color="auto"/>
                <w:right w:val="none" w:sz="0" w:space="0" w:color="auto"/>
              </w:divBdr>
            </w:div>
          </w:divsChild>
        </w:div>
        <w:div w:id="294721387">
          <w:marLeft w:val="0"/>
          <w:marRight w:val="0"/>
          <w:marTop w:val="0"/>
          <w:marBottom w:val="120"/>
          <w:divBdr>
            <w:top w:val="single" w:sz="6" w:space="8" w:color="D5DDC6"/>
            <w:left w:val="single" w:sz="6" w:space="0" w:color="D5DDC6"/>
            <w:bottom w:val="single" w:sz="6" w:space="12" w:color="D5DDC6"/>
            <w:right w:val="single" w:sz="6" w:space="0" w:color="D5DDC6"/>
          </w:divBdr>
          <w:divsChild>
            <w:div w:id="759257692">
              <w:marLeft w:val="0"/>
              <w:marRight w:val="0"/>
              <w:marTop w:val="120"/>
              <w:marBottom w:val="120"/>
              <w:divBdr>
                <w:top w:val="none" w:sz="0" w:space="0" w:color="auto"/>
                <w:left w:val="none" w:sz="0" w:space="0" w:color="auto"/>
                <w:bottom w:val="none" w:sz="0" w:space="0" w:color="auto"/>
                <w:right w:val="none" w:sz="0" w:space="0" w:color="auto"/>
              </w:divBdr>
            </w:div>
          </w:divsChild>
        </w:div>
        <w:div w:id="504132635">
          <w:marLeft w:val="0"/>
          <w:marRight w:val="0"/>
          <w:marTop w:val="0"/>
          <w:marBottom w:val="120"/>
          <w:divBdr>
            <w:top w:val="single" w:sz="6" w:space="8" w:color="D5DDC6"/>
            <w:left w:val="single" w:sz="6" w:space="0" w:color="D5DDC6"/>
            <w:bottom w:val="single" w:sz="6" w:space="12" w:color="D5DDC6"/>
            <w:right w:val="single" w:sz="6" w:space="0" w:color="D5DDC6"/>
          </w:divBdr>
          <w:divsChild>
            <w:div w:id="543256571">
              <w:marLeft w:val="0"/>
              <w:marRight w:val="0"/>
              <w:marTop w:val="120"/>
              <w:marBottom w:val="120"/>
              <w:divBdr>
                <w:top w:val="none" w:sz="0" w:space="0" w:color="auto"/>
                <w:left w:val="none" w:sz="0" w:space="0" w:color="auto"/>
                <w:bottom w:val="none" w:sz="0" w:space="0" w:color="auto"/>
                <w:right w:val="none" w:sz="0" w:space="0" w:color="auto"/>
              </w:divBdr>
            </w:div>
          </w:divsChild>
        </w:div>
        <w:div w:id="1488664848">
          <w:marLeft w:val="0"/>
          <w:marRight w:val="0"/>
          <w:marTop w:val="0"/>
          <w:marBottom w:val="120"/>
          <w:divBdr>
            <w:top w:val="single" w:sz="6" w:space="8" w:color="D5DDC6"/>
            <w:left w:val="single" w:sz="6" w:space="0" w:color="D5DDC6"/>
            <w:bottom w:val="single" w:sz="6" w:space="12" w:color="D5DDC6"/>
            <w:right w:val="single" w:sz="6" w:space="0" w:color="D5DDC6"/>
          </w:divBdr>
          <w:divsChild>
            <w:div w:id="248084134">
              <w:marLeft w:val="0"/>
              <w:marRight w:val="0"/>
              <w:marTop w:val="120"/>
              <w:marBottom w:val="120"/>
              <w:divBdr>
                <w:top w:val="none" w:sz="0" w:space="0" w:color="auto"/>
                <w:left w:val="none" w:sz="0" w:space="0" w:color="auto"/>
                <w:bottom w:val="none" w:sz="0" w:space="0" w:color="auto"/>
                <w:right w:val="none" w:sz="0" w:space="0" w:color="auto"/>
              </w:divBdr>
            </w:div>
          </w:divsChild>
        </w:div>
        <w:div w:id="1791435293">
          <w:marLeft w:val="0"/>
          <w:marRight w:val="0"/>
          <w:marTop w:val="0"/>
          <w:marBottom w:val="120"/>
          <w:divBdr>
            <w:top w:val="single" w:sz="6" w:space="8" w:color="D5DDC6"/>
            <w:left w:val="single" w:sz="6" w:space="0" w:color="D5DDC6"/>
            <w:bottom w:val="single" w:sz="6" w:space="12" w:color="D5DDC6"/>
            <w:right w:val="single" w:sz="6" w:space="0" w:color="D5DDC6"/>
          </w:divBdr>
          <w:divsChild>
            <w:div w:id="1240361207">
              <w:marLeft w:val="0"/>
              <w:marRight w:val="0"/>
              <w:marTop w:val="120"/>
              <w:marBottom w:val="120"/>
              <w:divBdr>
                <w:top w:val="none" w:sz="0" w:space="0" w:color="auto"/>
                <w:left w:val="none" w:sz="0" w:space="0" w:color="auto"/>
                <w:bottom w:val="none" w:sz="0" w:space="0" w:color="auto"/>
                <w:right w:val="none" w:sz="0" w:space="0" w:color="auto"/>
              </w:divBdr>
            </w:div>
          </w:divsChild>
        </w:div>
        <w:div w:id="1513109702">
          <w:marLeft w:val="0"/>
          <w:marRight w:val="0"/>
          <w:marTop w:val="0"/>
          <w:marBottom w:val="120"/>
          <w:divBdr>
            <w:top w:val="single" w:sz="6" w:space="8" w:color="D5DDC6"/>
            <w:left w:val="single" w:sz="6" w:space="0" w:color="D5DDC6"/>
            <w:bottom w:val="single" w:sz="6" w:space="12" w:color="D5DDC6"/>
            <w:right w:val="single" w:sz="6" w:space="0" w:color="D5DDC6"/>
          </w:divBdr>
          <w:divsChild>
            <w:div w:id="2074962243">
              <w:marLeft w:val="0"/>
              <w:marRight w:val="0"/>
              <w:marTop w:val="120"/>
              <w:marBottom w:val="120"/>
              <w:divBdr>
                <w:top w:val="none" w:sz="0" w:space="0" w:color="auto"/>
                <w:left w:val="none" w:sz="0" w:space="0" w:color="auto"/>
                <w:bottom w:val="none" w:sz="0" w:space="0" w:color="auto"/>
                <w:right w:val="none" w:sz="0" w:space="0" w:color="auto"/>
              </w:divBdr>
            </w:div>
          </w:divsChild>
        </w:div>
        <w:div w:id="1011030782">
          <w:marLeft w:val="0"/>
          <w:marRight w:val="0"/>
          <w:marTop w:val="0"/>
          <w:marBottom w:val="120"/>
          <w:divBdr>
            <w:top w:val="single" w:sz="6" w:space="8" w:color="D5DDC6"/>
            <w:left w:val="single" w:sz="6" w:space="0" w:color="D5DDC6"/>
            <w:bottom w:val="single" w:sz="6" w:space="12" w:color="D5DDC6"/>
            <w:right w:val="single" w:sz="6" w:space="0" w:color="D5DDC6"/>
          </w:divBdr>
          <w:divsChild>
            <w:div w:id="459149304">
              <w:marLeft w:val="0"/>
              <w:marRight w:val="0"/>
              <w:marTop w:val="120"/>
              <w:marBottom w:val="120"/>
              <w:divBdr>
                <w:top w:val="none" w:sz="0" w:space="0" w:color="auto"/>
                <w:left w:val="none" w:sz="0" w:space="0" w:color="auto"/>
                <w:bottom w:val="none" w:sz="0" w:space="0" w:color="auto"/>
                <w:right w:val="none" w:sz="0" w:space="0" w:color="auto"/>
              </w:divBdr>
            </w:div>
          </w:divsChild>
        </w:div>
        <w:div w:id="1178154261">
          <w:marLeft w:val="0"/>
          <w:marRight w:val="0"/>
          <w:marTop w:val="0"/>
          <w:marBottom w:val="120"/>
          <w:divBdr>
            <w:top w:val="single" w:sz="6" w:space="8" w:color="D5DDC6"/>
            <w:left w:val="single" w:sz="6" w:space="0" w:color="D5DDC6"/>
            <w:bottom w:val="single" w:sz="6" w:space="12" w:color="D5DDC6"/>
            <w:right w:val="single" w:sz="6" w:space="0" w:color="D5DDC6"/>
          </w:divBdr>
          <w:divsChild>
            <w:div w:id="238250644">
              <w:marLeft w:val="0"/>
              <w:marRight w:val="0"/>
              <w:marTop w:val="120"/>
              <w:marBottom w:val="120"/>
              <w:divBdr>
                <w:top w:val="none" w:sz="0" w:space="0" w:color="auto"/>
                <w:left w:val="none" w:sz="0" w:space="0" w:color="auto"/>
                <w:bottom w:val="none" w:sz="0" w:space="0" w:color="auto"/>
                <w:right w:val="none" w:sz="0" w:space="0" w:color="auto"/>
              </w:divBdr>
            </w:div>
          </w:divsChild>
        </w:div>
        <w:div w:id="1648707791">
          <w:marLeft w:val="0"/>
          <w:marRight w:val="0"/>
          <w:marTop w:val="0"/>
          <w:marBottom w:val="120"/>
          <w:divBdr>
            <w:top w:val="single" w:sz="6" w:space="8" w:color="D5DDC6"/>
            <w:left w:val="single" w:sz="6" w:space="0" w:color="D5DDC6"/>
            <w:bottom w:val="single" w:sz="6" w:space="12" w:color="D5DDC6"/>
            <w:right w:val="single" w:sz="6" w:space="0" w:color="D5DDC6"/>
          </w:divBdr>
          <w:divsChild>
            <w:div w:id="1191263769">
              <w:marLeft w:val="0"/>
              <w:marRight w:val="0"/>
              <w:marTop w:val="120"/>
              <w:marBottom w:val="120"/>
              <w:divBdr>
                <w:top w:val="none" w:sz="0" w:space="0" w:color="auto"/>
                <w:left w:val="none" w:sz="0" w:space="0" w:color="auto"/>
                <w:bottom w:val="none" w:sz="0" w:space="0" w:color="auto"/>
                <w:right w:val="none" w:sz="0" w:space="0" w:color="auto"/>
              </w:divBdr>
            </w:div>
          </w:divsChild>
        </w:div>
        <w:div w:id="712656869">
          <w:marLeft w:val="0"/>
          <w:marRight w:val="0"/>
          <w:marTop w:val="0"/>
          <w:marBottom w:val="120"/>
          <w:divBdr>
            <w:top w:val="single" w:sz="6" w:space="8" w:color="D5DDC6"/>
            <w:left w:val="single" w:sz="6" w:space="0" w:color="D5DDC6"/>
            <w:bottom w:val="single" w:sz="6" w:space="12" w:color="D5DDC6"/>
            <w:right w:val="single" w:sz="6" w:space="0" w:color="D5DDC6"/>
          </w:divBdr>
          <w:divsChild>
            <w:div w:id="1210991478">
              <w:marLeft w:val="0"/>
              <w:marRight w:val="0"/>
              <w:marTop w:val="120"/>
              <w:marBottom w:val="120"/>
              <w:divBdr>
                <w:top w:val="none" w:sz="0" w:space="0" w:color="auto"/>
                <w:left w:val="none" w:sz="0" w:space="0" w:color="auto"/>
                <w:bottom w:val="none" w:sz="0" w:space="0" w:color="auto"/>
                <w:right w:val="none" w:sz="0" w:space="0" w:color="auto"/>
              </w:divBdr>
            </w:div>
          </w:divsChild>
        </w:div>
        <w:div w:id="2035300673">
          <w:marLeft w:val="0"/>
          <w:marRight w:val="0"/>
          <w:marTop w:val="0"/>
          <w:marBottom w:val="120"/>
          <w:divBdr>
            <w:top w:val="single" w:sz="6" w:space="8" w:color="D5DDC6"/>
            <w:left w:val="single" w:sz="6" w:space="0" w:color="D5DDC6"/>
            <w:bottom w:val="single" w:sz="6" w:space="12" w:color="D5DDC6"/>
            <w:right w:val="single" w:sz="6" w:space="0" w:color="D5DDC6"/>
          </w:divBdr>
          <w:divsChild>
            <w:div w:id="2058897456">
              <w:marLeft w:val="0"/>
              <w:marRight w:val="0"/>
              <w:marTop w:val="120"/>
              <w:marBottom w:val="120"/>
              <w:divBdr>
                <w:top w:val="none" w:sz="0" w:space="0" w:color="auto"/>
                <w:left w:val="none" w:sz="0" w:space="0" w:color="auto"/>
                <w:bottom w:val="none" w:sz="0" w:space="0" w:color="auto"/>
                <w:right w:val="none" w:sz="0" w:space="0" w:color="auto"/>
              </w:divBdr>
            </w:div>
          </w:divsChild>
        </w:div>
        <w:div w:id="1381899654">
          <w:marLeft w:val="0"/>
          <w:marRight w:val="0"/>
          <w:marTop w:val="0"/>
          <w:marBottom w:val="120"/>
          <w:divBdr>
            <w:top w:val="single" w:sz="6" w:space="8" w:color="D5DDC6"/>
            <w:left w:val="single" w:sz="6" w:space="0" w:color="D5DDC6"/>
            <w:bottom w:val="single" w:sz="6" w:space="12" w:color="D5DDC6"/>
            <w:right w:val="single" w:sz="6" w:space="0" w:color="D5DDC6"/>
          </w:divBdr>
          <w:divsChild>
            <w:div w:id="1396663345">
              <w:marLeft w:val="0"/>
              <w:marRight w:val="0"/>
              <w:marTop w:val="120"/>
              <w:marBottom w:val="120"/>
              <w:divBdr>
                <w:top w:val="none" w:sz="0" w:space="0" w:color="auto"/>
                <w:left w:val="none" w:sz="0" w:space="0" w:color="auto"/>
                <w:bottom w:val="none" w:sz="0" w:space="0" w:color="auto"/>
                <w:right w:val="none" w:sz="0" w:space="0" w:color="auto"/>
              </w:divBdr>
            </w:div>
          </w:divsChild>
        </w:div>
        <w:div w:id="753473708">
          <w:marLeft w:val="0"/>
          <w:marRight w:val="0"/>
          <w:marTop w:val="0"/>
          <w:marBottom w:val="120"/>
          <w:divBdr>
            <w:top w:val="single" w:sz="6" w:space="8" w:color="D5DDC6"/>
            <w:left w:val="single" w:sz="6" w:space="0" w:color="D5DDC6"/>
            <w:bottom w:val="single" w:sz="6" w:space="12" w:color="D5DDC6"/>
            <w:right w:val="single" w:sz="6" w:space="0" w:color="D5DDC6"/>
          </w:divBdr>
          <w:divsChild>
            <w:div w:id="202862975">
              <w:marLeft w:val="0"/>
              <w:marRight w:val="0"/>
              <w:marTop w:val="120"/>
              <w:marBottom w:val="120"/>
              <w:divBdr>
                <w:top w:val="none" w:sz="0" w:space="0" w:color="auto"/>
                <w:left w:val="none" w:sz="0" w:space="0" w:color="auto"/>
                <w:bottom w:val="none" w:sz="0" w:space="0" w:color="auto"/>
                <w:right w:val="none" w:sz="0" w:space="0" w:color="auto"/>
              </w:divBdr>
            </w:div>
          </w:divsChild>
        </w:div>
        <w:div w:id="234828503">
          <w:marLeft w:val="0"/>
          <w:marRight w:val="0"/>
          <w:marTop w:val="0"/>
          <w:marBottom w:val="120"/>
          <w:divBdr>
            <w:top w:val="single" w:sz="6" w:space="8" w:color="D5DDC6"/>
            <w:left w:val="single" w:sz="6" w:space="0" w:color="D5DDC6"/>
            <w:bottom w:val="single" w:sz="6" w:space="12" w:color="D5DDC6"/>
            <w:right w:val="single" w:sz="6" w:space="0" w:color="D5DDC6"/>
          </w:divBdr>
          <w:divsChild>
            <w:div w:id="427313511">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 w:id="126240768">
      <w:bodyDiv w:val="1"/>
      <w:marLeft w:val="0"/>
      <w:marRight w:val="0"/>
      <w:marTop w:val="0"/>
      <w:marBottom w:val="0"/>
      <w:divBdr>
        <w:top w:val="none" w:sz="0" w:space="0" w:color="auto"/>
        <w:left w:val="none" w:sz="0" w:space="0" w:color="auto"/>
        <w:bottom w:val="none" w:sz="0" w:space="0" w:color="auto"/>
        <w:right w:val="none" w:sz="0" w:space="0" w:color="auto"/>
      </w:divBdr>
    </w:div>
    <w:div w:id="213278370">
      <w:bodyDiv w:val="1"/>
      <w:marLeft w:val="0"/>
      <w:marRight w:val="0"/>
      <w:marTop w:val="0"/>
      <w:marBottom w:val="0"/>
      <w:divBdr>
        <w:top w:val="none" w:sz="0" w:space="0" w:color="auto"/>
        <w:left w:val="none" w:sz="0" w:space="0" w:color="auto"/>
        <w:bottom w:val="none" w:sz="0" w:space="0" w:color="auto"/>
        <w:right w:val="none" w:sz="0" w:space="0" w:color="auto"/>
      </w:divBdr>
      <w:divsChild>
        <w:div w:id="1428187974">
          <w:marLeft w:val="547"/>
          <w:marRight w:val="0"/>
          <w:marTop w:val="200"/>
          <w:marBottom w:val="0"/>
          <w:divBdr>
            <w:top w:val="none" w:sz="0" w:space="0" w:color="auto"/>
            <w:left w:val="none" w:sz="0" w:space="0" w:color="auto"/>
            <w:bottom w:val="none" w:sz="0" w:space="0" w:color="auto"/>
            <w:right w:val="none" w:sz="0" w:space="0" w:color="auto"/>
          </w:divBdr>
        </w:div>
        <w:div w:id="32048993">
          <w:marLeft w:val="547"/>
          <w:marRight w:val="0"/>
          <w:marTop w:val="200"/>
          <w:marBottom w:val="0"/>
          <w:divBdr>
            <w:top w:val="none" w:sz="0" w:space="0" w:color="auto"/>
            <w:left w:val="none" w:sz="0" w:space="0" w:color="auto"/>
            <w:bottom w:val="none" w:sz="0" w:space="0" w:color="auto"/>
            <w:right w:val="none" w:sz="0" w:space="0" w:color="auto"/>
          </w:divBdr>
        </w:div>
        <w:div w:id="1401827838">
          <w:marLeft w:val="547"/>
          <w:marRight w:val="0"/>
          <w:marTop w:val="200"/>
          <w:marBottom w:val="0"/>
          <w:divBdr>
            <w:top w:val="none" w:sz="0" w:space="0" w:color="auto"/>
            <w:left w:val="none" w:sz="0" w:space="0" w:color="auto"/>
            <w:bottom w:val="none" w:sz="0" w:space="0" w:color="auto"/>
            <w:right w:val="none" w:sz="0" w:space="0" w:color="auto"/>
          </w:divBdr>
        </w:div>
        <w:div w:id="2112242512">
          <w:marLeft w:val="547"/>
          <w:marRight w:val="0"/>
          <w:marTop w:val="200"/>
          <w:marBottom w:val="0"/>
          <w:divBdr>
            <w:top w:val="none" w:sz="0" w:space="0" w:color="auto"/>
            <w:left w:val="none" w:sz="0" w:space="0" w:color="auto"/>
            <w:bottom w:val="none" w:sz="0" w:space="0" w:color="auto"/>
            <w:right w:val="none" w:sz="0" w:space="0" w:color="auto"/>
          </w:divBdr>
        </w:div>
        <w:div w:id="804782936">
          <w:marLeft w:val="547"/>
          <w:marRight w:val="0"/>
          <w:marTop w:val="200"/>
          <w:marBottom w:val="0"/>
          <w:divBdr>
            <w:top w:val="none" w:sz="0" w:space="0" w:color="auto"/>
            <w:left w:val="none" w:sz="0" w:space="0" w:color="auto"/>
            <w:bottom w:val="none" w:sz="0" w:space="0" w:color="auto"/>
            <w:right w:val="none" w:sz="0" w:space="0" w:color="auto"/>
          </w:divBdr>
        </w:div>
        <w:div w:id="551454">
          <w:marLeft w:val="547"/>
          <w:marRight w:val="0"/>
          <w:marTop w:val="200"/>
          <w:marBottom w:val="0"/>
          <w:divBdr>
            <w:top w:val="none" w:sz="0" w:space="0" w:color="auto"/>
            <w:left w:val="none" w:sz="0" w:space="0" w:color="auto"/>
            <w:bottom w:val="none" w:sz="0" w:space="0" w:color="auto"/>
            <w:right w:val="none" w:sz="0" w:space="0" w:color="auto"/>
          </w:divBdr>
        </w:div>
        <w:div w:id="1531334147">
          <w:marLeft w:val="547"/>
          <w:marRight w:val="0"/>
          <w:marTop w:val="200"/>
          <w:marBottom w:val="0"/>
          <w:divBdr>
            <w:top w:val="none" w:sz="0" w:space="0" w:color="auto"/>
            <w:left w:val="none" w:sz="0" w:space="0" w:color="auto"/>
            <w:bottom w:val="none" w:sz="0" w:space="0" w:color="auto"/>
            <w:right w:val="none" w:sz="0" w:space="0" w:color="auto"/>
          </w:divBdr>
        </w:div>
        <w:div w:id="320736938">
          <w:marLeft w:val="547"/>
          <w:marRight w:val="0"/>
          <w:marTop w:val="200"/>
          <w:marBottom w:val="0"/>
          <w:divBdr>
            <w:top w:val="none" w:sz="0" w:space="0" w:color="auto"/>
            <w:left w:val="none" w:sz="0" w:space="0" w:color="auto"/>
            <w:bottom w:val="none" w:sz="0" w:space="0" w:color="auto"/>
            <w:right w:val="none" w:sz="0" w:space="0" w:color="auto"/>
          </w:divBdr>
        </w:div>
      </w:divsChild>
    </w:div>
    <w:div w:id="223879634">
      <w:bodyDiv w:val="1"/>
      <w:marLeft w:val="0"/>
      <w:marRight w:val="0"/>
      <w:marTop w:val="0"/>
      <w:marBottom w:val="0"/>
      <w:divBdr>
        <w:top w:val="none" w:sz="0" w:space="0" w:color="auto"/>
        <w:left w:val="none" w:sz="0" w:space="0" w:color="auto"/>
        <w:bottom w:val="none" w:sz="0" w:space="0" w:color="auto"/>
        <w:right w:val="none" w:sz="0" w:space="0" w:color="auto"/>
      </w:divBdr>
      <w:divsChild>
        <w:div w:id="301694574">
          <w:marLeft w:val="0"/>
          <w:marRight w:val="0"/>
          <w:marTop w:val="0"/>
          <w:marBottom w:val="120"/>
          <w:divBdr>
            <w:top w:val="single" w:sz="6" w:space="8" w:color="D5DDC6"/>
            <w:left w:val="single" w:sz="6" w:space="0" w:color="D5DDC6"/>
            <w:bottom w:val="single" w:sz="6" w:space="12" w:color="D5DDC6"/>
            <w:right w:val="single" w:sz="6" w:space="0" w:color="D5DDC6"/>
          </w:divBdr>
          <w:divsChild>
            <w:div w:id="1450466901">
              <w:marLeft w:val="0"/>
              <w:marRight w:val="0"/>
              <w:marTop w:val="120"/>
              <w:marBottom w:val="120"/>
              <w:divBdr>
                <w:top w:val="none" w:sz="0" w:space="0" w:color="auto"/>
                <w:left w:val="none" w:sz="0" w:space="0" w:color="auto"/>
                <w:bottom w:val="none" w:sz="0" w:space="0" w:color="auto"/>
                <w:right w:val="none" w:sz="0" w:space="0" w:color="auto"/>
              </w:divBdr>
            </w:div>
          </w:divsChild>
        </w:div>
        <w:div w:id="1927423157">
          <w:marLeft w:val="0"/>
          <w:marRight w:val="0"/>
          <w:marTop w:val="120"/>
          <w:marBottom w:val="0"/>
          <w:divBdr>
            <w:top w:val="single" w:sz="6" w:space="0" w:color="D5DDC6"/>
            <w:left w:val="single" w:sz="6" w:space="4" w:color="D5DDC6"/>
            <w:bottom w:val="single" w:sz="6" w:space="0" w:color="D5DDC6"/>
            <w:right w:val="single" w:sz="6" w:space="0" w:color="D5DDC6"/>
          </w:divBdr>
        </w:div>
        <w:div w:id="246961045">
          <w:marLeft w:val="0"/>
          <w:marRight w:val="0"/>
          <w:marTop w:val="0"/>
          <w:marBottom w:val="120"/>
          <w:divBdr>
            <w:top w:val="single" w:sz="6" w:space="8" w:color="D5DDC6"/>
            <w:left w:val="single" w:sz="6" w:space="0" w:color="D5DDC6"/>
            <w:bottom w:val="single" w:sz="6" w:space="12" w:color="D5DDC6"/>
            <w:right w:val="single" w:sz="6" w:space="0" w:color="D5DDC6"/>
          </w:divBdr>
          <w:divsChild>
            <w:div w:id="121964755">
              <w:marLeft w:val="0"/>
              <w:marRight w:val="0"/>
              <w:marTop w:val="120"/>
              <w:marBottom w:val="120"/>
              <w:divBdr>
                <w:top w:val="none" w:sz="0" w:space="0" w:color="auto"/>
                <w:left w:val="none" w:sz="0" w:space="0" w:color="auto"/>
                <w:bottom w:val="none" w:sz="0" w:space="0" w:color="auto"/>
                <w:right w:val="none" w:sz="0" w:space="0" w:color="auto"/>
              </w:divBdr>
            </w:div>
          </w:divsChild>
        </w:div>
        <w:div w:id="770659845">
          <w:marLeft w:val="0"/>
          <w:marRight w:val="0"/>
          <w:marTop w:val="120"/>
          <w:marBottom w:val="0"/>
          <w:divBdr>
            <w:top w:val="single" w:sz="6" w:space="0" w:color="D5DDC6"/>
            <w:left w:val="single" w:sz="6" w:space="4" w:color="D5DDC6"/>
            <w:bottom w:val="single" w:sz="6" w:space="0" w:color="D5DDC6"/>
            <w:right w:val="single" w:sz="6" w:space="0" w:color="D5DDC6"/>
          </w:divBdr>
        </w:div>
        <w:div w:id="1007055071">
          <w:marLeft w:val="0"/>
          <w:marRight w:val="0"/>
          <w:marTop w:val="0"/>
          <w:marBottom w:val="120"/>
          <w:divBdr>
            <w:top w:val="single" w:sz="6" w:space="8" w:color="D5DDC6"/>
            <w:left w:val="single" w:sz="6" w:space="0" w:color="D5DDC6"/>
            <w:bottom w:val="single" w:sz="6" w:space="12" w:color="D5DDC6"/>
            <w:right w:val="single" w:sz="6" w:space="0" w:color="D5DDC6"/>
          </w:divBdr>
          <w:divsChild>
            <w:div w:id="920992820">
              <w:marLeft w:val="0"/>
              <w:marRight w:val="0"/>
              <w:marTop w:val="120"/>
              <w:marBottom w:val="120"/>
              <w:divBdr>
                <w:top w:val="none" w:sz="0" w:space="0" w:color="auto"/>
                <w:left w:val="none" w:sz="0" w:space="0" w:color="auto"/>
                <w:bottom w:val="none" w:sz="0" w:space="0" w:color="auto"/>
                <w:right w:val="none" w:sz="0" w:space="0" w:color="auto"/>
              </w:divBdr>
            </w:div>
          </w:divsChild>
        </w:div>
        <w:div w:id="965231539">
          <w:marLeft w:val="0"/>
          <w:marRight w:val="0"/>
          <w:marTop w:val="120"/>
          <w:marBottom w:val="0"/>
          <w:divBdr>
            <w:top w:val="single" w:sz="6" w:space="0" w:color="D5DDC6"/>
            <w:left w:val="single" w:sz="6" w:space="4" w:color="D5DDC6"/>
            <w:bottom w:val="single" w:sz="6" w:space="0" w:color="D5DDC6"/>
            <w:right w:val="single" w:sz="6" w:space="0" w:color="D5DDC6"/>
          </w:divBdr>
        </w:div>
        <w:div w:id="951740909">
          <w:marLeft w:val="0"/>
          <w:marRight w:val="0"/>
          <w:marTop w:val="0"/>
          <w:marBottom w:val="120"/>
          <w:divBdr>
            <w:top w:val="single" w:sz="6" w:space="8" w:color="D5DDC6"/>
            <w:left w:val="single" w:sz="6" w:space="0" w:color="D5DDC6"/>
            <w:bottom w:val="single" w:sz="6" w:space="12" w:color="D5DDC6"/>
            <w:right w:val="single" w:sz="6" w:space="0" w:color="D5DDC6"/>
          </w:divBdr>
          <w:divsChild>
            <w:div w:id="1475297126">
              <w:marLeft w:val="0"/>
              <w:marRight w:val="0"/>
              <w:marTop w:val="120"/>
              <w:marBottom w:val="120"/>
              <w:divBdr>
                <w:top w:val="none" w:sz="0" w:space="0" w:color="auto"/>
                <w:left w:val="none" w:sz="0" w:space="0" w:color="auto"/>
                <w:bottom w:val="none" w:sz="0" w:space="0" w:color="auto"/>
                <w:right w:val="none" w:sz="0" w:space="0" w:color="auto"/>
              </w:divBdr>
            </w:div>
          </w:divsChild>
        </w:div>
        <w:div w:id="1193542239">
          <w:marLeft w:val="0"/>
          <w:marRight w:val="0"/>
          <w:marTop w:val="120"/>
          <w:marBottom w:val="0"/>
          <w:divBdr>
            <w:top w:val="single" w:sz="6" w:space="0" w:color="D5DDC6"/>
            <w:left w:val="single" w:sz="6" w:space="4" w:color="D5DDC6"/>
            <w:bottom w:val="single" w:sz="6" w:space="0" w:color="D5DDC6"/>
            <w:right w:val="single" w:sz="6" w:space="0" w:color="D5DDC6"/>
          </w:divBdr>
        </w:div>
      </w:divsChild>
    </w:div>
    <w:div w:id="233131458">
      <w:bodyDiv w:val="1"/>
      <w:marLeft w:val="0"/>
      <w:marRight w:val="0"/>
      <w:marTop w:val="0"/>
      <w:marBottom w:val="0"/>
      <w:divBdr>
        <w:top w:val="none" w:sz="0" w:space="0" w:color="auto"/>
        <w:left w:val="none" w:sz="0" w:space="0" w:color="auto"/>
        <w:bottom w:val="none" w:sz="0" w:space="0" w:color="auto"/>
        <w:right w:val="none" w:sz="0" w:space="0" w:color="auto"/>
      </w:divBdr>
    </w:div>
    <w:div w:id="250696506">
      <w:bodyDiv w:val="1"/>
      <w:marLeft w:val="0"/>
      <w:marRight w:val="0"/>
      <w:marTop w:val="0"/>
      <w:marBottom w:val="0"/>
      <w:divBdr>
        <w:top w:val="none" w:sz="0" w:space="0" w:color="auto"/>
        <w:left w:val="none" w:sz="0" w:space="0" w:color="auto"/>
        <w:bottom w:val="none" w:sz="0" w:space="0" w:color="auto"/>
        <w:right w:val="none" w:sz="0" w:space="0" w:color="auto"/>
      </w:divBdr>
    </w:div>
    <w:div w:id="268122529">
      <w:bodyDiv w:val="1"/>
      <w:marLeft w:val="0"/>
      <w:marRight w:val="0"/>
      <w:marTop w:val="0"/>
      <w:marBottom w:val="0"/>
      <w:divBdr>
        <w:top w:val="none" w:sz="0" w:space="0" w:color="auto"/>
        <w:left w:val="none" w:sz="0" w:space="0" w:color="auto"/>
        <w:bottom w:val="none" w:sz="0" w:space="0" w:color="auto"/>
        <w:right w:val="none" w:sz="0" w:space="0" w:color="auto"/>
      </w:divBdr>
      <w:divsChild>
        <w:div w:id="1985771532">
          <w:marLeft w:val="0"/>
          <w:marRight w:val="0"/>
          <w:marTop w:val="0"/>
          <w:marBottom w:val="120"/>
          <w:divBdr>
            <w:top w:val="single" w:sz="6" w:space="8" w:color="D5DDC6"/>
            <w:left w:val="single" w:sz="6" w:space="0" w:color="D5DDC6"/>
            <w:bottom w:val="single" w:sz="6" w:space="12" w:color="D5DDC6"/>
            <w:right w:val="single" w:sz="6" w:space="0" w:color="D5DDC6"/>
          </w:divBdr>
          <w:divsChild>
            <w:div w:id="1679506746">
              <w:marLeft w:val="0"/>
              <w:marRight w:val="0"/>
              <w:marTop w:val="120"/>
              <w:marBottom w:val="120"/>
              <w:divBdr>
                <w:top w:val="none" w:sz="0" w:space="0" w:color="auto"/>
                <w:left w:val="none" w:sz="0" w:space="0" w:color="auto"/>
                <w:bottom w:val="none" w:sz="0" w:space="0" w:color="auto"/>
                <w:right w:val="none" w:sz="0" w:space="0" w:color="auto"/>
              </w:divBdr>
            </w:div>
          </w:divsChild>
        </w:div>
        <w:div w:id="742338543">
          <w:marLeft w:val="0"/>
          <w:marRight w:val="0"/>
          <w:marTop w:val="0"/>
          <w:marBottom w:val="120"/>
          <w:divBdr>
            <w:top w:val="single" w:sz="6" w:space="8" w:color="D5DDC6"/>
            <w:left w:val="single" w:sz="6" w:space="0" w:color="D5DDC6"/>
            <w:bottom w:val="single" w:sz="6" w:space="12" w:color="D5DDC6"/>
            <w:right w:val="single" w:sz="6" w:space="0" w:color="D5DDC6"/>
          </w:divBdr>
          <w:divsChild>
            <w:div w:id="2016878992">
              <w:marLeft w:val="0"/>
              <w:marRight w:val="0"/>
              <w:marTop w:val="120"/>
              <w:marBottom w:val="120"/>
              <w:divBdr>
                <w:top w:val="none" w:sz="0" w:space="0" w:color="auto"/>
                <w:left w:val="none" w:sz="0" w:space="0" w:color="auto"/>
                <w:bottom w:val="none" w:sz="0" w:space="0" w:color="auto"/>
                <w:right w:val="none" w:sz="0" w:space="0" w:color="auto"/>
              </w:divBdr>
            </w:div>
            <w:div w:id="1972665854">
              <w:marLeft w:val="0"/>
              <w:marRight w:val="0"/>
              <w:marTop w:val="100"/>
              <w:marBottom w:val="100"/>
              <w:divBdr>
                <w:top w:val="none" w:sz="0" w:space="0" w:color="auto"/>
                <w:left w:val="none" w:sz="0" w:space="0" w:color="auto"/>
                <w:bottom w:val="none" w:sz="0" w:space="0" w:color="auto"/>
                <w:right w:val="none" w:sz="0" w:space="0" w:color="auto"/>
              </w:divBdr>
              <w:divsChild>
                <w:div w:id="2048289422">
                  <w:marLeft w:val="0"/>
                  <w:marRight w:val="0"/>
                  <w:marTop w:val="0"/>
                  <w:marBottom w:val="0"/>
                  <w:divBdr>
                    <w:top w:val="none" w:sz="0" w:space="0" w:color="auto"/>
                    <w:left w:val="none" w:sz="0" w:space="0" w:color="auto"/>
                    <w:bottom w:val="none" w:sz="0" w:space="0" w:color="auto"/>
                    <w:right w:val="none" w:sz="0" w:space="0" w:color="auto"/>
                  </w:divBdr>
                  <w:divsChild>
                    <w:div w:id="1363898652">
                      <w:marLeft w:val="0"/>
                      <w:marRight w:val="0"/>
                      <w:marTop w:val="0"/>
                      <w:marBottom w:val="0"/>
                      <w:divBdr>
                        <w:top w:val="none" w:sz="0" w:space="0" w:color="auto"/>
                        <w:left w:val="none" w:sz="0" w:space="0" w:color="auto"/>
                        <w:bottom w:val="none" w:sz="0" w:space="0" w:color="auto"/>
                        <w:right w:val="none" w:sz="0" w:space="0" w:color="auto"/>
                      </w:divBdr>
                      <w:divsChild>
                        <w:div w:id="1089159726">
                          <w:marLeft w:val="0"/>
                          <w:marRight w:val="0"/>
                          <w:marTop w:val="0"/>
                          <w:marBottom w:val="0"/>
                          <w:divBdr>
                            <w:top w:val="none" w:sz="0" w:space="0" w:color="auto"/>
                            <w:left w:val="none" w:sz="0" w:space="0" w:color="auto"/>
                            <w:bottom w:val="none" w:sz="0" w:space="0" w:color="auto"/>
                            <w:right w:val="none" w:sz="0" w:space="0" w:color="auto"/>
                          </w:divBdr>
                          <w:divsChild>
                            <w:div w:id="456796480">
                              <w:marLeft w:val="0"/>
                              <w:marRight w:val="0"/>
                              <w:marTop w:val="15"/>
                              <w:marBottom w:val="0"/>
                              <w:divBdr>
                                <w:top w:val="none" w:sz="0" w:space="0" w:color="auto"/>
                                <w:left w:val="none" w:sz="0" w:space="0" w:color="auto"/>
                                <w:bottom w:val="none" w:sz="0" w:space="0" w:color="auto"/>
                                <w:right w:val="none" w:sz="0" w:space="0" w:color="auto"/>
                              </w:divBdr>
                            </w:div>
                            <w:div w:id="499463179">
                              <w:marLeft w:val="0"/>
                              <w:marRight w:val="0"/>
                              <w:marTop w:val="15"/>
                              <w:marBottom w:val="0"/>
                              <w:divBdr>
                                <w:top w:val="none" w:sz="0" w:space="0" w:color="auto"/>
                                <w:left w:val="none" w:sz="0" w:space="0" w:color="auto"/>
                                <w:bottom w:val="none" w:sz="0" w:space="0" w:color="auto"/>
                                <w:right w:val="none" w:sz="0" w:space="0" w:color="auto"/>
                              </w:divBdr>
                            </w:div>
                            <w:div w:id="554316785">
                              <w:marLeft w:val="0"/>
                              <w:marRight w:val="0"/>
                              <w:marTop w:val="15"/>
                              <w:marBottom w:val="0"/>
                              <w:divBdr>
                                <w:top w:val="none" w:sz="0" w:space="0" w:color="auto"/>
                                <w:left w:val="none" w:sz="0" w:space="0" w:color="auto"/>
                                <w:bottom w:val="none" w:sz="0" w:space="0" w:color="auto"/>
                                <w:right w:val="none" w:sz="0" w:space="0" w:color="auto"/>
                              </w:divBdr>
                            </w:div>
                            <w:div w:id="208419559">
                              <w:marLeft w:val="0"/>
                              <w:marRight w:val="0"/>
                              <w:marTop w:val="0"/>
                              <w:marBottom w:val="0"/>
                              <w:divBdr>
                                <w:top w:val="none" w:sz="0" w:space="0" w:color="auto"/>
                                <w:left w:val="none" w:sz="0" w:space="0" w:color="auto"/>
                                <w:bottom w:val="none" w:sz="0" w:space="0" w:color="auto"/>
                                <w:right w:val="none" w:sz="0" w:space="0" w:color="auto"/>
                              </w:divBdr>
                              <w:divsChild>
                                <w:div w:id="1043022025">
                                  <w:marLeft w:val="0"/>
                                  <w:marRight w:val="0"/>
                                  <w:marTop w:val="0"/>
                                  <w:marBottom w:val="0"/>
                                  <w:divBdr>
                                    <w:top w:val="none" w:sz="0" w:space="0" w:color="auto"/>
                                    <w:left w:val="none" w:sz="0" w:space="0" w:color="auto"/>
                                    <w:bottom w:val="none" w:sz="0" w:space="0" w:color="auto"/>
                                    <w:right w:val="none" w:sz="0" w:space="0" w:color="auto"/>
                                  </w:divBdr>
                                </w:div>
                              </w:divsChild>
                            </w:div>
                            <w:div w:id="1392388120">
                              <w:marLeft w:val="0"/>
                              <w:marRight w:val="0"/>
                              <w:marTop w:val="0"/>
                              <w:marBottom w:val="0"/>
                              <w:divBdr>
                                <w:top w:val="none" w:sz="0" w:space="0" w:color="auto"/>
                                <w:left w:val="none" w:sz="0" w:space="0" w:color="auto"/>
                                <w:bottom w:val="none" w:sz="0" w:space="0" w:color="auto"/>
                                <w:right w:val="none" w:sz="0" w:space="0" w:color="auto"/>
                              </w:divBdr>
                            </w:div>
                          </w:divsChild>
                        </w:div>
                        <w:div w:id="122116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0488936">
          <w:marLeft w:val="0"/>
          <w:marRight w:val="0"/>
          <w:marTop w:val="0"/>
          <w:marBottom w:val="120"/>
          <w:divBdr>
            <w:top w:val="single" w:sz="6" w:space="8" w:color="D5DDC6"/>
            <w:left w:val="single" w:sz="6" w:space="0" w:color="D5DDC6"/>
            <w:bottom w:val="single" w:sz="6" w:space="12" w:color="D5DDC6"/>
            <w:right w:val="single" w:sz="6" w:space="0" w:color="D5DDC6"/>
          </w:divBdr>
          <w:divsChild>
            <w:div w:id="1847936740">
              <w:marLeft w:val="0"/>
              <w:marRight w:val="0"/>
              <w:marTop w:val="120"/>
              <w:marBottom w:val="120"/>
              <w:divBdr>
                <w:top w:val="none" w:sz="0" w:space="0" w:color="auto"/>
                <w:left w:val="none" w:sz="0" w:space="0" w:color="auto"/>
                <w:bottom w:val="none" w:sz="0" w:space="0" w:color="auto"/>
                <w:right w:val="none" w:sz="0" w:space="0" w:color="auto"/>
              </w:divBdr>
            </w:div>
          </w:divsChild>
        </w:div>
        <w:div w:id="1314289915">
          <w:marLeft w:val="0"/>
          <w:marRight w:val="0"/>
          <w:marTop w:val="0"/>
          <w:marBottom w:val="120"/>
          <w:divBdr>
            <w:top w:val="single" w:sz="6" w:space="8" w:color="D5DDC6"/>
            <w:left w:val="single" w:sz="6" w:space="0" w:color="D5DDC6"/>
            <w:bottom w:val="single" w:sz="6" w:space="12" w:color="D5DDC6"/>
            <w:right w:val="single" w:sz="6" w:space="0" w:color="D5DDC6"/>
          </w:divBdr>
          <w:divsChild>
            <w:div w:id="1554806220">
              <w:marLeft w:val="0"/>
              <w:marRight w:val="0"/>
              <w:marTop w:val="120"/>
              <w:marBottom w:val="120"/>
              <w:divBdr>
                <w:top w:val="none" w:sz="0" w:space="0" w:color="auto"/>
                <w:left w:val="none" w:sz="0" w:space="0" w:color="auto"/>
                <w:bottom w:val="none" w:sz="0" w:space="0" w:color="auto"/>
                <w:right w:val="none" w:sz="0" w:space="0" w:color="auto"/>
              </w:divBdr>
            </w:div>
          </w:divsChild>
        </w:div>
        <w:div w:id="6953585">
          <w:marLeft w:val="0"/>
          <w:marRight w:val="0"/>
          <w:marTop w:val="0"/>
          <w:marBottom w:val="120"/>
          <w:divBdr>
            <w:top w:val="single" w:sz="6" w:space="8" w:color="D5DDC6"/>
            <w:left w:val="single" w:sz="6" w:space="0" w:color="D5DDC6"/>
            <w:bottom w:val="single" w:sz="6" w:space="12" w:color="D5DDC6"/>
            <w:right w:val="single" w:sz="6" w:space="0" w:color="D5DDC6"/>
          </w:divBdr>
          <w:divsChild>
            <w:div w:id="2083678756">
              <w:marLeft w:val="0"/>
              <w:marRight w:val="0"/>
              <w:marTop w:val="120"/>
              <w:marBottom w:val="120"/>
              <w:divBdr>
                <w:top w:val="none" w:sz="0" w:space="0" w:color="auto"/>
                <w:left w:val="none" w:sz="0" w:space="0" w:color="auto"/>
                <w:bottom w:val="none" w:sz="0" w:space="0" w:color="auto"/>
                <w:right w:val="none" w:sz="0" w:space="0" w:color="auto"/>
              </w:divBdr>
            </w:div>
          </w:divsChild>
        </w:div>
        <w:div w:id="731657885">
          <w:marLeft w:val="0"/>
          <w:marRight w:val="0"/>
          <w:marTop w:val="0"/>
          <w:marBottom w:val="120"/>
          <w:divBdr>
            <w:top w:val="single" w:sz="6" w:space="8" w:color="D5DDC6"/>
            <w:left w:val="single" w:sz="6" w:space="0" w:color="D5DDC6"/>
            <w:bottom w:val="single" w:sz="6" w:space="12" w:color="D5DDC6"/>
            <w:right w:val="single" w:sz="6" w:space="0" w:color="D5DDC6"/>
          </w:divBdr>
          <w:divsChild>
            <w:div w:id="1657220747">
              <w:marLeft w:val="0"/>
              <w:marRight w:val="0"/>
              <w:marTop w:val="120"/>
              <w:marBottom w:val="120"/>
              <w:divBdr>
                <w:top w:val="none" w:sz="0" w:space="0" w:color="auto"/>
                <w:left w:val="none" w:sz="0" w:space="0" w:color="auto"/>
                <w:bottom w:val="none" w:sz="0" w:space="0" w:color="auto"/>
                <w:right w:val="none" w:sz="0" w:space="0" w:color="auto"/>
              </w:divBdr>
            </w:div>
          </w:divsChild>
        </w:div>
        <w:div w:id="1067679606">
          <w:marLeft w:val="0"/>
          <w:marRight w:val="0"/>
          <w:marTop w:val="120"/>
          <w:marBottom w:val="0"/>
          <w:divBdr>
            <w:top w:val="single" w:sz="6" w:space="0" w:color="D5DDC6"/>
            <w:left w:val="single" w:sz="6" w:space="4" w:color="D5DDC6"/>
            <w:bottom w:val="single" w:sz="6" w:space="0" w:color="D5DDC6"/>
            <w:right w:val="single" w:sz="6" w:space="0" w:color="D5DDC6"/>
          </w:divBdr>
        </w:div>
        <w:div w:id="797913075">
          <w:marLeft w:val="0"/>
          <w:marRight w:val="0"/>
          <w:marTop w:val="0"/>
          <w:marBottom w:val="0"/>
          <w:divBdr>
            <w:top w:val="none" w:sz="0" w:space="0" w:color="auto"/>
            <w:left w:val="none" w:sz="0" w:space="0" w:color="auto"/>
            <w:bottom w:val="none" w:sz="0" w:space="0" w:color="auto"/>
            <w:right w:val="none" w:sz="0" w:space="0" w:color="auto"/>
          </w:divBdr>
        </w:div>
      </w:divsChild>
    </w:div>
    <w:div w:id="287048775">
      <w:bodyDiv w:val="1"/>
      <w:marLeft w:val="0"/>
      <w:marRight w:val="0"/>
      <w:marTop w:val="0"/>
      <w:marBottom w:val="0"/>
      <w:divBdr>
        <w:top w:val="none" w:sz="0" w:space="0" w:color="auto"/>
        <w:left w:val="none" w:sz="0" w:space="0" w:color="auto"/>
        <w:bottom w:val="none" w:sz="0" w:space="0" w:color="auto"/>
        <w:right w:val="none" w:sz="0" w:space="0" w:color="auto"/>
      </w:divBdr>
      <w:divsChild>
        <w:div w:id="960451623">
          <w:marLeft w:val="0"/>
          <w:marRight w:val="0"/>
          <w:marTop w:val="100"/>
          <w:marBottom w:val="100"/>
          <w:divBdr>
            <w:top w:val="none" w:sz="0" w:space="0" w:color="auto"/>
            <w:left w:val="none" w:sz="0" w:space="0" w:color="auto"/>
            <w:bottom w:val="none" w:sz="0" w:space="0" w:color="auto"/>
            <w:right w:val="none" w:sz="0" w:space="0" w:color="auto"/>
          </w:divBdr>
          <w:divsChild>
            <w:div w:id="1331568567">
              <w:marLeft w:val="0"/>
              <w:marRight w:val="0"/>
              <w:marTop w:val="0"/>
              <w:marBottom w:val="0"/>
              <w:divBdr>
                <w:top w:val="none" w:sz="0" w:space="0" w:color="auto"/>
                <w:left w:val="none" w:sz="0" w:space="0" w:color="auto"/>
                <w:bottom w:val="none" w:sz="0" w:space="0" w:color="auto"/>
                <w:right w:val="none" w:sz="0" w:space="0" w:color="auto"/>
              </w:divBdr>
              <w:divsChild>
                <w:div w:id="567806682">
                  <w:marLeft w:val="0"/>
                  <w:marRight w:val="0"/>
                  <w:marTop w:val="0"/>
                  <w:marBottom w:val="0"/>
                  <w:divBdr>
                    <w:top w:val="none" w:sz="0" w:space="0" w:color="auto"/>
                    <w:left w:val="none" w:sz="0" w:space="0" w:color="auto"/>
                    <w:bottom w:val="none" w:sz="0" w:space="0" w:color="auto"/>
                    <w:right w:val="none" w:sz="0" w:space="0" w:color="auto"/>
                  </w:divBdr>
                  <w:divsChild>
                    <w:div w:id="1350059930">
                      <w:marLeft w:val="0"/>
                      <w:marRight w:val="0"/>
                      <w:marTop w:val="0"/>
                      <w:marBottom w:val="0"/>
                      <w:divBdr>
                        <w:top w:val="none" w:sz="0" w:space="0" w:color="auto"/>
                        <w:left w:val="none" w:sz="0" w:space="0" w:color="auto"/>
                        <w:bottom w:val="none" w:sz="0" w:space="0" w:color="auto"/>
                        <w:right w:val="none" w:sz="0" w:space="0" w:color="auto"/>
                      </w:divBdr>
                      <w:divsChild>
                        <w:div w:id="1803689589">
                          <w:marLeft w:val="0"/>
                          <w:marRight w:val="0"/>
                          <w:marTop w:val="15"/>
                          <w:marBottom w:val="0"/>
                          <w:divBdr>
                            <w:top w:val="none" w:sz="0" w:space="0" w:color="auto"/>
                            <w:left w:val="none" w:sz="0" w:space="0" w:color="auto"/>
                            <w:bottom w:val="none" w:sz="0" w:space="0" w:color="auto"/>
                            <w:right w:val="none" w:sz="0" w:space="0" w:color="auto"/>
                          </w:divBdr>
                        </w:div>
                        <w:div w:id="64760825">
                          <w:marLeft w:val="0"/>
                          <w:marRight w:val="0"/>
                          <w:marTop w:val="15"/>
                          <w:marBottom w:val="0"/>
                          <w:divBdr>
                            <w:top w:val="none" w:sz="0" w:space="0" w:color="auto"/>
                            <w:left w:val="none" w:sz="0" w:space="0" w:color="auto"/>
                            <w:bottom w:val="none" w:sz="0" w:space="0" w:color="auto"/>
                            <w:right w:val="none" w:sz="0" w:space="0" w:color="auto"/>
                          </w:divBdr>
                        </w:div>
                        <w:div w:id="2017422052">
                          <w:marLeft w:val="0"/>
                          <w:marRight w:val="0"/>
                          <w:marTop w:val="15"/>
                          <w:marBottom w:val="0"/>
                          <w:divBdr>
                            <w:top w:val="none" w:sz="0" w:space="0" w:color="auto"/>
                            <w:left w:val="none" w:sz="0" w:space="0" w:color="auto"/>
                            <w:bottom w:val="none" w:sz="0" w:space="0" w:color="auto"/>
                            <w:right w:val="none" w:sz="0" w:space="0" w:color="auto"/>
                          </w:divBdr>
                        </w:div>
                        <w:div w:id="1849833636">
                          <w:marLeft w:val="0"/>
                          <w:marRight w:val="0"/>
                          <w:marTop w:val="0"/>
                          <w:marBottom w:val="0"/>
                          <w:divBdr>
                            <w:top w:val="none" w:sz="0" w:space="0" w:color="auto"/>
                            <w:left w:val="none" w:sz="0" w:space="0" w:color="auto"/>
                            <w:bottom w:val="none" w:sz="0" w:space="0" w:color="auto"/>
                            <w:right w:val="none" w:sz="0" w:space="0" w:color="auto"/>
                          </w:divBdr>
                          <w:divsChild>
                            <w:div w:id="1655526372">
                              <w:marLeft w:val="0"/>
                              <w:marRight w:val="0"/>
                              <w:marTop w:val="0"/>
                              <w:marBottom w:val="0"/>
                              <w:divBdr>
                                <w:top w:val="none" w:sz="0" w:space="0" w:color="auto"/>
                                <w:left w:val="none" w:sz="0" w:space="0" w:color="auto"/>
                                <w:bottom w:val="none" w:sz="0" w:space="0" w:color="auto"/>
                                <w:right w:val="none" w:sz="0" w:space="0" w:color="auto"/>
                              </w:divBdr>
                            </w:div>
                          </w:divsChild>
                        </w:div>
                        <w:div w:id="381177316">
                          <w:marLeft w:val="0"/>
                          <w:marRight w:val="0"/>
                          <w:marTop w:val="0"/>
                          <w:marBottom w:val="0"/>
                          <w:divBdr>
                            <w:top w:val="none" w:sz="0" w:space="0" w:color="auto"/>
                            <w:left w:val="none" w:sz="0" w:space="0" w:color="auto"/>
                            <w:bottom w:val="none" w:sz="0" w:space="0" w:color="auto"/>
                            <w:right w:val="none" w:sz="0" w:space="0" w:color="auto"/>
                          </w:divBdr>
                        </w:div>
                      </w:divsChild>
                    </w:div>
                    <w:div w:id="203758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9391828">
          <w:marLeft w:val="0"/>
          <w:marRight w:val="0"/>
          <w:marTop w:val="0"/>
          <w:marBottom w:val="120"/>
          <w:divBdr>
            <w:top w:val="single" w:sz="6" w:space="8" w:color="D5DDC6"/>
            <w:left w:val="single" w:sz="6" w:space="0" w:color="D5DDC6"/>
            <w:bottom w:val="single" w:sz="6" w:space="12" w:color="D5DDC6"/>
            <w:right w:val="single" w:sz="6" w:space="0" w:color="D5DDC6"/>
          </w:divBdr>
          <w:divsChild>
            <w:div w:id="949431654">
              <w:marLeft w:val="0"/>
              <w:marRight w:val="0"/>
              <w:marTop w:val="120"/>
              <w:marBottom w:val="120"/>
              <w:divBdr>
                <w:top w:val="none" w:sz="0" w:space="0" w:color="auto"/>
                <w:left w:val="none" w:sz="0" w:space="0" w:color="auto"/>
                <w:bottom w:val="none" w:sz="0" w:space="0" w:color="auto"/>
                <w:right w:val="none" w:sz="0" w:space="0" w:color="auto"/>
              </w:divBdr>
            </w:div>
          </w:divsChild>
        </w:div>
        <w:div w:id="1582367197">
          <w:marLeft w:val="0"/>
          <w:marRight w:val="0"/>
          <w:marTop w:val="0"/>
          <w:marBottom w:val="120"/>
          <w:divBdr>
            <w:top w:val="single" w:sz="6" w:space="8" w:color="D5DDC6"/>
            <w:left w:val="single" w:sz="6" w:space="0" w:color="D5DDC6"/>
            <w:bottom w:val="single" w:sz="6" w:space="12" w:color="D5DDC6"/>
            <w:right w:val="single" w:sz="6" w:space="0" w:color="D5DDC6"/>
          </w:divBdr>
          <w:divsChild>
            <w:div w:id="403336606">
              <w:marLeft w:val="0"/>
              <w:marRight w:val="0"/>
              <w:marTop w:val="120"/>
              <w:marBottom w:val="120"/>
              <w:divBdr>
                <w:top w:val="none" w:sz="0" w:space="0" w:color="auto"/>
                <w:left w:val="none" w:sz="0" w:space="0" w:color="auto"/>
                <w:bottom w:val="none" w:sz="0" w:space="0" w:color="auto"/>
                <w:right w:val="none" w:sz="0" w:space="0" w:color="auto"/>
              </w:divBdr>
            </w:div>
          </w:divsChild>
        </w:div>
        <w:div w:id="1701708504">
          <w:marLeft w:val="0"/>
          <w:marRight w:val="0"/>
          <w:marTop w:val="0"/>
          <w:marBottom w:val="120"/>
          <w:divBdr>
            <w:top w:val="single" w:sz="6" w:space="8" w:color="D5DDC6"/>
            <w:left w:val="single" w:sz="6" w:space="0" w:color="D5DDC6"/>
            <w:bottom w:val="single" w:sz="6" w:space="12" w:color="D5DDC6"/>
            <w:right w:val="single" w:sz="6" w:space="0" w:color="D5DDC6"/>
          </w:divBdr>
          <w:divsChild>
            <w:div w:id="540704493">
              <w:marLeft w:val="0"/>
              <w:marRight w:val="0"/>
              <w:marTop w:val="120"/>
              <w:marBottom w:val="120"/>
              <w:divBdr>
                <w:top w:val="none" w:sz="0" w:space="0" w:color="auto"/>
                <w:left w:val="none" w:sz="0" w:space="0" w:color="auto"/>
                <w:bottom w:val="none" w:sz="0" w:space="0" w:color="auto"/>
                <w:right w:val="none" w:sz="0" w:space="0" w:color="auto"/>
              </w:divBdr>
            </w:div>
          </w:divsChild>
        </w:div>
        <w:div w:id="1801414234">
          <w:marLeft w:val="0"/>
          <w:marRight w:val="0"/>
          <w:marTop w:val="0"/>
          <w:marBottom w:val="120"/>
          <w:divBdr>
            <w:top w:val="single" w:sz="6" w:space="8" w:color="D5DDC6"/>
            <w:left w:val="single" w:sz="6" w:space="0" w:color="D5DDC6"/>
            <w:bottom w:val="single" w:sz="6" w:space="12" w:color="D5DDC6"/>
            <w:right w:val="single" w:sz="6" w:space="0" w:color="D5DDC6"/>
          </w:divBdr>
          <w:divsChild>
            <w:div w:id="1452212994">
              <w:marLeft w:val="0"/>
              <w:marRight w:val="0"/>
              <w:marTop w:val="120"/>
              <w:marBottom w:val="120"/>
              <w:divBdr>
                <w:top w:val="none" w:sz="0" w:space="0" w:color="auto"/>
                <w:left w:val="none" w:sz="0" w:space="0" w:color="auto"/>
                <w:bottom w:val="none" w:sz="0" w:space="0" w:color="auto"/>
                <w:right w:val="none" w:sz="0" w:space="0" w:color="auto"/>
              </w:divBdr>
            </w:div>
          </w:divsChild>
        </w:div>
        <w:div w:id="202713361">
          <w:marLeft w:val="0"/>
          <w:marRight w:val="0"/>
          <w:marTop w:val="0"/>
          <w:marBottom w:val="120"/>
          <w:divBdr>
            <w:top w:val="single" w:sz="6" w:space="8" w:color="D5DDC6"/>
            <w:left w:val="single" w:sz="6" w:space="0" w:color="D5DDC6"/>
            <w:bottom w:val="single" w:sz="6" w:space="12" w:color="D5DDC6"/>
            <w:right w:val="single" w:sz="6" w:space="0" w:color="D5DDC6"/>
          </w:divBdr>
          <w:divsChild>
            <w:div w:id="1927834652">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 w:id="290522016">
      <w:bodyDiv w:val="1"/>
      <w:marLeft w:val="0"/>
      <w:marRight w:val="0"/>
      <w:marTop w:val="0"/>
      <w:marBottom w:val="0"/>
      <w:divBdr>
        <w:top w:val="none" w:sz="0" w:space="0" w:color="auto"/>
        <w:left w:val="none" w:sz="0" w:space="0" w:color="auto"/>
        <w:bottom w:val="none" w:sz="0" w:space="0" w:color="auto"/>
        <w:right w:val="none" w:sz="0" w:space="0" w:color="auto"/>
      </w:divBdr>
      <w:divsChild>
        <w:div w:id="586035887">
          <w:marLeft w:val="0"/>
          <w:marRight w:val="0"/>
          <w:marTop w:val="0"/>
          <w:marBottom w:val="120"/>
          <w:divBdr>
            <w:top w:val="single" w:sz="6" w:space="8" w:color="D5DDC6"/>
            <w:left w:val="single" w:sz="6" w:space="0" w:color="D5DDC6"/>
            <w:bottom w:val="single" w:sz="6" w:space="12" w:color="D5DDC6"/>
            <w:right w:val="single" w:sz="6" w:space="0" w:color="D5DDC6"/>
          </w:divBdr>
          <w:divsChild>
            <w:div w:id="1465194999">
              <w:marLeft w:val="0"/>
              <w:marRight w:val="0"/>
              <w:marTop w:val="120"/>
              <w:marBottom w:val="120"/>
              <w:divBdr>
                <w:top w:val="none" w:sz="0" w:space="0" w:color="auto"/>
                <w:left w:val="none" w:sz="0" w:space="0" w:color="auto"/>
                <w:bottom w:val="none" w:sz="0" w:space="0" w:color="auto"/>
                <w:right w:val="none" w:sz="0" w:space="0" w:color="auto"/>
              </w:divBdr>
            </w:div>
          </w:divsChild>
        </w:div>
        <w:div w:id="182285157">
          <w:marLeft w:val="0"/>
          <w:marRight w:val="0"/>
          <w:marTop w:val="120"/>
          <w:marBottom w:val="0"/>
          <w:divBdr>
            <w:top w:val="single" w:sz="6" w:space="0" w:color="D5DDC6"/>
            <w:left w:val="single" w:sz="6" w:space="4" w:color="D5DDC6"/>
            <w:bottom w:val="single" w:sz="6" w:space="0" w:color="D5DDC6"/>
            <w:right w:val="single" w:sz="6" w:space="0" w:color="D5DDC6"/>
          </w:divBdr>
        </w:div>
        <w:div w:id="2033918330">
          <w:marLeft w:val="0"/>
          <w:marRight w:val="0"/>
          <w:marTop w:val="0"/>
          <w:marBottom w:val="120"/>
          <w:divBdr>
            <w:top w:val="single" w:sz="6" w:space="8" w:color="D5DDC6"/>
            <w:left w:val="single" w:sz="6" w:space="0" w:color="D5DDC6"/>
            <w:bottom w:val="single" w:sz="6" w:space="12" w:color="D5DDC6"/>
            <w:right w:val="single" w:sz="6" w:space="0" w:color="D5DDC6"/>
          </w:divBdr>
          <w:divsChild>
            <w:div w:id="2078702310">
              <w:marLeft w:val="0"/>
              <w:marRight w:val="0"/>
              <w:marTop w:val="120"/>
              <w:marBottom w:val="120"/>
              <w:divBdr>
                <w:top w:val="none" w:sz="0" w:space="0" w:color="auto"/>
                <w:left w:val="none" w:sz="0" w:space="0" w:color="auto"/>
                <w:bottom w:val="none" w:sz="0" w:space="0" w:color="auto"/>
                <w:right w:val="none" w:sz="0" w:space="0" w:color="auto"/>
              </w:divBdr>
            </w:div>
          </w:divsChild>
        </w:div>
        <w:div w:id="1776898882">
          <w:marLeft w:val="0"/>
          <w:marRight w:val="0"/>
          <w:marTop w:val="120"/>
          <w:marBottom w:val="0"/>
          <w:divBdr>
            <w:top w:val="single" w:sz="6" w:space="0" w:color="D5DDC6"/>
            <w:left w:val="single" w:sz="6" w:space="4" w:color="D5DDC6"/>
            <w:bottom w:val="single" w:sz="6" w:space="0" w:color="D5DDC6"/>
            <w:right w:val="single" w:sz="6" w:space="0" w:color="D5DDC6"/>
          </w:divBdr>
        </w:div>
        <w:div w:id="1557274980">
          <w:marLeft w:val="0"/>
          <w:marRight w:val="0"/>
          <w:marTop w:val="0"/>
          <w:marBottom w:val="120"/>
          <w:divBdr>
            <w:top w:val="single" w:sz="6" w:space="8" w:color="D5DDC6"/>
            <w:left w:val="single" w:sz="6" w:space="0" w:color="D5DDC6"/>
            <w:bottom w:val="single" w:sz="6" w:space="12" w:color="D5DDC6"/>
            <w:right w:val="single" w:sz="6" w:space="0" w:color="D5DDC6"/>
          </w:divBdr>
          <w:divsChild>
            <w:div w:id="1271937160">
              <w:marLeft w:val="0"/>
              <w:marRight w:val="0"/>
              <w:marTop w:val="120"/>
              <w:marBottom w:val="120"/>
              <w:divBdr>
                <w:top w:val="none" w:sz="0" w:space="0" w:color="auto"/>
                <w:left w:val="none" w:sz="0" w:space="0" w:color="auto"/>
                <w:bottom w:val="none" w:sz="0" w:space="0" w:color="auto"/>
                <w:right w:val="none" w:sz="0" w:space="0" w:color="auto"/>
              </w:divBdr>
            </w:div>
          </w:divsChild>
        </w:div>
        <w:div w:id="2071027413">
          <w:marLeft w:val="0"/>
          <w:marRight w:val="0"/>
          <w:marTop w:val="120"/>
          <w:marBottom w:val="0"/>
          <w:divBdr>
            <w:top w:val="single" w:sz="6" w:space="0" w:color="D5DDC6"/>
            <w:left w:val="single" w:sz="6" w:space="4" w:color="D5DDC6"/>
            <w:bottom w:val="single" w:sz="6" w:space="0" w:color="D5DDC6"/>
            <w:right w:val="single" w:sz="6" w:space="0" w:color="D5DDC6"/>
          </w:divBdr>
        </w:div>
        <w:div w:id="2062292019">
          <w:marLeft w:val="0"/>
          <w:marRight w:val="0"/>
          <w:marTop w:val="0"/>
          <w:marBottom w:val="120"/>
          <w:divBdr>
            <w:top w:val="single" w:sz="6" w:space="8" w:color="D5DDC6"/>
            <w:left w:val="single" w:sz="6" w:space="0" w:color="D5DDC6"/>
            <w:bottom w:val="single" w:sz="6" w:space="12" w:color="D5DDC6"/>
            <w:right w:val="single" w:sz="6" w:space="0" w:color="D5DDC6"/>
          </w:divBdr>
          <w:divsChild>
            <w:div w:id="1329595442">
              <w:marLeft w:val="0"/>
              <w:marRight w:val="0"/>
              <w:marTop w:val="120"/>
              <w:marBottom w:val="120"/>
              <w:divBdr>
                <w:top w:val="none" w:sz="0" w:space="0" w:color="auto"/>
                <w:left w:val="none" w:sz="0" w:space="0" w:color="auto"/>
                <w:bottom w:val="none" w:sz="0" w:space="0" w:color="auto"/>
                <w:right w:val="none" w:sz="0" w:space="0" w:color="auto"/>
              </w:divBdr>
            </w:div>
          </w:divsChild>
        </w:div>
        <w:div w:id="1979676876">
          <w:marLeft w:val="0"/>
          <w:marRight w:val="0"/>
          <w:marTop w:val="120"/>
          <w:marBottom w:val="0"/>
          <w:divBdr>
            <w:top w:val="single" w:sz="6" w:space="0" w:color="D5DDC6"/>
            <w:left w:val="single" w:sz="6" w:space="4" w:color="D5DDC6"/>
            <w:bottom w:val="single" w:sz="6" w:space="0" w:color="D5DDC6"/>
            <w:right w:val="single" w:sz="6" w:space="0" w:color="D5DDC6"/>
          </w:divBdr>
        </w:div>
        <w:div w:id="982124485">
          <w:marLeft w:val="0"/>
          <w:marRight w:val="0"/>
          <w:marTop w:val="0"/>
          <w:marBottom w:val="120"/>
          <w:divBdr>
            <w:top w:val="single" w:sz="6" w:space="8" w:color="D5DDC6"/>
            <w:left w:val="single" w:sz="6" w:space="0" w:color="D5DDC6"/>
            <w:bottom w:val="single" w:sz="6" w:space="12" w:color="D5DDC6"/>
            <w:right w:val="single" w:sz="6" w:space="0" w:color="D5DDC6"/>
          </w:divBdr>
          <w:divsChild>
            <w:div w:id="814372221">
              <w:marLeft w:val="0"/>
              <w:marRight w:val="0"/>
              <w:marTop w:val="120"/>
              <w:marBottom w:val="120"/>
              <w:divBdr>
                <w:top w:val="none" w:sz="0" w:space="0" w:color="auto"/>
                <w:left w:val="none" w:sz="0" w:space="0" w:color="auto"/>
                <w:bottom w:val="none" w:sz="0" w:space="0" w:color="auto"/>
                <w:right w:val="none" w:sz="0" w:space="0" w:color="auto"/>
              </w:divBdr>
            </w:div>
          </w:divsChild>
        </w:div>
        <w:div w:id="344065558">
          <w:marLeft w:val="0"/>
          <w:marRight w:val="0"/>
          <w:marTop w:val="120"/>
          <w:marBottom w:val="0"/>
          <w:divBdr>
            <w:top w:val="single" w:sz="6" w:space="0" w:color="D5DDC6"/>
            <w:left w:val="single" w:sz="6" w:space="4" w:color="D5DDC6"/>
            <w:bottom w:val="single" w:sz="6" w:space="0" w:color="D5DDC6"/>
            <w:right w:val="single" w:sz="6" w:space="0" w:color="D5DDC6"/>
          </w:divBdr>
        </w:div>
        <w:div w:id="478957377">
          <w:marLeft w:val="0"/>
          <w:marRight w:val="0"/>
          <w:marTop w:val="0"/>
          <w:marBottom w:val="120"/>
          <w:divBdr>
            <w:top w:val="single" w:sz="6" w:space="8" w:color="D5DDC6"/>
            <w:left w:val="single" w:sz="6" w:space="0" w:color="D5DDC6"/>
            <w:bottom w:val="single" w:sz="6" w:space="12" w:color="D5DDC6"/>
            <w:right w:val="single" w:sz="6" w:space="0" w:color="D5DDC6"/>
          </w:divBdr>
          <w:divsChild>
            <w:div w:id="658189442">
              <w:marLeft w:val="0"/>
              <w:marRight w:val="0"/>
              <w:marTop w:val="120"/>
              <w:marBottom w:val="120"/>
              <w:divBdr>
                <w:top w:val="none" w:sz="0" w:space="0" w:color="auto"/>
                <w:left w:val="none" w:sz="0" w:space="0" w:color="auto"/>
                <w:bottom w:val="none" w:sz="0" w:space="0" w:color="auto"/>
                <w:right w:val="none" w:sz="0" w:space="0" w:color="auto"/>
              </w:divBdr>
            </w:div>
          </w:divsChild>
        </w:div>
        <w:div w:id="112528810">
          <w:marLeft w:val="0"/>
          <w:marRight w:val="0"/>
          <w:marTop w:val="120"/>
          <w:marBottom w:val="0"/>
          <w:divBdr>
            <w:top w:val="single" w:sz="6" w:space="0" w:color="D5DDC6"/>
            <w:left w:val="single" w:sz="6" w:space="4" w:color="D5DDC6"/>
            <w:bottom w:val="single" w:sz="6" w:space="0" w:color="D5DDC6"/>
            <w:right w:val="single" w:sz="6" w:space="0" w:color="D5DDC6"/>
          </w:divBdr>
        </w:div>
        <w:div w:id="945889845">
          <w:marLeft w:val="0"/>
          <w:marRight w:val="0"/>
          <w:marTop w:val="0"/>
          <w:marBottom w:val="120"/>
          <w:divBdr>
            <w:top w:val="single" w:sz="6" w:space="8" w:color="D5DDC6"/>
            <w:left w:val="single" w:sz="6" w:space="0" w:color="D5DDC6"/>
            <w:bottom w:val="single" w:sz="6" w:space="12" w:color="D5DDC6"/>
            <w:right w:val="single" w:sz="6" w:space="0" w:color="D5DDC6"/>
          </w:divBdr>
          <w:divsChild>
            <w:div w:id="923563014">
              <w:marLeft w:val="0"/>
              <w:marRight w:val="0"/>
              <w:marTop w:val="120"/>
              <w:marBottom w:val="120"/>
              <w:divBdr>
                <w:top w:val="none" w:sz="0" w:space="0" w:color="auto"/>
                <w:left w:val="none" w:sz="0" w:space="0" w:color="auto"/>
                <w:bottom w:val="none" w:sz="0" w:space="0" w:color="auto"/>
                <w:right w:val="none" w:sz="0" w:space="0" w:color="auto"/>
              </w:divBdr>
            </w:div>
          </w:divsChild>
        </w:div>
        <w:div w:id="1364282100">
          <w:marLeft w:val="0"/>
          <w:marRight w:val="0"/>
          <w:marTop w:val="120"/>
          <w:marBottom w:val="0"/>
          <w:divBdr>
            <w:top w:val="single" w:sz="6" w:space="0" w:color="D5DDC6"/>
            <w:left w:val="single" w:sz="6" w:space="4" w:color="D5DDC6"/>
            <w:bottom w:val="single" w:sz="6" w:space="0" w:color="D5DDC6"/>
            <w:right w:val="single" w:sz="6" w:space="0" w:color="D5DDC6"/>
          </w:divBdr>
        </w:div>
      </w:divsChild>
    </w:div>
    <w:div w:id="297149193">
      <w:bodyDiv w:val="1"/>
      <w:marLeft w:val="0"/>
      <w:marRight w:val="0"/>
      <w:marTop w:val="0"/>
      <w:marBottom w:val="0"/>
      <w:divBdr>
        <w:top w:val="none" w:sz="0" w:space="0" w:color="auto"/>
        <w:left w:val="none" w:sz="0" w:space="0" w:color="auto"/>
        <w:bottom w:val="none" w:sz="0" w:space="0" w:color="auto"/>
        <w:right w:val="none" w:sz="0" w:space="0" w:color="auto"/>
      </w:divBdr>
      <w:divsChild>
        <w:div w:id="649672461">
          <w:marLeft w:val="547"/>
          <w:marRight w:val="0"/>
          <w:marTop w:val="200"/>
          <w:marBottom w:val="0"/>
          <w:divBdr>
            <w:top w:val="none" w:sz="0" w:space="0" w:color="auto"/>
            <w:left w:val="none" w:sz="0" w:space="0" w:color="auto"/>
            <w:bottom w:val="none" w:sz="0" w:space="0" w:color="auto"/>
            <w:right w:val="none" w:sz="0" w:space="0" w:color="auto"/>
          </w:divBdr>
        </w:div>
        <w:div w:id="1156649430">
          <w:marLeft w:val="547"/>
          <w:marRight w:val="0"/>
          <w:marTop w:val="200"/>
          <w:marBottom w:val="0"/>
          <w:divBdr>
            <w:top w:val="none" w:sz="0" w:space="0" w:color="auto"/>
            <w:left w:val="none" w:sz="0" w:space="0" w:color="auto"/>
            <w:bottom w:val="none" w:sz="0" w:space="0" w:color="auto"/>
            <w:right w:val="none" w:sz="0" w:space="0" w:color="auto"/>
          </w:divBdr>
        </w:div>
        <w:div w:id="872570292">
          <w:marLeft w:val="547"/>
          <w:marRight w:val="0"/>
          <w:marTop w:val="200"/>
          <w:marBottom w:val="0"/>
          <w:divBdr>
            <w:top w:val="none" w:sz="0" w:space="0" w:color="auto"/>
            <w:left w:val="none" w:sz="0" w:space="0" w:color="auto"/>
            <w:bottom w:val="none" w:sz="0" w:space="0" w:color="auto"/>
            <w:right w:val="none" w:sz="0" w:space="0" w:color="auto"/>
          </w:divBdr>
        </w:div>
        <w:div w:id="1038748806">
          <w:marLeft w:val="547"/>
          <w:marRight w:val="0"/>
          <w:marTop w:val="200"/>
          <w:marBottom w:val="0"/>
          <w:divBdr>
            <w:top w:val="none" w:sz="0" w:space="0" w:color="auto"/>
            <w:left w:val="none" w:sz="0" w:space="0" w:color="auto"/>
            <w:bottom w:val="none" w:sz="0" w:space="0" w:color="auto"/>
            <w:right w:val="none" w:sz="0" w:space="0" w:color="auto"/>
          </w:divBdr>
        </w:div>
        <w:div w:id="857811999">
          <w:marLeft w:val="547"/>
          <w:marRight w:val="0"/>
          <w:marTop w:val="200"/>
          <w:marBottom w:val="0"/>
          <w:divBdr>
            <w:top w:val="none" w:sz="0" w:space="0" w:color="auto"/>
            <w:left w:val="none" w:sz="0" w:space="0" w:color="auto"/>
            <w:bottom w:val="none" w:sz="0" w:space="0" w:color="auto"/>
            <w:right w:val="none" w:sz="0" w:space="0" w:color="auto"/>
          </w:divBdr>
        </w:div>
        <w:div w:id="2026901831">
          <w:marLeft w:val="547"/>
          <w:marRight w:val="0"/>
          <w:marTop w:val="200"/>
          <w:marBottom w:val="0"/>
          <w:divBdr>
            <w:top w:val="none" w:sz="0" w:space="0" w:color="auto"/>
            <w:left w:val="none" w:sz="0" w:space="0" w:color="auto"/>
            <w:bottom w:val="none" w:sz="0" w:space="0" w:color="auto"/>
            <w:right w:val="none" w:sz="0" w:space="0" w:color="auto"/>
          </w:divBdr>
        </w:div>
        <w:div w:id="1682974140">
          <w:marLeft w:val="547"/>
          <w:marRight w:val="0"/>
          <w:marTop w:val="200"/>
          <w:marBottom w:val="0"/>
          <w:divBdr>
            <w:top w:val="none" w:sz="0" w:space="0" w:color="auto"/>
            <w:left w:val="none" w:sz="0" w:space="0" w:color="auto"/>
            <w:bottom w:val="none" w:sz="0" w:space="0" w:color="auto"/>
            <w:right w:val="none" w:sz="0" w:space="0" w:color="auto"/>
          </w:divBdr>
        </w:div>
        <w:div w:id="681668439">
          <w:marLeft w:val="547"/>
          <w:marRight w:val="0"/>
          <w:marTop w:val="200"/>
          <w:marBottom w:val="0"/>
          <w:divBdr>
            <w:top w:val="none" w:sz="0" w:space="0" w:color="auto"/>
            <w:left w:val="none" w:sz="0" w:space="0" w:color="auto"/>
            <w:bottom w:val="none" w:sz="0" w:space="0" w:color="auto"/>
            <w:right w:val="none" w:sz="0" w:space="0" w:color="auto"/>
          </w:divBdr>
        </w:div>
        <w:div w:id="2115006015">
          <w:marLeft w:val="547"/>
          <w:marRight w:val="0"/>
          <w:marTop w:val="200"/>
          <w:marBottom w:val="0"/>
          <w:divBdr>
            <w:top w:val="none" w:sz="0" w:space="0" w:color="auto"/>
            <w:left w:val="none" w:sz="0" w:space="0" w:color="auto"/>
            <w:bottom w:val="none" w:sz="0" w:space="0" w:color="auto"/>
            <w:right w:val="none" w:sz="0" w:space="0" w:color="auto"/>
          </w:divBdr>
        </w:div>
      </w:divsChild>
    </w:div>
    <w:div w:id="301544814">
      <w:bodyDiv w:val="1"/>
      <w:marLeft w:val="0"/>
      <w:marRight w:val="0"/>
      <w:marTop w:val="0"/>
      <w:marBottom w:val="0"/>
      <w:divBdr>
        <w:top w:val="none" w:sz="0" w:space="0" w:color="auto"/>
        <w:left w:val="none" w:sz="0" w:space="0" w:color="auto"/>
        <w:bottom w:val="none" w:sz="0" w:space="0" w:color="auto"/>
        <w:right w:val="none" w:sz="0" w:space="0" w:color="auto"/>
      </w:divBdr>
    </w:div>
    <w:div w:id="314800649">
      <w:bodyDiv w:val="1"/>
      <w:marLeft w:val="0"/>
      <w:marRight w:val="0"/>
      <w:marTop w:val="0"/>
      <w:marBottom w:val="0"/>
      <w:divBdr>
        <w:top w:val="none" w:sz="0" w:space="0" w:color="auto"/>
        <w:left w:val="none" w:sz="0" w:space="0" w:color="auto"/>
        <w:bottom w:val="none" w:sz="0" w:space="0" w:color="auto"/>
        <w:right w:val="none" w:sz="0" w:space="0" w:color="auto"/>
      </w:divBdr>
      <w:divsChild>
        <w:div w:id="572158843">
          <w:marLeft w:val="0"/>
          <w:marRight w:val="0"/>
          <w:marTop w:val="0"/>
          <w:marBottom w:val="120"/>
          <w:divBdr>
            <w:top w:val="single" w:sz="6" w:space="8" w:color="D5DDC6"/>
            <w:left w:val="single" w:sz="6" w:space="0" w:color="D5DDC6"/>
            <w:bottom w:val="single" w:sz="6" w:space="12" w:color="D5DDC6"/>
            <w:right w:val="single" w:sz="6" w:space="0" w:color="D5DDC6"/>
          </w:divBdr>
          <w:divsChild>
            <w:div w:id="1648391157">
              <w:marLeft w:val="0"/>
              <w:marRight w:val="0"/>
              <w:marTop w:val="120"/>
              <w:marBottom w:val="120"/>
              <w:divBdr>
                <w:top w:val="none" w:sz="0" w:space="0" w:color="auto"/>
                <w:left w:val="none" w:sz="0" w:space="0" w:color="auto"/>
                <w:bottom w:val="none" w:sz="0" w:space="0" w:color="auto"/>
                <w:right w:val="none" w:sz="0" w:space="0" w:color="auto"/>
              </w:divBdr>
            </w:div>
          </w:divsChild>
        </w:div>
        <w:div w:id="1649624580">
          <w:marLeft w:val="0"/>
          <w:marRight w:val="0"/>
          <w:marTop w:val="120"/>
          <w:marBottom w:val="0"/>
          <w:divBdr>
            <w:top w:val="single" w:sz="6" w:space="0" w:color="D5DDC6"/>
            <w:left w:val="single" w:sz="6" w:space="4" w:color="D5DDC6"/>
            <w:bottom w:val="single" w:sz="6" w:space="0" w:color="D5DDC6"/>
            <w:right w:val="single" w:sz="6" w:space="0" w:color="D5DDC6"/>
          </w:divBdr>
        </w:div>
        <w:div w:id="1629701412">
          <w:marLeft w:val="0"/>
          <w:marRight w:val="0"/>
          <w:marTop w:val="0"/>
          <w:marBottom w:val="120"/>
          <w:divBdr>
            <w:top w:val="single" w:sz="6" w:space="8" w:color="D5DDC6"/>
            <w:left w:val="single" w:sz="6" w:space="0" w:color="D5DDC6"/>
            <w:bottom w:val="single" w:sz="6" w:space="12" w:color="D5DDC6"/>
            <w:right w:val="single" w:sz="6" w:space="0" w:color="D5DDC6"/>
          </w:divBdr>
          <w:divsChild>
            <w:div w:id="416559383">
              <w:marLeft w:val="0"/>
              <w:marRight w:val="0"/>
              <w:marTop w:val="120"/>
              <w:marBottom w:val="120"/>
              <w:divBdr>
                <w:top w:val="none" w:sz="0" w:space="0" w:color="auto"/>
                <w:left w:val="none" w:sz="0" w:space="0" w:color="auto"/>
                <w:bottom w:val="none" w:sz="0" w:space="0" w:color="auto"/>
                <w:right w:val="none" w:sz="0" w:space="0" w:color="auto"/>
              </w:divBdr>
            </w:div>
          </w:divsChild>
        </w:div>
        <w:div w:id="536115807">
          <w:marLeft w:val="0"/>
          <w:marRight w:val="0"/>
          <w:marTop w:val="120"/>
          <w:marBottom w:val="0"/>
          <w:divBdr>
            <w:top w:val="single" w:sz="6" w:space="0" w:color="D5DDC6"/>
            <w:left w:val="single" w:sz="6" w:space="4" w:color="D5DDC6"/>
            <w:bottom w:val="single" w:sz="6" w:space="0" w:color="D5DDC6"/>
            <w:right w:val="single" w:sz="6" w:space="0" w:color="D5DDC6"/>
          </w:divBdr>
        </w:div>
        <w:div w:id="1742604410">
          <w:marLeft w:val="0"/>
          <w:marRight w:val="0"/>
          <w:marTop w:val="0"/>
          <w:marBottom w:val="120"/>
          <w:divBdr>
            <w:top w:val="single" w:sz="6" w:space="8" w:color="D5DDC6"/>
            <w:left w:val="single" w:sz="6" w:space="0" w:color="D5DDC6"/>
            <w:bottom w:val="single" w:sz="6" w:space="12" w:color="D5DDC6"/>
            <w:right w:val="single" w:sz="6" w:space="0" w:color="D5DDC6"/>
          </w:divBdr>
          <w:divsChild>
            <w:div w:id="723023746">
              <w:marLeft w:val="0"/>
              <w:marRight w:val="0"/>
              <w:marTop w:val="120"/>
              <w:marBottom w:val="120"/>
              <w:divBdr>
                <w:top w:val="none" w:sz="0" w:space="0" w:color="auto"/>
                <w:left w:val="none" w:sz="0" w:space="0" w:color="auto"/>
                <w:bottom w:val="none" w:sz="0" w:space="0" w:color="auto"/>
                <w:right w:val="none" w:sz="0" w:space="0" w:color="auto"/>
              </w:divBdr>
            </w:div>
          </w:divsChild>
        </w:div>
        <w:div w:id="1282540552">
          <w:marLeft w:val="0"/>
          <w:marRight w:val="0"/>
          <w:marTop w:val="120"/>
          <w:marBottom w:val="0"/>
          <w:divBdr>
            <w:top w:val="single" w:sz="6" w:space="0" w:color="D5DDC6"/>
            <w:left w:val="single" w:sz="6" w:space="4" w:color="D5DDC6"/>
            <w:bottom w:val="single" w:sz="6" w:space="0" w:color="D5DDC6"/>
            <w:right w:val="single" w:sz="6" w:space="0" w:color="D5DDC6"/>
          </w:divBdr>
        </w:div>
        <w:div w:id="908656869">
          <w:marLeft w:val="0"/>
          <w:marRight w:val="0"/>
          <w:marTop w:val="0"/>
          <w:marBottom w:val="120"/>
          <w:divBdr>
            <w:top w:val="single" w:sz="6" w:space="8" w:color="D5DDC6"/>
            <w:left w:val="single" w:sz="6" w:space="0" w:color="D5DDC6"/>
            <w:bottom w:val="single" w:sz="6" w:space="12" w:color="D5DDC6"/>
            <w:right w:val="single" w:sz="6" w:space="0" w:color="D5DDC6"/>
          </w:divBdr>
          <w:divsChild>
            <w:div w:id="292180218">
              <w:marLeft w:val="0"/>
              <w:marRight w:val="0"/>
              <w:marTop w:val="120"/>
              <w:marBottom w:val="120"/>
              <w:divBdr>
                <w:top w:val="none" w:sz="0" w:space="0" w:color="auto"/>
                <w:left w:val="none" w:sz="0" w:space="0" w:color="auto"/>
                <w:bottom w:val="none" w:sz="0" w:space="0" w:color="auto"/>
                <w:right w:val="none" w:sz="0" w:space="0" w:color="auto"/>
              </w:divBdr>
            </w:div>
          </w:divsChild>
        </w:div>
        <w:div w:id="1636259284">
          <w:marLeft w:val="0"/>
          <w:marRight w:val="0"/>
          <w:marTop w:val="120"/>
          <w:marBottom w:val="0"/>
          <w:divBdr>
            <w:top w:val="single" w:sz="6" w:space="0" w:color="D5DDC6"/>
            <w:left w:val="single" w:sz="6" w:space="4" w:color="D5DDC6"/>
            <w:bottom w:val="single" w:sz="6" w:space="0" w:color="D5DDC6"/>
            <w:right w:val="single" w:sz="6" w:space="0" w:color="D5DDC6"/>
          </w:divBdr>
        </w:div>
        <w:div w:id="653528892">
          <w:marLeft w:val="0"/>
          <w:marRight w:val="0"/>
          <w:marTop w:val="0"/>
          <w:marBottom w:val="120"/>
          <w:divBdr>
            <w:top w:val="single" w:sz="6" w:space="8" w:color="D5DDC6"/>
            <w:left w:val="single" w:sz="6" w:space="0" w:color="D5DDC6"/>
            <w:bottom w:val="single" w:sz="6" w:space="12" w:color="D5DDC6"/>
            <w:right w:val="single" w:sz="6" w:space="0" w:color="D5DDC6"/>
          </w:divBdr>
          <w:divsChild>
            <w:div w:id="2112239184">
              <w:marLeft w:val="0"/>
              <w:marRight w:val="0"/>
              <w:marTop w:val="120"/>
              <w:marBottom w:val="120"/>
              <w:divBdr>
                <w:top w:val="none" w:sz="0" w:space="0" w:color="auto"/>
                <w:left w:val="none" w:sz="0" w:space="0" w:color="auto"/>
                <w:bottom w:val="none" w:sz="0" w:space="0" w:color="auto"/>
                <w:right w:val="none" w:sz="0" w:space="0" w:color="auto"/>
              </w:divBdr>
            </w:div>
          </w:divsChild>
        </w:div>
        <w:div w:id="186867389">
          <w:marLeft w:val="0"/>
          <w:marRight w:val="0"/>
          <w:marTop w:val="120"/>
          <w:marBottom w:val="0"/>
          <w:divBdr>
            <w:top w:val="single" w:sz="6" w:space="0" w:color="D5DDC6"/>
            <w:left w:val="single" w:sz="6" w:space="4" w:color="D5DDC6"/>
            <w:bottom w:val="single" w:sz="6" w:space="0" w:color="D5DDC6"/>
            <w:right w:val="single" w:sz="6" w:space="0" w:color="D5DDC6"/>
          </w:divBdr>
        </w:div>
      </w:divsChild>
    </w:div>
    <w:div w:id="421948759">
      <w:bodyDiv w:val="1"/>
      <w:marLeft w:val="0"/>
      <w:marRight w:val="0"/>
      <w:marTop w:val="0"/>
      <w:marBottom w:val="0"/>
      <w:divBdr>
        <w:top w:val="none" w:sz="0" w:space="0" w:color="auto"/>
        <w:left w:val="none" w:sz="0" w:space="0" w:color="auto"/>
        <w:bottom w:val="none" w:sz="0" w:space="0" w:color="auto"/>
        <w:right w:val="none" w:sz="0" w:space="0" w:color="auto"/>
      </w:divBdr>
      <w:divsChild>
        <w:div w:id="31537758">
          <w:marLeft w:val="0"/>
          <w:marRight w:val="0"/>
          <w:marTop w:val="100"/>
          <w:marBottom w:val="100"/>
          <w:divBdr>
            <w:top w:val="none" w:sz="0" w:space="0" w:color="auto"/>
            <w:left w:val="none" w:sz="0" w:space="0" w:color="auto"/>
            <w:bottom w:val="none" w:sz="0" w:space="0" w:color="auto"/>
            <w:right w:val="none" w:sz="0" w:space="0" w:color="auto"/>
          </w:divBdr>
          <w:divsChild>
            <w:div w:id="318458592">
              <w:marLeft w:val="0"/>
              <w:marRight w:val="0"/>
              <w:marTop w:val="0"/>
              <w:marBottom w:val="0"/>
              <w:divBdr>
                <w:top w:val="none" w:sz="0" w:space="0" w:color="auto"/>
                <w:left w:val="none" w:sz="0" w:space="0" w:color="auto"/>
                <w:bottom w:val="none" w:sz="0" w:space="0" w:color="auto"/>
                <w:right w:val="none" w:sz="0" w:space="0" w:color="auto"/>
              </w:divBdr>
              <w:divsChild>
                <w:div w:id="105082962">
                  <w:marLeft w:val="0"/>
                  <w:marRight w:val="0"/>
                  <w:marTop w:val="0"/>
                  <w:marBottom w:val="0"/>
                  <w:divBdr>
                    <w:top w:val="none" w:sz="0" w:space="0" w:color="auto"/>
                    <w:left w:val="none" w:sz="0" w:space="0" w:color="auto"/>
                    <w:bottom w:val="none" w:sz="0" w:space="0" w:color="auto"/>
                    <w:right w:val="none" w:sz="0" w:space="0" w:color="auto"/>
                  </w:divBdr>
                  <w:divsChild>
                    <w:div w:id="1051811327">
                      <w:marLeft w:val="0"/>
                      <w:marRight w:val="0"/>
                      <w:marTop w:val="0"/>
                      <w:marBottom w:val="0"/>
                      <w:divBdr>
                        <w:top w:val="none" w:sz="0" w:space="0" w:color="auto"/>
                        <w:left w:val="none" w:sz="0" w:space="0" w:color="auto"/>
                        <w:bottom w:val="none" w:sz="0" w:space="0" w:color="auto"/>
                        <w:right w:val="none" w:sz="0" w:space="0" w:color="auto"/>
                      </w:divBdr>
                      <w:divsChild>
                        <w:div w:id="1699426984">
                          <w:marLeft w:val="0"/>
                          <w:marRight w:val="0"/>
                          <w:marTop w:val="15"/>
                          <w:marBottom w:val="0"/>
                          <w:divBdr>
                            <w:top w:val="none" w:sz="0" w:space="0" w:color="auto"/>
                            <w:left w:val="none" w:sz="0" w:space="0" w:color="auto"/>
                            <w:bottom w:val="none" w:sz="0" w:space="0" w:color="auto"/>
                            <w:right w:val="none" w:sz="0" w:space="0" w:color="auto"/>
                          </w:divBdr>
                        </w:div>
                        <w:div w:id="2010209625">
                          <w:marLeft w:val="0"/>
                          <w:marRight w:val="0"/>
                          <w:marTop w:val="15"/>
                          <w:marBottom w:val="0"/>
                          <w:divBdr>
                            <w:top w:val="none" w:sz="0" w:space="0" w:color="auto"/>
                            <w:left w:val="none" w:sz="0" w:space="0" w:color="auto"/>
                            <w:bottom w:val="none" w:sz="0" w:space="0" w:color="auto"/>
                            <w:right w:val="none" w:sz="0" w:space="0" w:color="auto"/>
                          </w:divBdr>
                        </w:div>
                        <w:div w:id="1269390075">
                          <w:marLeft w:val="0"/>
                          <w:marRight w:val="0"/>
                          <w:marTop w:val="15"/>
                          <w:marBottom w:val="0"/>
                          <w:divBdr>
                            <w:top w:val="none" w:sz="0" w:space="0" w:color="auto"/>
                            <w:left w:val="none" w:sz="0" w:space="0" w:color="auto"/>
                            <w:bottom w:val="none" w:sz="0" w:space="0" w:color="auto"/>
                            <w:right w:val="none" w:sz="0" w:space="0" w:color="auto"/>
                          </w:divBdr>
                        </w:div>
                        <w:div w:id="1822186880">
                          <w:marLeft w:val="0"/>
                          <w:marRight w:val="0"/>
                          <w:marTop w:val="0"/>
                          <w:marBottom w:val="0"/>
                          <w:divBdr>
                            <w:top w:val="none" w:sz="0" w:space="0" w:color="auto"/>
                            <w:left w:val="none" w:sz="0" w:space="0" w:color="auto"/>
                            <w:bottom w:val="none" w:sz="0" w:space="0" w:color="auto"/>
                            <w:right w:val="none" w:sz="0" w:space="0" w:color="auto"/>
                          </w:divBdr>
                          <w:divsChild>
                            <w:div w:id="1773889009">
                              <w:marLeft w:val="0"/>
                              <w:marRight w:val="0"/>
                              <w:marTop w:val="0"/>
                              <w:marBottom w:val="0"/>
                              <w:divBdr>
                                <w:top w:val="none" w:sz="0" w:space="0" w:color="auto"/>
                                <w:left w:val="none" w:sz="0" w:space="0" w:color="auto"/>
                                <w:bottom w:val="none" w:sz="0" w:space="0" w:color="auto"/>
                                <w:right w:val="none" w:sz="0" w:space="0" w:color="auto"/>
                              </w:divBdr>
                            </w:div>
                          </w:divsChild>
                        </w:div>
                        <w:div w:id="244843618">
                          <w:marLeft w:val="0"/>
                          <w:marRight w:val="0"/>
                          <w:marTop w:val="0"/>
                          <w:marBottom w:val="0"/>
                          <w:divBdr>
                            <w:top w:val="none" w:sz="0" w:space="0" w:color="auto"/>
                            <w:left w:val="none" w:sz="0" w:space="0" w:color="auto"/>
                            <w:bottom w:val="none" w:sz="0" w:space="0" w:color="auto"/>
                            <w:right w:val="none" w:sz="0" w:space="0" w:color="auto"/>
                          </w:divBdr>
                        </w:div>
                      </w:divsChild>
                    </w:div>
                    <w:div w:id="540702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7164609">
          <w:marLeft w:val="0"/>
          <w:marRight w:val="0"/>
          <w:marTop w:val="0"/>
          <w:marBottom w:val="120"/>
          <w:divBdr>
            <w:top w:val="single" w:sz="6" w:space="8" w:color="D5DDC6"/>
            <w:left w:val="single" w:sz="6" w:space="0" w:color="D5DDC6"/>
            <w:bottom w:val="single" w:sz="6" w:space="12" w:color="D5DDC6"/>
            <w:right w:val="single" w:sz="6" w:space="0" w:color="D5DDC6"/>
          </w:divBdr>
          <w:divsChild>
            <w:div w:id="160433802">
              <w:marLeft w:val="0"/>
              <w:marRight w:val="0"/>
              <w:marTop w:val="120"/>
              <w:marBottom w:val="120"/>
              <w:divBdr>
                <w:top w:val="none" w:sz="0" w:space="0" w:color="auto"/>
                <w:left w:val="none" w:sz="0" w:space="0" w:color="auto"/>
                <w:bottom w:val="none" w:sz="0" w:space="0" w:color="auto"/>
                <w:right w:val="none" w:sz="0" w:space="0" w:color="auto"/>
              </w:divBdr>
            </w:div>
          </w:divsChild>
        </w:div>
        <w:div w:id="1330250296">
          <w:marLeft w:val="0"/>
          <w:marRight w:val="0"/>
          <w:marTop w:val="120"/>
          <w:marBottom w:val="0"/>
          <w:divBdr>
            <w:top w:val="single" w:sz="6" w:space="0" w:color="D5DDC6"/>
            <w:left w:val="single" w:sz="6" w:space="4" w:color="D5DDC6"/>
            <w:bottom w:val="single" w:sz="6" w:space="0" w:color="D5DDC6"/>
            <w:right w:val="single" w:sz="6" w:space="0" w:color="D5DDC6"/>
          </w:divBdr>
        </w:div>
        <w:div w:id="1586719971">
          <w:marLeft w:val="0"/>
          <w:marRight w:val="0"/>
          <w:marTop w:val="0"/>
          <w:marBottom w:val="120"/>
          <w:divBdr>
            <w:top w:val="single" w:sz="6" w:space="8" w:color="D5DDC6"/>
            <w:left w:val="single" w:sz="6" w:space="0" w:color="D5DDC6"/>
            <w:bottom w:val="single" w:sz="6" w:space="12" w:color="D5DDC6"/>
            <w:right w:val="single" w:sz="6" w:space="0" w:color="D5DDC6"/>
          </w:divBdr>
          <w:divsChild>
            <w:div w:id="832840796">
              <w:marLeft w:val="0"/>
              <w:marRight w:val="0"/>
              <w:marTop w:val="120"/>
              <w:marBottom w:val="120"/>
              <w:divBdr>
                <w:top w:val="none" w:sz="0" w:space="0" w:color="auto"/>
                <w:left w:val="none" w:sz="0" w:space="0" w:color="auto"/>
                <w:bottom w:val="none" w:sz="0" w:space="0" w:color="auto"/>
                <w:right w:val="none" w:sz="0" w:space="0" w:color="auto"/>
              </w:divBdr>
            </w:div>
          </w:divsChild>
        </w:div>
        <w:div w:id="1903828008">
          <w:marLeft w:val="0"/>
          <w:marRight w:val="0"/>
          <w:marTop w:val="120"/>
          <w:marBottom w:val="0"/>
          <w:divBdr>
            <w:top w:val="single" w:sz="6" w:space="0" w:color="D5DDC6"/>
            <w:left w:val="single" w:sz="6" w:space="4" w:color="D5DDC6"/>
            <w:bottom w:val="single" w:sz="6" w:space="0" w:color="D5DDC6"/>
            <w:right w:val="single" w:sz="6" w:space="0" w:color="D5DDC6"/>
          </w:divBdr>
        </w:div>
        <w:div w:id="224337804">
          <w:marLeft w:val="0"/>
          <w:marRight w:val="0"/>
          <w:marTop w:val="0"/>
          <w:marBottom w:val="120"/>
          <w:divBdr>
            <w:top w:val="single" w:sz="6" w:space="8" w:color="D5DDC6"/>
            <w:left w:val="single" w:sz="6" w:space="0" w:color="D5DDC6"/>
            <w:bottom w:val="single" w:sz="6" w:space="12" w:color="D5DDC6"/>
            <w:right w:val="single" w:sz="6" w:space="0" w:color="D5DDC6"/>
          </w:divBdr>
          <w:divsChild>
            <w:div w:id="1733313267">
              <w:marLeft w:val="0"/>
              <w:marRight w:val="0"/>
              <w:marTop w:val="120"/>
              <w:marBottom w:val="120"/>
              <w:divBdr>
                <w:top w:val="none" w:sz="0" w:space="0" w:color="auto"/>
                <w:left w:val="none" w:sz="0" w:space="0" w:color="auto"/>
                <w:bottom w:val="none" w:sz="0" w:space="0" w:color="auto"/>
                <w:right w:val="none" w:sz="0" w:space="0" w:color="auto"/>
              </w:divBdr>
            </w:div>
          </w:divsChild>
        </w:div>
        <w:div w:id="1321428080">
          <w:marLeft w:val="0"/>
          <w:marRight w:val="0"/>
          <w:marTop w:val="120"/>
          <w:marBottom w:val="0"/>
          <w:divBdr>
            <w:top w:val="single" w:sz="6" w:space="0" w:color="D5DDC6"/>
            <w:left w:val="single" w:sz="6" w:space="4" w:color="D5DDC6"/>
            <w:bottom w:val="single" w:sz="6" w:space="0" w:color="D5DDC6"/>
            <w:right w:val="single" w:sz="6" w:space="0" w:color="D5DDC6"/>
          </w:divBdr>
        </w:div>
        <w:div w:id="696855987">
          <w:marLeft w:val="0"/>
          <w:marRight w:val="0"/>
          <w:marTop w:val="0"/>
          <w:marBottom w:val="120"/>
          <w:divBdr>
            <w:top w:val="single" w:sz="6" w:space="8" w:color="D5DDC6"/>
            <w:left w:val="single" w:sz="6" w:space="0" w:color="D5DDC6"/>
            <w:bottom w:val="single" w:sz="6" w:space="12" w:color="D5DDC6"/>
            <w:right w:val="single" w:sz="6" w:space="0" w:color="D5DDC6"/>
          </w:divBdr>
          <w:divsChild>
            <w:div w:id="1400981613">
              <w:marLeft w:val="0"/>
              <w:marRight w:val="0"/>
              <w:marTop w:val="120"/>
              <w:marBottom w:val="120"/>
              <w:divBdr>
                <w:top w:val="none" w:sz="0" w:space="0" w:color="auto"/>
                <w:left w:val="none" w:sz="0" w:space="0" w:color="auto"/>
                <w:bottom w:val="none" w:sz="0" w:space="0" w:color="auto"/>
                <w:right w:val="none" w:sz="0" w:space="0" w:color="auto"/>
              </w:divBdr>
            </w:div>
          </w:divsChild>
        </w:div>
        <w:div w:id="987129736">
          <w:marLeft w:val="0"/>
          <w:marRight w:val="0"/>
          <w:marTop w:val="120"/>
          <w:marBottom w:val="0"/>
          <w:divBdr>
            <w:top w:val="single" w:sz="6" w:space="0" w:color="D5DDC6"/>
            <w:left w:val="single" w:sz="6" w:space="4" w:color="D5DDC6"/>
            <w:bottom w:val="single" w:sz="6" w:space="0" w:color="D5DDC6"/>
            <w:right w:val="single" w:sz="6" w:space="0" w:color="D5DDC6"/>
          </w:divBdr>
        </w:div>
        <w:div w:id="961038045">
          <w:marLeft w:val="0"/>
          <w:marRight w:val="0"/>
          <w:marTop w:val="0"/>
          <w:marBottom w:val="120"/>
          <w:divBdr>
            <w:top w:val="single" w:sz="6" w:space="8" w:color="D5DDC6"/>
            <w:left w:val="single" w:sz="6" w:space="0" w:color="D5DDC6"/>
            <w:bottom w:val="single" w:sz="6" w:space="12" w:color="D5DDC6"/>
            <w:right w:val="single" w:sz="6" w:space="0" w:color="D5DDC6"/>
          </w:divBdr>
          <w:divsChild>
            <w:div w:id="1099253850">
              <w:marLeft w:val="0"/>
              <w:marRight w:val="0"/>
              <w:marTop w:val="120"/>
              <w:marBottom w:val="120"/>
              <w:divBdr>
                <w:top w:val="none" w:sz="0" w:space="0" w:color="auto"/>
                <w:left w:val="none" w:sz="0" w:space="0" w:color="auto"/>
                <w:bottom w:val="none" w:sz="0" w:space="0" w:color="auto"/>
                <w:right w:val="none" w:sz="0" w:space="0" w:color="auto"/>
              </w:divBdr>
            </w:div>
          </w:divsChild>
        </w:div>
        <w:div w:id="982345720">
          <w:marLeft w:val="0"/>
          <w:marRight w:val="0"/>
          <w:marTop w:val="120"/>
          <w:marBottom w:val="0"/>
          <w:divBdr>
            <w:top w:val="single" w:sz="6" w:space="0" w:color="D5DDC6"/>
            <w:left w:val="single" w:sz="6" w:space="4" w:color="D5DDC6"/>
            <w:bottom w:val="single" w:sz="6" w:space="0" w:color="D5DDC6"/>
            <w:right w:val="single" w:sz="6" w:space="0" w:color="D5DDC6"/>
          </w:divBdr>
        </w:div>
        <w:div w:id="1912957891">
          <w:marLeft w:val="0"/>
          <w:marRight w:val="0"/>
          <w:marTop w:val="0"/>
          <w:marBottom w:val="120"/>
          <w:divBdr>
            <w:top w:val="single" w:sz="6" w:space="8" w:color="D5DDC6"/>
            <w:left w:val="single" w:sz="6" w:space="0" w:color="D5DDC6"/>
            <w:bottom w:val="single" w:sz="6" w:space="12" w:color="D5DDC6"/>
            <w:right w:val="single" w:sz="6" w:space="0" w:color="D5DDC6"/>
          </w:divBdr>
          <w:divsChild>
            <w:div w:id="899364911">
              <w:marLeft w:val="0"/>
              <w:marRight w:val="0"/>
              <w:marTop w:val="120"/>
              <w:marBottom w:val="120"/>
              <w:divBdr>
                <w:top w:val="none" w:sz="0" w:space="0" w:color="auto"/>
                <w:left w:val="none" w:sz="0" w:space="0" w:color="auto"/>
                <w:bottom w:val="none" w:sz="0" w:space="0" w:color="auto"/>
                <w:right w:val="none" w:sz="0" w:space="0" w:color="auto"/>
              </w:divBdr>
            </w:div>
          </w:divsChild>
        </w:div>
        <w:div w:id="1238245215">
          <w:marLeft w:val="0"/>
          <w:marRight w:val="0"/>
          <w:marTop w:val="120"/>
          <w:marBottom w:val="0"/>
          <w:divBdr>
            <w:top w:val="single" w:sz="6" w:space="0" w:color="D5DDC6"/>
            <w:left w:val="single" w:sz="6" w:space="4" w:color="D5DDC6"/>
            <w:bottom w:val="single" w:sz="6" w:space="0" w:color="D5DDC6"/>
            <w:right w:val="single" w:sz="6" w:space="0" w:color="D5DDC6"/>
          </w:divBdr>
        </w:div>
      </w:divsChild>
    </w:div>
    <w:div w:id="480774554">
      <w:bodyDiv w:val="1"/>
      <w:marLeft w:val="0"/>
      <w:marRight w:val="0"/>
      <w:marTop w:val="0"/>
      <w:marBottom w:val="0"/>
      <w:divBdr>
        <w:top w:val="none" w:sz="0" w:space="0" w:color="auto"/>
        <w:left w:val="none" w:sz="0" w:space="0" w:color="auto"/>
        <w:bottom w:val="none" w:sz="0" w:space="0" w:color="auto"/>
        <w:right w:val="none" w:sz="0" w:space="0" w:color="auto"/>
      </w:divBdr>
      <w:divsChild>
        <w:div w:id="1522167084">
          <w:marLeft w:val="0"/>
          <w:marRight w:val="0"/>
          <w:marTop w:val="0"/>
          <w:marBottom w:val="120"/>
          <w:divBdr>
            <w:top w:val="single" w:sz="6" w:space="8" w:color="D5DDC6"/>
            <w:left w:val="single" w:sz="6" w:space="0" w:color="D5DDC6"/>
            <w:bottom w:val="single" w:sz="6" w:space="12" w:color="D5DDC6"/>
            <w:right w:val="single" w:sz="6" w:space="0" w:color="D5DDC6"/>
          </w:divBdr>
          <w:divsChild>
            <w:div w:id="2097970450">
              <w:marLeft w:val="0"/>
              <w:marRight w:val="0"/>
              <w:marTop w:val="120"/>
              <w:marBottom w:val="120"/>
              <w:divBdr>
                <w:top w:val="none" w:sz="0" w:space="0" w:color="auto"/>
                <w:left w:val="none" w:sz="0" w:space="0" w:color="auto"/>
                <w:bottom w:val="none" w:sz="0" w:space="0" w:color="auto"/>
                <w:right w:val="none" w:sz="0" w:space="0" w:color="auto"/>
              </w:divBdr>
            </w:div>
          </w:divsChild>
        </w:div>
        <w:div w:id="2054039122">
          <w:marLeft w:val="0"/>
          <w:marRight w:val="0"/>
          <w:marTop w:val="0"/>
          <w:marBottom w:val="120"/>
          <w:divBdr>
            <w:top w:val="single" w:sz="6" w:space="8" w:color="D5DDC6"/>
            <w:left w:val="single" w:sz="6" w:space="0" w:color="D5DDC6"/>
            <w:bottom w:val="single" w:sz="6" w:space="12" w:color="D5DDC6"/>
            <w:right w:val="single" w:sz="6" w:space="0" w:color="D5DDC6"/>
          </w:divBdr>
          <w:divsChild>
            <w:div w:id="954794377">
              <w:marLeft w:val="0"/>
              <w:marRight w:val="0"/>
              <w:marTop w:val="120"/>
              <w:marBottom w:val="120"/>
              <w:divBdr>
                <w:top w:val="none" w:sz="0" w:space="0" w:color="auto"/>
                <w:left w:val="none" w:sz="0" w:space="0" w:color="auto"/>
                <w:bottom w:val="none" w:sz="0" w:space="0" w:color="auto"/>
                <w:right w:val="none" w:sz="0" w:space="0" w:color="auto"/>
              </w:divBdr>
            </w:div>
          </w:divsChild>
        </w:div>
        <w:div w:id="1595868167">
          <w:marLeft w:val="0"/>
          <w:marRight w:val="0"/>
          <w:marTop w:val="0"/>
          <w:marBottom w:val="120"/>
          <w:divBdr>
            <w:top w:val="single" w:sz="6" w:space="8" w:color="D5DDC6"/>
            <w:left w:val="single" w:sz="6" w:space="0" w:color="D5DDC6"/>
            <w:bottom w:val="single" w:sz="6" w:space="12" w:color="D5DDC6"/>
            <w:right w:val="single" w:sz="6" w:space="0" w:color="D5DDC6"/>
          </w:divBdr>
          <w:divsChild>
            <w:div w:id="815029410">
              <w:marLeft w:val="0"/>
              <w:marRight w:val="0"/>
              <w:marTop w:val="120"/>
              <w:marBottom w:val="120"/>
              <w:divBdr>
                <w:top w:val="none" w:sz="0" w:space="0" w:color="auto"/>
                <w:left w:val="none" w:sz="0" w:space="0" w:color="auto"/>
                <w:bottom w:val="none" w:sz="0" w:space="0" w:color="auto"/>
                <w:right w:val="none" w:sz="0" w:space="0" w:color="auto"/>
              </w:divBdr>
            </w:div>
          </w:divsChild>
        </w:div>
        <w:div w:id="1053849464">
          <w:marLeft w:val="0"/>
          <w:marRight w:val="0"/>
          <w:marTop w:val="0"/>
          <w:marBottom w:val="120"/>
          <w:divBdr>
            <w:top w:val="single" w:sz="6" w:space="8" w:color="D5DDC6"/>
            <w:left w:val="single" w:sz="6" w:space="0" w:color="D5DDC6"/>
            <w:bottom w:val="single" w:sz="6" w:space="12" w:color="D5DDC6"/>
            <w:right w:val="single" w:sz="6" w:space="0" w:color="D5DDC6"/>
          </w:divBdr>
          <w:divsChild>
            <w:div w:id="903876163">
              <w:marLeft w:val="0"/>
              <w:marRight w:val="0"/>
              <w:marTop w:val="120"/>
              <w:marBottom w:val="120"/>
              <w:divBdr>
                <w:top w:val="none" w:sz="0" w:space="0" w:color="auto"/>
                <w:left w:val="none" w:sz="0" w:space="0" w:color="auto"/>
                <w:bottom w:val="none" w:sz="0" w:space="0" w:color="auto"/>
                <w:right w:val="none" w:sz="0" w:space="0" w:color="auto"/>
              </w:divBdr>
            </w:div>
          </w:divsChild>
        </w:div>
        <w:div w:id="1052540319">
          <w:marLeft w:val="0"/>
          <w:marRight w:val="0"/>
          <w:marTop w:val="0"/>
          <w:marBottom w:val="120"/>
          <w:divBdr>
            <w:top w:val="single" w:sz="6" w:space="8" w:color="D5DDC6"/>
            <w:left w:val="single" w:sz="6" w:space="0" w:color="D5DDC6"/>
            <w:bottom w:val="single" w:sz="6" w:space="12" w:color="D5DDC6"/>
            <w:right w:val="single" w:sz="6" w:space="0" w:color="D5DDC6"/>
          </w:divBdr>
          <w:divsChild>
            <w:div w:id="431241091">
              <w:marLeft w:val="0"/>
              <w:marRight w:val="0"/>
              <w:marTop w:val="120"/>
              <w:marBottom w:val="120"/>
              <w:divBdr>
                <w:top w:val="none" w:sz="0" w:space="0" w:color="auto"/>
                <w:left w:val="none" w:sz="0" w:space="0" w:color="auto"/>
                <w:bottom w:val="none" w:sz="0" w:space="0" w:color="auto"/>
                <w:right w:val="none" w:sz="0" w:space="0" w:color="auto"/>
              </w:divBdr>
            </w:div>
          </w:divsChild>
        </w:div>
        <w:div w:id="934168845">
          <w:marLeft w:val="0"/>
          <w:marRight w:val="0"/>
          <w:marTop w:val="0"/>
          <w:marBottom w:val="120"/>
          <w:divBdr>
            <w:top w:val="single" w:sz="6" w:space="8" w:color="D5DDC6"/>
            <w:left w:val="single" w:sz="6" w:space="0" w:color="D5DDC6"/>
            <w:bottom w:val="single" w:sz="6" w:space="12" w:color="D5DDC6"/>
            <w:right w:val="single" w:sz="6" w:space="0" w:color="D5DDC6"/>
          </w:divBdr>
          <w:divsChild>
            <w:div w:id="1257179461">
              <w:marLeft w:val="0"/>
              <w:marRight w:val="0"/>
              <w:marTop w:val="120"/>
              <w:marBottom w:val="120"/>
              <w:divBdr>
                <w:top w:val="none" w:sz="0" w:space="0" w:color="auto"/>
                <w:left w:val="none" w:sz="0" w:space="0" w:color="auto"/>
                <w:bottom w:val="none" w:sz="0" w:space="0" w:color="auto"/>
                <w:right w:val="none" w:sz="0" w:space="0" w:color="auto"/>
              </w:divBdr>
            </w:div>
          </w:divsChild>
        </w:div>
        <w:div w:id="485052091">
          <w:marLeft w:val="0"/>
          <w:marRight w:val="0"/>
          <w:marTop w:val="120"/>
          <w:marBottom w:val="0"/>
          <w:divBdr>
            <w:top w:val="single" w:sz="6" w:space="0" w:color="D5DDC6"/>
            <w:left w:val="single" w:sz="6" w:space="4" w:color="D5DDC6"/>
            <w:bottom w:val="single" w:sz="6" w:space="0" w:color="D5DDC6"/>
            <w:right w:val="single" w:sz="6" w:space="0" w:color="D5DDC6"/>
          </w:divBdr>
        </w:div>
        <w:div w:id="2124179395">
          <w:marLeft w:val="0"/>
          <w:marRight w:val="0"/>
          <w:marTop w:val="0"/>
          <w:marBottom w:val="120"/>
          <w:divBdr>
            <w:top w:val="single" w:sz="6" w:space="8" w:color="D5DDC6"/>
            <w:left w:val="single" w:sz="6" w:space="0" w:color="D5DDC6"/>
            <w:bottom w:val="single" w:sz="6" w:space="12" w:color="D5DDC6"/>
            <w:right w:val="single" w:sz="6" w:space="0" w:color="D5DDC6"/>
          </w:divBdr>
          <w:divsChild>
            <w:div w:id="166093007">
              <w:marLeft w:val="0"/>
              <w:marRight w:val="0"/>
              <w:marTop w:val="120"/>
              <w:marBottom w:val="120"/>
              <w:divBdr>
                <w:top w:val="none" w:sz="0" w:space="0" w:color="auto"/>
                <w:left w:val="none" w:sz="0" w:space="0" w:color="auto"/>
                <w:bottom w:val="none" w:sz="0" w:space="0" w:color="auto"/>
                <w:right w:val="none" w:sz="0" w:space="0" w:color="auto"/>
              </w:divBdr>
            </w:div>
          </w:divsChild>
        </w:div>
        <w:div w:id="504444974">
          <w:marLeft w:val="0"/>
          <w:marRight w:val="0"/>
          <w:marTop w:val="0"/>
          <w:marBottom w:val="120"/>
          <w:divBdr>
            <w:top w:val="single" w:sz="6" w:space="8" w:color="D5DDC6"/>
            <w:left w:val="single" w:sz="6" w:space="0" w:color="D5DDC6"/>
            <w:bottom w:val="single" w:sz="6" w:space="12" w:color="D5DDC6"/>
            <w:right w:val="single" w:sz="6" w:space="0" w:color="D5DDC6"/>
          </w:divBdr>
          <w:divsChild>
            <w:div w:id="1598370874">
              <w:marLeft w:val="0"/>
              <w:marRight w:val="0"/>
              <w:marTop w:val="120"/>
              <w:marBottom w:val="120"/>
              <w:divBdr>
                <w:top w:val="none" w:sz="0" w:space="0" w:color="auto"/>
                <w:left w:val="none" w:sz="0" w:space="0" w:color="auto"/>
                <w:bottom w:val="none" w:sz="0" w:space="0" w:color="auto"/>
                <w:right w:val="none" w:sz="0" w:space="0" w:color="auto"/>
              </w:divBdr>
            </w:div>
          </w:divsChild>
        </w:div>
        <w:div w:id="1620867642">
          <w:marLeft w:val="0"/>
          <w:marRight w:val="0"/>
          <w:marTop w:val="120"/>
          <w:marBottom w:val="0"/>
          <w:divBdr>
            <w:top w:val="single" w:sz="6" w:space="0" w:color="D5DDC6"/>
            <w:left w:val="single" w:sz="6" w:space="4" w:color="D5DDC6"/>
            <w:bottom w:val="single" w:sz="6" w:space="0" w:color="D5DDC6"/>
            <w:right w:val="single" w:sz="6" w:space="0" w:color="D5DDC6"/>
          </w:divBdr>
        </w:div>
        <w:div w:id="827483324">
          <w:marLeft w:val="0"/>
          <w:marRight w:val="0"/>
          <w:marTop w:val="0"/>
          <w:marBottom w:val="120"/>
          <w:divBdr>
            <w:top w:val="single" w:sz="6" w:space="8" w:color="D5DDC6"/>
            <w:left w:val="single" w:sz="6" w:space="0" w:color="D5DDC6"/>
            <w:bottom w:val="single" w:sz="6" w:space="12" w:color="D5DDC6"/>
            <w:right w:val="single" w:sz="6" w:space="0" w:color="D5DDC6"/>
          </w:divBdr>
          <w:divsChild>
            <w:div w:id="1501043775">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 w:id="504170749">
      <w:bodyDiv w:val="1"/>
      <w:marLeft w:val="0"/>
      <w:marRight w:val="0"/>
      <w:marTop w:val="0"/>
      <w:marBottom w:val="0"/>
      <w:divBdr>
        <w:top w:val="none" w:sz="0" w:space="0" w:color="auto"/>
        <w:left w:val="none" w:sz="0" w:space="0" w:color="auto"/>
        <w:bottom w:val="none" w:sz="0" w:space="0" w:color="auto"/>
        <w:right w:val="none" w:sz="0" w:space="0" w:color="auto"/>
      </w:divBdr>
    </w:div>
    <w:div w:id="572080639">
      <w:bodyDiv w:val="1"/>
      <w:marLeft w:val="0"/>
      <w:marRight w:val="0"/>
      <w:marTop w:val="0"/>
      <w:marBottom w:val="0"/>
      <w:divBdr>
        <w:top w:val="none" w:sz="0" w:space="0" w:color="auto"/>
        <w:left w:val="none" w:sz="0" w:space="0" w:color="auto"/>
        <w:bottom w:val="none" w:sz="0" w:space="0" w:color="auto"/>
        <w:right w:val="none" w:sz="0" w:space="0" w:color="auto"/>
      </w:divBdr>
      <w:divsChild>
        <w:div w:id="62416738">
          <w:marLeft w:val="0"/>
          <w:marRight w:val="0"/>
          <w:marTop w:val="0"/>
          <w:marBottom w:val="120"/>
          <w:divBdr>
            <w:top w:val="single" w:sz="6" w:space="8" w:color="D5DDC6"/>
            <w:left w:val="single" w:sz="6" w:space="0" w:color="D5DDC6"/>
            <w:bottom w:val="single" w:sz="6" w:space="12" w:color="D5DDC6"/>
            <w:right w:val="single" w:sz="6" w:space="0" w:color="D5DDC6"/>
          </w:divBdr>
          <w:divsChild>
            <w:div w:id="717702299">
              <w:marLeft w:val="0"/>
              <w:marRight w:val="0"/>
              <w:marTop w:val="120"/>
              <w:marBottom w:val="120"/>
              <w:divBdr>
                <w:top w:val="none" w:sz="0" w:space="0" w:color="auto"/>
                <w:left w:val="none" w:sz="0" w:space="0" w:color="auto"/>
                <w:bottom w:val="none" w:sz="0" w:space="0" w:color="auto"/>
                <w:right w:val="none" w:sz="0" w:space="0" w:color="auto"/>
              </w:divBdr>
            </w:div>
          </w:divsChild>
        </w:div>
        <w:div w:id="62874702">
          <w:marLeft w:val="0"/>
          <w:marRight w:val="0"/>
          <w:marTop w:val="0"/>
          <w:marBottom w:val="120"/>
          <w:divBdr>
            <w:top w:val="single" w:sz="6" w:space="8" w:color="D5DDC6"/>
            <w:left w:val="single" w:sz="6" w:space="0" w:color="D5DDC6"/>
            <w:bottom w:val="single" w:sz="6" w:space="12" w:color="D5DDC6"/>
            <w:right w:val="single" w:sz="6" w:space="0" w:color="D5DDC6"/>
          </w:divBdr>
          <w:divsChild>
            <w:div w:id="998265245">
              <w:marLeft w:val="0"/>
              <w:marRight w:val="0"/>
              <w:marTop w:val="120"/>
              <w:marBottom w:val="120"/>
              <w:divBdr>
                <w:top w:val="none" w:sz="0" w:space="0" w:color="auto"/>
                <w:left w:val="none" w:sz="0" w:space="0" w:color="auto"/>
                <w:bottom w:val="none" w:sz="0" w:space="0" w:color="auto"/>
                <w:right w:val="none" w:sz="0" w:space="0" w:color="auto"/>
              </w:divBdr>
            </w:div>
            <w:div w:id="83577811">
              <w:marLeft w:val="0"/>
              <w:marRight w:val="0"/>
              <w:marTop w:val="100"/>
              <w:marBottom w:val="100"/>
              <w:divBdr>
                <w:top w:val="none" w:sz="0" w:space="0" w:color="auto"/>
                <w:left w:val="none" w:sz="0" w:space="0" w:color="auto"/>
                <w:bottom w:val="none" w:sz="0" w:space="0" w:color="auto"/>
                <w:right w:val="none" w:sz="0" w:space="0" w:color="auto"/>
              </w:divBdr>
              <w:divsChild>
                <w:div w:id="790709476">
                  <w:marLeft w:val="0"/>
                  <w:marRight w:val="0"/>
                  <w:marTop w:val="0"/>
                  <w:marBottom w:val="0"/>
                  <w:divBdr>
                    <w:top w:val="none" w:sz="0" w:space="0" w:color="auto"/>
                    <w:left w:val="none" w:sz="0" w:space="0" w:color="auto"/>
                    <w:bottom w:val="none" w:sz="0" w:space="0" w:color="auto"/>
                    <w:right w:val="none" w:sz="0" w:space="0" w:color="auto"/>
                  </w:divBdr>
                  <w:divsChild>
                    <w:div w:id="552274969">
                      <w:marLeft w:val="0"/>
                      <w:marRight w:val="0"/>
                      <w:marTop w:val="0"/>
                      <w:marBottom w:val="0"/>
                      <w:divBdr>
                        <w:top w:val="none" w:sz="0" w:space="0" w:color="auto"/>
                        <w:left w:val="none" w:sz="0" w:space="0" w:color="auto"/>
                        <w:bottom w:val="none" w:sz="0" w:space="0" w:color="auto"/>
                        <w:right w:val="none" w:sz="0" w:space="0" w:color="auto"/>
                      </w:divBdr>
                      <w:divsChild>
                        <w:div w:id="449133493">
                          <w:marLeft w:val="0"/>
                          <w:marRight w:val="0"/>
                          <w:marTop w:val="0"/>
                          <w:marBottom w:val="0"/>
                          <w:divBdr>
                            <w:top w:val="none" w:sz="0" w:space="0" w:color="auto"/>
                            <w:left w:val="none" w:sz="0" w:space="0" w:color="auto"/>
                            <w:bottom w:val="none" w:sz="0" w:space="0" w:color="auto"/>
                            <w:right w:val="none" w:sz="0" w:space="0" w:color="auto"/>
                          </w:divBdr>
                          <w:divsChild>
                            <w:div w:id="398480200">
                              <w:marLeft w:val="0"/>
                              <w:marRight w:val="0"/>
                              <w:marTop w:val="15"/>
                              <w:marBottom w:val="0"/>
                              <w:divBdr>
                                <w:top w:val="none" w:sz="0" w:space="0" w:color="auto"/>
                                <w:left w:val="none" w:sz="0" w:space="0" w:color="auto"/>
                                <w:bottom w:val="none" w:sz="0" w:space="0" w:color="auto"/>
                                <w:right w:val="none" w:sz="0" w:space="0" w:color="auto"/>
                              </w:divBdr>
                            </w:div>
                            <w:div w:id="75396531">
                              <w:marLeft w:val="0"/>
                              <w:marRight w:val="0"/>
                              <w:marTop w:val="15"/>
                              <w:marBottom w:val="0"/>
                              <w:divBdr>
                                <w:top w:val="none" w:sz="0" w:space="0" w:color="auto"/>
                                <w:left w:val="none" w:sz="0" w:space="0" w:color="auto"/>
                                <w:bottom w:val="none" w:sz="0" w:space="0" w:color="auto"/>
                                <w:right w:val="none" w:sz="0" w:space="0" w:color="auto"/>
                              </w:divBdr>
                            </w:div>
                            <w:div w:id="27727391">
                              <w:marLeft w:val="0"/>
                              <w:marRight w:val="0"/>
                              <w:marTop w:val="15"/>
                              <w:marBottom w:val="0"/>
                              <w:divBdr>
                                <w:top w:val="none" w:sz="0" w:space="0" w:color="auto"/>
                                <w:left w:val="none" w:sz="0" w:space="0" w:color="auto"/>
                                <w:bottom w:val="none" w:sz="0" w:space="0" w:color="auto"/>
                                <w:right w:val="none" w:sz="0" w:space="0" w:color="auto"/>
                              </w:divBdr>
                            </w:div>
                            <w:div w:id="1453328096">
                              <w:marLeft w:val="0"/>
                              <w:marRight w:val="0"/>
                              <w:marTop w:val="0"/>
                              <w:marBottom w:val="0"/>
                              <w:divBdr>
                                <w:top w:val="none" w:sz="0" w:space="0" w:color="auto"/>
                                <w:left w:val="none" w:sz="0" w:space="0" w:color="auto"/>
                                <w:bottom w:val="none" w:sz="0" w:space="0" w:color="auto"/>
                                <w:right w:val="none" w:sz="0" w:space="0" w:color="auto"/>
                              </w:divBdr>
                              <w:divsChild>
                                <w:div w:id="693114083">
                                  <w:marLeft w:val="0"/>
                                  <w:marRight w:val="0"/>
                                  <w:marTop w:val="0"/>
                                  <w:marBottom w:val="0"/>
                                  <w:divBdr>
                                    <w:top w:val="none" w:sz="0" w:space="0" w:color="auto"/>
                                    <w:left w:val="none" w:sz="0" w:space="0" w:color="auto"/>
                                    <w:bottom w:val="none" w:sz="0" w:space="0" w:color="auto"/>
                                    <w:right w:val="none" w:sz="0" w:space="0" w:color="auto"/>
                                  </w:divBdr>
                                </w:div>
                              </w:divsChild>
                            </w:div>
                            <w:div w:id="1522814291">
                              <w:marLeft w:val="0"/>
                              <w:marRight w:val="0"/>
                              <w:marTop w:val="0"/>
                              <w:marBottom w:val="0"/>
                              <w:divBdr>
                                <w:top w:val="none" w:sz="0" w:space="0" w:color="auto"/>
                                <w:left w:val="none" w:sz="0" w:space="0" w:color="auto"/>
                                <w:bottom w:val="none" w:sz="0" w:space="0" w:color="auto"/>
                                <w:right w:val="none" w:sz="0" w:space="0" w:color="auto"/>
                              </w:divBdr>
                            </w:div>
                          </w:divsChild>
                        </w:div>
                        <w:div w:id="742684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1719804">
          <w:marLeft w:val="0"/>
          <w:marRight w:val="0"/>
          <w:marTop w:val="0"/>
          <w:marBottom w:val="120"/>
          <w:divBdr>
            <w:top w:val="single" w:sz="6" w:space="8" w:color="D5DDC6"/>
            <w:left w:val="single" w:sz="6" w:space="0" w:color="D5DDC6"/>
            <w:bottom w:val="single" w:sz="6" w:space="12" w:color="D5DDC6"/>
            <w:right w:val="single" w:sz="6" w:space="0" w:color="D5DDC6"/>
          </w:divBdr>
          <w:divsChild>
            <w:div w:id="1334335094">
              <w:marLeft w:val="0"/>
              <w:marRight w:val="0"/>
              <w:marTop w:val="120"/>
              <w:marBottom w:val="120"/>
              <w:divBdr>
                <w:top w:val="none" w:sz="0" w:space="0" w:color="auto"/>
                <w:left w:val="none" w:sz="0" w:space="0" w:color="auto"/>
                <w:bottom w:val="none" w:sz="0" w:space="0" w:color="auto"/>
                <w:right w:val="none" w:sz="0" w:space="0" w:color="auto"/>
              </w:divBdr>
            </w:div>
          </w:divsChild>
        </w:div>
        <w:div w:id="197205295">
          <w:marLeft w:val="0"/>
          <w:marRight w:val="0"/>
          <w:marTop w:val="0"/>
          <w:marBottom w:val="120"/>
          <w:divBdr>
            <w:top w:val="single" w:sz="6" w:space="8" w:color="D5DDC6"/>
            <w:left w:val="single" w:sz="6" w:space="0" w:color="D5DDC6"/>
            <w:bottom w:val="single" w:sz="6" w:space="12" w:color="D5DDC6"/>
            <w:right w:val="single" w:sz="6" w:space="0" w:color="D5DDC6"/>
          </w:divBdr>
          <w:divsChild>
            <w:div w:id="849686475">
              <w:marLeft w:val="0"/>
              <w:marRight w:val="0"/>
              <w:marTop w:val="120"/>
              <w:marBottom w:val="120"/>
              <w:divBdr>
                <w:top w:val="none" w:sz="0" w:space="0" w:color="auto"/>
                <w:left w:val="none" w:sz="0" w:space="0" w:color="auto"/>
                <w:bottom w:val="none" w:sz="0" w:space="0" w:color="auto"/>
                <w:right w:val="none" w:sz="0" w:space="0" w:color="auto"/>
              </w:divBdr>
            </w:div>
          </w:divsChild>
        </w:div>
        <w:div w:id="459226688">
          <w:marLeft w:val="0"/>
          <w:marRight w:val="0"/>
          <w:marTop w:val="0"/>
          <w:marBottom w:val="120"/>
          <w:divBdr>
            <w:top w:val="single" w:sz="6" w:space="8" w:color="D5DDC6"/>
            <w:left w:val="single" w:sz="6" w:space="0" w:color="D5DDC6"/>
            <w:bottom w:val="single" w:sz="6" w:space="12" w:color="D5DDC6"/>
            <w:right w:val="single" w:sz="6" w:space="0" w:color="D5DDC6"/>
          </w:divBdr>
          <w:divsChild>
            <w:div w:id="546795375">
              <w:marLeft w:val="0"/>
              <w:marRight w:val="0"/>
              <w:marTop w:val="120"/>
              <w:marBottom w:val="120"/>
              <w:divBdr>
                <w:top w:val="none" w:sz="0" w:space="0" w:color="auto"/>
                <w:left w:val="none" w:sz="0" w:space="0" w:color="auto"/>
                <w:bottom w:val="none" w:sz="0" w:space="0" w:color="auto"/>
                <w:right w:val="none" w:sz="0" w:space="0" w:color="auto"/>
              </w:divBdr>
            </w:div>
          </w:divsChild>
        </w:div>
        <w:div w:id="1032802693">
          <w:marLeft w:val="0"/>
          <w:marRight w:val="0"/>
          <w:marTop w:val="0"/>
          <w:marBottom w:val="120"/>
          <w:divBdr>
            <w:top w:val="single" w:sz="6" w:space="8" w:color="D5DDC6"/>
            <w:left w:val="single" w:sz="6" w:space="0" w:color="D5DDC6"/>
            <w:bottom w:val="single" w:sz="6" w:space="12" w:color="D5DDC6"/>
            <w:right w:val="single" w:sz="6" w:space="0" w:color="D5DDC6"/>
          </w:divBdr>
          <w:divsChild>
            <w:div w:id="1798643949">
              <w:marLeft w:val="0"/>
              <w:marRight w:val="0"/>
              <w:marTop w:val="120"/>
              <w:marBottom w:val="120"/>
              <w:divBdr>
                <w:top w:val="none" w:sz="0" w:space="0" w:color="auto"/>
                <w:left w:val="none" w:sz="0" w:space="0" w:color="auto"/>
                <w:bottom w:val="none" w:sz="0" w:space="0" w:color="auto"/>
                <w:right w:val="none" w:sz="0" w:space="0" w:color="auto"/>
              </w:divBdr>
            </w:div>
          </w:divsChild>
        </w:div>
        <w:div w:id="1776561596">
          <w:marLeft w:val="0"/>
          <w:marRight w:val="0"/>
          <w:marTop w:val="120"/>
          <w:marBottom w:val="0"/>
          <w:divBdr>
            <w:top w:val="single" w:sz="6" w:space="0" w:color="D5DDC6"/>
            <w:left w:val="single" w:sz="6" w:space="4" w:color="D5DDC6"/>
            <w:bottom w:val="single" w:sz="6" w:space="0" w:color="D5DDC6"/>
            <w:right w:val="single" w:sz="6" w:space="0" w:color="D5DDC6"/>
          </w:divBdr>
        </w:div>
      </w:divsChild>
    </w:div>
    <w:div w:id="598485826">
      <w:bodyDiv w:val="1"/>
      <w:marLeft w:val="0"/>
      <w:marRight w:val="0"/>
      <w:marTop w:val="0"/>
      <w:marBottom w:val="0"/>
      <w:divBdr>
        <w:top w:val="none" w:sz="0" w:space="0" w:color="auto"/>
        <w:left w:val="none" w:sz="0" w:space="0" w:color="auto"/>
        <w:bottom w:val="none" w:sz="0" w:space="0" w:color="auto"/>
        <w:right w:val="none" w:sz="0" w:space="0" w:color="auto"/>
      </w:divBdr>
      <w:divsChild>
        <w:div w:id="1981032579">
          <w:marLeft w:val="0"/>
          <w:marRight w:val="0"/>
          <w:marTop w:val="150"/>
          <w:marBottom w:val="150"/>
          <w:divBdr>
            <w:top w:val="none" w:sz="0" w:space="0" w:color="auto"/>
            <w:left w:val="none" w:sz="0" w:space="0" w:color="auto"/>
            <w:bottom w:val="none" w:sz="0" w:space="0" w:color="auto"/>
            <w:right w:val="none" w:sz="0" w:space="0" w:color="auto"/>
          </w:divBdr>
          <w:divsChild>
            <w:div w:id="696271603">
              <w:marLeft w:val="0"/>
              <w:marRight w:val="0"/>
              <w:marTop w:val="0"/>
              <w:marBottom w:val="0"/>
              <w:divBdr>
                <w:top w:val="none" w:sz="0" w:space="0" w:color="auto"/>
                <w:left w:val="none" w:sz="0" w:space="0" w:color="auto"/>
                <w:bottom w:val="none" w:sz="0" w:space="0" w:color="auto"/>
                <w:right w:val="none" w:sz="0" w:space="0" w:color="auto"/>
              </w:divBdr>
              <w:divsChild>
                <w:div w:id="1870216924">
                  <w:marLeft w:val="0"/>
                  <w:marRight w:val="0"/>
                  <w:marTop w:val="0"/>
                  <w:marBottom w:val="0"/>
                  <w:divBdr>
                    <w:top w:val="none" w:sz="0" w:space="0" w:color="auto"/>
                    <w:left w:val="none" w:sz="0" w:space="0" w:color="auto"/>
                    <w:bottom w:val="none" w:sz="0" w:space="0" w:color="auto"/>
                    <w:right w:val="none" w:sz="0" w:space="0" w:color="auto"/>
                  </w:divBdr>
                  <w:divsChild>
                    <w:div w:id="637417248">
                      <w:marLeft w:val="0"/>
                      <w:marRight w:val="0"/>
                      <w:marTop w:val="0"/>
                      <w:marBottom w:val="0"/>
                      <w:divBdr>
                        <w:top w:val="none" w:sz="0" w:space="0" w:color="auto"/>
                        <w:left w:val="none" w:sz="0" w:space="0" w:color="auto"/>
                        <w:bottom w:val="none" w:sz="0" w:space="0" w:color="auto"/>
                        <w:right w:val="none" w:sz="0" w:space="0" w:color="auto"/>
                      </w:divBdr>
                      <w:divsChild>
                        <w:div w:id="1847359853">
                          <w:marLeft w:val="0"/>
                          <w:marRight w:val="0"/>
                          <w:marTop w:val="15"/>
                          <w:marBottom w:val="0"/>
                          <w:divBdr>
                            <w:top w:val="none" w:sz="0" w:space="0" w:color="auto"/>
                            <w:left w:val="none" w:sz="0" w:space="0" w:color="auto"/>
                            <w:bottom w:val="none" w:sz="0" w:space="0" w:color="auto"/>
                            <w:right w:val="none" w:sz="0" w:space="0" w:color="auto"/>
                          </w:divBdr>
                        </w:div>
                        <w:div w:id="1965308637">
                          <w:marLeft w:val="0"/>
                          <w:marRight w:val="0"/>
                          <w:marTop w:val="15"/>
                          <w:marBottom w:val="0"/>
                          <w:divBdr>
                            <w:top w:val="none" w:sz="0" w:space="0" w:color="auto"/>
                            <w:left w:val="none" w:sz="0" w:space="0" w:color="auto"/>
                            <w:bottom w:val="none" w:sz="0" w:space="0" w:color="auto"/>
                            <w:right w:val="none" w:sz="0" w:space="0" w:color="auto"/>
                          </w:divBdr>
                        </w:div>
                        <w:div w:id="1082533121">
                          <w:marLeft w:val="0"/>
                          <w:marRight w:val="0"/>
                          <w:marTop w:val="15"/>
                          <w:marBottom w:val="0"/>
                          <w:divBdr>
                            <w:top w:val="none" w:sz="0" w:space="0" w:color="auto"/>
                            <w:left w:val="none" w:sz="0" w:space="0" w:color="auto"/>
                            <w:bottom w:val="none" w:sz="0" w:space="0" w:color="auto"/>
                            <w:right w:val="none" w:sz="0" w:space="0" w:color="auto"/>
                          </w:divBdr>
                        </w:div>
                        <w:div w:id="1777629078">
                          <w:marLeft w:val="0"/>
                          <w:marRight w:val="0"/>
                          <w:marTop w:val="0"/>
                          <w:marBottom w:val="0"/>
                          <w:divBdr>
                            <w:top w:val="none" w:sz="0" w:space="0" w:color="auto"/>
                            <w:left w:val="none" w:sz="0" w:space="0" w:color="auto"/>
                            <w:bottom w:val="none" w:sz="0" w:space="0" w:color="auto"/>
                            <w:right w:val="none" w:sz="0" w:space="0" w:color="auto"/>
                          </w:divBdr>
                          <w:divsChild>
                            <w:div w:id="698505835">
                              <w:marLeft w:val="0"/>
                              <w:marRight w:val="0"/>
                              <w:marTop w:val="0"/>
                              <w:marBottom w:val="0"/>
                              <w:divBdr>
                                <w:top w:val="none" w:sz="0" w:space="0" w:color="auto"/>
                                <w:left w:val="none" w:sz="0" w:space="0" w:color="auto"/>
                                <w:bottom w:val="none" w:sz="0" w:space="0" w:color="auto"/>
                                <w:right w:val="none" w:sz="0" w:space="0" w:color="auto"/>
                              </w:divBdr>
                            </w:div>
                          </w:divsChild>
                        </w:div>
                        <w:div w:id="1646620397">
                          <w:marLeft w:val="0"/>
                          <w:marRight w:val="0"/>
                          <w:marTop w:val="0"/>
                          <w:marBottom w:val="0"/>
                          <w:divBdr>
                            <w:top w:val="none" w:sz="0" w:space="0" w:color="auto"/>
                            <w:left w:val="none" w:sz="0" w:space="0" w:color="auto"/>
                            <w:bottom w:val="none" w:sz="0" w:space="0" w:color="auto"/>
                            <w:right w:val="none" w:sz="0" w:space="0" w:color="auto"/>
                          </w:divBdr>
                        </w:div>
                      </w:divsChild>
                    </w:div>
                    <w:div w:id="1825468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2173164">
          <w:marLeft w:val="0"/>
          <w:marRight w:val="0"/>
          <w:marTop w:val="0"/>
          <w:marBottom w:val="120"/>
          <w:divBdr>
            <w:top w:val="single" w:sz="6" w:space="8" w:color="D5DDC6"/>
            <w:left w:val="single" w:sz="6" w:space="0" w:color="D5DDC6"/>
            <w:bottom w:val="single" w:sz="6" w:space="12" w:color="D5DDC6"/>
            <w:right w:val="single" w:sz="6" w:space="0" w:color="D5DDC6"/>
          </w:divBdr>
          <w:divsChild>
            <w:div w:id="534541369">
              <w:marLeft w:val="0"/>
              <w:marRight w:val="0"/>
              <w:marTop w:val="120"/>
              <w:marBottom w:val="120"/>
              <w:divBdr>
                <w:top w:val="none" w:sz="0" w:space="0" w:color="auto"/>
                <w:left w:val="none" w:sz="0" w:space="0" w:color="auto"/>
                <w:bottom w:val="none" w:sz="0" w:space="0" w:color="auto"/>
                <w:right w:val="none" w:sz="0" w:space="0" w:color="auto"/>
              </w:divBdr>
            </w:div>
          </w:divsChild>
        </w:div>
        <w:div w:id="1185285218">
          <w:marLeft w:val="0"/>
          <w:marRight w:val="0"/>
          <w:marTop w:val="120"/>
          <w:marBottom w:val="0"/>
          <w:divBdr>
            <w:top w:val="single" w:sz="6" w:space="0" w:color="D5DDC6"/>
            <w:left w:val="single" w:sz="6" w:space="4" w:color="D5DDC6"/>
            <w:bottom w:val="single" w:sz="6" w:space="0" w:color="D5DDC6"/>
            <w:right w:val="single" w:sz="6" w:space="0" w:color="D5DDC6"/>
          </w:divBdr>
        </w:div>
        <w:div w:id="1533688161">
          <w:marLeft w:val="0"/>
          <w:marRight w:val="0"/>
          <w:marTop w:val="0"/>
          <w:marBottom w:val="120"/>
          <w:divBdr>
            <w:top w:val="single" w:sz="6" w:space="8" w:color="D5DDC6"/>
            <w:left w:val="single" w:sz="6" w:space="0" w:color="D5DDC6"/>
            <w:bottom w:val="single" w:sz="6" w:space="12" w:color="D5DDC6"/>
            <w:right w:val="single" w:sz="6" w:space="0" w:color="D5DDC6"/>
          </w:divBdr>
          <w:divsChild>
            <w:div w:id="1165630108">
              <w:marLeft w:val="0"/>
              <w:marRight w:val="0"/>
              <w:marTop w:val="120"/>
              <w:marBottom w:val="120"/>
              <w:divBdr>
                <w:top w:val="none" w:sz="0" w:space="0" w:color="auto"/>
                <w:left w:val="none" w:sz="0" w:space="0" w:color="auto"/>
                <w:bottom w:val="none" w:sz="0" w:space="0" w:color="auto"/>
                <w:right w:val="none" w:sz="0" w:space="0" w:color="auto"/>
              </w:divBdr>
            </w:div>
          </w:divsChild>
        </w:div>
        <w:div w:id="1151404861">
          <w:marLeft w:val="0"/>
          <w:marRight w:val="0"/>
          <w:marTop w:val="120"/>
          <w:marBottom w:val="0"/>
          <w:divBdr>
            <w:top w:val="single" w:sz="6" w:space="0" w:color="D5DDC6"/>
            <w:left w:val="single" w:sz="6" w:space="4" w:color="D5DDC6"/>
            <w:bottom w:val="single" w:sz="6" w:space="0" w:color="D5DDC6"/>
            <w:right w:val="single" w:sz="6" w:space="0" w:color="D5DDC6"/>
          </w:divBdr>
        </w:div>
        <w:div w:id="1220290376">
          <w:marLeft w:val="0"/>
          <w:marRight w:val="0"/>
          <w:marTop w:val="0"/>
          <w:marBottom w:val="120"/>
          <w:divBdr>
            <w:top w:val="single" w:sz="6" w:space="8" w:color="D5DDC6"/>
            <w:left w:val="single" w:sz="6" w:space="0" w:color="D5DDC6"/>
            <w:bottom w:val="single" w:sz="6" w:space="12" w:color="D5DDC6"/>
            <w:right w:val="single" w:sz="6" w:space="0" w:color="D5DDC6"/>
          </w:divBdr>
          <w:divsChild>
            <w:div w:id="65346644">
              <w:marLeft w:val="0"/>
              <w:marRight w:val="0"/>
              <w:marTop w:val="120"/>
              <w:marBottom w:val="120"/>
              <w:divBdr>
                <w:top w:val="none" w:sz="0" w:space="0" w:color="auto"/>
                <w:left w:val="none" w:sz="0" w:space="0" w:color="auto"/>
                <w:bottom w:val="none" w:sz="0" w:space="0" w:color="auto"/>
                <w:right w:val="none" w:sz="0" w:space="0" w:color="auto"/>
              </w:divBdr>
            </w:div>
          </w:divsChild>
        </w:div>
        <w:div w:id="81685136">
          <w:marLeft w:val="0"/>
          <w:marRight w:val="0"/>
          <w:marTop w:val="120"/>
          <w:marBottom w:val="0"/>
          <w:divBdr>
            <w:top w:val="single" w:sz="6" w:space="0" w:color="D5DDC6"/>
            <w:left w:val="single" w:sz="6" w:space="4" w:color="D5DDC6"/>
            <w:bottom w:val="single" w:sz="6" w:space="0" w:color="D5DDC6"/>
            <w:right w:val="single" w:sz="6" w:space="0" w:color="D5DDC6"/>
          </w:divBdr>
        </w:div>
        <w:div w:id="428426507">
          <w:marLeft w:val="0"/>
          <w:marRight w:val="0"/>
          <w:marTop w:val="0"/>
          <w:marBottom w:val="120"/>
          <w:divBdr>
            <w:top w:val="single" w:sz="6" w:space="8" w:color="D5DDC6"/>
            <w:left w:val="single" w:sz="6" w:space="0" w:color="D5DDC6"/>
            <w:bottom w:val="single" w:sz="6" w:space="12" w:color="D5DDC6"/>
            <w:right w:val="single" w:sz="6" w:space="0" w:color="D5DDC6"/>
          </w:divBdr>
          <w:divsChild>
            <w:div w:id="1069499731">
              <w:marLeft w:val="0"/>
              <w:marRight w:val="0"/>
              <w:marTop w:val="120"/>
              <w:marBottom w:val="120"/>
              <w:divBdr>
                <w:top w:val="none" w:sz="0" w:space="0" w:color="auto"/>
                <w:left w:val="none" w:sz="0" w:space="0" w:color="auto"/>
                <w:bottom w:val="none" w:sz="0" w:space="0" w:color="auto"/>
                <w:right w:val="none" w:sz="0" w:space="0" w:color="auto"/>
              </w:divBdr>
            </w:div>
          </w:divsChild>
        </w:div>
        <w:div w:id="1535922843">
          <w:marLeft w:val="0"/>
          <w:marRight w:val="0"/>
          <w:marTop w:val="120"/>
          <w:marBottom w:val="0"/>
          <w:divBdr>
            <w:top w:val="single" w:sz="6" w:space="0" w:color="D5DDC6"/>
            <w:left w:val="single" w:sz="6" w:space="4" w:color="D5DDC6"/>
            <w:bottom w:val="single" w:sz="6" w:space="0" w:color="D5DDC6"/>
            <w:right w:val="single" w:sz="6" w:space="0" w:color="D5DDC6"/>
          </w:divBdr>
        </w:div>
        <w:div w:id="656570423">
          <w:marLeft w:val="0"/>
          <w:marRight w:val="0"/>
          <w:marTop w:val="0"/>
          <w:marBottom w:val="120"/>
          <w:divBdr>
            <w:top w:val="single" w:sz="6" w:space="8" w:color="D5DDC6"/>
            <w:left w:val="single" w:sz="6" w:space="0" w:color="D5DDC6"/>
            <w:bottom w:val="single" w:sz="6" w:space="12" w:color="D5DDC6"/>
            <w:right w:val="single" w:sz="6" w:space="0" w:color="D5DDC6"/>
          </w:divBdr>
          <w:divsChild>
            <w:div w:id="1039283765">
              <w:marLeft w:val="0"/>
              <w:marRight w:val="0"/>
              <w:marTop w:val="120"/>
              <w:marBottom w:val="120"/>
              <w:divBdr>
                <w:top w:val="none" w:sz="0" w:space="0" w:color="auto"/>
                <w:left w:val="none" w:sz="0" w:space="0" w:color="auto"/>
                <w:bottom w:val="none" w:sz="0" w:space="0" w:color="auto"/>
                <w:right w:val="none" w:sz="0" w:space="0" w:color="auto"/>
              </w:divBdr>
            </w:div>
          </w:divsChild>
        </w:div>
        <w:div w:id="286012140">
          <w:marLeft w:val="0"/>
          <w:marRight w:val="0"/>
          <w:marTop w:val="120"/>
          <w:marBottom w:val="0"/>
          <w:divBdr>
            <w:top w:val="single" w:sz="6" w:space="0" w:color="D5DDC6"/>
            <w:left w:val="single" w:sz="6" w:space="4" w:color="D5DDC6"/>
            <w:bottom w:val="single" w:sz="6" w:space="0" w:color="D5DDC6"/>
            <w:right w:val="single" w:sz="6" w:space="0" w:color="D5DDC6"/>
          </w:divBdr>
        </w:div>
        <w:div w:id="1426537150">
          <w:marLeft w:val="0"/>
          <w:marRight w:val="0"/>
          <w:marTop w:val="0"/>
          <w:marBottom w:val="120"/>
          <w:divBdr>
            <w:top w:val="single" w:sz="6" w:space="8" w:color="D5DDC6"/>
            <w:left w:val="single" w:sz="6" w:space="0" w:color="D5DDC6"/>
            <w:bottom w:val="single" w:sz="6" w:space="12" w:color="D5DDC6"/>
            <w:right w:val="single" w:sz="6" w:space="0" w:color="D5DDC6"/>
          </w:divBdr>
          <w:divsChild>
            <w:div w:id="2099667133">
              <w:marLeft w:val="0"/>
              <w:marRight w:val="0"/>
              <w:marTop w:val="120"/>
              <w:marBottom w:val="120"/>
              <w:divBdr>
                <w:top w:val="none" w:sz="0" w:space="0" w:color="auto"/>
                <w:left w:val="none" w:sz="0" w:space="0" w:color="auto"/>
                <w:bottom w:val="none" w:sz="0" w:space="0" w:color="auto"/>
                <w:right w:val="none" w:sz="0" w:space="0" w:color="auto"/>
              </w:divBdr>
            </w:div>
          </w:divsChild>
        </w:div>
        <w:div w:id="682099126">
          <w:marLeft w:val="0"/>
          <w:marRight w:val="0"/>
          <w:marTop w:val="120"/>
          <w:marBottom w:val="0"/>
          <w:divBdr>
            <w:top w:val="single" w:sz="6" w:space="0" w:color="D5DDC6"/>
            <w:left w:val="single" w:sz="6" w:space="4" w:color="D5DDC6"/>
            <w:bottom w:val="single" w:sz="6" w:space="0" w:color="D5DDC6"/>
            <w:right w:val="single" w:sz="6" w:space="0" w:color="D5DDC6"/>
          </w:divBdr>
        </w:div>
        <w:div w:id="783305379">
          <w:marLeft w:val="0"/>
          <w:marRight w:val="0"/>
          <w:marTop w:val="0"/>
          <w:marBottom w:val="120"/>
          <w:divBdr>
            <w:top w:val="single" w:sz="6" w:space="8" w:color="D5DDC6"/>
            <w:left w:val="single" w:sz="6" w:space="0" w:color="D5DDC6"/>
            <w:bottom w:val="single" w:sz="6" w:space="12" w:color="D5DDC6"/>
            <w:right w:val="single" w:sz="6" w:space="0" w:color="D5DDC6"/>
          </w:divBdr>
          <w:divsChild>
            <w:div w:id="306279173">
              <w:marLeft w:val="0"/>
              <w:marRight w:val="0"/>
              <w:marTop w:val="120"/>
              <w:marBottom w:val="120"/>
              <w:divBdr>
                <w:top w:val="none" w:sz="0" w:space="0" w:color="auto"/>
                <w:left w:val="none" w:sz="0" w:space="0" w:color="auto"/>
                <w:bottom w:val="none" w:sz="0" w:space="0" w:color="auto"/>
                <w:right w:val="none" w:sz="0" w:space="0" w:color="auto"/>
              </w:divBdr>
            </w:div>
          </w:divsChild>
        </w:div>
        <w:div w:id="1938902769">
          <w:marLeft w:val="0"/>
          <w:marRight w:val="0"/>
          <w:marTop w:val="120"/>
          <w:marBottom w:val="0"/>
          <w:divBdr>
            <w:top w:val="single" w:sz="6" w:space="0" w:color="D5DDC6"/>
            <w:left w:val="single" w:sz="6" w:space="4" w:color="D5DDC6"/>
            <w:bottom w:val="single" w:sz="6" w:space="0" w:color="D5DDC6"/>
            <w:right w:val="single" w:sz="6" w:space="0" w:color="D5DDC6"/>
          </w:divBdr>
        </w:div>
        <w:div w:id="116805281">
          <w:marLeft w:val="0"/>
          <w:marRight w:val="0"/>
          <w:marTop w:val="0"/>
          <w:marBottom w:val="120"/>
          <w:divBdr>
            <w:top w:val="single" w:sz="6" w:space="8" w:color="D5DDC6"/>
            <w:left w:val="single" w:sz="6" w:space="0" w:color="D5DDC6"/>
            <w:bottom w:val="single" w:sz="6" w:space="12" w:color="D5DDC6"/>
            <w:right w:val="single" w:sz="6" w:space="0" w:color="D5DDC6"/>
          </w:divBdr>
          <w:divsChild>
            <w:div w:id="1736391267">
              <w:marLeft w:val="0"/>
              <w:marRight w:val="0"/>
              <w:marTop w:val="120"/>
              <w:marBottom w:val="120"/>
              <w:divBdr>
                <w:top w:val="none" w:sz="0" w:space="0" w:color="auto"/>
                <w:left w:val="none" w:sz="0" w:space="0" w:color="auto"/>
                <w:bottom w:val="none" w:sz="0" w:space="0" w:color="auto"/>
                <w:right w:val="none" w:sz="0" w:space="0" w:color="auto"/>
              </w:divBdr>
            </w:div>
          </w:divsChild>
        </w:div>
        <w:div w:id="566764381">
          <w:marLeft w:val="0"/>
          <w:marRight w:val="0"/>
          <w:marTop w:val="120"/>
          <w:marBottom w:val="0"/>
          <w:divBdr>
            <w:top w:val="single" w:sz="6" w:space="0" w:color="D5DDC6"/>
            <w:left w:val="single" w:sz="6" w:space="4" w:color="D5DDC6"/>
            <w:bottom w:val="single" w:sz="6" w:space="0" w:color="D5DDC6"/>
            <w:right w:val="single" w:sz="6" w:space="0" w:color="D5DDC6"/>
          </w:divBdr>
        </w:div>
        <w:div w:id="1599946995">
          <w:marLeft w:val="0"/>
          <w:marRight w:val="0"/>
          <w:marTop w:val="0"/>
          <w:marBottom w:val="120"/>
          <w:divBdr>
            <w:top w:val="single" w:sz="6" w:space="8" w:color="D5DDC6"/>
            <w:left w:val="single" w:sz="6" w:space="0" w:color="D5DDC6"/>
            <w:bottom w:val="single" w:sz="6" w:space="12" w:color="D5DDC6"/>
            <w:right w:val="single" w:sz="6" w:space="0" w:color="D5DDC6"/>
          </w:divBdr>
          <w:divsChild>
            <w:div w:id="219362827">
              <w:marLeft w:val="0"/>
              <w:marRight w:val="0"/>
              <w:marTop w:val="120"/>
              <w:marBottom w:val="120"/>
              <w:divBdr>
                <w:top w:val="none" w:sz="0" w:space="0" w:color="auto"/>
                <w:left w:val="none" w:sz="0" w:space="0" w:color="auto"/>
                <w:bottom w:val="none" w:sz="0" w:space="0" w:color="auto"/>
                <w:right w:val="none" w:sz="0" w:space="0" w:color="auto"/>
              </w:divBdr>
            </w:div>
          </w:divsChild>
        </w:div>
        <w:div w:id="1007100885">
          <w:marLeft w:val="0"/>
          <w:marRight w:val="0"/>
          <w:marTop w:val="120"/>
          <w:marBottom w:val="0"/>
          <w:divBdr>
            <w:top w:val="single" w:sz="6" w:space="0" w:color="D5DDC6"/>
            <w:left w:val="single" w:sz="6" w:space="4" w:color="D5DDC6"/>
            <w:bottom w:val="single" w:sz="6" w:space="0" w:color="D5DDC6"/>
            <w:right w:val="single" w:sz="6" w:space="0" w:color="D5DDC6"/>
          </w:divBdr>
        </w:div>
        <w:div w:id="2053308939">
          <w:marLeft w:val="0"/>
          <w:marRight w:val="0"/>
          <w:marTop w:val="0"/>
          <w:marBottom w:val="120"/>
          <w:divBdr>
            <w:top w:val="single" w:sz="6" w:space="8" w:color="D5DDC6"/>
            <w:left w:val="single" w:sz="6" w:space="0" w:color="D5DDC6"/>
            <w:bottom w:val="single" w:sz="6" w:space="12" w:color="D5DDC6"/>
            <w:right w:val="single" w:sz="6" w:space="0" w:color="D5DDC6"/>
          </w:divBdr>
          <w:divsChild>
            <w:div w:id="1320306673">
              <w:marLeft w:val="0"/>
              <w:marRight w:val="0"/>
              <w:marTop w:val="120"/>
              <w:marBottom w:val="120"/>
              <w:divBdr>
                <w:top w:val="none" w:sz="0" w:space="0" w:color="auto"/>
                <w:left w:val="none" w:sz="0" w:space="0" w:color="auto"/>
                <w:bottom w:val="none" w:sz="0" w:space="0" w:color="auto"/>
                <w:right w:val="none" w:sz="0" w:space="0" w:color="auto"/>
              </w:divBdr>
            </w:div>
          </w:divsChild>
        </w:div>
        <w:div w:id="1517427911">
          <w:marLeft w:val="0"/>
          <w:marRight w:val="0"/>
          <w:marTop w:val="120"/>
          <w:marBottom w:val="0"/>
          <w:divBdr>
            <w:top w:val="single" w:sz="6" w:space="0" w:color="D5DDC6"/>
            <w:left w:val="single" w:sz="6" w:space="4" w:color="D5DDC6"/>
            <w:bottom w:val="single" w:sz="6" w:space="0" w:color="D5DDC6"/>
            <w:right w:val="single" w:sz="6" w:space="0" w:color="D5DDC6"/>
          </w:divBdr>
        </w:div>
        <w:div w:id="423454364">
          <w:marLeft w:val="0"/>
          <w:marRight w:val="0"/>
          <w:marTop w:val="0"/>
          <w:marBottom w:val="120"/>
          <w:divBdr>
            <w:top w:val="single" w:sz="6" w:space="8" w:color="D5DDC6"/>
            <w:left w:val="single" w:sz="6" w:space="0" w:color="D5DDC6"/>
            <w:bottom w:val="single" w:sz="6" w:space="12" w:color="D5DDC6"/>
            <w:right w:val="single" w:sz="6" w:space="0" w:color="D5DDC6"/>
          </w:divBdr>
          <w:divsChild>
            <w:div w:id="193078021">
              <w:marLeft w:val="0"/>
              <w:marRight w:val="0"/>
              <w:marTop w:val="120"/>
              <w:marBottom w:val="120"/>
              <w:divBdr>
                <w:top w:val="none" w:sz="0" w:space="0" w:color="auto"/>
                <w:left w:val="none" w:sz="0" w:space="0" w:color="auto"/>
                <w:bottom w:val="none" w:sz="0" w:space="0" w:color="auto"/>
                <w:right w:val="none" w:sz="0" w:space="0" w:color="auto"/>
              </w:divBdr>
            </w:div>
          </w:divsChild>
        </w:div>
        <w:div w:id="618030445">
          <w:marLeft w:val="0"/>
          <w:marRight w:val="0"/>
          <w:marTop w:val="120"/>
          <w:marBottom w:val="0"/>
          <w:divBdr>
            <w:top w:val="single" w:sz="6" w:space="0" w:color="D5DDC6"/>
            <w:left w:val="single" w:sz="6" w:space="4" w:color="D5DDC6"/>
            <w:bottom w:val="single" w:sz="6" w:space="0" w:color="D5DDC6"/>
            <w:right w:val="single" w:sz="6" w:space="0" w:color="D5DDC6"/>
          </w:divBdr>
        </w:div>
        <w:div w:id="125130055">
          <w:marLeft w:val="0"/>
          <w:marRight w:val="0"/>
          <w:marTop w:val="0"/>
          <w:marBottom w:val="120"/>
          <w:divBdr>
            <w:top w:val="single" w:sz="6" w:space="8" w:color="D5DDC6"/>
            <w:left w:val="single" w:sz="6" w:space="0" w:color="D5DDC6"/>
            <w:bottom w:val="single" w:sz="6" w:space="12" w:color="D5DDC6"/>
            <w:right w:val="single" w:sz="6" w:space="0" w:color="D5DDC6"/>
          </w:divBdr>
          <w:divsChild>
            <w:div w:id="1159157873">
              <w:marLeft w:val="0"/>
              <w:marRight w:val="0"/>
              <w:marTop w:val="120"/>
              <w:marBottom w:val="120"/>
              <w:divBdr>
                <w:top w:val="none" w:sz="0" w:space="0" w:color="auto"/>
                <w:left w:val="none" w:sz="0" w:space="0" w:color="auto"/>
                <w:bottom w:val="none" w:sz="0" w:space="0" w:color="auto"/>
                <w:right w:val="none" w:sz="0" w:space="0" w:color="auto"/>
              </w:divBdr>
            </w:div>
          </w:divsChild>
        </w:div>
        <w:div w:id="473834525">
          <w:marLeft w:val="0"/>
          <w:marRight w:val="0"/>
          <w:marTop w:val="120"/>
          <w:marBottom w:val="0"/>
          <w:divBdr>
            <w:top w:val="single" w:sz="6" w:space="0" w:color="D5DDC6"/>
            <w:left w:val="single" w:sz="6" w:space="4" w:color="D5DDC6"/>
            <w:bottom w:val="single" w:sz="6" w:space="0" w:color="D5DDC6"/>
            <w:right w:val="single" w:sz="6" w:space="0" w:color="D5DDC6"/>
          </w:divBdr>
        </w:div>
        <w:div w:id="915281846">
          <w:marLeft w:val="0"/>
          <w:marRight w:val="0"/>
          <w:marTop w:val="0"/>
          <w:marBottom w:val="120"/>
          <w:divBdr>
            <w:top w:val="single" w:sz="6" w:space="8" w:color="D5DDC6"/>
            <w:left w:val="single" w:sz="6" w:space="0" w:color="D5DDC6"/>
            <w:bottom w:val="single" w:sz="6" w:space="12" w:color="D5DDC6"/>
            <w:right w:val="single" w:sz="6" w:space="0" w:color="D5DDC6"/>
          </w:divBdr>
          <w:divsChild>
            <w:div w:id="886182044">
              <w:marLeft w:val="0"/>
              <w:marRight w:val="0"/>
              <w:marTop w:val="120"/>
              <w:marBottom w:val="120"/>
              <w:divBdr>
                <w:top w:val="none" w:sz="0" w:space="0" w:color="auto"/>
                <w:left w:val="none" w:sz="0" w:space="0" w:color="auto"/>
                <w:bottom w:val="none" w:sz="0" w:space="0" w:color="auto"/>
                <w:right w:val="none" w:sz="0" w:space="0" w:color="auto"/>
              </w:divBdr>
            </w:div>
          </w:divsChild>
        </w:div>
        <w:div w:id="924724566">
          <w:marLeft w:val="0"/>
          <w:marRight w:val="0"/>
          <w:marTop w:val="120"/>
          <w:marBottom w:val="0"/>
          <w:divBdr>
            <w:top w:val="single" w:sz="6" w:space="0" w:color="D5DDC6"/>
            <w:left w:val="single" w:sz="6" w:space="4" w:color="D5DDC6"/>
            <w:bottom w:val="single" w:sz="6" w:space="0" w:color="D5DDC6"/>
            <w:right w:val="single" w:sz="6" w:space="0" w:color="D5DDC6"/>
          </w:divBdr>
        </w:div>
        <w:div w:id="2047293614">
          <w:marLeft w:val="0"/>
          <w:marRight w:val="0"/>
          <w:marTop w:val="0"/>
          <w:marBottom w:val="120"/>
          <w:divBdr>
            <w:top w:val="single" w:sz="6" w:space="8" w:color="D5DDC6"/>
            <w:left w:val="single" w:sz="6" w:space="0" w:color="D5DDC6"/>
            <w:bottom w:val="single" w:sz="6" w:space="12" w:color="D5DDC6"/>
            <w:right w:val="single" w:sz="6" w:space="0" w:color="D5DDC6"/>
          </w:divBdr>
          <w:divsChild>
            <w:div w:id="77290866">
              <w:marLeft w:val="0"/>
              <w:marRight w:val="0"/>
              <w:marTop w:val="120"/>
              <w:marBottom w:val="120"/>
              <w:divBdr>
                <w:top w:val="none" w:sz="0" w:space="0" w:color="auto"/>
                <w:left w:val="none" w:sz="0" w:space="0" w:color="auto"/>
                <w:bottom w:val="none" w:sz="0" w:space="0" w:color="auto"/>
                <w:right w:val="none" w:sz="0" w:space="0" w:color="auto"/>
              </w:divBdr>
            </w:div>
          </w:divsChild>
        </w:div>
        <w:div w:id="1918634565">
          <w:marLeft w:val="0"/>
          <w:marRight w:val="0"/>
          <w:marTop w:val="120"/>
          <w:marBottom w:val="0"/>
          <w:divBdr>
            <w:top w:val="single" w:sz="6" w:space="0" w:color="D5DDC6"/>
            <w:left w:val="single" w:sz="6" w:space="4" w:color="D5DDC6"/>
            <w:bottom w:val="single" w:sz="6" w:space="0" w:color="D5DDC6"/>
            <w:right w:val="single" w:sz="6" w:space="0" w:color="D5DDC6"/>
          </w:divBdr>
        </w:div>
        <w:div w:id="1489438170">
          <w:marLeft w:val="0"/>
          <w:marRight w:val="0"/>
          <w:marTop w:val="0"/>
          <w:marBottom w:val="120"/>
          <w:divBdr>
            <w:top w:val="single" w:sz="6" w:space="8" w:color="D5DDC6"/>
            <w:left w:val="single" w:sz="6" w:space="0" w:color="D5DDC6"/>
            <w:bottom w:val="single" w:sz="6" w:space="12" w:color="D5DDC6"/>
            <w:right w:val="single" w:sz="6" w:space="0" w:color="D5DDC6"/>
          </w:divBdr>
          <w:divsChild>
            <w:div w:id="1861116483">
              <w:marLeft w:val="0"/>
              <w:marRight w:val="0"/>
              <w:marTop w:val="120"/>
              <w:marBottom w:val="120"/>
              <w:divBdr>
                <w:top w:val="none" w:sz="0" w:space="0" w:color="auto"/>
                <w:left w:val="none" w:sz="0" w:space="0" w:color="auto"/>
                <w:bottom w:val="none" w:sz="0" w:space="0" w:color="auto"/>
                <w:right w:val="none" w:sz="0" w:space="0" w:color="auto"/>
              </w:divBdr>
            </w:div>
          </w:divsChild>
        </w:div>
        <w:div w:id="169106641">
          <w:marLeft w:val="0"/>
          <w:marRight w:val="0"/>
          <w:marTop w:val="120"/>
          <w:marBottom w:val="0"/>
          <w:divBdr>
            <w:top w:val="single" w:sz="6" w:space="0" w:color="D5DDC6"/>
            <w:left w:val="single" w:sz="6" w:space="4" w:color="D5DDC6"/>
            <w:bottom w:val="single" w:sz="6" w:space="0" w:color="D5DDC6"/>
            <w:right w:val="single" w:sz="6" w:space="0" w:color="D5DDC6"/>
          </w:divBdr>
        </w:div>
        <w:div w:id="1777091510">
          <w:marLeft w:val="0"/>
          <w:marRight w:val="0"/>
          <w:marTop w:val="0"/>
          <w:marBottom w:val="120"/>
          <w:divBdr>
            <w:top w:val="single" w:sz="6" w:space="8" w:color="D5DDC6"/>
            <w:left w:val="single" w:sz="6" w:space="0" w:color="D5DDC6"/>
            <w:bottom w:val="single" w:sz="6" w:space="12" w:color="D5DDC6"/>
            <w:right w:val="single" w:sz="6" w:space="0" w:color="D5DDC6"/>
          </w:divBdr>
          <w:divsChild>
            <w:div w:id="1669600931">
              <w:marLeft w:val="0"/>
              <w:marRight w:val="0"/>
              <w:marTop w:val="120"/>
              <w:marBottom w:val="120"/>
              <w:divBdr>
                <w:top w:val="none" w:sz="0" w:space="0" w:color="auto"/>
                <w:left w:val="none" w:sz="0" w:space="0" w:color="auto"/>
                <w:bottom w:val="none" w:sz="0" w:space="0" w:color="auto"/>
                <w:right w:val="none" w:sz="0" w:space="0" w:color="auto"/>
              </w:divBdr>
            </w:div>
          </w:divsChild>
        </w:div>
        <w:div w:id="1169831026">
          <w:marLeft w:val="0"/>
          <w:marRight w:val="0"/>
          <w:marTop w:val="120"/>
          <w:marBottom w:val="0"/>
          <w:divBdr>
            <w:top w:val="single" w:sz="6" w:space="0" w:color="D5DDC6"/>
            <w:left w:val="single" w:sz="6" w:space="4" w:color="D5DDC6"/>
            <w:bottom w:val="single" w:sz="6" w:space="0" w:color="D5DDC6"/>
            <w:right w:val="single" w:sz="6" w:space="0" w:color="D5DDC6"/>
          </w:divBdr>
        </w:div>
        <w:div w:id="2067221661">
          <w:marLeft w:val="0"/>
          <w:marRight w:val="0"/>
          <w:marTop w:val="0"/>
          <w:marBottom w:val="120"/>
          <w:divBdr>
            <w:top w:val="single" w:sz="6" w:space="8" w:color="D5DDC6"/>
            <w:left w:val="single" w:sz="6" w:space="0" w:color="D5DDC6"/>
            <w:bottom w:val="single" w:sz="6" w:space="12" w:color="D5DDC6"/>
            <w:right w:val="single" w:sz="6" w:space="0" w:color="D5DDC6"/>
          </w:divBdr>
          <w:divsChild>
            <w:div w:id="2145660017">
              <w:marLeft w:val="0"/>
              <w:marRight w:val="0"/>
              <w:marTop w:val="120"/>
              <w:marBottom w:val="120"/>
              <w:divBdr>
                <w:top w:val="none" w:sz="0" w:space="0" w:color="auto"/>
                <w:left w:val="none" w:sz="0" w:space="0" w:color="auto"/>
                <w:bottom w:val="none" w:sz="0" w:space="0" w:color="auto"/>
                <w:right w:val="none" w:sz="0" w:space="0" w:color="auto"/>
              </w:divBdr>
            </w:div>
          </w:divsChild>
        </w:div>
        <w:div w:id="961961855">
          <w:marLeft w:val="0"/>
          <w:marRight w:val="0"/>
          <w:marTop w:val="120"/>
          <w:marBottom w:val="0"/>
          <w:divBdr>
            <w:top w:val="single" w:sz="6" w:space="0" w:color="D5DDC6"/>
            <w:left w:val="single" w:sz="6" w:space="4" w:color="D5DDC6"/>
            <w:bottom w:val="single" w:sz="6" w:space="0" w:color="D5DDC6"/>
            <w:right w:val="single" w:sz="6" w:space="0" w:color="D5DDC6"/>
          </w:divBdr>
        </w:div>
      </w:divsChild>
    </w:div>
    <w:div w:id="601188538">
      <w:bodyDiv w:val="1"/>
      <w:marLeft w:val="0"/>
      <w:marRight w:val="0"/>
      <w:marTop w:val="0"/>
      <w:marBottom w:val="0"/>
      <w:divBdr>
        <w:top w:val="none" w:sz="0" w:space="0" w:color="auto"/>
        <w:left w:val="none" w:sz="0" w:space="0" w:color="auto"/>
        <w:bottom w:val="none" w:sz="0" w:space="0" w:color="auto"/>
        <w:right w:val="none" w:sz="0" w:space="0" w:color="auto"/>
      </w:divBdr>
      <w:divsChild>
        <w:div w:id="2056586118">
          <w:marLeft w:val="150"/>
          <w:marRight w:val="0"/>
          <w:marTop w:val="0"/>
          <w:marBottom w:val="0"/>
          <w:divBdr>
            <w:top w:val="single" w:sz="6" w:space="0" w:color="FFC0CB"/>
            <w:left w:val="single" w:sz="6" w:space="1" w:color="FFC0CB"/>
            <w:bottom w:val="single" w:sz="6" w:space="1" w:color="FFC0CB"/>
            <w:right w:val="single" w:sz="6" w:space="1" w:color="FFC0CB"/>
          </w:divBdr>
        </w:div>
      </w:divsChild>
    </w:div>
    <w:div w:id="611207021">
      <w:bodyDiv w:val="1"/>
      <w:marLeft w:val="0"/>
      <w:marRight w:val="0"/>
      <w:marTop w:val="0"/>
      <w:marBottom w:val="0"/>
      <w:divBdr>
        <w:top w:val="none" w:sz="0" w:space="0" w:color="auto"/>
        <w:left w:val="none" w:sz="0" w:space="0" w:color="auto"/>
        <w:bottom w:val="none" w:sz="0" w:space="0" w:color="auto"/>
        <w:right w:val="none" w:sz="0" w:space="0" w:color="auto"/>
      </w:divBdr>
    </w:div>
    <w:div w:id="626743671">
      <w:bodyDiv w:val="1"/>
      <w:marLeft w:val="0"/>
      <w:marRight w:val="0"/>
      <w:marTop w:val="0"/>
      <w:marBottom w:val="0"/>
      <w:divBdr>
        <w:top w:val="none" w:sz="0" w:space="0" w:color="auto"/>
        <w:left w:val="none" w:sz="0" w:space="0" w:color="auto"/>
        <w:bottom w:val="none" w:sz="0" w:space="0" w:color="auto"/>
        <w:right w:val="none" w:sz="0" w:space="0" w:color="auto"/>
      </w:divBdr>
      <w:divsChild>
        <w:div w:id="1607810040">
          <w:marLeft w:val="144"/>
          <w:marRight w:val="0"/>
          <w:marTop w:val="240"/>
          <w:marBottom w:val="40"/>
          <w:divBdr>
            <w:top w:val="none" w:sz="0" w:space="0" w:color="auto"/>
            <w:left w:val="none" w:sz="0" w:space="0" w:color="auto"/>
            <w:bottom w:val="none" w:sz="0" w:space="0" w:color="auto"/>
            <w:right w:val="none" w:sz="0" w:space="0" w:color="auto"/>
          </w:divBdr>
        </w:div>
        <w:div w:id="301235736">
          <w:marLeft w:val="144"/>
          <w:marRight w:val="0"/>
          <w:marTop w:val="240"/>
          <w:marBottom w:val="40"/>
          <w:divBdr>
            <w:top w:val="none" w:sz="0" w:space="0" w:color="auto"/>
            <w:left w:val="none" w:sz="0" w:space="0" w:color="auto"/>
            <w:bottom w:val="none" w:sz="0" w:space="0" w:color="auto"/>
            <w:right w:val="none" w:sz="0" w:space="0" w:color="auto"/>
          </w:divBdr>
        </w:div>
        <w:div w:id="1306466657">
          <w:marLeft w:val="144"/>
          <w:marRight w:val="0"/>
          <w:marTop w:val="240"/>
          <w:marBottom w:val="40"/>
          <w:divBdr>
            <w:top w:val="none" w:sz="0" w:space="0" w:color="auto"/>
            <w:left w:val="none" w:sz="0" w:space="0" w:color="auto"/>
            <w:bottom w:val="none" w:sz="0" w:space="0" w:color="auto"/>
            <w:right w:val="none" w:sz="0" w:space="0" w:color="auto"/>
          </w:divBdr>
        </w:div>
      </w:divsChild>
    </w:div>
    <w:div w:id="674845269">
      <w:bodyDiv w:val="1"/>
      <w:marLeft w:val="0"/>
      <w:marRight w:val="0"/>
      <w:marTop w:val="0"/>
      <w:marBottom w:val="0"/>
      <w:divBdr>
        <w:top w:val="none" w:sz="0" w:space="0" w:color="auto"/>
        <w:left w:val="none" w:sz="0" w:space="0" w:color="auto"/>
        <w:bottom w:val="none" w:sz="0" w:space="0" w:color="auto"/>
        <w:right w:val="none" w:sz="0" w:space="0" w:color="auto"/>
      </w:divBdr>
      <w:divsChild>
        <w:div w:id="561916292">
          <w:marLeft w:val="144"/>
          <w:marRight w:val="0"/>
          <w:marTop w:val="240"/>
          <w:marBottom w:val="40"/>
          <w:divBdr>
            <w:top w:val="none" w:sz="0" w:space="0" w:color="auto"/>
            <w:left w:val="none" w:sz="0" w:space="0" w:color="auto"/>
            <w:bottom w:val="none" w:sz="0" w:space="0" w:color="auto"/>
            <w:right w:val="none" w:sz="0" w:space="0" w:color="auto"/>
          </w:divBdr>
        </w:div>
        <w:div w:id="2078673292">
          <w:marLeft w:val="144"/>
          <w:marRight w:val="0"/>
          <w:marTop w:val="240"/>
          <w:marBottom w:val="40"/>
          <w:divBdr>
            <w:top w:val="none" w:sz="0" w:space="0" w:color="auto"/>
            <w:left w:val="none" w:sz="0" w:space="0" w:color="auto"/>
            <w:bottom w:val="none" w:sz="0" w:space="0" w:color="auto"/>
            <w:right w:val="none" w:sz="0" w:space="0" w:color="auto"/>
          </w:divBdr>
        </w:div>
        <w:div w:id="1902906939">
          <w:marLeft w:val="144"/>
          <w:marRight w:val="0"/>
          <w:marTop w:val="240"/>
          <w:marBottom w:val="40"/>
          <w:divBdr>
            <w:top w:val="none" w:sz="0" w:space="0" w:color="auto"/>
            <w:left w:val="none" w:sz="0" w:space="0" w:color="auto"/>
            <w:bottom w:val="none" w:sz="0" w:space="0" w:color="auto"/>
            <w:right w:val="none" w:sz="0" w:space="0" w:color="auto"/>
          </w:divBdr>
        </w:div>
        <w:div w:id="1475634270">
          <w:marLeft w:val="144"/>
          <w:marRight w:val="0"/>
          <w:marTop w:val="240"/>
          <w:marBottom w:val="40"/>
          <w:divBdr>
            <w:top w:val="none" w:sz="0" w:space="0" w:color="auto"/>
            <w:left w:val="none" w:sz="0" w:space="0" w:color="auto"/>
            <w:bottom w:val="none" w:sz="0" w:space="0" w:color="auto"/>
            <w:right w:val="none" w:sz="0" w:space="0" w:color="auto"/>
          </w:divBdr>
        </w:div>
        <w:div w:id="1746879010">
          <w:marLeft w:val="144"/>
          <w:marRight w:val="0"/>
          <w:marTop w:val="240"/>
          <w:marBottom w:val="40"/>
          <w:divBdr>
            <w:top w:val="none" w:sz="0" w:space="0" w:color="auto"/>
            <w:left w:val="none" w:sz="0" w:space="0" w:color="auto"/>
            <w:bottom w:val="none" w:sz="0" w:space="0" w:color="auto"/>
            <w:right w:val="none" w:sz="0" w:space="0" w:color="auto"/>
          </w:divBdr>
        </w:div>
        <w:div w:id="1783649343">
          <w:marLeft w:val="144"/>
          <w:marRight w:val="0"/>
          <w:marTop w:val="240"/>
          <w:marBottom w:val="40"/>
          <w:divBdr>
            <w:top w:val="none" w:sz="0" w:space="0" w:color="auto"/>
            <w:left w:val="none" w:sz="0" w:space="0" w:color="auto"/>
            <w:bottom w:val="none" w:sz="0" w:space="0" w:color="auto"/>
            <w:right w:val="none" w:sz="0" w:space="0" w:color="auto"/>
          </w:divBdr>
        </w:div>
        <w:div w:id="1295677886">
          <w:marLeft w:val="144"/>
          <w:marRight w:val="0"/>
          <w:marTop w:val="240"/>
          <w:marBottom w:val="40"/>
          <w:divBdr>
            <w:top w:val="none" w:sz="0" w:space="0" w:color="auto"/>
            <w:left w:val="none" w:sz="0" w:space="0" w:color="auto"/>
            <w:bottom w:val="none" w:sz="0" w:space="0" w:color="auto"/>
            <w:right w:val="none" w:sz="0" w:space="0" w:color="auto"/>
          </w:divBdr>
        </w:div>
      </w:divsChild>
    </w:div>
    <w:div w:id="691342603">
      <w:bodyDiv w:val="1"/>
      <w:marLeft w:val="0"/>
      <w:marRight w:val="0"/>
      <w:marTop w:val="0"/>
      <w:marBottom w:val="0"/>
      <w:divBdr>
        <w:top w:val="none" w:sz="0" w:space="0" w:color="auto"/>
        <w:left w:val="none" w:sz="0" w:space="0" w:color="auto"/>
        <w:bottom w:val="none" w:sz="0" w:space="0" w:color="auto"/>
        <w:right w:val="none" w:sz="0" w:space="0" w:color="auto"/>
      </w:divBdr>
      <w:divsChild>
        <w:div w:id="388112183">
          <w:marLeft w:val="0"/>
          <w:marRight w:val="0"/>
          <w:marTop w:val="0"/>
          <w:marBottom w:val="120"/>
          <w:divBdr>
            <w:top w:val="single" w:sz="6" w:space="8" w:color="D5DDC6"/>
            <w:left w:val="single" w:sz="6" w:space="0" w:color="D5DDC6"/>
            <w:bottom w:val="single" w:sz="6" w:space="12" w:color="D5DDC6"/>
            <w:right w:val="single" w:sz="6" w:space="0" w:color="D5DDC6"/>
          </w:divBdr>
          <w:divsChild>
            <w:div w:id="1468009957">
              <w:marLeft w:val="0"/>
              <w:marRight w:val="0"/>
              <w:marTop w:val="120"/>
              <w:marBottom w:val="120"/>
              <w:divBdr>
                <w:top w:val="none" w:sz="0" w:space="0" w:color="auto"/>
                <w:left w:val="none" w:sz="0" w:space="0" w:color="auto"/>
                <w:bottom w:val="none" w:sz="0" w:space="0" w:color="auto"/>
                <w:right w:val="none" w:sz="0" w:space="0" w:color="auto"/>
              </w:divBdr>
            </w:div>
          </w:divsChild>
        </w:div>
        <w:div w:id="1966539408">
          <w:marLeft w:val="0"/>
          <w:marRight w:val="0"/>
          <w:marTop w:val="100"/>
          <w:marBottom w:val="100"/>
          <w:divBdr>
            <w:top w:val="none" w:sz="0" w:space="0" w:color="auto"/>
            <w:left w:val="none" w:sz="0" w:space="0" w:color="auto"/>
            <w:bottom w:val="none" w:sz="0" w:space="0" w:color="auto"/>
            <w:right w:val="none" w:sz="0" w:space="0" w:color="auto"/>
          </w:divBdr>
          <w:divsChild>
            <w:div w:id="591352090">
              <w:marLeft w:val="0"/>
              <w:marRight w:val="0"/>
              <w:marTop w:val="0"/>
              <w:marBottom w:val="0"/>
              <w:divBdr>
                <w:top w:val="none" w:sz="0" w:space="0" w:color="auto"/>
                <w:left w:val="none" w:sz="0" w:space="0" w:color="auto"/>
                <w:bottom w:val="none" w:sz="0" w:space="0" w:color="auto"/>
                <w:right w:val="none" w:sz="0" w:space="0" w:color="auto"/>
              </w:divBdr>
              <w:divsChild>
                <w:div w:id="451094114">
                  <w:marLeft w:val="0"/>
                  <w:marRight w:val="0"/>
                  <w:marTop w:val="0"/>
                  <w:marBottom w:val="0"/>
                  <w:divBdr>
                    <w:top w:val="none" w:sz="0" w:space="0" w:color="auto"/>
                    <w:left w:val="none" w:sz="0" w:space="0" w:color="auto"/>
                    <w:bottom w:val="none" w:sz="0" w:space="0" w:color="auto"/>
                    <w:right w:val="none" w:sz="0" w:space="0" w:color="auto"/>
                  </w:divBdr>
                  <w:divsChild>
                    <w:div w:id="1734352460">
                      <w:marLeft w:val="0"/>
                      <w:marRight w:val="0"/>
                      <w:marTop w:val="0"/>
                      <w:marBottom w:val="0"/>
                      <w:divBdr>
                        <w:top w:val="none" w:sz="0" w:space="0" w:color="auto"/>
                        <w:left w:val="none" w:sz="0" w:space="0" w:color="auto"/>
                        <w:bottom w:val="none" w:sz="0" w:space="0" w:color="auto"/>
                        <w:right w:val="none" w:sz="0" w:space="0" w:color="auto"/>
                      </w:divBdr>
                      <w:divsChild>
                        <w:div w:id="85157134">
                          <w:marLeft w:val="0"/>
                          <w:marRight w:val="0"/>
                          <w:marTop w:val="15"/>
                          <w:marBottom w:val="0"/>
                          <w:divBdr>
                            <w:top w:val="none" w:sz="0" w:space="0" w:color="auto"/>
                            <w:left w:val="none" w:sz="0" w:space="0" w:color="auto"/>
                            <w:bottom w:val="none" w:sz="0" w:space="0" w:color="auto"/>
                            <w:right w:val="none" w:sz="0" w:space="0" w:color="auto"/>
                          </w:divBdr>
                        </w:div>
                        <w:div w:id="1595746217">
                          <w:marLeft w:val="0"/>
                          <w:marRight w:val="0"/>
                          <w:marTop w:val="15"/>
                          <w:marBottom w:val="0"/>
                          <w:divBdr>
                            <w:top w:val="none" w:sz="0" w:space="0" w:color="auto"/>
                            <w:left w:val="none" w:sz="0" w:space="0" w:color="auto"/>
                            <w:bottom w:val="none" w:sz="0" w:space="0" w:color="auto"/>
                            <w:right w:val="none" w:sz="0" w:space="0" w:color="auto"/>
                          </w:divBdr>
                        </w:div>
                        <w:div w:id="195049438">
                          <w:marLeft w:val="0"/>
                          <w:marRight w:val="0"/>
                          <w:marTop w:val="15"/>
                          <w:marBottom w:val="0"/>
                          <w:divBdr>
                            <w:top w:val="none" w:sz="0" w:space="0" w:color="auto"/>
                            <w:left w:val="none" w:sz="0" w:space="0" w:color="auto"/>
                            <w:bottom w:val="none" w:sz="0" w:space="0" w:color="auto"/>
                            <w:right w:val="none" w:sz="0" w:space="0" w:color="auto"/>
                          </w:divBdr>
                        </w:div>
                        <w:div w:id="1588952565">
                          <w:marLeft w:val="0"/>
                          <w:marRight w:val="0"/>
                          <w:marTop w:val="0"/>
                          <w:marBottom w:val="0"/>
                          <w:divBdr>
                            <w:top w:val="none" w:sz="0" w:space="0" w:color="auto"/>
                            <w:left w:val="none" w:sz="0" w:space="0" w:color="auto"/>
                            <w:bottom w:val="none" w:sz="0" w:space="0" w:color="auto"/>
                            <w:right w:val="none" w:sz="0" w:space="0" w:color="auto"/>
                          </w:divBdr>
                          <w:divsChild>
                            <w:div w:id="1572155698">
                              <w:marLeft w:val="0"/>
                              <w:marRight w:val="0"/>
                              <w:marTop w:val="0"/>
                              <w:marBottom w:val="0"/>
                              <w:divBdr>
                                <w:top w:val="none" w:sz="0" w:space="0" w:color="auto"/>
                                <w:left w:val="none" w:sz="0" w:space="0" w:color="auto"/>
                                <w:bottom w:val="none" w:sz="0" w:space="0" w:color="auto"/>
                                <w:right w:val="none" w:sz="0" w:space="0" w:color="auto"/>
                              </w:divBdr>
                            </w:div>
                          </w:divsChild>
                        </w:div>
                        <w:div w:id="1418208865">
                          <w:marLeft w:val="0"/>
                          <w:marRight w:val="0"/>
                          <w:marTop w:val="0"/>
                          <w:marBottom w:val="0"/>
                          <w:divBdr>
                            <w:top w:val="none" w:sz="0" w:space="0" w:color="auto"/>
                            <w:left w:val="none" w:sz="0" w:space="0" w:color="auto"/>
                            <w:bottom w:val="none" w:sz="0" w:space="0" w:color="auto"/>
                            <w:right w:val="none" w:sz="0" w:space="0" w:color="auto"/>
                          </w:divBdr>
                        </w:div>
                      </w:divsChild>
                    </w:div>
                    <w:div w:id="1378314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2590872">
          <w:marLeft w:val="0"/>
          <w:marRight w:val="0"/>
          <w:marTop w:val="0"/>
          <w:marBottom w:val="120"/>
          <w:divBdr>
            <w:top w:val="single" w:sz="6" w:space="8" w:color="D5DDC6"/>
            <w:left w:val="single" w:sz="6" w:space="0" w:color="D5DDC6"/>
            <w:bottom w:val="single" w:sz="6" w:space="12" w:color="D5DDC6"/>
            <w:right w:val="single" w:sz="6" w:space="0" w:color="D5DDC6"/>
          </w:divBdr>
          <w:divsChild>
            <w:div w:id="80420074">
              <w:marLeft w:val="0"/>
              <w:marRight w:val="0"/>
              <w:marTop w:val="120"/>
              <w:marBottom w:val="120"/>
              <w:divBdr>
                <w:top w:val="none" w:sz="0" w:space="0" w:color="auto"/>
                <w:left w:val="none" w:sz="0" w:space="0" w:color="auto"/>
                <w:bottom w:val="none" w:sz="0" w:space="0" w:color="auto"/>
                <w:right w:val="none" w:sz="0" w:space="0" w:color="auto"/>
              </w:divBdr>
            </w:div>
          </w:divsChild>
        </w:div>
        <w:div w:id="101340610">
          <w:marLeft w:val="0"/>
          <w:marRight w:val="0"/>
          <w:marTop w:val="120"/>
          <w:marBottom w:val="0"/>
          <w:divBdr>
            <w:top w:val="single" w:sz="6" w:space="0" w:color="D5DDC6"/>
            <w:left w:val="single" w:sz="6" w:space="4" w:color="D5DDC6"/>
            <w:bottom w:val="single" w:sz="6" w:space="0" w:color="D5DDC6"/>
            <w:right w:val="single" w:sz="6" w:space="0" w:color="D5DDC6"/>
          </w:divBdr>
        </w:div>
        <w:div w:id="1304654478">
          <w:marLeft w:val="0"/>
          <w:marRight w:val="0"/>
          <w:marTop w:val="0"/>
          <w:marBottom w:val="120"/>
          <w:divBdr>
            <w:top w:val="single" w:sz="6" w:space="8" w:color="D5DDC6"/>
            <w:left w:val="single" w:sz="6" w:space="0" w:color="D5DDC6"/>
            <w:bottom w:val="single" w:sz="6" w:space="12" w:color="D5DDC6"/>
            <w:right w:val="single" w:sz="6" w:space="0" w:color="D5DDC6"/>
          </w:divBdr>
          <w:divsChild>
            <w:div w:id="232549465">
              <w:marLeft w:val="0"/>
              <w:marRight w:val="0"/>
              <w:marTop w:val="120"/>
              <w:marBottom w:val="120"/>
              <w:divBdr>
                <w:top w:val="none" w:sz="0" w:space="0" w:color="auto"/>
                <w:left w:val="none" w:sz="0" w:space="0" w:color="auto"/>
                <w:bottom w:val="none" w:sz="0" w:space="0" w:color="auto"/>
                <w:right w:val="none" w:sz="0" w:space="0" w:color="auto"/>
              </w:divBdr>
            </w:div>
          </w:divsChild>
        </w:div>
        <w:div w:id="1378042666">
          <w:marLeft w:val="0"/>
          <w:marRight w:val="0"/>
          <w:marTop w:val="120"/>
          <w:marBottom w:val="0"/>
          <w:divBdr>
            <w:top w:val="single" w:sz="6" w:space="0" w:color="D5DDC6"/>
            <w:left w:val="single" w:sz="6" w:space="4" w:color="D5DDC6"/>
            <w:bottom w:val="single" w:sz="6" w:space="0" w:color="D5DDC6"/>
            <w:right w:val="single" w:sz="6" w:space="0" w:color="D5DDC6"/>
          </w:divBdr>
        </w:div>
        <w:div w:id="1113863443">
          <w:marLeft w:val="0"/>
          <w:marRight w:val="0"/>
          <w:marTop w:val="0"/>
          <w:marBottom w:val="120"/>
          <w:divBdr>
            <w:top w:val="single" w:sz="6" w:space="8" w:color="D5DDC6"/>
            <w:left w:val="single" w:sz="6" w:space="0" w:color="D5DDC6"/>
            <w:bottom w:val="single" w:sz="6" w:space="12" w:color="D5DDC6"/>
            <w:right w:val="single" w:sz="6" w:space="0" w:color="D5DDC6"/>
          </w:divBdr>
          <w:divsChild>
            <w:div w:id="1047802822">
              <w:marLeft w:val="0"/>
              <w:marRight w:val="0"/>
              <w:marTop w:val="120"/>
              <w:marBottom w:val="120"/>
              <w:divBdr>
                <w:top w:val="none" w:sz="0" w:space="0" w:color="auto"/>
                <w:left w:val="none" w:sz="0" w:space="0" w:color="auto"/>
                <w:bottom w:val="none" w:sz="0" w:space="0" w:color="auto"/>
                <w:right w:val="none" w:sz="0" w:space="0" w:color="auto"/>
              </w:divBdr>
            </w:div>
          </w:divsChild>
        </w:div>
        <w:div w:id="669601678">
          <w:marLeft w:val="0"/>
          <w:marRight w:val="0"/>
          <w:marTop w:val="120"/>
          <w:marBottom w:val="0"/>
          <w:divBdr>
            <w:top w:val="single" w:sz="6" w:space="0" w:color="D5DDC6"/>
            <w:left w:val="single" w:sz="6" w:space="4" w:color="D5DDC6"/>
            <w:bottom w:val="single" w:sz="6" w:space="0" w:color="D5DDC6"/>
            <w:right w:val="single" w:sz="6" w:space="0" w:color="D5DDC6"/>
          </w:divBdr>
        </w:div>
        <w:div w:id="1498955652">
          <w:marLeft w:val="0"/>
          <w:marRight w:val="0"/>
          <w:marTop w:val="0"/>
          <w:marBottom w:val="120"/>
          <w:divBdr>
            <w:top w:val="single" w:sz="6" w:space="8" w:color="D5DDC6"/>
            <w:left w:val="single" w:sz="6" w:space="0" w:color="D5DDC6"/>
            <w:bottom w:val="single" w:sz="6" w:space="12" w:color="D5DDC6"/>
            <w:right w:val="single" w:sz="6" w:space="0" w:color="D5DDC6"/>
          </w:divBdr>
          <w:divsChild>
            <w:div w:id="608778740">
              <w:marLeft w:val="0"/>
              <w:marRight w:val="0"/>
              <w:marTop w:val="120"/>
              <w:marBottom w:val="120"/>
              <w:divBdr>
                <w:top w:val="none" w:sz="0" w:space="0" w:color="auto"/>
                <w:left w:val="none" w:sz="0" w:space="0" w:color="auto"/>
                <w:bottom w:val="none" w:sz="0" w:space="0" w:color="auto"/>
                <w:right w:val="none" w:sz="0" w:space="0" w:color="auto"/>
              </w:divBdr>
            </w:div>
          </w:divsChild>
        </w:div>
        <w:div w:id="960838078">
          <w:marLeft w:val="0"/>
          <w:marRight w:val="0"/>
          <w:marTop w:val="120"/>
          <w:marBottom w:val="0"/>
          <w:divBdr>
            <w:top w:val="single" w:sz="6" w:space="0" w:color="D5DDC6"/>
            <w:left w:val="single" w:sz="6" w:space="4" w:color="D5DDC6"/>
            <w:bottom w:val="single" w:sz="6" w:space="0" w:color="D5DDC6"/>
            <w:right w:val="single" w:sz="6" w:space="0" w:color="D5DDC6"/>
          </w:divBdr>
        </w:div>
        <w:div w:id="2020767132">
          <w:marLeft w:val="0"/>
          <w:marRight w:val="0"/>
          <w:marTop w:val="0"/>
          <w:marBottom w:val="120"/>
          <w:divBdr>
            <w:top w:val="single" w:sz="6" w:space="8" w:color="D5DDC6"/>
            <w:left w:val="single" w:sz="6" w:space="0" w:color="D5DDC6"/>
            <w:bottom w:val="single" w:sz="6" w:space="12" w:color="D5DDC6"/>
            <w:right w:val="single" w:sz="6" w:space="0" w:color="D5DDC6"/>
          </w:divBdr>
          <w:divsChild>
            <w:div w:id="288823411">
              <w:marLeft w:val="0"/>
              <w:marRight w:val="0"/>
              <w:marTop w:val="120"/>
              <w:marBottom w:val="120"/>
              <w:divBdr>
                <w:top w:val="none" w:sz="0" w:space="0" w:color="auto"/>
                <w:left w:val="none" w:sz="0" w:space="0" w:color="auto"/>
                <w:bottom w:val="none" w:sz="0" w:space="0" w:color="auto"/>
                <w:right w:val="none" w:sz="0" w:space="0" w:color="auto"/>
              </w:divBdr>
            </w:div>
          </w:divsChild>
        </w:div>
        <w:div w:id="128398125">
          <w:marLeft w:val="0"/>
          <w:marRight w:val="0"/>
          <w:marTop w:val="120"/>
          <w:marBottom w:val="0"/>
          <w:divBdr>
            <w:top w:val="single" w:sz="6" w:space="0" w:color="D5DDC6"/>
            <w:left w:val="single" w:sz="6" w:space="4" w:color="D5DDC6"/>
            <w:bottom w:val="single" w:sz="6" w:space="0" w:color="D5DDC6"/>
            <w:right w:val="single" w:sz="6" w:space="0" w:color="D5DDC6"/>
          </w:divBdr>
        </w:div>
        <w:div w:id="1287589163">
          <w:marLeft w:val="0"/>
          <w:marRight w:val="0"/>
          <w:marTop w:val="450"/>
          <w:marBottom w:val="0"/>
          <w:divBdr>
            <w:top w:val="none" w:sz="0" w:space="0" w:color="auto"/>
            <w:left w:val="none" w:sz="0" w:space="0" w:color="auto"/>
            <w:bottom w:val="none" w:sz="0" w:space="0" w:color="auto"/>
            <w:right w:val="none" w:sz="0" w:space="0" w:color="auto"/>
          </w:divBdr>
        </w:div>
      </w:divsChild>
    </w:div>
    <w:div w:id="695428770">
      <w:bodyDiv w:val="1"/>
      <w:marLeft w:val="0"/>
      <w:marRight w:val="0"/>
      <w:marTop w:val="0"/>
      <w:marBottom w:val="0"/>
      <w:divBdr>
        <w:top w:val="none" w:sz="0" w:space="0" w:color="auto"/>
        <w:left w:val="none" w:sz="0" w:space="0" w:color="auto"/>
        <w:bottom w:val="none" w:sz="0" w:space="0" w:color="auto"/>
        <w:right w:val="none" w:sz="0" w:space="0" w:color="auto"/>
      </w:divBdr>
      <w:divsChild>
        <w:div w:id="253708620">
          <w:marLeft w:val="0"/>
          <w:marRight w:val="0"/>
          <w:marTop w:val="100"/>
          <w:marBottom w:val="100"/>
          <w:divBdr>
            <w:top w:val="none" w:sz="0" w:space="0" w:color="auto"/>
            <w:left w:val="none" w:sz="0" w:space="0" w:color="auto"/>
            <w:bottom w:val="none" w:sz="0" w:space="0" w:color="auto"/>
            <w:right w:val="none" w:sz="0" w:space="0" w:color="auto"/>
          </w:divBdr>
          <w:divsChild>
            <w:div w:id="1970890746">
              <w:marLeft w:val="0"/>
              <w:marRight w:val="0"/>
              <w:marTop w:val="0"/>
              <w:marBottom w:val="0"/>
              <w:divBdr>
                <w:top w:val="none" w:sz="0" w:space="0" w:color="auto"/>
                <w:left w:val="none" w:sz="0" w:space="0" w:color="auto"/>
                <w:bottom w:val="none" w:sz="0" w:space="0" w:color="auto"/>
                <w:right w:val="none" w:sz="0" w:space="0" w:color="auto"/>
              </w:divBdr>
              <w:divsChild>
                <w:div w:id="1143936204">
                  <w:marLeft w:val="0"/>
                  <w:marRight w:val="0"/>
                  <w:marTop w:val="0"/>
                  <w:marBottom w:val="0"/>
                  <w:divBdr>
                    <w:top w:val="none" w:sz="0" w:space="0" w:color="auto"/>
                    <w:left w:val="none" w:sz="0" w:space="0" w:color="auto"/>
                    <w:bottom w:val="none" w:sz="0" w:space="0" w:color="auto"/>
                    <w:right w:val="none" w:sz="0" w:space="0" w:color="auto"/>
                  </w:divBdr>
                  <w:divsChild>
                    <w:div w:id="300310959">
                      <w:marLeft w:val="0"/>
                      <w:marRight w:val="0"/>
                      <w:marTop w:val="0"/>
                      <w:marBottom w:val="0"/>
                      <w:divBdr>
                        <w:top w:val="none" w:sz="0" w:space="0" w:color="auto"/>
                        <w:left w:val="none" w:sz="0" w:space="0" w:color="auto"/>
                        <w:bottom w:val="none" w:sz="0" w:space="0" w:color="auto"/>
                        <w:right w:val="none" w:sz="0" w:space="0" w:color="auto"/>
                      </w:divBdr>
                      <w:divsChild>
                        <w:div w:id="2034571648">
                          <w:marLeft w:val="0"/>
                          <w:marRight w:val="0"/>
                          <w:marTop w:val="15"/>
                          <w:marBottom w:val="0"/>
                          <w:divBdr>
                            <w:top w:val="none" w:sz="0" w:space="0" w:color="auto"/>
                            <w:left w:val="none" w:sz="0" w:space="0" w:color="auto"/>
                            <w:bottom w:val="none" w:sz="0" w:space="0" w:color="auto"/>
                            <w:right w:val="none" w:sz="0" w:space="0" w:color="auto"/>
                          </w:divBdr>
                        </w:div>
                        <w:div w:id="1112166958">
                          <w:marLeft w:val="0"/>
                          <w:marRight w:val="0"/>
                          <w:marTop w:val="15"/>
                          <w:marBottom w:val="0"/>
                          <w:divBdr>
                            <w:top w:val="none" w:sz="0" w:space="0" w:color="auto"/>
                            <w:left w:val="none" w:sz="0" w:space="0" w:color="auto"/>
                            <w:bottom w:val="none" w:sz="0" w:space="0" w:color="auto"/>
                            <w:right w:val="none" w:sz="0" w:space="0" w:color="auto"/>
                          </w:divBdr>
                        </w:div>
                        <w:div w:id="1217080707">
                          <w:marLeft w:val="0"/>
                          <w:marRight w:val="0"/>
                          <w:marTop w:val="15"/>
                          <w:marBottom w:val="0"/>
                          <w:divBdr>
                            <w:top w:val="none" w:sz="0" w:space="0" w:color="auto"/>
                            <w:left w:val="none" w:sz="0" w:space="0" w:color="auto"/>
                            <w:bottom w:val="none" w:sz="0" w:space="0" w:color="auto"/>
                            <w:right w:val="none" w:sz="0" w:space="0" w:color="auto"/>
                          </w:divBdr>
                        </w:div>
                        <w:div w:id="1361975365">
                          <w:marLeft w:val="0"/>
                          <w:marRight w:val="0"/>
                          <w:marTop w:val="0"/>
                          <w:marBottom w:val="0"/>
                          <w:divBdr>
                            <w:top w:val="none" w:sz="0" w:space="0" w:color="auto"/>
                            <w:left w:val="none" w:sz="0" w:space="0" w:color="auto"/>
                            <w:bottom w:val="none" w:sz="0" w:space="0" w:color="auto"/>
                            <w:right w:val="none" w:sz="0" w:space="0" w:color="auto"/>
                          </w:divBdr>
                          <w:divsChild>
                            <w:div w:id="2114857762">
                              <w:marLeft w:val="0"/>
                              <w:marRight w:val="0"/>
                              <w:marTop w:val="0"/>
                              <w:marBottom w:val="0"/>
                              <w:divBdr>
                                <w:top w:val="none" w:sz="0" w:space="0" w:color="auto"/>
                                <w:left w:val="none" w:sz="0" w:space="0" w:color="auto"/>
                                <w:bottom w:val="none" w:sz="0" w:space="0" w:color="auto"/>
                                <w:right w:val="none" w:sz="0" w:space="0" w:color="auto"/>
                              </w:divBdr>
                            </w:div>
                          </w:divsChild>
                        </w:div>
                        <w:div w:id="315304393">
                          <w:marLeft w:val="0"/>
                          <w:marRight w:val="0"/>
                          <w:marTop w:val="0"/>
                          <w:marBottom w:val="0"/>
                          <w:divBdr>
                            <w:top w:val="none" w:sz="0" w:space="0" w:color="auto"/>
                            <w:left w:val="none" w:sz="0" w:space="0" w:color="auto"/>
                            <w:bottom w:val="none" w:sz="0" w:space="0" w:color="auto"/>
                            <w:right w:val="none" w:sz="0" w:space="0" w:color="auto"/>
                          </w:divBdr>
                        </w:div>
                      </w:divsChild>
                    </w:div>
                    <w:div w:id="383138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2172131">
          <w:marLeft w:val="0"/>
          <w:marRight w:val="0"/>
          <w:marTop w:val="0"/>
          <w:marBottom w:val="120"/>
          <w:divBdr>
            <w:top w:val="single" w:sz="6" w:space="8" w:color="D5DDC6"/>
            <w:left w:val="single" w:sz="6" w:space="0" w:color="D5DDC6"/>
            <w:bottom w:val="single" w:sz="6" w:space="12" w:color="D5DDC6"/>
            <w:right w:val="single" w:sz="6" w:space="0" w:color="D5DDC6"/>
          </w:divBdr>
          <w:divsChild>
            <w:div w:id="1078867565">
              <w:marLeft w:val="0"/>
              <w:marRight w:val="0"/>
              <w:marTop w:val="120"/>
              <w:marBottom w:val="120"/>
              <w:divBdr>
                <w:top w:val="none" w:sz="0" w:space="0" w:color="auto"/>
                <w:left w:val="none" w:sz="0" w:space="0" w:color="auto"/>
                <w:bottom w:val="none" w:sz="0" w:space="0" w:color="auto"/>
                <w:right w:val="none" w:sz="0" w:space="0" w:color="auto"/>
              </w:divBdr>
            </w:div>
          </w:divsChild>
        </w:div>
        <w:div w:id="159591000">
          <w:marLeft w:val="0"/>
          <w:marRight w:val="0"/>
          <w:marTop w:val="0"/>
          <w:marBottom w:val="120"/>
          <w:divBdr>
            <w:top w:val="single" w:sz="6" w:space="8" w:color="D5DDC6"/>
            <w:left w:val="single" w:sz="6" w:space="0" w:color="D5DDC6"/>
            <w:bottom w:val="single" w:sz="6" w:space="12" w:color="D5DDC6"/>
            <w:right w:val="single" w:sz="6" w:space="0" w:color="D5DDC6"/>
          </w:divBdr>
          <w:divsChild>
            <w:div w:id="1760712443">
              <w:marLeft w:val="0"/>
              <w:marRight w:val="0"/>
              <w:marTop w:val="120"/>
              <w:marBottom w:val="120"/>
              <w:divBdr>
                <w:top w:val="none" w:sz="0" w:space="0" w:color="auto"/>
                <w:left w:val="none" w:sz="0" w:space="0" w:color="auto"/>
                <w:bottom w:val="none" w:sz="0" w:space="0" w:color="auto"/>
                <w:right w:val="none" w:sz="0" w:space="0" w:color="auto"/>
              </w:divBdr>
            </w:div>
          </w:divsChild>
        </w:div>
        <w:div w:id="1946961879">
          <w:marLeft w:val="0"/>
          <w:marRight w:val="0"/>
          <w:marTop w:val="0"/>
          <w:marBottom w:val="120"/>
          <w:divBdr>
            <w:top w:val="single" w:sz="6" w:space="8" w:color="D5DDC6"/>
            <w:left w:val="single" w:sz="6" w:space="0" w:color="D5DDC6"/>
            <w:bottom w:val="single" w:sz="6" w:space="12" w:color="D5DDC6"/>
            <w:right w:val="single" w:sz="6" w:space="0" w:color="D5DDC6"/>
          </w:divBdr>
          <w:divsChild>
            <w:div w:id="1187449403">
              <w:marLeft w:val="0"/>
              <w:marRight w:val="0"/>
              <w:marTop w:val="120"/>
              <w:marBottom w:val="120"/>
              <w:divBdr>
                <w:top w:val="none" w:sz="0" w:space="0" w:color="auto"/>
                <w:left w:val="none" w:sz="0" w:space="0" w:color="auto"/>
                <w:bottom w:val="none" w:sz="0" w:space="0" w:color="auto"/>
                <w:right w:val="none" w:sz="0" w:space="0" w:color="auto"/>
              </w:divBdr>
            </w:div>
          </w:divsChild>
        </w:div>
        <w:div w:id="704840262">
          <w:marLeft w:val="0"/>
          <w:marRight w:val="0"/>
          <w:marTop w:val="120"/>
          <w:marBottom w:val="0"/>
          <w:divBdr>
            <w:top w:val="single" w:sz="6" w:space="0" w:color="D5DDC6"/>
            <w:left w:val="single" w:sz="6" w:space="4" w:color="D5DDC6"/>
            <w:bottom w:val="single" w:sz="6" w:space="0" w:color="D5DDC6"/>
            <w:right w:val="single" w:sz="6" w:space="0" w:color="D5DDC6"/>
          </w:divBdr>
        </w:div>
        <w:div w:id="1132480617">
          <w:marLeft w:val="0"/>
          <w:marRight w:val="0"/>
          <w:marTop w:val="0"/>
          <w:marBottom w:val="120"/>
          <w:divBdr>
            <w:top w:val="single" w:sz="6" w:space="8" w:color="D5DDC6"/>
            <w:left w:val="single" w:sz="6" w:space="0" w:color="D5DDC6"/>
            <w:bottom w:val="single" w:sz="6" w:space="12" w:color="D5DDC6"/>
            <w:right w:val="single" w:sz="6" w:space="0" w:color="D5DDC6"/>
          </w:divBdr>
          <w:divsChild>
            <w:div w:id="1371416037">
              <w:marLeft w:val="0"/>
              <w:marRight w:val="0"/>
              <w:marTop w:val="120"/>
              <w:marBottom w:val="120"/>
              <w:divBdr>
                <w:top w:val="none" w:sz="0" w:space="0" w:color="auto"/>
                <w:left w:val="none" w:sz="0" w:space="0" w:color="auto"/>
                <w:bottom w:val="none" w:sz="0" w:space="0" w:color="auto"/>
                <w:right w:val="none" w:sz="0" w:space="0" w:color="auto"/>
              </w:divBdr>
            </w:div>
          </w:divsChild>
        </w:div>
        <w:div w:id="149755213">
          <w:marLeft w:val="0"/>
          <w:marRight w:val="0"/>
          <w:marTop w:val="120"/>
          <w:marBottom w:val="0"/>
          <w:divBdr>
            <w:top w:val="single" w:sz="6" w:space="0" w:color="D5DDC6"/>
            <w:left w:val="single" w:sz="6" w:space="4" w:color="D5DDC6"/>
            <w:bottom w:val="single" w:sz="6" w:space="0" w:color="D5DDC6"/>
            <w:right w:val="single" w:sz="6" w:space="0" w:color="D5DDC6"/>
          </w:divBdr>
        </w:div>
        <w:div w:id="1482845150">
          <w:marLeft w:val="0"/>
          <w:marRight w:val="0"/>
          <w:marTop w:val="0"/>
          <w:marBottom w:val="120"/>
          <w:divBdr>
            <w:top w:val="single" w:sz="6" w:space="8" w:color="D5DDC6"/>
            <w:left w:val="single" w:sz="6" w:space="0" w:color="D5DDC6"/>
            <w:bottom w:val="single" w:sz="6" w:space="12" w:color="D5DDC6"/>
            <w:right w:val="single" w:sz="6" w:space="0" w:color="D5DDC6"/>
          </w:divBdr>
          <w:divsChild>
            <w:div w:id="617221493">
              <w:marLeft w:val="0"/>
              <w:marRight w:val="0"/>
              <w:marTop w:val="120"/>
              <w:marBottom w:val="120"/>
              <w:divBdr>
                <w:top w:val="none" w:sz="0" w:space="0" w:color="auto"/>
                <w:left w:val="none" w:sz="0" w:space="0" w:color="auto"/>
                <w:bottom w:val="none" w:sz="0" w:space="0" w:color="auto"/>
                <w:right w:val="none" w:sz="0" w:space="0" w:color="auto"/>
              </w:divBdr>
            </w:div>
          </w:divsChild>
        </w:div>
        <w:div w:id="1532301581">
          <w:marLeft w:val="0"/>
          <w:marRight w:val="0"/>
          <w:marTop w:val="120"/>
          <w:marBottom w:val="0"/>
          <w:divBdr>
            <w:top w:val="single" w:sz="6" w:space="0" w:color="D5DDC6"/>
            <w:left w:val="single" w:sz="6" w:space="4" w:color="D5DDC6"/>
            <w:bottom w:val="single" w:sz="6" w:space="0" w:color="D5DDC6"/>
            <w:right w:val="single" w:sz="6" w:space="0" w:color="D5DDC6"/>
          </w:divBdr>
        </w:div>
        <w:div w:id="1024480836">
          <w:marLeft w:val="0"/>
          <w:marRight w:val="0"/>
          <w:marTop w:val="0"/>
          <w:marBottom w:val="120"/>
          <w:divBdr>
            <w:top w:val="single" w:sz="6" w:space="8" w:color="D5DDC6"/>
            <w:left w:val="single" w:sz="6" w:space="0" w:color="D5DDC6"/>
            <w:bottom w:val="single" w:sz="6" w:space="12" w:color="D5DDC6"/>
            <w:right w:val="single" w:sz="6" w:space="0" w:color="D5DDC6"/>
          </w:divBdr>
          <w:divsChild>
            <w:div w:id="1481774677">
              <w:marLeft w:val="0"/>
              <w:marRight w:val="0"/>
              <w:marTop w:val="120"/>
              <w:marBottom w:val="120"/>
              <w:divBdr>
                <w:top w:val="none" w:sz="0" w:space="0" w:color="auto"/>
                <w:left w:val="none" w:sz="0" w:space="0" w:color="auto"/>
                <w:bottom w:val="none" w:sz="0" w:space="0" w:color="auto"/>
                <w:right w:val="none" w:sz="0" w:space="0" w:color="auto"/>
              </w:divBdr>
            </w:div>
          </w:divsChild>
        </w:div>
        <w:div w:id="196699863">
          <w:marLeft w:val="0"/>
          <w:marRight w:val="0"/>
          <w:marTop w:val="120"/>
          <w:marBottom w:val="0"/>
          <w:divBdr>
            <w:top w:val="single" w:sz="6" w:space="0" w:color="D5DDC6"/>
            <w:left w:val="single" w:sz="6" w:space="4" w:color="D5DDC6"/>
            <w:bottom w:val="single" w:sz="6" w:space="0" w:color="D5DDC6"/>
            <w:right w:val="single" w:sz="6" w:space="0" w:color="D5DDC6"/>
          </w:divBdr>
        </w:div>
        <w:div w:id="169950335">
          <w:marLeft w:val="0"/>
          <w:marRight w:val="0"/>
          <w:marTop w:val="0"/>
          <w:marBottom w:val="120"/>
          <w:divBdr>
            <w:top w:val="single" w:sz="6" w:space="8" w:color="D5DDC6"/>
            <w:left w:val="single" w:sz="6" w:space="0" w:color="D5DDC6"/>
            <w:bottom w:val="single" w:sz="6" w:space="12" w:color="D5DDC6"/>
            <w:right w:val="single" w:sz="6" w:space="0" w:color="D5DDC6"/>
          </w:divBdr>
          <w:divsChild>
            <w:div w:id="1146125661">
              <w:marLeft w:val="0"/>
              <w:marRight w:val="0"/>
              <w:marTop w:val="120"/>
              <w:marBottom w:val="120"/>
              <w:divBdr>
                <w:top w:val="none" w:sz="0" w:space="0" w:color="auto"/>
                <w:left w:val="none" w:sz="0" w:space="0" w:color="auto"/>
                <w:bottom w:val="none" w:sz="0" w:space="0" w:color="auto"/>
                <w:right w:val="none" w:sz="0" w:space="0" w:color="auto"/>
              </w:divBdr>
            </w:div>
          </w:divsChild>
        </w:div>
        <w:div w:id="1866941414">
          <w:marLeft w:val="0"/>
          <w:marRight w:val="0"/>
          <w:marTop w:val="120"/>
          <w:marBottom w:val="0"/>
          <w:divBdr>
            <w:top w:val="single" w:sz="6" w:space="0" w:color="D5DDC6"/>
            <w:left w:val="single" w:sz="6" w:space="4" w:color="D5DDC6"/>
            <w:bottom w:val="single" w:sz="6" w:space="0" w:color="D5DDC6"/>
            <w:right w:val="single" w:sz="6" w:space="0" w:color="D5DDC6"/>
          </w:divBdr>
        </w:div>
        <w:div w:id="456679415">
          <w:marLeft w:val="0"/>
          <w:marRight w:val="0"/>
          <w:marTop w:val="0"/>
          <w:marBottom w:val="120"/>
          <w:divBdr>
            <w:top w:val="single" w:sz="6" w:space="8" w:color="D5DDC6"/>
            <w:left w:val="single" w:sz="6" w:space="0" w:color="D5DDC6"/>
            <w:bottom w:val="single" w:sz="6" w:space="12" w:color="D5DDC6"/>
            <w:right w:val="single" w:sz="6" w:space="0" w:color="D5DDC6"/>
          </w:divBdr>
          <w:divsChild>
            <w:div w:id="778454889">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 w:id="695617452">
      <w:bodyDiv w:val="1"/>
      <w:marLeft w:val="0"/>
      <w:marRight w:val="0"/>
      <w:marTop w:val="0"/>
      <w:marBottom w:val="0"/>
      <w:divBdr>
        <w:top w:val="none" w:sz="0" w:space="0" w:color="auto"/>
        <w:left w:val="none" w:sz="0" w:space="0" w:color="auto"/>
        <w:bottom w:val="none" w:sz="0" w:space="0" w:color="auto"/>
        <w:right w:val="none" w:sz="0" w:space="0" w:color="auto"/>
      </w:divBdr>
    </w:div>
    <w:div w:id="741147636">
      <w:bodyDiv w:val="1"/>
      <w:marLeft w:val="0"/>
      <w:marRight w:val="0"/>
      <w:marTop w:val="0"/>
      <w:marBottom w:val="0"/>
      <w:divBdr>
        <w:top w:val="none" w:sz="0" w:space="0" w:color="auto"/>
        <w:left w:val="none" w:sz="0" w:space="0" w:color="auto"/>
        <w:bottom w:val="none" w:sz="0" w:space="0" w:color="auto"/>
        <w:right w:val="none" w:sz="0" w:space="0" w:color="auto"/>
      </w:divBdr>
      <w:divsChild>
        <w:div w:id="713120274">
          <w:marLeft w:val="0"/>
          <w:marRight w:val="0"/>
          <w:marTop w:val="0"/>
          <w:marBottom w:val="120"/>
          <w:divBdr>
            <w:top w:val="single" w:sz="6" w:space="8" w:color="D5DDC6"/>
            <w:left w:val="single" w:sz="6" w:space="0" w:color="D5DDC6"/>
            <w:bottom w:val="single" w:sz="6" w:space="12" w:color="D5DDC6"/>
            <w:right w:val="single" w:sz="6" w:space="0" w:color="D5DDC6"/>
          </w:divBdr>
          <w:divsChild>
            <w:div w:id="655108580">
              <w:marLeft w:val="0"/>
              <w:marRight w:val="0"/>
              <w:marTop w:val="120"/>
              <w:marBottom w:val="120"/>
              <w:divBdr>
                <w:top w:val="none" w:sz="0" w:space="0" w:color="auto"/>
                <w:left w:val="none" w:sz="0" w:space="0" w:color="auto"/>
                <w:bottom w:val="none" w:sz="0" w:space="0" w:color="auto"/>
                <w:right w:val="none" w:sz="0" w:space="0" w:color="auto"/>
              </w:divBdr>
            </w:div>
          </w:divsChild>
        </w:div>
        <w:div w:id="2141683296">
          <w:marLeft w:val="0"/>
          <w:marRight w:val="0"/>
          <w:marTop w:val="120"/>
          <w:marBottom w:val="0"/>
          <w:divBdr>
            <w:top w:val="single" w:sz="6" w:space="0" w:color="D5DDC6"/>
            <w:left w:val="single" w:sz="6" w:space="4" w:color="D5DDC6"/>
            <w:bottom w:val="single" w:sz="6" w:space="0" w:color="D5DDC6"/>
            <w:right w:val="single" w:sz="6" w:space="0" w:color="D5DDC6"/>
          </w:divBdr>
        </w:div>
        <w:div w:id="1355496681">
          <w:marLeft w:val="0"/>
          <w:marRight w:val="0"/>
          <w:marTop w:val="0"/>
          <w:marBottom w:val="120"/>
          <w:divBdr>
            <w:top w:val="single" w:sz="6" w:space="8" w:color="D5DDC6"/>
            <w:left w:val="single" w:sz="6" w:space="0" w:color="D5DDC6"/>
            <w:bottom w:val="single" w:sz="6" w:space="12" w:color="D5DDC6"/>
            <w:right w:val="single" w:sz="6" w:space="0" w:color="D5DDC6"/>
          </w:divBdr>
          <w:divsChild>
            <w:div w:id="238906157">
              <w:marLeft w:val="0"/>
              <w:marRight w:val="0"/>
              <w:marTop w:val="120"/>
              <w:marBottom w:val="120"/>
              <w:divBdr>
                <w:top w:val="none" w:sz="0" w:space="0" w:color="auto"/>
                <w:left w:val="none" w:sz="0" w:space="0" w:color="auto"/>
                <w:bottom w:val="none" w:sz="0" w:space="0" w:color="auto"/>
                <w:right w:val="none" w:sz="0" w:space="0" w:color="auto"/>
              </w:divBdr>
            </w:div>
          </w:divsChild>
        </w:div>
        <w:div w:id="1648851123">
          <w:marLeft w:val="0"/>
          <w:marRight w:val="0"/>
          <w:marTop w:val="120"/>
          <w:marBottom w:val="0"/>
          <w:divBdr>
            <w:top w:val="single" w:sz="6" w:space="0" w:color="D5DDC6"/>
            <w:left w:val="single" w:sz="6" w:space="4" w:color="D5DDC6"/>
            <w:bottom w:val="single" w:sz="6" w:space="0" w:color="D5DDC6"/>
            <w:right w:val="single" w:sz="6" w:space="0" w:color="D5DDC6"/>
          </w:divBdr>
        </w:div>
        <w:div w:id="1973753224">
          <w:marLeft w:val="0"/>
          <w:marRight w:val="0"/>
          <w:marTop w:val="0"/>
          <w:marBottom w:val="120"/>
          <w:divBdr>
            <w:top w:val="single" w:sz="6" w:space="8" w:color="D5DDC6"/>
            <w:left w:val="single" w:sz="6" w:space="0" w:color="D5DDC6"/>
            <w:bottom w:val="single" w:sz="6" w:space="12" w:color="D5DDC6"/>
            <w:right w:val="single" w:sz="6" w:space="0" w:color="D5DDC6"/>
          </w:divBdr>
          <w:divsChild>
            <w:div w:id="156189090">
              <w:marLeft w:val="0"/>
              <w:marRight w:val="0"/>
              <w:marTop w:val="120"/>
              <w:marBottom w:val="120"/>
              <w:divBdr>
                <w:top w:val="none" w:sz="0" w:space="0" w:color="auto"/>
                <w:left w:val="none" w:sz="0" w:space="0" w:color="auto"/>
                <w:bottom w:val="none" w:sz="0" w:space="0" w:color="auto"/>
                <w:right w:val="none" w:sz="0" w:space="0" w:color="auto"/>
              </w:divBdr>
            </w:div>
          </w:divsChild>
        </w:div>
        <w:div w:id="3871887">
          <w:marLeft w:val="0"/>
          <w:marRight w:val="0"/>
          <w:marTop w:val="120"/>
          <w:marBottom w:val="0"/>
          <w:divBdr>
            <w:top w:val="single" w:sz="6" w:space="0" w:color="D5DDC6"/>
            <w:left w:val="single" w:sz="6" w:space="4" w:color="D5DDC6"/>
            <w:bottom w:val="single" w:sz="6" w:space="0" w:color="D5DDC6"/>
            <w:right w:val="single" w:sz="6" w:space="0" w:color="D5DDC6"/>
          </w:divBdr>
        </w:div>
        <w:div w:id="2059165782">
          <w:marLeft w:val="0"/>
          <w:marRight w:val="0"/>
          <w:marTop w:val="0"/>
          <w:marBottom w:val="120"/>
          <w:divBdr>
            <w:top w:val="single" w:sz="6" w:space="8" w:color="D5DDC6"/>
            <w:left w:val="single" w:sz="6" w:space="0" w:color="D5DDC6"/>
            <w:bottom w:val="single" w:sz="6" w:space="12" w:color="D5DDC6"/>
            <w:right w:val="single" w:sz="6" w:space="0" w:color="D5DDC6"/>
          </w:divBdr>
          <w:divsChild>
            <w:div w:id="2143885167">
              <w:marLeft w:val="0"/>
              <w:marRight w:val="0"/>
              <w:marTop w:val="120"/>
              <w:marBottom w:val="120"/>
              <w:divBdr>
                <w:top w:val="none" w:sz="0" w:space="0" w:color="auto"/>
                <w:left w:val="none" w:sz="0" w:space="0" w:color="auto"/>
                <w:bottom w:val="none" w:sz="0" w:space="0" w:color="auto"/>
                <w:right w:val="none" w:sz="0" w:space="0" w:color="auto"/>
              </w:divBdr>
            </w:div>
          </w:divsChild>
        </w:div>
        <w:div w:id="1434865376">
          <w:marLeft w:val="0"/>
          <w:marRight w:val="0"/>
          <w:marTop w:val="120"/>
          <w:marBottom w:val="0"/>
          <w:divBdr>
            <w:top w:val="single" w:sz="6" w:space="0" w:color="D5DDC6"/>
            <w:left w:val="single" w:sz="6" w:space="4" w:color="D5DDC6"/>
            <w:bottom w:val="single" w:sz="6" w:space="0" w:color="D5DDC6"/>
            <w:right w:val="single" w:sz="6" w:space="0" w:color="D5DDC6"/>
          </w:divBdr>
        </w:div>
        <w:div w:id="212468501">
          <w:marLeft w:val="0"/>
          <w:marRight w:val="0"/>
          <w:marTop w:val="0"/>
          <w:marBottom w:val="120"/>
          <w:divBdr>
            <w:top w:val="single" w:sz="6" w:space="8" w:color="D5DDC6"/>
            <w:left w:val="single" w:sz="6" w:space="0" w:color="D5DDC6"/>
            <w:bottom w:val="single" w:sz="6" w:space="12" w:color="D5DDC6"/>
            <w:right w:val="single" w:sz="6" w:space="0" w:color="D5DDC6"/>
          </w:divBdr>
          <w:divsChild>
            <w:div w:id="319579554">
              <w:marLeft w:val="0"/>
              <w:marRight w:val="0"/>
              <w:marTop w:val="120"/>
              <w:marBottom w:val="120"/>
              <w:divBdr>
                <w:top w:val="none" w:sz="0" w:space="0" w:color="auto"/>
                <w:left w:val="none" w:sz="0" w:space="0" w:color="auto"/>
                <w:bottom w:val="none" w:sz="0" w:space="0" w:color="auto"/>
                <w:right w:val="none" w:sz="0" w:space="0" w:color="auto"/>
              </w:divBdr>
            </w:div>
          </w:divsChild>
        </w:div>
        <w:div w:id="1442216543">
          <w:marLeft w:val="0"/>
          <w:marRight w:val="0"/>
          <w:marTop w:val="120"/>
          <w:marBottom w:val="0"/>
          <w:divBdr>
            <w:top w:val="single" w:sz="6" w:space="0" w:color="D5DDC6"/>
            <w:left w:val="single" w:sz="6" w:space="4" w:color="D5DDC6"/>
            <w:bottom w:val="single" w:sz="6" w:space="0" w:color="D5DDC6"/>
            <w:right w:val="single" w:sz="6" w:space="0" w:color="D5DDC6"/>
          </w:divBdr>
        </w:div>
      </w:divsChild>
    </w:div>
    <w:div w:id="748235104">
      <w:bodyDiv w:val="1"/>
      <w:marLeft w:val="0"/>
      <w:marRight w:val="0"/>
      <w:marTop w:val="0"/>
      <w:marBottom w:val="0"/>
      <w:divBdr>
        <w:top w:val="none" w:sz="0" w:space="0" w:color="auto"/>
        <w:left w:val="none" w:sz="0" w:space="0" w:color="auto"/>
        <w:bottom w:val="none" w:sz="0" w:space="0" w:color="auto"/>
        <w:right w:val="none" w:sz="0" w:space="0" w:color="auto"/>
      </w:divBdr>
      <w:divsChild>
        <w:div w:id="1710492954">
          <w:marLeft w:val="150"/>
          <w:marRight w:val="0"/>
          <w:marTop w:val="0"/>
          <w:marBottom w:val="0"/>
          <w:divBdr>
            <w:top w:val="single" w:sz="6" w:space="0" w:color="FFC0CB"/>
            <w:left w:val="single" w:sz="6" w:space="1" w:color="FFC0CB"/>
            <w:bottom w:val="single" w:sz="6" w:space="1" w:color="FFC0CB"/>
            <w:right w:val="single" w:sz="6" w:space="1" w:color="FFC0CB"/>
          </w:divBdr>
        </w:div>
        <w:div w:id="476261794">
          <w:marLeft w:val="0"/>
          <w:marRight w:val="0"/>
          <w:marTop w:val="100"/>
          <w:marBottom w:val="100"/>
          <w:divBdr>
            <w:top w:val="none" w:sz="0" w:space="0" w:color="auto"/>
            <w:left w:val="none" w:sz="0" w:space="0" w:color="auto"/>
            <w:bottom w:val="none" w:sz="0" w:space="0" w:color="auto"/>
            <w:right w:val="none" w:sz="0" w:space="0" w:color="auto"/>
          </w:divBdr>
          <w:divsChild>
            <w:div w:id="918177487">
              <w:marLeft w:val="0"/>
              <w:marRight w:val="0"/>
              <w:marTop w:val="0"/>
              <w:marBottom w:val="0"/>
              <w:divBdr>
                <w:top w:val="none" w:sz="0" w:space="0" w:color="auto"/>
                <w:left w:val="none" w:sz="0" w:space="0" w:color="auto"/>
                <w:bottom w:val="none" w:sz="0" w:space="0" w:color="auto"/>
                <w:right w:val="none" w:sz="0" w:space="0" w:color="auto"/>
              </w:divBdr>
              <w:divsChild>
                <w:div w:id="449128846">
                  <w:marLeft w:val="0"/>
                  <w:marRight w:val="0"/>
                  <w:marTop w:val="0"/>
                  <w:marBottom w:val="0"/>
                  <w:divBdr>
                    <w:top w:val="none" w:sz="0" w:space="0" w:color="auto"/>
                    <w:left w:val="none" w:sz="0" w:space="0" w:color="auto"/>
                    <w:bottom w:val="none" w:sz="0" w:space="0" w:color="auto"/>
                    <w:right w:val="none" w:sz="0" w:space="0" w:color="auto"/>
                  </w:divBdr>
                  <w:divsChild>
                    <w:div w:id="131412510">
                      <w:marLeft w:val="0"/>
                      <w:marRight w:val="0"/>
                      <w:marTop w:val="0"/>
                      <w:marBottom w:val="0"/>
                      <w:divBdr>
                        <w:top w:val="none" w:sz="0" w:space="0" w:color="auto"/>
                        <w:left w:val="none" w:sz="0" w:space="0" w:color="auto"/>
                        <w:bottom w:val="none" w:sz="0" w:space="0" w:color="auto"/>
                        <w:right w:val="none" w:sz="0" w:space="0" w:color="auto"/>
                      </w:divBdr>
                      <w:divsChild>
                        <w:div w:id="884029427">
                          <w:marLeft w:val="0"/>
                          <w:marRight w:val="0"/>
                          <w:marTop w:val="15"/>
                          <w:marBottom w:val="0"/>
                          <w:divBdr>
                            <w:top w:val="none" w:sz="0" w:space="0" w:color="auto"/>
                            <w:left w:val="none" w:sz="0" w:space="0" w:color="auto"/>
                            <w:bottom w:val="none" w:sz="0" w:space="0" w:color="auto"/>
                            <w:right w:val="none" w:sz="0" w:space="0" w:color="auto"/>
                          </w:divBdr>
                        </w:div>
                        <w:div w:id="1950627396">
                          <w:marLeft w:val="0"/>
                          <w:marRight w:val="0"/>
                          <w:marTop w:val="15"/>
                          <w:marBottom w:val="0"/>
                          <w:divBdr>
                            <w:top w:val="none" w:sz="0" w:space="0" w:color="auto"/>
                            <w:left w:val="none" w:sz="0" w:space="0" w:color="auto"/>
                            <w:bottom w:val="none" w:sz="0" w:space="0" w:color="auto"/>
                            <w:right w:val="none" w:sz="0" w:space="0" w:color="auto"/>
                          </w:divBdr>
                        </w:div>
                        <w:div w:id="1413234427">
                          <w:marLeft w:val="0"/>
                          <w:marRight w:val="0"/>
                          <w:marTop w:val="15"/>
                          <w:marBottom w:val="0"/>
                          <w:divBdr>
                            <w:top w:val="none" w:sz="0" w:space="0" w:color="auto"/>
                            <w:left w:val="none" w:sz="0" w:space="0" w:color="auto"/>
                            <w:bottom w:val="none" w:sz="0" w:space="0" w:color="auto"/>
                            <w:right w:val="none" w:sz="0" w:space="0" w:color="auto"/>
                          </w:divBdr>
                        </w:div>
                        <w:div w:id="173884184">
                          <w:marLeft w:val="0"/>
                          <w:marRight w:val="0"/>
                          <w:marTop w:val="0"/>
                          <w:marBottom w:val="0"/>
                          <w:divBdr>
                            <w:top w:val="none" w:sz="0" w:space="0" w:color="auto"/>
                            <w:left w:val="none" w:sz="0" w:space="0" w:color="auto"/>
                            <w:bottom w:val="none" w:sz="0" w:space="0" w:color="auto"/>
                            <w:right w:val="none" w:sz="0" w:space="0" w:color="auto"/>
                          </w:divBdr>
                          <w:divsChild>
                            <w:div w:id="1259942535">
                              <w:marLeft w:val="0"/>
                              <w:marRight w:val="0"/>
                              <w:marTop w:val="0"/>
                              <w:marBottom w:val="0"/>
                              <w:divBdr>
                                <w:top w:val="none" w:sz="0" w:space="0" w:color="auto"/>
                                <w:left w:val="none" w:sz="0" w:space="0" w:color="auto"/>
                                <w:bottom w:val="none" w:sz="0" w:space="0" w:color="auto"/>
                                <w:right w:val="none" w:sz="0" w:space="0" w:color="auto"/>
                              </w:divBdr>
                            </w:div>
                          </w:divsChild>
                        </w:div>
                        <w:div w:id="322123119">
                          <w:marLeft w:val="0"/>
                          <w:marRight w:val="0"/>
                          <w:marTop w:val="0"/>
                          <w:marBottom w:val="0"/>
                          <w:divBdr>
                            <w:top w:val="none" w:sz="0" w:space="0" w:color="auto"/>
                            <w:left w:val="none" w:sz="0" w:space="0" w:color="auto"/>
                            <w:bottom w:val="none" w:sz="0" w:space="0" w:color="auto"/>
                            <w:right w:val="none" w:sz="0" w:space="0" w:color="auto"/>
                          </w:divBdr>
                        </w:div>
                      </w:divsChild>
                    </w:div>
                    <w:div w:id="1305700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3179189">
          <w:marLeft w:val="0"/>
          <w:marRight w:val="0"/>
          <w:marTop w:val="0"/>
          <w:marBottom w:val="0"/>
          <w:divBdr>
            <w:top w:val="none" w:sz="0" w:space="0" w:color="auto"/>
            <w:left w:val="none" w:sz="0" w:space="0" w:color="auto"/>
            <w:bottom w:val="none" w:sz="0" w:space="0" w:color="auto"/>
            <w:right w:val="none" w:sz="0" w:space="0" w:color="auto"/>
          </w:divBdr>
        </w:div>
        <w:div w:id="173541985">
          <w:marLeft w:val="0"/>
          <w:marRight w:val="0"/>
          <w:marTop w:val="0"/>
          <w:marBottom w:val="120"/>
          <w:divBdr>
            <w:top w:val="single" w:sz="6" w:space="8" w:color="D5DDC6"/>
            <w:left w:val="single" w:sz="6" w:space="0" w:color="D5DDC6"/>
            <w:bottom w:val="single" w:sz="6" w:space="12" w:color="D5DDC6"/>
            <w:right w:val="single" w:sz="6" w:space="0" w:color="D5DDC6"/>
          </w:divBdr>
          <w:divsChild>
            <w:div w:id="1454789184">
              <w:marLeft w:val="0"/>
              <w:marRight w:val="0"/>
              <w:marTop w:val="120"/>
              <w:marBottom w:val="120"/>
              <w:divBdr>
                <w:top w:val="none" w:sz="0" w:space="0" w:color="auto"/>
                <w:left w:val="none" w:sz="0" w:space="0" w:color="auto"/>
                <w:bottom w:val="none" w:sz="0" w:space="0" w:color="auto"/>
                <w:right w:val="none" w:sz="0" w:space="0" w:color="auto"/>
              </w:divBdr>
            </w:div>
          </w:divsChild>
        </w:div>
        <w:div w:id="1902057281">
          <w:marLeft w:val="0"/>
          <w:marRight w:val="0"/>
          <w:marTop w:val="0"/>
          <w:marBottom w:val="120"/>
          <w:divBdr>
            <w:top w:val="single" w:sz="6" w:space="8" w:color="D5DDC6"/>
            <w:left w:val="single" w:sz="6" w:space="0" w:color="D5DDC6"/>
            <w:bottom w:val="single" w:sz="6" w:space="12" w:color="D5DDC6"/>
            <w:right w:val="single" w:sz="6" w:space="0" w:color="D5DDC6"/>
          </w:divBdr>
          <w:divsChild>
            <w:div w:id="1483112303">
              <w:marLeft w:val="0"/>
              <w:marRight w:val="0"/>
              <w:marTop w:val="120"/>
              <w:marBottom w:val="120"/>
              <w:divBdr>
                <w:top w:val="none" w:sz="0" w:space="0" w:color="auto"/>
                <w:left w:val="none" w:sz="0" w:space="0" w:color="auto"/>
                <w:bottom w:val="none" w:sz="0" w:space="0" w:color="auto"/>
                <w:right w:val="none" w:sz="0" w:space="0" w:color="auto"/>
              </w:divBdr>
            </w:div>
          </w:divsChild>
        </w:div>
        <w:div w:id="1087574217">
          <w:marLeft w:val="0"/>
          <w:marRight w:val="0"/>
          <w:marTop w:val="0"/>
          <w:marBottom w:val="120"/>
          <w:divBdr>
            <w:top w:val="single" w:sz="6" w:space="8" w:color="D5DDC6"/>
            <w:left w:val="single" w:sz="6" w:space="0" w:color="D5DDC6"/>
            <w:bottom w:val="single" w:sz="6" w:space="12" w:color="D5DDC6"/>
            <w:right w:val="single" w:sz="6" w:space="0" w:color="D5DDC6"/>
          </w:divBdr>
          <w:divsChild>
            <w:div w:id="1351952298">
              <w:marLeft w:val="0"/>
              <w:marRight w:val="0"/>
              <w:marTop w:val="120"/>
              <w:marBottom w:val="120"/>
              <w:divBdr>
                <w:top w:val="none" w:sz="0" w:space="0" w:color="auto"/>
                <w:left w:val="none" w:sz="0" w:space="0" w:color="auto"/>
                <w:bottom w:val="none" w:sz="0" w:space="0" w:color="auto"/>
                <w:right w:val="none" w:sz="0" w:space="0" w:color="auto"/>
              </w:divBdr>
            </w:div>
          </w:divsChild>
        </w:div>
        <w:div w:id="2117285162">
          <w:marLeft w:val="0"/>
          <w:marRight w:val="0"/>
          <w:marTop w:val="120"/>
          <w:marBottom w:val="0"/>
          <w:divBdr>
            <w:top w:val="single" w:sz="6" w:space="0" w:color="D5DDC6"/>
            <w:left w:val="single" w:sz="6" w:space="4" w:color="D5DDC6"/>
            <w:bottom w:val="single" w:sz="6" w:space="0" w:color="D5DDC6"/>
            <w:right w:val="single" w:sz="6" w:space="0" w:color="D5DDC6"/>
          </w:divBdr>
        </w:div>
        <w:div w:id="1674645150">
          <w:marLeft w:val="0"/>
          <w:marRight w:val="0"/>
          <w:marTop w:val="0"/>
          <w:marBottom w:val="120"/>
          <w:divBdr>
            <w:top w:val="single" w:sz="6" w:space="8" w:color="D5DDC6"/>
            <w:left w:val="single" w:sz="6" w:space="0" w:color="D5DDC6"/>
            <w:bottom w:val="single" w:sz="6" w:space="12" w:color="D5DDC6"/>
            <w:right w:val="single" w:sz="6" w:space="0" w:color="D5DDC6"/>
          </w:divBdr>
          <w:divsChild>
            <w:div w:id="1789617242">
              <w:marLeft w:val="0"/>
              <w:marRight w:val="0"/>
              <w:marTop w:val="120"/>
              <w:marBottom w:val="120"/>
              <w:divBdr>
                <w:top w:val="none" w:sz="0" w:space="0" w:color="auto"/>
                <w:left w:val="none" w:sz="0" w:space="0" w:color="auto"/>
                <w:bottom w:val="none" w:sz="0" w:space="0" w:color="auto"/>
                <w:right w:val="none" w:sz="0" w:space="0" w:color="auto"/>
              </w:divBdr>
            </w:div>
          </w:divsChild>
        </w:div>
        <w:div w:id="1240214447">
          <w:marLeft w:val="0"/>
          <w:marRight w:val="0"/>
          <w:marTop w:val="120"/>
          <w:marBottom w:val="0"/>
          <w:divBdr>
            <w:top w:val="single" w:sz="6" w:space="0" w:color="D5DDC6"/>
            <w:left w:val="single" w:sz="6" w:space="4" w:color="D5DDC6"/>
            <w:bottom w:val="single" w:sz="6" w:space="0" w:color="D5DDC6"/>
            <w:right w:val="single" w:sz="6" w:space="0" w:color="D5DDC6"/>
          </w:divBdr>
        </w:div>
        <w:div w:id="1658608969">
          <w:marLeft w:val="0"/>
          <w:marRight w:val="0"/>
          <w:marTop w:val="0"/>
          <w:marBottom w:val="120"/>
          <w:divBdr>
            <w:top w:val="single" w:sz="6" w:space="8" w:color="D5DDC6"/>
            <w:left w:val="single" w:sz="6" w:space="0" w:color="D5DDC6"/>
            <w:bottom w:val="single" w:sz="6" w:space="12" w:color="D5DDC6"/>
            <w:right w:val="single" w:sz="6" w:space="0" w:color="D5DDC6"/>
          </w:divBdr>
          <w:divsChild>
            <w:div w:id="979724781">
              <w:marLeft w:val="0"/>
              <w:marRight w:val="0"/>
              <w:marTop w:val="120"/>
              <w:marBottom w:val="120"/>
              <w:divBdr>
                <w:top w:val="none" w:sz="0" w:space="0" w:color="auto"/>
                <w:left w:val="none" w:sz="0" w:space="0" w:color="auto"/>
                <w:bottom w:val="none" w:sz="0" w:space="0" w:color="auto"/>
                <w:right w:val="none" w:sz="0" w:space="0" w:color="auto"/>
              </w:divBdr>
            </w:div>
          </w:divsChild>
        </w:div>
        <w:div w:id="1524398222">
          <w:marLeft w:val="0"/>
          <w:marRight w:val="0"/>
          <w:marTop w:val="120"/>
          <w:marBottom w:val="0"/>
          <w:divBdr>
            <w:top w:val="single" w:sz="6" w:space="0" w:color="D5DDC6"/>
            <w:left w:val="single" w:sz="6" w:space="4" w:color="D5DDC6"/>
            <w:bottom w:val="single" w:sz="6" w:space="0" w:color="D5DDC6"/>
            <w:right w:val="single" w:sz="6" w:space="0" w:color="D5DDC6"/>
          </w:divBdr>
        </w:div>
        <w:div w:id="1914779702">
          <w:marLeft w:val="0"/>
          <w:marRight w:val="0"/>
          <w:marTop w:val="0"/>
          <w:marBottom w:val="120"/>
          <w:divBdr>
            <w:top w:val="single" w:sz="6" w:space="8" w:color="D5DDC6"/>
            <w:left w:val="single" w:sz="6" w:space="0" w:color="D5DDC6"/>
            <w:bottom w:val="single" w:sz="6" w:space="12" w:color="D5DDC6"/>
            <w:right w:val="single" w:sz="6" w:space="0" w:color="D5DDC6"/>
          </w:divBdr>
          <w:divsChild>
            <w:div w:id="1446389812">
              <w:marLeft w:val="0"/>
              <w:marRight w:val="0"/>
              <w:marTop w:val="120"/>
              <w:marBottom w:val="120"/>
              <w:divBdr>
                <w:top w:val="none" w:sz="0" w:space="0" w:color="auto"/>
                <w:left w:val="none" w:sz="0" w:space="0" w:color="auto"/>
                <w:bottom w:val="none" w:sz="0" w:space="0" w:color="auto"/>
                <w:right w:val="none" w:sz="0" w:space="0" w:color="auto"/>
              </w:divBdr>
            </w:div>
          </w:divsChild>
        </w:div>
        <w:div w:id="42995366">
          <w:marLeft w:val="0"/>
          <w:marRight w:val="0"/>
          <w:marTop w:val="120"/>
          <w:marBottom w:val="0"/>
          <w:divBdr>
            <w:top w:val="single" w:sz="6" w:space="0" w:color="D5DDC6"/>
            <w:left w:val="single" w:sz="6" w:space="4" w:color="D5DDC6"/>
            <w:bottom w:val="single" w:sz="6" w:space="0" w:color="D5DDC6"/>
            <w:right w:val="single" w:sz="6" w:space="0" w:color="D5DDC6"/>
          </w:divBdr>
        </w:div>
        <w:div w:id="328143013">
          <w:marLeft w:val="0"/>
          <w:marRight w:val="0"/>
          <w:marTop w:val="0"/>
          <w:marBottom w:val="120"/>
          <w:divBdr>
            <w:top w:val="single" w:sz="6" w:space="8" w:color="D5DDC6"/>
            <w:left w:val="single" w:sz="6" w:space="0" w:color="D5DDC6"/>
            <w:bottom w:val="single" w:sz="6" w:space="12" w:color="D5DDC6"/>
            <w:right w:val="single" w:sz="6" w:space="0" w:color="D5DDC6"/>
          </w:divBdr>
          <w:divsChild>
            <w:div w:id="1599413180">
              <w:marLeft w:val="0"/>
              <w:marRight w:val="0"/>
              <w:marTop w:val="120"/>
              <w:marBottom w:val="120"/>
              <w:divBdr>
                <w:top w:val="none" w:sz="0" w:space="0" w:color="auto"/>
                <w:left w:val="none" w:sz="0" w:space="0" w:color="auto"/>
                <w:bottom w:val="none" w:sz="0" w:space="0" w:color="auto"/>
                <w:right w:val="none" w:sz="0" w:space="0" w:color="auto"/>
              </w:divBdr>
            </w:div>
          </w:divsChild>
        </w:div>
        <w:div w:id="1711608981">
          <w:marLeft w:val="0"/>
          <w:marRight w:val="0"/>
          <w:marTop w:val="0"/>
          <w:marBottom w:val="120"/>
          <w:divBdr>
            <w:top w:val="single" w:sz="6" w:space="8" w:color="D5DDC6"/>
            <w:left w:val="single" w:sz="6" w:space="0" w:color="D5DDC6"/>
            <w:bottom w:val="single" w:sz="6" w:space="12" w:color="D5DDC6"/>
            <w:right w:val="single" w:sz="6" w:space="0" w:color="D5DDC6"/>
          </w:divBdr>
          <w:divsChild>
            <w:div w:id="1077479454">
              <w:marLeft w:val="0"/>
              <w:marRight w:val="0"/>
              <w:marTop w:val="120"/>
              <w:marBottom w:val="120"/>
              <w:divBdr>
                <w:top w:val="none" w:sz="0" w:space="0" w:color="auto"/>
                <w:left w:val="none" w:sz="0" w:space="0" w:color="auto"/>
                <w:bottom w:val="none" w:sz="0" w:space="0" w:color="auto"/>
                <w:right w:val="none" w:sz="0" w:space="0" w:color="auto"/>
              </w:divBdr>
            </w:div>
          </w:divsChild>
        </w:div>
        <w:div w:id="705839320">
          <w:marLeft w:val="0"/>
          <w:marRight w:val="0"/>
          <w:marTop w:val="120"/>
          <w:marBottom w:val="0"/>
          <w:divBdr>
            <w:top w:val="single" w:sz="6" w:space="0" w:color="D5DDC6"/>
            <w:left w:val="single" w:sz="6" w:space="4" w:color="D5DDC6"/>
            <w:bottom w:val="single" w:sz="6" w:space="0" w:color="D5DDC6"/>
            <w:right w:val="single" w:sz="6" w:space="0" w:color="D5DDC6"/>
          </w:divBdr>
        </w:div>
        <w:div w:id="1681620743">
          <w:marLeft w:val="0"/>
          <w:marRight w:val="0"/>
          <w:marTop w:val="0"/>
          <w:marBottom w:val="120"/>
          <w:divBdr>
            <w:top w:val="single" w:sz="6" w:space="8" w:color="D5DDC6"/>
            <w:left w:val="single" w:sz="6" w:space="0" w:color="D5DDC6"/>
            <w:bottom w:val="single" w:sz="6" w:space="12" w:color="D5DDC6"/>
            <w:right w:val="single" w:sz="6" w:space="0" w:color="D5DDC6"/>
          </w:divBdr>
          <w:divsChild>
            <w:div w:id="1155798130">
              <w:marLeft w:val="0"/>
              <w:marRight w:val="0"/>
              <w:marTop w:val="120"/>
              <w:marBottom w:val="120"/>
              <w:divBdr>
                <w:top w:val="none" w:sz="0" w:space="0" w:color="auto"/>
                <w:left w:val="none" w:sz="0" w:space="0" w:color="auto"/>
                <w:bottom w:val="none" w:sz="0" w:space="0" w:color="auto"/>
                <w:right w:val="none" w:sz="0" w:space="0" w:color="auto"/>
              </w:divBdr>
            </w:div>
          </w:divsChild>
        </w:div>
        <w:div w:id="207839679">
          <w:marLeft w:val="0"/>
          <w:marRight w:val="0"/>
          <w:marTop w:val="0"/>
          <w:marBottom w:val="120"/>
          <w:divBdr>
            <w:top w:val="single" w:sz="6" w:space="8" w:color="D5DDC6"/>
            <w:left w:val="single" w:sz="6" w:space="0" w:color="D5DDC6"/>
            <w:bottom w:val="single" w:sz="6" w:space="12" w:color="D5DDC6"/>
            <w:right w:val="single" w:sz="6" w:space="0" w:color="D5DDC6"/>
          </w:divBdr>
          <w:divsChild>
            <w:div w:id="190918703">
              <w:marLeft w:val="0"/>
              <w:marRight w:val="0"/>
              <w:marTop w:val="120"/>
              <w:marBottom w:val="120"/>
              <w:divBdr>
                <w:top w:val="none" w:sz="0" w:space="0" w:color="auto"/>
                <w:left w:val="none" w:sz="0" w:space="0" w:color="auto"/>
                <w:bottom w:val="none" w:sz="0" w:space="0" w:color="auto"/>
                <w:right w:val="none" w:sz="0" w:space="0" w:color="auto"/>
              </w:divBdr>
            </w:div>
          </w:divsChild>
        </w:div>
        <w:div w:id="2139907244">
          <w:marLeft w:val="0"/>
          <w:marRight w:val="0"/>
          <w:marTop w:val="120"/>
          <w:marBottom w:val="0"/>
          <w:divBdr>
            <w:top w:val="single" w:sz="6" w:space="0" w:color="D5DDC6"/>
            <w:left w:val="single" w:sz="6" w:space="4" w:color="D5DDC6"/>
            <w:bottom w:val="single" w:sz="6" w:space="0" w:color="D5DDC6"/>
            <w:right w:val="single" w:sz="6" w:space="0" w:color="D5DDC6"/>
          </w:divBdr>
        </w:div>
        <w:div w:id="1968781323">
          <w:marLeft w:val="0"/>
          <w:marRight w:val="0"/>
          <w:marTop w:val="0"/>
          <w:marBottom w:val="120"/>
          <w:divBdr>
            <w:top w:val="single" w:sz="6" w:space="8" w:color="D5DDC6"/>
            <w:left w:val="single" w:sz="6" w:space="0" w:color="D5DDC6"/>
            <w:bottom w:val="single" w:sz="6" w:space="12" w:color="D5DDC6"/>
            <w:right w:val="single" w:sz="6" w:space="0" w:color="D5DDC6"/>
          </w:divBdr>
          <w:divsChild>
            <w:div w:id="237982535">
              <w:marLeft w:val="0"/>
              <w:marRight w:val="0"/>
              <w:marTop w:val="120"/>
              <w:marBottom w:val="120"/>
              <w:divBdr>
                <w:top w:val="none" w:sz="0" w:space="0" w:color="auto"/>
                <w:left w:val="none" w:sz="0" w:space="0" w:color="auto"/>
                <w:bottom w:val="none" w:sz="0" w:space="0" w:color="auto"/>
                <w:right w:val="none" w:sz="0" w:space="0" w:color="auto"/>
              </w:divBdr>
            </w:div>
          </w:divsChild>
        </w:div>
        <w:div w:id="779834912">
          <w:marLeft w:val="0"/>
          <w:marRight w:val="0"/>
          <w:marTop w:val="0"/>
          <w:marBottom w:val="120"/>
          <w:divBdr>
            <w:top w:val="single" w:sz="6" w:space="8" w:color="D5DDC6"/>
            <w:left w:val="single" w:sz="6" w:space="0" w:color="D5DDC6"/>
            <w:bottom w:val="single" w:sz="6" w:space="12" w:color="D5DDC6"/>
            <w:right w:val="single" w:sz="6" w:space="0" w:color="D5DDC6"/>
          </w:divBdr>
          <w:divsChild>
            <w:div w:id="1787193963">
              <w:marLeft w:val="0"/>
              <w:marRight w:val="0"/>
              <w:marTop w:val="120"/>
              <w:marBottom w:val="120"/>
              <w:divBdr>
                <w:top w:val="none" w:sz="0" w:space="0" w:color="auto"/>
                <w:left w:val="none" w:sz="0" w:space="0" w:color="auto"/>
                <w:bottom w:val="none" w:sz="0" w:space="0" w:color="auto"/>
                <w:right w:val="none" w:sz="0" w:space="0" w:color="auto"/>
              </w:divBdr>
            </w:div>
          </w:divsChild>
        </w:div>
        <w:div w:id="985162994">
          <w:marLeft w:val="0"/>
          <w:marRight w:val="0"/>
          <w:marTop w:val="120"/>
          <w:marBottom w:val="0"/>
          <w:divBdr>
            <w:top w:val="single" w:sz="6" w:space="0" w:color="D5DDC6"/>
            <w:left w:val="single" w:sz="6" w:space="4" w:color="D5DDC6"/>
            <w:bottom w:val="single" w:sz="6" w:space="0" w:color="D5DDC6"/>
            <w:right w:val="single" w:sz="6" w:space="0" w:color="D5DDC6"/>
          </w:divBdr>
        </w:div>
        <w:div w:id="696850042">
          <w:marLeft w:val="0"/>
          <w:marRight w:val="0"/>
          <w:marTop w:val="0"/>
          <w:marBottom w:val="120"/>
          <w:divBdr>
            <w:top w:val="single" w:sz="6" w:space="8" w:color="D5DDC6"/>
            <w:left w:val="single" w:sz="6" w:space="0" w:color="D5DDC6"/>
            <w:bottom w:val="single" w:sz="6" w:space="12" w:color="D5DDC6"/>
            <w:right w:val="single" w:sz="6" w:space="0" w:color="D5DDC6"/>
          </w:divBdr>
          <w:divsChild>
            <w:div w:id="1318876996">
              <w:marLeft w:val="0"/>
              <w:marRight w:val="0"/>
              <w:marTop w:val="120"/>
              <w:marBottom w:val="120"/>
              <w:divBdr>
                <w:top w:val="none" w:sz="0" w:space="0" w:color="auto"/>
                <w:left w:val="none" w:sz="0" w:space="0" w:color="auto"/>
                <w:bottom w:val="none" w:sz="0" w:space="0" w:color="auto"/>
                <w:right w:val="none" w:sz="0" w:space="0" w:color="auto"/>
              </w:divBdr>
            </w:div>
          </w:divsChild>
        </w:div>
        <w:div w:id="1435049752">
          <w:marLeft w:val="0"/>
          <w:marRight w:val="0"/>
          <w:marTop w:val="120"/>
          <w:marBottom w:val="0"/>
          <w:divBdr>
            <w:top w:val="single" w:sz="6" w:space="0" w:color="D5DDC6"/>
            <w:left w:val="single" w:sz="6" w:space="4" w:color="D5DDC6"/>
            <w:bottom w:val="single" w:sz="6" w:space="0" w:color="D5DDC6"/>
            <w:right w:val="single" w:sz="6" w:space="0" w:color="D5DDC6"/>
          </w:divBdr>
        </w:div>
        <w:div w:id="611976862">
          <w:marLeft w:val="0"/>
          <w:marRight w:val="0"/>
          <w:marTop w:val="0"/>
          <w:marBottom w:val="120"/>
          <w:divBdr>
            <w:top w:val="single" w:sz="6" w:space="8" w:color="D5DDC6"/>
            <w:left w:val="single" w:sz="6" w:space="0" w:color="D5DDC6"/>
            <w:bottom w:val="single" w:sz="6" w:space="12" w:color="D5DDC6"/>
            <w:right w:val="single" w:sz="6" w:space="0" w:color="D5DDC6"/>
          </w:divBdr>
          <w:divsChild>
            <w:div w:id="406920922">
              <w:marLeft w:val="0"/>
              <w:marRight w:val="0"/>
              <w:marTop w:val="120"/>
              <w:marBottom w:val="120"/>
              <w:divBdr>
                <w:top w:val="none" w:sz="0" w:space="0" w:color="auto"/>
                <w:left w:val="none" w:sz="0" w:space="0" w:color="auto"/>
                <w:bottom w:val="none" w:sz="0" w:space="0" w:color="auto"/>
                <w:right w:val="none" w:sz="0" w:space="0" w:color="auto"/>
              </w:divBdr>
            </w:div>
          </w:divsChild>
        </w:div>
        <w:div w:id="1083382678">
          <w:marLeft w:val="0"/>
          <w:marRight w:val="0"/>
          <w:marTop w:val="0"/>
          <w:marBottom w:val="120"/>
          <w:divBdr>
            <w:top w:val="single" w:sz="6" w:space="8" w:color="D5DDC6"/>
            <w:left w:val="single" w:sz="6" w:space="0" w:color="D5DDC6"/>
            <w:bottom w:val="single" w:sz="6" w:space="12" w:color="D5DDC6"/>
            <w:right w:val="single" w:sz="6" w:space="0" w:color="D5DDC6"/>
          </w:divBdr>
          <w:divsChild>
            <w:div w:id="1050610570">
              <w:marLeft w:val="0"/>
              <w:marRight w:val="0"/>
              <w:marTop w:val="120"/>
              <w:marBottom w:val="120"/>
              <w:divBdr>
                <w:top w:val="none" w:sz="0" w:space="0" w:color="auto"/>
                <w:left w:val="none" w:sz="0" w:space="0" w:color="auto"/>
                <w:bottom w:val="none" w:sz="0" w:space="0" w:color="auto"/>
                <w:right w:val="none" w:sz="0" w:space="0" w:color="auto"/>
              </w:divBdr>
            </w:div>
          </w:divsChild>
        </w:div>
        <w:div w:id="1546025567">
          <w:marLeft w:val="0"/>
          <w:marRight w:val="0"/>
          <w:marTop w:val="120"/>
          <w:marBottom w:val="0"/>
          <w:divBdr>
            <w:top w:val="single" w:sz="6" w:space="0" w:color="D5DDC6"/>
            <w:left w:val="single" w:sz="6" w:space="4" w:color="D5DDC6"/>
            <w:bottom w:val="single" w:sz="6" w:space="0" w:color="D5DDC6"/>
            <w:right w:val="single" w:sz="6" w:space="0" w:color="D5DDC6"/>
          </w:divBdr>
        </w:div>
      </w:divsChild>
    </w:div>
    <w:div w:id="759175576">
      <w:bodyDiv w:val="1"/>
      <w:marLeft w:val="0"/>
      <w:marRight w:val="0"/>
      <w:marTop w:val="0"/>
      <w:marBottom w:val="0"/>
      <w:divBdr>
        <w:top w:val="none" w:sz="0" w:space="0" w:color="auto"/>
        <w:left w:val="none" w:sz="0" w:space="0" w:color="auto"/>
        <w:bottom w:val="none" w:sz="0" w:space="0" w:color="auto"/>
        <w:right w:val="none" w:sz="0" w:space="0" w:color="auto"/>
      </w:divBdr>
      <w:divsChild>
        <w:div w:id="750198383">
          <w:marLeft w:val="0"/>
          <w:marRight w:val="0"/>
          <w:marTop w:val="0"/>
          <w:marBottom w:val="0"/>
          <w:divBdr>
            <w:top w:val="none" w:sz="0" w:space="0" w:color="auto"/>
            <w:left w:val="none" w:sz="0" w:space="0" w:color="auto"/>
            <w:bottom w:val="none" w:sz="0" w:space="0" w:color="auto"/>
            <w:right w:val="none" w:sz="0" w:space="0" w:color="auto"/>
          </w:divBdr>
          <w:divsChild>
            <w:div w:id="857157289">
              <w:marLeft w:val="0"/>
              <w:marRight w:val="0"/>
              <w:marTop w:val="240"/>
              <w:marBottom w:val="240"/>
              <w:divBdr>
                <w:top w:val="none" w:sz="0" w:space="0" w:color="auto"/>
                <w:left w:val="none" w:sz="0" w:space="0" w:color="auto"/>
                <w:bottom w:val="none" w:sz="0" w:space="0" w:color="auto"/>
                <w:right w:val="none" w:sz="0" w:space="0" w:color="auto"/>
              </w:divBdr>
            </w:div>
          </w:divsChild>
        </w:div>
        <w:div w:id="1379281178">
          <w:marLeft w:val="0"/>
          <w:marRight w:val="0"/>
          <w:marTop w:val="0"/>
          <w:marBottom w:val="0"/>
          <w:divBdr>
            <w:top w:val="none" w:sz="0" w:space="0" w:color="auto"/>
            <w:left w:val="none" w:sz="0" w:space="0" w:color="auto"/>
            <w:bottom w:val="none" w:sz="0" w:space="0" w:color="auto"/>
            <w:right w:val="none" w:sz="0" w:space="0" w:color="auto"/>
          </w:divBdr>
          <w:divsChild>
            <w:div w:id="2086680128">
              <w:marLeft w:val="0"/>
              <w:marRight w:val="0"/>
              <w:marTop w:val="240"/>
              <w:marBottom w:val="240"/>
              <w:divBdr>
                <w:top w:val="none" w:sz="0" w:space="0" w:color="auto"/>
                <w:left w:val="none" w:sz="0" w:space="0" w:color="auto"/>
                <w:bottom w:val="none" w:sz="0" w:space="0" w:color="auto"/>
                <w:right w:val="none" w:sz="0" w:space="0" w:color="auto"/>
              </w:divBdr>
            </w:div>
          </w:divsChild>
        </w:div>
        <w:div w:id="972254844">
          <w:marLeft w:val="0"/>
          <w:marRight w:val="0"/>
          <w:marTop w:val="0"/>
          <w:marBottom w:val="0"/>
          <w:divBdr>
            <w:top w:val="none" w:sz="0" w:space="0" w:color="auto"/>
            <w:left w:val="none" w:sz="0" w:space="0" w:color="auto"/>
            <w:bottom w:val="none" w:sz="0" w:space="0" w:color="auto"/>
            <w:right w:val="none" w:sz="0" w:space="0" w:color="auto"/>
          </w:divBdr>
          <w:divsChild>
            <w:div w:id="1281841203">
              <w:marLeft w:val="0"/>
              <w:marRight w:val="0"/>
              <w:marTop w:val="240"/>
              <w:marBottom w:val="240"/>
              <w:divBdr>
                <w:top w:val="none" w:sz="0" w:space="0" w:color="auto"/>
                <w:left w:val="none" w:sz="0" w:space="0" w:color="auto"/>
                <w:bottom w:val="none" w:sz="0" w:space="0" w:color="auto"/>
                <w:right w:val="none" w:sz="0" w:space="0" w:color="auto"/>
              </w:divBdr>
            </w:div>
          </w:divsChild>
        </w:div>
        <w:div w:id="449015824">
          <w:marLeft w:val="0"/>
          <w:marRight w:val="0"/>
          <w:marTop w:val="0"/>
          <w:marBottom w:val="0"/>
          <w:divBdr>
            <w:top w:val="none" w:sz="0" w:space="0" w:color="auto"/>
            <w:left w:val="none" w:sz="0" w:space="0" w:color="auto"/>
            <w:bottom w:val="none" w:sz="0" w:space="0" w:color="auto"/>
            <w:right w:val="none" w:sz="0" w:space="0" w:color="auto"/>
          </w:divBdr>
          <w:divsChild>
            <w:div w:id="538511281">
              <w:marLeft w:val="0"/>
              <w:marRight w:val="0"/>
              <w:marTop w:val="240"/>
              <w:marBottom w:val="240"/>
              <w:divBdr>
                <w:top w:val="none" w:sz="0" w:space="0" w:color="auto"/>
                <w:left w:val="none" w:sz="0" w:space="0" w:color="auto"/>
                <w:bottom w:val="none" w:sz="0" w:space="0" w:color="auto"/>
                <w:right w:val="none" w:sz="0" w:space="0" w:color="auto"/>
              </w:divBdr>
            </w:div>
          </w:divsChild>
        </w:div>
        <w:div w:id="1166480037">
          <w:marLeft w:val="0"/>
          <w:marRight w:val="0"/>
          <w:marTop w:val="0"/>
          <w:marBottom w:val="0"/>
          <w:divBdr>
            <w:top w:val="none" w:sz="0" w:space="0" w:color="auto"/>
            <w:left w:val="none" w:sz="0" w:space="0" w:color="auto"/>
            <w:bottom w:val="none" w:sz="0" w:space="0" w:color="auto"/>
            <w:right w:val="none" w:sz="0" w:space="0" w:color="auto"/>
          </w:divBdr>
          <w:divsChild>
            <w:div w:id="408159457">
              <w:marLeft w:val="0"/>
              <w:marRight w:val="0"/>
              <w:marTop w:val="240"/>
              <w:marBottom w:val="240"/>
              <w:divBdr>
                <w:top w:val="none" w:sz="0" w:space="0" w:color="auto"/>
                <w:left w:val="none" w:sz="0" w:space="0" w:color="auto"/>
                <w:bottom w:val="none" w:sz="0" w:space="0" w:color="auto"/>
                <w:right w:val="none" w:sz="0" w:space="0" w:color="auto"/>
              </w:divBdr>
            </w:div>
          </w:divsChild>
        </w:div>
        <w:div w:id="1997032815">
          <w:marLeft w:val="0"/>
          <w:marRight w:val="0"/>
          <w:marTop w:val="0"/>
          <w:marBottom w:val="0"/>
          <w:divBdr>
            <w:top w:val="none" w:sz="0" w:space="0" w:color="auto"/>
            <w:left w:val="none" w:sz="0" w:space="0" w:color="auto"/>
            <w:bottom w:val="none" w:sz="0" w:space="0" w:color="auto"/>
            <w:right w:val="none" w:sz="0" w:space="0" w:color="auto"/>
          </w:divBdr>
          <w:divsChild>
            <w:div w:id="705718326">
              <w:marLeft w:val="0"/>
              <w:marRight w:val="0"/>
              <w:marTop w:val="240"/>
              <w:marBottom w:val="240"/>
              <w:divBdr>
                <w:top w:val="none" w:sz="0" w:space="0" w:color="auto"/>
                <w:left w:val="none" w:sz="0" w:space="0" w:color="auto"/>
                <w:bottom w:val="none" w:sz="0" w:space="0" w:color="auto"/>
                <w:right w:val="none" w:sz="0" w:space="0" w:color="auto"/>
              </w:divBdr>
            </w:div>
          </w:divsChild>
        </w:div>
        <w:div w:id="205877952">
          <w:marLeft w:val="0"/>
          <w:marRight w:val="0"/>
          <w:marTop w:val="0"/>
          <w:marBottom w:val="0"/>
          <w:divBdr>
            <w:top w:val="none" w:sz="0" w:space="0" w:color="auto"/>
            <w:left w:val="none" w:sz="0" w:space="0" w:color="auto"/>
            <w:bottom w:val="none" w:sz="0" w:space="0" w:color="auto"/>
            <w:right w:val="none" w:sz="0" w:space="0" w:color="auto"/>
          </w:divBdr>
          <w:divsChild>
            <w:div w:id="1639216717">
              <w:marLeft w:val="0"/>
              <w:marRight w:val="0"/>
              <w:marTop w:val="240"/>
              <w:marBottom w:val="240"/>
              <w:divBdr>
                <w:top w:val="none" w:sz="0" w:space="0" w:color="auto"/>
                <w:left w:val="none" w:sz="0" w:space="0" w:color="auto"/>
                <w:bottom w:val="none" w:sz="0" w:space="0" w:color="auto"/>
                <w:right w:val="none" w:sz="0" w:space="0" w:color="auto"/>
              </w:divBdr>
            </w:div>
          </w:divsChild>
        </w:div>
        <w:div w:id="495147082">
          <w:marLeft w:val="0"/>
          <w:marRight w:val="0"/>
          <w:marTop w:val="0"/>
          <w:marBottom w:val="0"/>
          <w:divBdr>
            <w:top w:val="none" w:sz="0" w:space="0" w:color="auto"/>
            <w:left w:val="none" w:sz="0" w:space="0" w:color="auto"/>
            <w:bottom w:val="none" w:sz="0" w:space="0" w:color="auto"/>
            <w:right w:val="none" w:sz="0" w:space="0" w:color="auto"/>
          </w:divBdr>
          <w:divsChild>
            <w:div w:id="1338923659">
              <w:marLeft w:val="0"/>
              <w:marRight w:val="0"/>
              <w:marTop w:val="240"/>
              <w:marBottom w:val="240"/>
              <w:divBdr>
                <w:top w:val="none" w:sz="0" w:space="0" w:color="auto"/>
                <w:left w:val="none" w:sz="0" w:space="0" w:color="auto"/>
                <w:bottom w:val="none" w:sz="0" w:space="0" w:color="auto"/>
                <w:right w:val="none" w:sz="0" w:space="0" w:color="auto"/>
              </w:divBdr>
            </w:div>
          </w:divsChild>
        </w:div>
        <w:div w:id="906262413">
          <w:marLeft w:val="0"/>
          <w:marRight w:val="0"/>
          <w:marTop w:val="0"/>
          <w:marBottom w:val="0"/>
          <w:divBdr>
            <w:top w:val="none" w:sz="0" w:space="0" w:color="auto"/>
            <w:left w:val="none" w:sz="0" w:space="0" w:color="auto"/>
            <w:bottom w:val="none" w:sz="0" w:space="0" w:color="auto"/>
            <w:right w:val="none" w:sz="0" w:space="0" w:color="auto"/>
          </w:divBdr>
          <w:divsChild>
            <w:div w:id="180899076">
              <w:marLeft w:val="0"/>
              <w:marRight w:val="0"/>
              <w:marTop w:val="240"/>
              <w:marBottom w:val="240"/>
              <w:divBdr>
                <w:top w:val="none" w:sz="0" w:space="0" w:color="auto"/>
                <w:left w:val="none" w:sz="0" w:space="0" w:color="auto"/>
                <w:bottom w:val="none" w:sz="0" w:space="0" w:color="auto"/>
                <w:right w:val="none" w:sz="0" w:space="0" w:color="auto"/>
              </w:divBdr>
            </w:div>
          </w:divsChild>
        </w:div>
        <w:div w:id="799222953">
          <w:marLeft w:val="0"/>
          <w:marRight w:val="0"/>
          <w:marTop w:val="0"/>
          <w:marBottom w:val="0"/>
          <w:divBdr>
            <w:top w:val="none" w:sz="0" w:space="0" w:color="auto"/>
            <w:left w:val="none" w:sz="0" w:space="0" w:color="auto"/>
            <w:bottom w:val="none" w:sz="0" w:space="0" w:color="auto"/>
            <w:right w:val="none" w:sz="0" w:space="0" w:color="auto"/>
          </w:divBdr>
          <w:divsChild>
            <w:div w:id="270478270">
              <w:marLeft w:val="0"/>
              <w:marRight w:val="0"/>
              <w:marTop w:val="240"/>
              <w:marBottom w:val="240"/>
              <w:divBdr>
                <w:top w:val="none" w:sz="0" w:space="0" w:color="auto"/>
                <w:left w:val="none" w:sz="0" w:space="0" w:color="auto"/>
                <w:bottom w:val="none" w:sz="0" w:space="0" w:color="auto"/>
                <w:right w:val="none" w:sz="0" w:space="0" w:color="auto"/>
              </w:divBdr>
            </w:div>
          </w:divsChild>
        </w:div>
        <w:div w:id="874923118">
          <w:marLeft w:val="0"/>
          <w:marRight w:val="0"/>
          <w:marTop w:val="0"/>
          <w:marBottom w:val="0"/>
          <w:divBdr>
            <w:top w:val="none" w:sz="0" w:space="0" w:color="auto"/>
            <w:left w:val="none" w:sz="0" w:space="0" w:color="auto"/>
            <w:bottom w:val="none" w:sz="0" w:space="0" w:color="auto"/>
            <w:right w:val="none" w:sz="0" w:space="0" w:color="auto"/>
          </w:divBdr>
          <w:divsChild>
            <w:div w:id="2033265979">
              <w:marLeft w:val="0"/>
              <w:marRight w:val="0"/>
              <w:marTop w:val="240"/>
              <w:marBottom w:val="240"/>
              <w:divBdr>
                <w:top w:val="none" w:sz="0" w:space="0" w:color="auto"/>
                <w:left w:val="none" w:sz="0" w:space="0" w:color="auto"/>
                <w:bottom w:val="none" w:sz="0" w:space="0" w:color="auto"/>
                <w:right w:val="none" w:sz="0" w:space="0" w:color="auto"/>
              </w:divBdr>
            </w:div>
          </w:divsChild>
        </w:div>
        <w:div w:id="133373047">
          <w:marLeft w:val="0"/>
          <w:marRight w:val="0"/>
          <w:marTop w:val="0"/>
          <w:marBottom w:val="0"/>
          <w:divBdr>
            <w:top w:val="none" w:sz="0" w:space="0" w:color="auto"/>
            <w:left w:val="none" w:sz="0" w:space="0" w:color="auto"/>
            <w:bottom w:val="none" w:sz="0" w:space="0" w:color="auto"/>
            <w:right w:val="none" w:sz="0" w:space="0" w:color="auto"/>
          </w:divBdr>
          <w:divsChild>
            <w:div w:id="894584784">
              <w:marLeft w:val="0"/>
              <w:marRight w:val="0"/>
              <w:marTop w:val="240"/>
              <w:marBottom w:val="240"/>
              <w:divBdr>
                <w:top w:val="none" w:sz="0" w:space="0" w:color="auto"/>
                <w:left w:val="none" w:sz="0" w:space="0" w:color="auto"/>
                <w:bottom w:val="none" w:sz="0" w:space="0" w:color="auto"/>
                <w:right w:val="none" w:sz="0" w:space="0" w:color="auto"/>
              </w:divBdr>
            </w:div>
          </w:divsChild>
        </w:div>
        <w:div w:id="471211354">
          <w:marLeft w:val="0"/>
          <w:marRight w:val="0"/>
          <w:marTop w:val="0"/>
          <w:marBottom w:val="0"/>
          <w:divBdr>
            <w:top w:val="none" w:sz="0" w:space="0" w:color="auto"/>
            <w:left w:val="none" w:sz="0" w:space="0" w:color="auto"/>
            <w:bottom w:val="none" w:sz="0" w:space="0" w:color="auto"/>
            <w:right w:val="none" w:sz="0" w:space="0" w:color="auto"/>
          </w:divBdr>
          <w:divsChild>
            <w:div w:id="1797603456">
              <w:marLeft w:val="0"/>
              <w:marRight w:val="0"/>
              <w:marTop w:val="240"/>
              <w:marBottom w:val="240"/>
              <w:divBdr>
                <w:top w:val="none" w:sz="0" w:space="0" w:color="auto"/>
                <w:left w:val="none" w:sz="0" w:space="0" w:color="auto"/>
                <w:bottom w:val="none" w:sz="0" w:space="0" w:color="auto"/>
                <w:right w:val="none" w:sz="0" w:space="0" w:color="auto"/>
              </w:divBdr>
            </w:div>
          </w:divsChild>
        </w:div>
        <w:div w:id="2103452166">
          <w:marLeft w:val="0"/>
          <w:marRight w:val="0"/>
          <w:marTop w:val="0"/>
          <w:marBottom w:val="0"/>
          <w:divBdr>
            <w:top w:val="none" w:sz="0" w:space="0" w:color="auto"/>
            <w:left w:val="none" w:sz="0" w:space="0" w:color="auto"/>
            <w:bottom w:val="none" w:sz="0" w:space="0" w:color="auto"/>
            <w:right w:val="none" w:sz="0" w:space="0" w:color="auto"/>
          </w:divBdr>
          <w:divsChild>
            <w:div w:id="42684104">
              <w:marLeft w:val="0"/>
              <w:marRight w:val="0"/>
              <w:marTop w:val="240"/>
              <w:marBottom w:val="240"/>
              <w:divBdr>
                <w:top w:val="none" w:sz="0" w:space="0" w:color="auto"/>
                <w:left w:val="none" w:sz="0" w:space="0" w:color="auto"/>
                <w:bottom w:val="none" w:sz="0" w:space="0" w:color="auto"/>
                <w:right w:val="none" w:sz="0" w:space="0" w:color="auto"/>
              </w:divBdr>
            </w:div>
          </w:divsChild>
        </w:div>
        <w:div w:id="569196085">
          <w:marLeft w:val="0"/>
          <w:marRight w:val="0"/>
          <w:marTop w:val="0"/>
          <w:marBottom w:val="0"/>
          <w:divBdr>
            <w:top w:val="none" w:sz="0" w:space="0" w:color="auto"/>
            <w:left w:val="none" w:sz="0" w:space="0" w:color="auto"/>
            <w:bottom w:val="none" w:sz="0" w:space="0" w:color="auto"/>
            <w:right w:val="none" w:sz="0" w:space="0" w:color="auto"/>
          </w:divBdr>
          <w:divsChild>
            <w:div w:id="913785521">
              <w:marLeft w:val="0"/>
              <w:marRight w:val="0"/>
              <w:marTop w:val="240"/>
              <w:marBottom w:val="240"/>
              <w:divBdr>
                <w:top w:val="none" w:sz="0" w:space="0" w:color="auto"/>
                <w:left w:val="none" w:sz="0" w:space="0" w:color="auto"/>
                <w:bottom w:val="none" w:sz="0" w:space="0" w:color="auto"/>
                <w:right w:val="none" w:sz="0" w:space="0" w:color="auto"/>
              </w:divBdr>
            </w:div>
          </w:divsChild>
        </w:div>
        <w:div w:id="250285228">
          <w:marLeft w:val="0"/>
          <w:marRight w:val="0"/>
          <w:marTop w:val="0"/>
          <w:marBottom w:val="0"/>
          <w:divBdr>
            <w:top w:val="none" w:sz="0" w:space="0" w:color="auto"/>
            <w:left w:val="none" w:sz="0" w:space="0" w:color="auto"/>
            <w:bottom w:val="none" w:sz="0" w:space="0" w:color="auto"/>
            <w:right w:val="none" w:sz="0" w:space="0" w:color="auto"/>
          </w:divBdr>
          <w:divsChild>
            <w:div w:id="28655227">
              <w:marLeft w:val="0"/>
              <w:marRight w:val="0"/>
              <w:marTop w:val="240"/>
              <w:marBottom w:val="240"/>
              <w:divBdr>
                <w:top w:val="none" w:sz="0" w:space="0" w:color="auto"/>
                <w:left w:val="none" w:sz="0" w:space="0" w:color="auto"/>
                <w:bottom w:val="none" w:sz="0" w:space="0" w:color="auto"/>
                <w:right w:val="none" w:sz="0" w:space="0" w:color="auto"/>
              </w:divBdr>
            </w:div>
          </w:divsChild>
        </w:div>
        <w:div w:id="942304283">
          <w:marLeft w:val="0"/>
          <w:marRight w:val="0"/>
          <w:marTop w:val="0"/>
          <w:marBottom w:val="0"/>
          <w:divBdr>
            <w:top w:val="none" w:sz="0" w:space="0" w:color="auto"/>
            <w:left w:val="none" w:sz="0" w:space="0" w:color="auto"/>
            <w:bottom w:val="none" w:sz="0" w:space="0" w:color="auto"/>
            <w:right w:val="none" w:sz="0" w:space="0" w:color="auto"/>
          </w:divBdr>
          <w:divsChild>
            <w:div w:id="1821381731">
              <w:marLeft w:val="0"/>
              <w:marRight w:val="0"/>
              <w:marTop w:val="240"/>
              <w:marBottom w:val="240"/>
              <w:divBdr>
                <w:top w:val="none" w:sz="0" w:space="0" w:color="auto"/>
                <w:left w:val="none" w:sz="0" w:space="0" w:color="auto"/>
                <w:bottom w:val="none" w:sz="0" w:space="0" w:color="auto"/>
                <w:right w:val="none" w:sz="0" w:space="0" w:color="auto"/>
              </w:divBdr>
            </w:div>
          </w:divsChild>
        </w:div>
        <w:div w:id="2023583136">
          <w:marLeft w:val="0"/>
          <w:marRight w:val="0"/>
          <w:marTop w:val="0"/>
          <w:marBottom w:val="0"/>
          <w:divBdr>
            <w:top w:val="none" w:sz="0" w:space="0" w:color="auto"/>
            <w:left w:val="none" w:sz="0" w:space="0" w:color="auto"/>
            <w:bottom w:val="none" w:sz="0" w:space="0" w:color="auto"/>
            <w:right w:val="none" w:sz="0" w:space="0" w:color="auto"/>
          </w:divBdr>
          <w:divsChild>
            <w:div w:id="466892864">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792990065">
      <w:bodyDiv w:val="1"/>
      <w:marLeft w:val="0"/>
      <w:marRight w:val="0"/>
      <w:marTop w:val="0"/>
      <w:marBottom w:val="0"/>
      <w:divBdr>
        <w:top w:val="none" w:sz="0" w:space="0" w:color="auto"/>
        <w:left w:val="none" w:sz="0" w:space="0" w:color="auto"/>
        <w:bottom w:val="none" w:sz="0" w:space="0" w:color="auto"/>
        <w:right w:val="none" w:sz="0" w:space="0" w:color="auto"/>
      </w:divBdr>
      <w:divsChild>
        <w:div w:id="765617527">
          <w:marLeft w:val="144"/>
          <w:marRight w:val="0"/>
          <w:marTop w:val="240"/>
          <w:marBottom w:val="40"/>
          <w:divBdr>
            <w:top w:val="none" w:sz="0" w:space="0" w:color="auto"/>
            <w:left w:val="none" w:sz="0" w:space="0" w:color="auto"/>
            <w:bottom w:val="none" w:sz="0" w:space="0" w:color="auto"/>
            <w:right w:val="none" w:sz="0" w:space="0" w:color="auto"/>
          </w:divBdr>
        </w:div>
        <w:div w:id="636835173">
          <w:marLeft w:val="144"/>
          <w:marRight w:val="0"/>
          <w:marTop w:val="240"/>
          <w:marBottom w:val="40"/>
          <w:divBdr>
            <w:top w:val="none" w:sz="0" w:space="0" w:color="auto"/>
            <w:left w:val="none" w:sz="0" w:space="0" w:color="auto"/>
            <w:bottom w:val="none" w:sz="0" w:space="0" w:color="auto"/>
            <w:right w:val="none" w:sz="0" w:space="0" w:color="auto"/>
          </w:divBdr>
        </w:div>
      </w:divsChild>
    </w:div>
    <w:div w:id="814877215">
      <w:bodyDiv w:val="1"/>
      <w:marLeft w:val="0"/>
      <w:marRight w:val="0"/>
      <w:marTop w:val="0"/>
      <w:marBottom w:val="0"/>
      <w:divBdr>
        <w:top w:val="none" w:sz="0" w:space="0" w:color="auto"/>
        <w:left w:val="none" w:sz="0" w:space="0" w:color="auto"/>
        <w:bottom w:val="none" w:sz="0" w:space="0" w:color="auto"/>
        <w:right w:val="none" w:sz="0" w:space="0" w:color="auto"/>
      </w:divBdr>
      <w:divsChild>
        <w:div w:id="1067916776">
          <w:marLeft w:val="0"/>
          <w:marRight w:val="0"/>
          <w:marTop w:val="150"/>
          <w:marBottom w:val="150"/>
          <w:divBdr>
            <w:top w:val="none" w:sz="0" w:space="0" w:color="auto"/>
            <w:left w:val="none" w:sz="0" w:space="0" w:color="auto"/>
            <w:bottom w:val="none" w:sz="0" w:space="0" w:color="auto"/>
            <w:right w:val="none" w:sz="0" w:space="0" w:color="auto"/>
          </w:divBdr>
          <w:divsChild>
            <w:div w:id="334117300">
              <w:marLeft w:val="0"/>
              <w:marRight w:val="0"/>
              <w:marTop w:val="0"/>
              <w:marBottom w:val="0"/>
              <w:divBdr>
                <w:top w:val="none" w:sz="0" w:space="0" w:color="auto"/>
                <w:left w:val="none" w:sz="0" w:space="0" w:color="auto"/>
                <w:bottom w:val="none" w:sz="0" w:space="0" w:color="auto"/>
                <w:right w:val="none" w:sz="0" w:space="0" w:color="auto"/>
              </w:divBdr>
              <w:divsChild>
                <w:div w:id="1982928674">
                  <w:marLeft w:val="0"/>
                  <w:marRight w:val="0"/>
                  <w:marTop w:val="0"/>
                  <w:marBottom w:val="0"/>
                  <w:divBdr>
                    <w:top w:val="none" w:sz="0" w:space="0" w:color="auto"/>
                    <w:left w:val="none" w:sz="0" w:space="0" w:color="auto"/>
                    <w:bottom w:val="none" w:sz="0" w:space="0" w:color="auto"/>
                    <w:right w:val="none" w:sz="0" w:space="0" w:color="auto"/>
                  </w:divBdr>
                  <w:divsChild>
                    <w:div w:id="88433722">
                      <w:marLeft w:val="0"/>
                      <w:marRight w:val="0"/>
                      <w:marTop w:val="0"/>
                      <w:marBottom w:val="0"/>
                      <w:divBdr>
                        <w:top w:val="none" w:sz="0" w:space="0" w:color="auto"/>
                        <w:left w:val="none" w:sz="0" w:space="0" w:color="auto"/>
                        <w:bottom w:val="none" w:sz="0" w:space="0" w:color="auto"/>
                        <w:right w:val="none" w:sz="0" w:space="0" w:color="auto"/>
                      </w:divBdr>
                      <w:divsChild>
                        <w:div w:id="494953271">
                          <w:marLeft w:val="0"/>
                          <w:marRight w:val="0"/>
                          <w:marTop w:val="15"/>
                          <w:marBottom w:val="0"/>
                          <w:divBdr>
                            <w:top w:val="none" w:sz="0" w:space="0" w:color="auto"/>
                            <w:left w:val="none" w:sz="0" w:space="0" w:color="auto"/>
                            <w:bottom w:val="none" w:sz="0" w:space="0" w:color="auto"/>
                            <w:right w:val="none" w:sz="0" w:space="0" w:color="auto"/>
                          </w:divBdr>
                        </w:div>
                        <w:div w:id="1202017656">
                          <w:marLeft w:val="0"/>
                          <w:marRight w:val="0"/>
                          <w:marTop w:val="15"/>
                          <w:marBottom w:val="0"/>
                          <w:divBdr>
                            <w:top w:val="none" w:sz="0" w:space="0" w:color="auto"/>
                            <w:left w:val="none" w:sz="0" w:space="0" w:color="auto"/>
                            <w:bottom w:val="none" w:sz="0" w:space="0" w:color="auto"/>
                            <w:right w:val="none" w:sz="0" w:space="0" w:color="auto"/>
                          </w:divBdr>
                        </w:div>
                        <w:div w:id="2035426090">
                          <w:marLeft w:val="0"/>
                          <w:marRight w:val="0"/>
                          <w:marTop w:val="15"/>
                          <w:marBottom w:val="0"/>
                          <w:divBdr>
                            <w:top w:val="none" w:sz="0" w:space="0" w:color="auto"/>
                            <w:left w:val="none" w:sz="0" w:space="0" w:color="auto"/>
                            <w:bottom w:val="none" w:sz="0" w:space="0" w:color="auto"/>
                            <w:right w:val="none" w:sz="0" w:space="0" w:color="auto"/>
                          </w:divBdr>
                        </w:div>
                        <w:div w:id="934901286">
                          <w:marLeft w:val="0"/>
                          <w:marRight w:val="0"/>
                          <w:marTop w:val="0"/>
                          <w:marBottom w:val="0"/>
                          <w:divBdr>
                            <w:top w:val="none" w:sz="0" w:space="0" w:color="auto"/>
                            <w:left w:val="none" w:sz="0" w:space="0" w:color="auto"/>
                            <w:bottom w:val="none" w:sz="0" w:space="0" w:color="auto"/>
                            <w:right w:val="none" w:sz="0" w:space="0" w:color="auto"/>
                          </w:divBdr>
                          <w:divsChild>
                            <w:div w:id="322467349">
                              <w:marLeft w:val="0"/>
                              <w:marRight w:val="0"/>
                              <w:marTop w:val="0"/>
                              <w:marBottom w:val="0"/>
                              <w:divBdr>
                                <w:top w:val="none" w:sz="0" w:space="0" w:color="auto"/>
                                <w:left w:val="none" w:sz="0" w:space="0" w:color="auto"/>
                                <w:bottom w:val="none" w:sz="0" w:space="0" w:color="auto"/>
                                <w:right w:val="none" w:sz="0" w:space="0" w:color="auto"/>
                              </w:divBdr>
                            </w:div>
                          </w:divsChild>
                        </w:div>
                        <w:div w:id="1206407801">
                          <w:marLeft w:val="0"/>
                          <w:marRight w:val="0"/>
                          <w:marTop w:val="0"/>
                          <w:marBottom w:val="0"/>
                          <w:divBdr>
                            <w:top w:val="none" w:sz="0" w:space="0" w:color="auto"/>
                            <w:left w:val="none" w:sz="0" w:space="0" w:color="auto"/>
                            <w:bottom w:val="none" w:sz="0" w:space="0" w:color="auto"/>
                            <w:right w:val="none" w:sz="0" w:space="0" w:color="auto"/>
                          </w:divBdr>
                        </w:div>
                      </w:divsChild>
                    </w:div>
                    <w:div w:id="742335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1799967">
          <w:marLeft w:val="0"/>
          <w:marRight w:val="0"/>
          <w:marTop w:val="0"/>
          <w:marBottom w:val="120"/>
          <w:divBdr>
            <w:top w:val="single" w:sz="6" w:space="8" w:color="D5DDC6"/>
            <w:left w:val="single" w:sz="6" w:space="0" w:color="D5DDC6"/>
            <w:bottom w:val="single" w:sz="6" w:space="12" w:color="D5DDC6"/>
            <w:right w:val="single" w:sz="6" w:space="0" w:color="D5DDC6"/>
          </w:divBdr>
          <w:divsChild>
            <w:div w:id="1807813675">
              <w:marLeft w:val="0"/>
              <w:marRight w:val="0"/>
              <w:marTop w:val="120"/>
              <w:marBottom w:val="120"/>
              <w:divBdr>
                <w:top w:val="none" w:sz="0" w:space="0" w:color="auto"/>
                <w:left w:val="none" w:sz="0" w:space="0" w:color="auto"/>
                <w:bottom w:val="none" w:sz="0" w:space="0" w:color="auto"/>
                <w:right w:val="none" w:sz="0" w:space="0" w:color="auto"/>
              </w:divBdr>
            </w:div>
          </w:divsChild>
        </w:div>
        <w:div w:id="184750944">
          <w:marLeft w:val="0"/>
          <w:marRight w:val="0"/>
          <w:marTop w:val="0"/>
          <w:marBottom w:val="120"/>
          <w:divBdr>
            <w:top w:val="single" w:sz="6" w:space="8" w:color="D5DDC6"/>
            <w:left w:val="single" w:sz="6" w:space="0" w:color="D5DDC6"/>
            <w:bottom w:val="single" w:sz="6" w:space="12" w:color="D5DDC6"/>
            <w:right w:val="single" w:sz="6" w:space="0" w:color="D5DDC6"/>
          </w:divBdr>
          <w:divsChild>
            <w:div w:id="720977564">
              <w:marLeft w:val="0"/>
              <w:marRight w:val="0"/>
              <w:marTop w:val="120"/>
              <w:marBottom w:val="120"/>
              <w:divBdr>
                <w:top w:val="none" w:sz="0" w:space="0" w:color="auto"/>
                <w:left w:val="none" w:sz="0" w:space="0" w:color="auto"/>
                <w:bottom w:val="none" w:sz="0" w:space="0" w:color="auto"/>
                <w:right w:val="none" w:sz="0" w:space="0" w:color="auto"/>
              </w:divBdr>
            </w:div>
          </w:divsChild>
        </w:div>
        <w:div w:id="1317105280">
          <w:marLeft w:val="0"/>
          <w:marRight w:val="0"/>
          <w:marTop w:val="120"/>
          <w:marBottom w:val="0"/>
          <w:divBdr>
            <w:top w:val="single" w:sz="6" w:space="0" w:color="D5DDC6"/>
            <w:left w:val="single" w:sz="6" w:space="4" w:color="D5DDC6"/>
            <w:bottom w:val="single" w:sz="6" w:space="0" w:color="D5DDC6"/>
            <w:right w:val="single" w:sz="6" w:space="0" w:color="D5DDC6"/>
          </w:divBdr>
        </w:div>
        <w:div w:id="184175246">
          <w:marLeft w:val="0"/>
          <w:marRight w:val="0"/>
          <w:marTop w:val="0"/>
          <w:marBottom w:val="120"/>
          <w:divBdr>
            <w:top w:val="single" w:sz="6" w:space="8" w:color="D5DDC6"/>
            <w:left w:val="single" w:sz="6" w:space="0" w:color="D5DDC6"/>
            <w:bottom w:val="single" w:sz="6" w:space="12" w:color="D5DDC6"/>
            <w:right w:val="single" w:sz="6" w:space="0" w:color="D5DDC6"/>
          </w:divBdr>
          <w:divsChild>
            <w:div w:id="416630539">
              <w:marLeft w:val="0"/>
              <w:marRight w:val="0"/>
              <w:marTop w:val="120"/>
              <w:marBottom w:val="120"/>
              <w:divBdr>
                <w:top w:val="none" w:sz="0" w:space="0" w:color="auto"/>
                <w:left w:val="none" w:sz="0" w:space="0" w:color="auto"/>
                <w:bottom w:val="none" w:sz="0" w:space="0" w:color="auto"/>
                <w:right w:val="none" w:sz="0" w:space="0" w:color="auto"/>
              </w:divBdr>
            </w:div>
          </w:divsChild>
        </w:div>
        <w:div w:id="1080718618">
          <w:marLeft w:val="0"/>
          <w:marRight w:val="0"/>
          <w:marTop w:val="120"/>
          <w:marBottom w:val="0"/>
          <w:divBdr>
            <w:top w:val="single" w:sz="6" w:space="0" w:color="D5DDC6"/>
            <w:left w:val="single" w:sz="6" w:space="4" w:color="D5DDC6"/>
            <w:bottom w:val="single" w:sz="6" w:space="0" w:color="D5DDC6"/>
            <w:right w:val="single" w:sz="6" w:space="0" w:color="D5DDC6"/>
          </w:divBdr>
        </w:div>
        <w:div w:id="591281735">
          <w:marLeft w:val="0"/>
          <w:marRight w:val="0"/>
          <w:marTop w:val="0"/>
          <w:marBottom w:val="120"/>
          <w:divBdr>
            <w:top w:val="single" w:sz="6" w:space="8" w:color="D5DDC6"/>
            <w:left w:val="single" w:sz="6" w:space="0" w:color="D5DDC6"/>
            <w:bottom w:val="single" w:sz="6" w:space="12" w:color="D5DDC6"/>
            <w:right w:val="single" w:sz="6" w:space="0" w:color="D5DDC6"/>
          </w:divBdr>
          <w:divsChild>
            <w:div w:id="118502188">
              <w:marLeft w:val="0"/>
              <w:marRight w:val="0"/>
              <w:marTop w:val="120"/>
              <w:marBottom w:val="120"/>
              <w:divBdr>
                <w:top w:val="none" w:sz="0" w:space="0" w:color="auto"/>
                <w:left w:val="none" w:sz="0" w:space="0" w:color="auto"/>
                <w:bottom w:val="none" w:sz="0" w:space="0" w:color="auto"/>
                <w:right w:val="none" w:sz="0" w:space="0" w:color="auto"/>
              </w:divBdr>
            </w:div>
          </w:divsChild>
        </w:div>
        <w:div w:id="1103384054">
          <w:marLeft w:val="0"/>
          <w:marRight w:val="0"/>
          <w:marTop w:val="120"/>
          <w:marBottom w:val="0"/>
          <w:divBdr>
            <w:top w:val="single" w:sz="6" w:space="0" w:color="D5DDC6"/>
            <w:left w:val="single" w:sz="6" w:space="4" w:color="D5DDC6"/>
            <w:bottom w:val="single" w:sz="6" w:space="0" w:color="D5DDC6"/>
            <w:right w:val="single" w:sz="6" w:space="0" w:color="D5DDC6"/>
          </w:divBdr>
        </w:div>
        <w:div w:id="563416386">
          <w:marLeft w:val="0"/>
          <w:marRight w:val="0"/>
          <w:marTop w:val="0"/>
          <w:marBottom w:val="120"/>
          <w:divBdr>
            <w:top w:val="single" w:sz="6" w:space="8" w:color="D5DDC6"/>
            <w:left w:val="single" w:sz="6" w:space="0" w:color="D5DDC6"/>
            <w:bottom w:val="single" w:sz="6" w:space="12" w:color="D5DDC6"/>
            <w:right w:val="single" w:sz="6" w:space="0" w:color="D5DDC6"/>
          </w:divBdr>
          <w:divsChild>
            <w:div w:id="1075662247">
              <w:marLeft w:val="0"/>
              <w:marRight w:val="0"/>
              <w:marTop w:val="120"/>
              <w:marBottom w:val="120"/>
              <w:divBdr>
                <w:top w:val="none" w:sz="0" w:space="0" w:color="auto"/>
                <w:left w:val="none" w:sz="0" w:space="0" w:color="auto"/>
                <w:bottom w:val="none" w:sz="0" w:space="0" w:color="auto"/>
                <w:right w:val="none" w:sz="0" w:space="0" w:color="auto"/>
              </w:divBdr>
            </w:div>
          </w:divsChild>
        </w:div>
        <w:div w:id="811797334">
          <w:marLeft w:val="0"/>
          <w:marRight w:val="0"/>
          <w:marTop w:val="120"/>
          <w:marBottom w:val="0"/>
          <w:divBdr>
            <w:top w:val="single" w:sz="6" w:space="0" w:color="D5DDC6"/>
            <w:left w:val="single" w:sz="6" w:space="4" w:color="D5DDC6"/>
            <w:bottom w:val="single" w:sz="6" w:space="0" w:color="D5DDC6"/>
            <w:right w:val="single" w:sz="6" w:space="0" w:color="D5DDC6"/>
          </w:divBdr>
        </w:div>
        <w:div w:id="1841460834">
          <w:marLeft w:val="0"/>
          <w:marRight w:val="0"/>
          <w:marTop w:val="0"/>
          <w:marBottom w:val="120"/>
          <w:divBdr>
            <w:top w:val="single" w:sz="6" w:space="8" w:color="D5DDC6"/>
            <w:left w:val="single" w:sz="6" w:space="0" w:color="D5DDC6"/>
            <w:bottom w:val="single" w:sz="6" w:space="12" w:color="D5DDC6"/>
            <w:right w:val="single" w:sz="6" w:space="0" w:color="D5DDC6"/>
          </w:divBdr>
          <w:divsChild>
            <w:div w:id="1171677957">
              <w:marLeft w:val="0"/>
              <w:marRight w:val="0"/>
              <w:marTop w:val="120"/>
              <w:marBottom w:val="120"/>
              <w:divBdr>
                <w:top w:val="none" w:sz="0" w:space="0" w:color="auto"/>
                <w:left w:val="none" w:sz="0" w:space="0" w:color="auto"/>
                <w:bottom w:val="none" w:sz="0" w:space="0" w:color="auto"/>
                <w:right w:val="none" w:sz="0" w:space="0" w:color="auto"/>
              </w:divBdr>
            </w:div>
          </w:divsChild>
        </w:div>
        <w:div w:id="361319195">
          <w:marLeft w:val="0"/>
          <w:marRight w:val="0"/>
          <w:marTop w:val="0"/>
          <w:marBottom w:val="120"/>
          <w:divBdr>
            <w:top w:val="single" w:sz="6" w:space="8" w:color="D5DDC6"/>
            <w:left w:val="single" w:sz="6" w:space="0" w:color="D5DDC6"/>
            <w:bottom w:val="single" w:sz="6" w:space="12" w:color="D5DDC6"/>
            <w:right w:val="single" w:sz="6" w:space="0" w:color="D5DDC6"/>
          </w:divBdr>
          <w:divsChild>
            <w:div w:id="2077320633">
              <w:marLeft w:val="0"/>
              <w:marRight w:val="0"/>
              <w:marTop w:val="120"/>
              <w:marBottom w:val="120"/>
              <w:divBdr>
                <w:top w:val="none" w:sz="0" w:space="0" w:color="auto"/>
                <w:left w:val="none" w:sz="0" w:space="0" w:color="auto"/>
                <w:bottom w:val="none" w:sz="0" w:space="0" w:color="auto"/>
                <w:right w:val="none" w:sz="0" w:space="0" w:color="auto"/>
              </w:divBdr>
            </w:div>
          </w:divsChild>
        </w:div>
        <w:div w:id="2070884577">
          <w:marLeft w:val="0"/>
          <w:marRight w:val="0"/>
          <w:marTop w:val="120"/>
          <w:marBottom w:val="0"/>
          <w:divBdr>
            <w:top w:val="single" w:sz="6" w:space="0" w:color="D5DDC6"/>
            <w:left w:val="single" w:sz="6" w:space="4" w:color="D5DDC6"/>
            <w:bottom w:val="single" w:sz="6" w:space="0" w:color="D5DDC6"/>
            <w:right w:val="single" w:sz="6" w:space="0" w:color="D5DDC6"/>
          </w:divBdr>
        </w:div>
        <w:div w:id="175120569">
          <w:marLeft w:val="0"/>
          <w:marRight w:val="0"/>
          <w:marTop w:val="0"/>
          <w:marBottom w:val="120"/>
          <w:divBdr>
            <w:top w:val="single" w:sz="6" w:space="8" w:color="D5DDC6"/>
            <w:left w:val="single" w:sz="6" w:space="0" w:color="D5DDC6"/>
            <w:bottom w:val="single" w:sz="6" w:space="12" w:color="D5DDC6"/>
            <w:right w:val="single" w:sz="6" w:space="0" w:color="D5DDC6"/>
          </w:divBdr>
          <w:divsChild>
            <w:div w:id="454911123">
              <w:marLeft w:val="0"/>
              <w:marRight w:val="0"/>
              <w:marTop w:val="120"/>
              <w:marBottom w:val="120"/>
              <w:divBdr>
                <w:top w:val="none" w:sz="0" w:space="0" w:color="auto"/>
                <w:left w:val="none" w:sz="0" w:space="0" w:color="auto"/>
                <w:bottom w:val="none" w:sz="0" w:space="0" w:color="auto"/>
                <w:right w:val="none" w:sz="0" w:space="0" w:color="auto"/>
              </w:divBdr>
            </w:div>
          </w:divsChild>
        </w:div>
        <w:div w:id="649217348">
          <w:marLeft w:val="0"/>
          <w:marRight w:val="0"/>
          <w:marTop w:val="0"/>
          <w:marBottom w:val="120"/>
          <w:divBdr>
            <w:top w:val="single" w:sz="6" w:space="8" w:color="D5DDC6"/>
            <w:left w:val="single" w:sz="6" w:space="0" w:color="D5DDC6"/>
            <w:bottom w:val="single" w:sz="6" w:space="12" w:color="D5DDC6"/>
            <w:right w:val="single" w:sz="6" w:space="0" w:color="D5DDC6"/>
          </w:divBdr>
          <w:divsChild>
            <w:div w:id="258178011">
              <w:marLeft w:val="0"/>
              <w:marRight w:val="0"/>
              <w:marTop w:val="120"/>
              <w:marBottom w:val="120"/>
              <w:divBdr>
                <w:top w:val="none" w:sz="0" w:space="0" w:color="auto"/>
                <w:left w:val="none" w:sz="0" w:space="0" w:color="auto"/>
                <w:bottom w:val="none" w:sz="0" w:space="0" w:color="auto"/>
                <w:right w:val="none" w:sz="0" w:space="0" w:color="auto"/>
              </w:divBdr>
            </w:div>
          </w:divsChild>
        </w:div>
        <w:div w:id="1619874308">
          <w:marLeft w:val="0"/>
          <w:marRight w:val="0"/>
          <w:marTop w:val="120"/>
          <w:marBottom w:val="0"/>
          <w:divBdr>
            <w:top w:val="single" w:sz="6" w:space="0" w:color="D5DDC6"/>
            <w:left w:val="single" w:sz="6" w:space="4" w:color="D5DDC6"/>
            <w:bottom w:val="single" w:sz="6" w:space="0" w:color="D5DDC6"/>
            <w:right w:val="single" w:sz="6" w:space="0" w:color="D5DDC6"/>
          </w:divBdr>
        </w:div>
        <w:div w:id="1621841373">
          <w:marLeft w:val="0"/>
          <w:marRight w:val="0"/>
          <w:marTop w:val="0"/>
          <w:marBottom w:val="120"/>
          <w:divBdr>
            <w:top w:val="single" w:sz="6" w:space="8" w:color="D5DDC6"/>
            <w:left w:val="single" w:sz="6" w:space="0" w:color="D5DDC6"/>
            <w:bottom w:val="single" w:sz="6" w:space="12" w:color="D5DDC6"/>
            <w:right w:val="single" w:sz="6" w:space="0" w:color="D5DDC6"/>
          </w:divBdr>
          <w:divsChild>
            <w:div w:id="1699234513">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 w:id="859396030">
      <w:bodyDiv w:val="1"/>
      <w:marLeft w:val="0"/>
      <w:marRight w:val="0"/>
      <w:marTop w:val="0"/>
      <w:marBottom w:val="0"/>
      <w:divBdr>
        <w:top w:val="none" w:sz="0" w:space="0" w:color="auto"/>
        <w:left w:val="none" w:sz="0" w:space="0" w:color="auto"/>
        <w:bottom w:val="none" w:sz="0" w:space="0" w:color="auto"/>
        <w:right w:val="none" w:sz="0" w:space="0" w:color="auto"/>
      </w:divBdr>
      <w:divsChild>
        <w:div w:id="2137604902">
          <w:marLeft w:val="0"/>
          <w:marRight w:val="0"/>
          <w:marTop w:val="0"/>
          <w:marBottom w:val="120"/>
          <w:divBdr>
            <w:top w:val="single" w:sz="6" w:space="8" w:color="D5DDC6"/>
            <w:left w:val="single" w:sz="6" w:space="0" w:color="D5DDC6"/>
            <w:bottom w:val="single" w:sz="6" w:space="12" w:color="D5DDC6"/>
            <w:right w:val="single" w:sz="6" w:space="0" w:color="D5DDC6"/>
          </w:divBdr>
          <w:divsChild>
            <w:div w:id="841316187">
              <w:marLeft w:val="0"/>
              <w:marRight w:val="0"/>
              <w:marTop w:val="120"/>
              <w:marBottom w:val="120"/>
              <w:divBdr>
                <w:top w:val="none" w:sz="0" w:space="0" w:color="auto"/>
                <w:left w:val="none" w:sz="0" w:space="0" w:color="auto"/>
                <w:bottom w:val="none" w:sz="0" w:space="0" w:color="auto"/>
                <w:right w:val="none" w:sz="0" w:space="0" w:color="auto"/>
              </w:divBdr>
            </w:div>
          </w:divsChild>
        </w:div>
        <w:div w:id="1985743477">
          <w:marLeft w:val="0"/>
          <w:marRight w:val="0"/>
          <w:marTop w:val="0"/>
          <w:marBottom w:val="120"/>
          <w:divBdr>
            <w:top w:val="single" w:sz="6" w:space="8" w:color="D5DDC6"/>
            <w:left w:val="single" w:sz="6" w:space="0" w:color="D5DDC6"/>
            <w:bottom w:val="single" w:sz="6" w:space="12" w:color="D5DDC6"/>
            <w:right w:val="single" w:sz="6" w:space="0" w:color="D5DDC6"/>
          </w:divBdr>
          <w:divsChild>
            <w:div w:id="468204985">
              <w:marLeft w:val="0"/>
              <w:marRight w:val="0"/>
              <w:marTop w:val="120"/>
              <w:marBottom w:val="120"/>
              <w:divBdr>
                <w:top w:val="none" w:sz="0" w:space="0" w:color="auto"/>
                <w:left w:val="none" w:sz="0" w:space="0" w:color="auto"/>
                <w:bottom w:val="none" w:sz="0" w:space="0" w:color="auto"/>
                <w:right w:val="none" w:sz="0" w:space="0" w:color="auto"/>
              </w:divBdr>
            </w:div>
          </w:divsChild>
        </w:div>
        <w:div w:id="1155297854">
          <w:marLeft w:val="0"/>
          <w:marRight w:val="0"/>
          <w:marTop w:val="120"/>
          <w:marBottom w:val="0"/>
          <w:divBdr>
            <w:top w:val="single" w:sz="6" w:space="0" w:color="D5DDC6"/>
            <w:left w:val="single" w:sz="6" w:space="4" w:color="D5DDC6"/>
            <w:bottom w:val="single" w:sz="6" w:space="0" w:color="D5DDC6"/>
            <w:right w:val="single" w:sz="6" w:space="0" w:color="D5DDC6"/>
          </w:divBdr>
        </w:div>
        <w:div w:id="1519999808">
          <w:marLeft w:val="0"/>
          <w:marRight w:val="0"/>
          <w:marTop w:val="0"/>
          <w:marBottom w:val="120"/>
          <w:divBdr>
            <w:top w:val="single" w:sz="6" w:space="8" w:color="D5DDC6"/>
            <w:left w:val="single" w:sz="6" w:space="0" w:color="D5DDC6"/>
            <w:bottom w:val="single" w:sz="6" w:space="12" w:color="D5DDC6"/>
            <w:right w:val="single" w:sz="6" w:space="0" w:color="D5DDC6"/>
          </w:divBdr>
          <w:divsChild>
            <w:div w:id="139082815">
              <w:marLeft w:val="0"/>
              <w:marRight w:val="0"/>
              <w:marTop w:val="120"/>
              <w:marBottom w:val="120"/>
              <w:divBdr>
                <w:top w:val="none" w:sz="0" w:space="0" w:color="auto"/>
                <w:left w:val="none" w:sz="0" w:space="0" w:color="auto"/>
                <w:bottom w:val="none" w:sz="0" w:space="0" w:color="auto"/>
                <w:right w:val="none" w:sz="0" w:space="0" w:color="auto"/>
              </w:divBdr>
            </w:div>
          </w:divsChild>
        </w:div>
        <w:div w:id="1926527072">
          <w:marLeft w:val="0"/>
          <w:marRight w:val="0"/>
          <w:marTop w:val="0"/>
          <w:marBottom w:val="120"/>
          <w:divBdr>
            <w:top w:val="single" w:sz="6" w:space="8" w:color="D5DDC6"/>
            <w:left w:val="single" w:sz="6" w:space="0" w:color="D5DDC6"/>
            <w:bottom w:val="single" w:sz="6" w:space="12" w:color="D5DDC6"/>
            <w:right w:val="single" w:sz="6" w:space="0" w:color="D5DDC6"/>
          </w:divBdr>
          <w:divsChild>
            <w:div w:id="66808048">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 w:id="884104577">
      <w:bodyDiv w:val="1"/>
      <w:marLeft w:val="0"/>
      <w:marRight w:val="0"/>
      <w:marTop w:val="0"/>
      <w:marBottom w:val="0"/>
      <w:divBdr>
        <w:top w:val="none" w:sz="0" w:space="0" w:color="auto"/>
        <w:left w:val="none" w:sz="0" w:space="0" w:color="auto"/>
        <w:bottom w:val="none" w:sz="0" w:space="0" w:color="auto"/>
        <w:right w:val="none" w:sz="0" w:space="0" w:color="auto"/>
      </w:divBdr>
    </w:div>
    <w:div w:id="893391015">
      <w:bodyDiv w:val="1"/>
      <w:marLeft w:val="0"/>
      <w:marRight w:val="0"/>
      <w:marTop w:val="0"/>
      <w:marBottom w:val="0"/>
      <w:divBdr>
        <w:top w:val="none" w:sz="0" w:space="0" w:color="auto"/>
        <w:left w:val="none" w:sz="0" w:space="0" w:color="auto"/>
        <w:bottom w:val="none" w:sz="0" w:space="0" w:color="auto"/>
        <w:right w:val="none" w:sz="0" w:space="0" w:color="auto"/>
      </w:divBdr>
      <w:divsChild>
        <w:div w:id="732855350">
          <w:marLeft w:val="0"/>
          <w:marRight w:val="0"/>
          <w:marTop w:val="0"/>
          <w:marBottom w:val="120"/>
          <w:divBdr>
            <w:top w:val="single" w:sz="6" w:space="8" w:color="D5DDC6"/>
            <w:left w:val="single" w:sz="6" w:space="0" w:color="D5DDC6"/>
            <w:bottom w:val="single" w:sz="6" w:space="12" w:color="D5DDC6"/>
            <w:right w:val="single" w:sz="6" w:space="0" w:color="D5DDC6"/>
          </w:divBdr>
          <w:divsChild>
            <w:div w:id="2125925862">
              <w:marLeft w:val="0"/>
              <w:marRight w:val="0"/>
              <w:marTop w:val="120"/>
              <w:marBottom w:val="120"/>
              <w:divBdr>
                <w:top w:val="none" w:sz="0" w:space="0" w:color="auto"/>
                <w:left w:val="none" w:sz="0" w:space="0" w:color="auto"/>
                <w:bottom w:val="none" w:sz="0" w:space="0" w:color="auto"/>
                <w:right w:val="none" w:sz="0" w:space="0" w:color="auto"/>
              </w:divBdr>
            </w:div>
          </w:divsChild>
        </w:div>
        <w:div w:id="1543832756">
          <w:marLeft w:val="0"/>
          <w:marRight w:val="0"/>
          <w:marTop w:val="0"/>
          <w:marBottom w:val="120"/>
          <w:divBdr>
            <w:top w:val="single" w:sz="6" w:space="8" w:color="D5DDC6"/>
            <w:left w:val="single" w:sz="6" w:space="0" w:color="D5DDC6"/>
            <w:bottom w:val="single" w:sz="6" w:space="12" w:color="D5DDC6"/>
            <w:right w:val="single" w:sz="6" w:space="0" w:color="D5DDC6"/>
          </w:divBdr>
          <w:divsChild>
            <w:div w:id="365369651">
              <w:marLeft w:val="0"/>
              <w:marRight w:val="0"/>
              <w:marTop w:val="120"/>
              <w:marBottom w:val="120"/>
              <w:divBdr>
                <w:top w:val="none" w:sz="0" w:space="0" w:color="auto"/>
                <w:left w:val="none" w:sz="0" w:space="0" w:color="auto"/>
                <w:bottom w:val="none" w:sz="0" w:space="0" w:color="auto"/>
                <w:right w:val="none" w:sz="0" w:space="0" w:color="auto"/>
              </w:divBdr>
            </w:div>
          </w:divsChild>
        </w:div>
        <w:div w:id="1656106411">
          <w:marLeft w:val="0"/>
          <w:marRight w:val="0"/>
          <w:marTop w:val="0"/>
          <w:marBottom w:val="120"/>
          <w:divBdr>
            <w:top w:val="single" w:sz="6" w:space="8" w:color="D5DDC6"/>
            <w:left w:val="single" w:sz="6" w:space="0" w:color="D5DDC6"/>
            <w:bottom w:val="single" w:sz="6" w:space="12" w:color="D5DDC6"/>
            <w:right w:val="single" w:sz="6" w:space="0" w:color="D5DDC6"/>
          </w:divBdr>
          <w:divsChild>
            <w:div w:id="570578719">
              <w:marLeft w:val="0"/>
              <w:marRight w:val="0"/>
              <w:marTop w:val="120"/>
              <w:marBottom w:val="120"/>
              <w:divBdr>
                <w:top w:val="none" w:sz="0" w:space="0" w:color="auto"/>
                <w:left w:val="none" w:sz="0" w:space="0" w:color="auto"/>
                <w:bottom w:val="none" w:sz="0" w:space="0" w:color="auto"/>
                <w:right w:val="none" w:sz="0" w:space="0" w:color="auto"/>
              </w:divBdr>
            </w:div>
          </w:divsChild>
        </w:div>
        <w:div w:id="535123776">
          <w:marLeft w:val="0"/>
          <w:marRight w:val="0"/>
          <w:marTop w:val="120"/>
          <w:marBottom w:val="0"/>
          <w:divBdr>
            <w:top w:val="single" w:sz="6" w:space="0" w:color="D5DDC6"/>
            <w:left w:val="single" w:sz="6" w:space="4" w:color="D5DDC6"/>
            <w:bottom w:val="single" w:sz="6" w:space="0" w:color="D5DDC6"/>
            <w:right w:val="single" w:sz="6" w:space="0" w:color="D5DDC6"/>
          </w:divBdr>
        </w:div>
        <w:div w:id="1882983721">
          <w:marLeft w:val="0"/>
          <w:marRight w:val="0"/>
          <w:marTop w:val="0"/>
          <w:marBottom w:val="120"/>
          <w:divBdr>
            <w:top w:val="single" w:sz="6" w:space="8" w:color="D5DDC6"/>
            <w:left w:val="single" w:sz="6" w:space="0" w:color="D5DDC6"/>
            <w:bottom w:val="single" w:sz="6" w:space="12" w:color="D5DDC6"/>
            <w:right w:val="single" w:sz="6" w:space="0" w:color="D5DDC6"/>
          </w:divBdr>
          <w:divsChild>
            <w:div w:id="374085029">
              <w:marLeft w:val="0"/>
              <w:marRight w:val="0"/>
              <w:marTop w:val="120"/>
              <w:marBottom w:val="120"/>
              <w:divBdr>
                <w:top w:val="none" w:sz="0" w:space="0" w:color="auto"/>
                <w:left w:val="none" w:sz="0" w:space="0" w:color="auto"/>
                <w:bottom w:val="none" w:sz="0" w:space="0" w:color="auto"/>
                <w:right w:val="none" w:sz="0" w:space="0" w:color="auto"/>
              </w:divBdr>
            </w:div>
          </w:divsChild>
        </w:div>
        <w:div w:id="1961035850">
          <w:marLeft w:val="0"/>
          <w:marRight w:val="0"/>
          <w:marTop w:val="0"/>
          <w:marBottom w:val="120"/>
          <w:divBdr>
            <w:top w:val="single" w:sz="6" w:space="8" w:color="D5DDC6"/>
            <w:left w:val="single" w:sz="6" w:space="0" w:color="D5DDC6"/>
            <w:bottom w:val="single" w:sz="6" w:space="12" w:color="D5DDC6"/>
            <w:right w:val="single" w:sz="6" w:space="0" w:color="D5DDC6"/>
          </w:divBdr>
          <w:divsChild>
            <w:div w:id="1575771979">
              <w:marLeft w:val="0"/>
              <w:marRight w:val="0"/>
              <w:marTop w:val="120"/>
              <w:marBottom w:val="120"/>
              <w:divBdr>
                <w:top w:val="none" w:sz="0" w:space="0" w:color="auto"/>
                <w:left w:val="none" w:sz="0" w:space="0" w:color="auto"/>
                <w:bottom w:val="none" w:sz="0" w:space="0" w:color="auto"/>
                <w:right w:val="none" w:sz="0" w:space="0" w:color="auto"/>
              </w:divBdr>
            </w:div>
          </w:divsChild>
        </w:div>
        <w:div w:id="208806744">
          <w:marLeft w:val="0"/>
          <w:marRight w:val="0"/>
          <w:marTop w:val="120"/>
          <w:marBottom w:val="0"/>
          <w:divBdr>
            <w:top w:val="single" w:sz="6" w:space="0" w:color="D5DDC6"/>
            <w:left w:val="single" w:sz="6" w:space="4" w:color="D5DDC6"/>
            <w:bottom w:val="single" w:sz="6" w:space="0" w:color="D5DDC6"/>
            <w:right w:val="single" w:sz="6" w:space="0" w:color="D5DDC6"/>
          </w:divBdr>
        </w:div>
        <w:div w:id="1207914337">
          <w:marLeft w:val="0"/>
          <w:marRight w:val="0"/>
          <w:marTop w:val="0"/>
          <w:marBottom w:val="120"/>
          <w:divBdr>
            <w:top w:val="single" w:sz="6" w:space="8" w:color="D5DDC6"/>
            <w:left w:val="single" w:sz="6" w:space="0" w:color="D5DDC6"/>
            <w:bottom w:val="single" w:sz="6" w:space="12" w:color="D5DDC6"/>
            <w:right w:val="single" w:sz="6" w:space="0" w:color="D5DDC6"/>
          </w:divBdr>
          <w:divsChild>
            <w:div w:id="1219588873">
              <w:marLeft w:val="0"/>
              <w:marRight w:val="0"/>
              <w:marTop w:val="120"/>
              <w:marBottom w:val="120"/>
              <w:divBdr>
                <w:top w:val="none" w:sz="0" w:space="0" w:color="auto"/>
                <w:left w:val="none" w:sz="0" w:space="0" w:color="auto"/>
                <w:bottom w:val="none" w:sz="0" w:space="0" w:color="auto"/>
                <w:right w:val="none" w:sz="0" w:space="0" w:color="auto"/>
              </w:divBdr>
            </w:div>
          </w:divsChild>
        </w:div>
        <w:div w:id="76288442">
          <w:marLeft w:val="0"/>
          <w:marRight w:val="0"/>
          <w:marTop w:val="0"/>
          <w:marBottom w:val="120"/>
          <w:divBdr>
            <w:top w:val="single" w:sz="6" w:space="8" w:color="D5DDC6"/>
            <w:left w:val="single" w:sz="6" w:space="0" w:color="D5DDC6"/>
            <w:bottom w:val="single" w:sz="6" w:space="12" w:color="D5DDC6"/>
            <w:right w:val="single" w:sz="6" w:space="0" w:color="D5DDC6"/>
          </w:divBdr>
          <w:divsChild>
            <w:div w:id="232013181">
              <w:marLeft w:val="0"/>
              <w:marRight w:val="0"/>
              <w:marTop w:val="120"/>
              <w:marBottom w:val="120"/>
              <w:divBdr>
                <w:top w:val="none" w:sz="0" w:space="0" w:color="auto"/>
                <w:left w:val="none" w:sz="0" w:space="0" w:color="auto"/>
                <w:bottom w:val="none" w:sz="0" w:space="0" w:color="auto"/>
                <w:right w:val="none" w:sz="0" w:space="0" w:color="auto"/>
              </w:divBdr>
            </w:div>
          </w:divsChild>
        </w:div>
        <w:div w:id="433281266">
          <w:marLeft w:val="0"/>
          <w:marRight w:val="0"/>
          <w:marTop w:val="120"/>
          <w:marBottom w:val="0"/>
          <w:divBdr>
            <w:top w:val="single" w:sz="6" w:space="0" w:color="D5DDC6"/>
            <w:left w:val="single" w:sz="6" w:space="4" w:color="D5DDC6"/>
            <w:bottom w:val="single" w:sz="6" w:space="0" w:color="D5DDC6"/>
            <w:right w:val="single" w:sz="6" w:space="0" w:color="D5DDC6"/>
          </w:divBdr>
        </w:div>
        <w:div w:id="1018501880">
          <w:marLeft w:val="0"/>
          <w:marRight w:val="0"/>
          <w:marTop w:val="0"/>
          <w:marBottom w:val="120"/>
          <w:divBdr>
            <w:top w:val="single" w:sz="6" w:space="8" w:color="D5DDC6"/>
            <w:left w:val="single" w:sz="6" w:space="0" w:color="D5DDC6"/>
            <w:bottom w:val="single" w:sz="6" w:space="12" w:color="D5DDC6"/>
            <w:right w:val="single" w:sz="6" w:space="0" w:color="D5DDC6"/>
          </w:divBdr>
          <w:divsChild>
            <w:div w:id="2048214439">
              <w:marLeft w:val="0"/>
              <w:marRight w:val="0"/>
              <w:marTop w:val="120"/>
              <w:marBottom w:val="120"/>
              <w:divBdr>
                <w:top w:val="none" w:sz="0" w:space="0" w:color="auto"/>
                <w:left w:val="none" w:sz="0" w:space="0" w:color="auto"/>
                <w:bottom w:val="none" w:sz="0" w:space="0" w:color="auto"/>
                <w:right w:val="none" w:sz="0" w:space="0" w:color="auto"/>
              </w:divBdr>
            </w:div>
          </w:divsChild>
        </w:div>
        <w:div w:id="497620481">
          <w:marLeft w:val="0"/>
          <w:marRight w:val="0"/>
          <w:marTop w:val="120"/>
          <w:marBottom w:val="0"/>
          <w:divBdr>
            <w:top w:val="single" w:sz="6" w:space="0" w:color="D5DDC6"/>
            <w:left w:val="single" w:sz="6" w:space="4" w:color="D5DDC6"/>
            <w:bottom w:val="single" w:sz="6" w:space="0" w:color="D5DDC6"/>
            <w:right w:val="single" w:sz="6" w:space="0" w:color="D5DDC6"/>
          </w:divBdr>
        </w:div>
        <w:div w:id="1893076083">
          <w:marLeft w:val="0"/>
          <w:marRight w:val="0"/>
          <w:marTop w:val="0"/>
          <w:marBottom w:val="120"/>
          <w:divBdr>
            <w:top w:val="single" w:sz="6" w:space="8" w:color="D5DDC6"/>
            <w:left w:val="single" w:sz="6" w:space="0" w:color="D5DDC6"/>
            <w:bottom w:val="single" w:sz="6" w:space="12" w:color="D5DDC6"/>
            <w:right w:val="single" w:sz="6" w:space="0" w:color="D5DDC6"/>
          </w:divBdr>
          <w:divsChild>
            <w:div w:id="770928647">
              <w:marLeft w:val="0"/>
              <w:marRight w:val="0"/>
              <w:marTop w:val="120"/>
              <w:marBottom w:val="120"/>
              <w:divBdr>
                <w:top w:val="none" w:sz="0" w:space="0" w:color="auto"/>
                <w:left w:val="none" w:sz="0" w:space="0" w:color="auto"/>
                <w:bottom w:val="none" w:sz="0" w:space="0" w:color="auto"/>
                <w:right w:val="none" w:sz="0" w:space="0" w:color="auto"/>
              </w:divBdr>
            </w:div>
          </w:divsChild>
        </w:div>
        <w:div w:id="828324126">
          <w:marLeft w:val="0"/>
          <w:marRight w:val="0"/>
          <w:marTop w:val="120"/>
          <w:marBottom w:val="0"/>
          <w:divBdr>
            <w:top w:val="single" w:sz="6" w:space="0" w:color="D5DDC6"/>
            <w:left w:val="single" w:sz="6" w:space="4" w:color="D5DDC6"/>
            <w:bottom w:val="single" w:sz="6" w:space="0" w:color="D5DDC6"/>
            <w:right w:val="single" w:sz="6" w:space="0" w:color="D5DDC6"/>
          </w:divBdr>
        </w:div>
        <w:div w:id="29304734">
          <w:marLeft w:val="0"/>
          <w:marRight w:val="0"/>
          <w:marTop w:val="0"/>
          <w:marBottom w:val="120"/>
          <w:divBdr>
            <w:top w:val="single" w:sz="6" w:space="8" w:color="D5DDC6"/>
            <w:left w:val="single" w:sz="6" w:space="0" w:color="D5DDC6"/>
            <w:bottom w:val="single" w:sz="6" w:space="12" w:color="D5DDC6"/>
            <w:right w:val="single" w:sz="6" w:space="0" w:color="D5DDC6"/>
          </w:divBdr>
          <w:divsChild>
            <w:div w:id="1707294668">
              <w:marLeft w:val="0"/>
              <w:marRight w:val="0"/>
              <w:marTop w:val="120"/>
              <w:marBottom w:val="120"/>
              <w:divBdr>
                <w:top w:val="none" w:sz="0" w:space="0" w:color="auto"/>
                <w:left w:val="none" w:sz="0" w:space="0" w:color="auto"/>
                <w:bottom w:val="none" w:sz="0" w:space="0" w:color="auto"/>
                <w:right w:val="none" w:sz="0" w:space="0" w:color="auto"/>
              </w:divBdr>
            </w:div>
          </w:divsChild>
        </w:div>
        <w:div w:id="1893534749">
          <w:marLeft w:val="0"/>
          <w:marRight w:val="0"/>
          <w:marTop w:val="120"/>
          <w:marBottom w:val="0"/>
          <w:divBdr>
            <w:top w:val="single" w:sz="6" w:space="0" w:color="D5DDC6"/>
            <w:left w:val="single" w:sz="6" w:space="4" w:color="D5DDC6"/>
            <w:bottom w:val="single" w:sz="6" w:space="0" w:color="D5DDC6"/>
            <w:right w:val="single" w:sz="6" w:space="0" w:color="D5DDC6"/>
          </w:divBdr>
        </w:div>
        <w:div w:id="422730024">
          <w:marLeft w:val="0"/>
          <w:marRight w:val="0"/>
          <w:marTop w:val="0"/>
          <w:marBottom w:val="120"/>
          <w:divBdr>
            <w:top w:val="single" w:sz="6" w:space="8" w:color="D5DDC6"/>
            <w:left w:val="single" w:sz="6" w:space="0" w:color="D5DDC6"/>
            <w:bottom w:val="single" w:sz="6" w:space="12" w:color="D5DDC6"/>
            <w:right w:val="single" w:sz="6" w:space="0" w:color="D5DDC6"/>
          </w:divBdr>
          <w:divsChild>
            <w:div w:id="186061038">
              <w:marLeft w:val="0"/>
              <w:marRight w:val="0"/>
              <w:marTop w:val="120"/>
              <w:marBottom w:val="120"/>
              <w:divBdr>
                <w:top w:val="none" w:sz="0" w:space="0" w:color="auto"/>
                <w:left w:val="none" w:sz="0" w:space="0" w:color="auto"/>
                <w:bottom w:val="none" w:sz="0" w:space="0" w:color="auto"/>
                <w:right w:val="none" w:sz="0" w:space="0" w:color="auto"/>
              </w:divBdr>
            </w:div>
          </w:divsChild>
        </w:div>
        <w:div w:id="72825572">
          <w:marLeft w:val="0"/>
          <w:marRight w:val="0"/>
          <w:marTop w:val="120"/>
          <w:marBottom w:val="0"/>
          <w:divBdr>
            <w:top w:val="single" w:sz="6" w:space="0" w:color="D5DDC6"/>
            <w:left w:val="single" w:sz="6" w:space="4" w:color="D5DDC6"/>
            <w:bottom w:val="single" w:sz="6" w:space="0" w:color="D5DDC6"/>
            <w:right w:val="single" w:sz="6" w:space="0" w:color="D5DDC6"/>
          </w:divBdr>
        </w:div>
        <w:div w:id="1446386268">
          <w:marLeft w:val="0"/>
          <w:marRight w:val="0"/>
          <w:marTop w:val="0"/>
          <w:marBottom w:val="120"/>
          <w:divBdr>
            <w:top w:val="single" w:sz="6" w:space="8" w:color="D5DDC6"/>
            <w:left w:val="single" w:sz="6" w:space="0" w:color="D5DDC6"/>
            <w:bottom w:val="single" w:sz="6" w:space="12" w:color="D5DDC6"/>
            <w:right w:val="single" w:sz="6" w:space="0" w:color="D5DDC6"/>
          </w:divBdr>
          <w:divsChild>
            <w:div w:id="1052729680">
              <w:marLeft w:val="0"/>
              <w:marRight w:val="0"/>
              <w:marTop w:val="120"/>
              <w:marBottom w:val="120"/>
              <w:divBdr>
                <w:top w:val="none" w:sz="0" w:space="0" w:color="auto"/>
                <w:left w:val="none" w:sz="0" w:space="0" w:color="auto"/>
                <w:bottom w:val="none" w:sz="0" w:space="0" w:color="auto"/>
                <w:right w:val="none" w:sz="0" w:space="0" w:color="auto"/>
              </w:divBdr>
            </w:div>
          </w:divsChild>
        </w:div>
        <w:div w:id="1335035331">
          <w:marLeft w:val="0"/>
          <w:marRight w:val="0"/>
          <w:marTop w:val="0"/>
          <w:marBottom w:val="120"/>
          <w:divBdr>
            <w:top w:val="single" w:sz="6" w:space="8" w:color="D5DDC6"/>
            <w:left w:val="single" w:sz="6" w:space="0" w:color="D5DDC6"/>
            <w:bottom w:val="single" w:sz="6" w:space="12" w:color="D5DDC6"/>
            <w:right w:val="single" w:sz="6" w:space="0" w:color="D5DDC6"/>
          </w:divBdr>
          <w:divsChild>
            <w:div w:id="1536503309">
              <w:marLeft w:val="0"/>
              <w:marRight w:val="0"/>
              <w:marTop w:val="120"/>
              <w:marBottom w:val="120"/>
              <w:divBdr>
                <w:top w:val="none" w:sz="0" w:space="0" w:color="auto"/>
                <w:left w:val="none" w:sz="0" w:space="0" w:color="auto"/>
                <w:bottom w:val="none" w:sz="0" w:space="0" w:color="auto"/>
                <w:right w:val="none" w:sz="0" w:space="0" w:color="auto"/>
              </w:divBdr>
            </w:div>
          </w:divsChild>
        </w:div>
        <w:div w:id="504708903">
          <w:marLeft w:val="0"/>
          <w:marRight w:val="0"/>
          <w:marTop w:val="0"/>
          <w:marBottom w:val="120"/>
          <w:divBdr>
            <w:top w:val="single" w:sz="6" w:space="8" w:color="D5DDC6"/>
            <w:left w:val="single" w:sz="6" w:space="0" w:color="D5DDC6"/>
            <w:bottom w:val="single" w:sz="6" w:space="12" w:color="D5DDC6"/>
            <w:right w:val="single" w:sz="6" w:space="0" w:color="D5DDC6"/>
          </w:divBdr>
          <w:divsChild>
            <w:div w:id="993995600">
              <w:marLeft w:val="0"/>
              <w:marRight w:val="0"/>
              <w:marTop w:val="120"/>
              <w:marBottom w:val="120"/>
              <w:divBdr>
                <w:top w:val="none" w:sz="0" w:space="0" w:color="auto"/>
                <w:left w:val="none" w:sz="0" w:space="0" w:color="auto"/>
                <w:bottom w:val="none" w:sz="0" w:space="0" w:color="auto"/>
                <w:right w:val="none" w:sz="0" w:space="0" w:color="auto"/>
              </w:divBdr>
            </w:div>
          </w:divsChild>
        </w:div>
        <w:div w:id="1808546509">
          <w:marLeft w:val="0"/>
          <w:marRight w:val="0"/>
          <w:marTop w:val="0"/>
          <w:marBottom w:val="120"/>
          <w:divBdr>
            <w:top w:val="single" w:sz="6" w:space="8" w:color="D5DDC6"/>
            <w:left w:val="single" w:sz="6" w:space="0" w:color="D5DDC6"/>
            <w:bottom w:val="single" w:sz="6" w:space="12" w:color="D5DDC6"/>
            <w:right w:val="single" w:sz="6" w:space="0" w:color="D5DDC6"/>
          </w:divBdr>
          <w:divsChild>
            <w:div w:id="853492783">
              <w:marLeft w:val="0"/>
              <w:marRight w:val="0"/>
              <w:marTop w:val="120"/>
              <w:marBottom w:val="120"/>
              <w:divBdr>
                <w:top w:val="none" w:sz="0" w:space="0" w:color="auto"/>
                <w:left w:val="none" w:sz="0" w:space="0" w:color="auto"/>
                <w:bottom w:val="none" w:sz="0" w:space="0" w:color="auto"/>
                <w:right w:val="none" w:sz="0" w:space="0" w:color="auto"/>
              </w:divBdr>
            </w:div>
          </w:divsChild>
        </w:div>
        <w:div w:id="1533766122">
          <w:marLeft w:val="0"/>
          <w:marRight w:val="0"/>
          <w:marTop w:val="120"/>
          <w:marBottom w:val="0"/>
          <w:divBdr>
            <w:top w:val="single" w:sz="6" w:space="0" w:color="D5DDC6"/>
            <w:left w:val="single" w:sz="6" w:space="4" w:color="D5DDC6"/>
            <w:bottom w:val="single" w:sz="6" w:space="0" w:color="D5DDC6"/>
            <w:right w:val="single" w:sz="6" w:space="0" w:color="D5DDC6"/>
          </w:divBdr>
        </w:div>
        <w:div w:id="1302417538">
          <w:marLeft w:val="0"/>
          <w:marRight w:val="0"/>
          <w:marTop w:val="0"/>
          <w:marBottom w:val="120"/>
          <w:divBdr>
            <w:top w:val="single" w:sz="6" w:space="8" w:color="D5DDC6"/>
            <w:left w:val="single" w:sz="6" w:space="0" w:color="D5DDC6"/>
            <w:bottom w:val="single" w:sz="6" w:space="12" w:color="D5DDC6"/>
            <w:right w:val="single" w:sz="6" w:space="0" w:color="D5DDC6"/>
          </w:divBdr>
          <w:divsChild>
            <w:div w:id="1029839682">
              <w:marLeft w:val="0"/>
              <w:marRight w:val="0"/>
              <w:marTop w:val="120"/>
              <w:marBottom w:val="120"/>
              <w:divBdr>
                <w:top w:val="none" w:sz="0" w:space="0" w:color="auto"/>
                <w:left w:val="none" w:sz="0" w:space="0" w:color="auto"/>
                <w:bottom w:val="none" w:sz="0" w:space="0" w:color="auto"/>
                <w:right w:val="none" w:sz="0" w:space="0" w:color="auto"/>
              </w:divBdr>
            </w:div>
          </w:divsChild>
        </w:div>
        <w:div w:id="662128808">
          <w:marLeft w:val="0"/>
          <w:marRight w:val="0"/>
          <w:marTop w:val="120"/>
          <w:marBottom w:val="0"/>
          <w:divBdr>
            <w:top w:val="single" w:sz="6" w:space="0" w:color="D5DDC6"/>
            <w:left w:val="single" w:sz="6" w:space="4" w:color="D5DDC6"/>
            <w:bottom w:val="single" w:sz="6" w:space="0" w:color="D5DDC6"/>
            <w:right w:val="single" w:sz="6" w:space="0" w:color="D5DDC6"/>
          </w:divBdr>
        </w:div>
        <w:div w:id="1001660676">
          <w:marLeft w:val="0"/>
          <w:marRight w:val="0"/>
          <w:marTop w:val="0"/>
          <w:marBottom w:val="120"/>
          <w:divBdr>
            <w:top w:val="single" w:sz="6" w:space="8" w:color="D5DDC6"/>
            <w:left w:val="single" w:sz="6" w:space="0" w:color="D5DDC6"/>
            <w:bottom w:val="single" w:sz="6" w:space="12" w:color="D5DDC6"/>
            <w:right w:val="single" w:sz="6" w:space="0" w:color="D5DDC6"/>
          </w:divBdr>
          <w:divsChild>
            <w:div w:id="144512890">
              <w:marLeft w:val="0"/>
              <w:marRight w:val="0"/>
              <w:marTop w:val="120"/>
              <w:marBottom w:val="120"/>
              <w:divBdr>
                <w:top w:val="none" w:sz="0" w:space="0" w:color="auto"/>
                <w:left w:val="none" w:sz="0" w:space="0" w:color="auto"/>
                <w:bottom w:val="none" w:sz="0" w:space="0" w:color="auto"/>
                <w:right w:val="none" w:sz="0" w:space="0" w:color="auto"/>
              </w:divBdr>
            </w:div>
          </w:divsChild>
        </w:div>
        <w:div w:id="516577146">
          <w:marLeft w:val="0"/>
          <w:marRight w:val="0"/>
          <w:marTop w:val="120"/>
          <w:marBottom w:val="0"/>
          <w:divBdr>
            <w:top w:val="single" w:sz="6" w:space="0" w:color="D5DDC6"/>
            <w:left w:val="single" w:sz="6" w:space="4" w:color="D5DDC6"/>
            <w:bottom w:val="single" w:sz="6" w:space="0" w:color="D5DDC6"/>
            <w:right w:val="single" w:sz="6" w:space="0" w:color="D5DDC6"/>
          </w:divBdr>
        </w:div>
        <w:div w:id="1059128362">
          <w:marLeft w:val="0"/>
          <w:marRight w:val="0"/>
          <w:marTop w:val="0"/>
          <w:marBottom w:val="120"/>
          <w:divBdr>
            <w:top w:val="single" w:sz="6" w:space="8" w:color="D5DDC6"/>
            <w:left w:val="single" w:sz="6" w:space="0" w:color="D5DDC6"/>
            <w:bottom w:val="single" w:sz="6" w:space="12" w:color="D5DDC6"/>
            <w:right w:val="single" w:sz="6" w:space="0" w:color="D5DDC6"/>
          </w:divBdr>
          <w:divsChild>
            <w:div w:id="1158694939">
              <w:marLeft w:val="0"/>
              <w:marRight w:val="0"/>
              <w:marTop w:val="120"/>
              <w:marBottom w:val="120"/>
              <w:divBdr>
                <w:top w:val="none" w:sz="0" w:space="0" w:color="auto"/>
                <w:left w:val="none" w:sz="0" w:space="0" w:color="auto"/>
                <w:bottom w:val="none" w:sz="0" w:space="0" w:color="auto"/>
                <w:right w:val="none" w:sz="0" w:space="0" w:color="auto"/>
              </w:divBdr>
            </w:div>
          </w:divsChild>
        </w:div>
        <w:div w:id="1737121703">
          <w:marLeft w:val="0"/>
          <w:marRight w:val="0"/>
          <w:marTop w:val="0"/>
          <w:marBottom w:val="120"/>
          <w:divBdr>
            <w:top w:val="single" w:sz="6" w:space="8" w:color="D5DDC6"/>
            <w:left w:val="single" w:sz="6" w:space="0" w:color="D5DDC6"/>
            <w:bottom w:val="single" w:sz="6" w:space="12" w:color="D5DDC6"/>
            <w:right w:val="single" w:sz="6" w:space="0" w:color="D5DDC6"/>
          </w:divBdr>
          <w:divsChild>
            <w:div w:id="975378910">
              <w:marLeft w:val="0"/>
              <w:marRight w:val="0"/>
              <w:marTop w:val="120"/>
              <w:marBottom w:val="120"/>
              <w:divBdr>
                <w:top w:val="none" w:sz="0" w:space="0" w:color="auto"/>
                <w:left w:val="none" w:sz="0" w:space="0" w:color="auto"/>
                <w:bottom w:val="none" w:sz="0" w:space="0" w:color="auto"/>
                <w:right w:val="none" w:sz="0" w:space="0" w:color="auto"/>
              </w:divBdr>
            </w:div>
          </w:divsChild>
        </w:div>
        <w:div w:id="477888969">
          <w:marLeft w:val="0"/>
          <w:marRight w:val="0"/>
          <w:marTop w:val="120"/>
          <w:marBottom w:val="0"/>
          <w:divBdr>
            <w:top w:val="single" w:sz="6" w:space="0" w:color="D5DDC6"/>
            <w:left w:val="single" w:sz="6" w:space="4" w:color="D5DDC6"/>
            <w:bottom w:val="single" w:sz="6" w:space="0" w:color="D5DDC6"/>
            <w:right w:val="single" w:sz="6" w:space="0" w:color="D5DDC6"/>
          </w:divBdr>
        </w:div>
        <w:div w:id="1531726020">
          <w:marLeft w:val="0"/>
          <w:marRight w:val="0"/>
          <w:marTop w:val="0"/>
          <w:marBottom w:val="120"/>
          <w:divBdr>
            <w:top w:val="single" w:sz="6" w:space="8" w:color="D5DDC6"/>
            <w:left w:val="single" w:sz="6" w:space="0" w:color="D5DDC6"/>
            <w:bottom w:val="single" w:sz="6" w:space="12" w:color="D5DDC6"/>
            <w:right w:val="single" w:sz="6" w:space="0" w:color="D5DDC6"/>
          </w:divBdr>
          <w:divsChild>
            <w:div w:id="2015256825">
              <w:marLeft w:val="0"/>
              <w:marRight w:val="0"/>
              <w:marTop w:val="120"/>
              <w:marBottom w:val="120"/>
              <w:divBdr>
                <w:top w:val="none" w:sz="0" w:space="0" w:color="auto"/>
                <w:left w:val="none" w:sz="0" w:space="0" w:color="auto"/>
                <w:bottom w:val="none" w:sz="0" w:space="0" w:color="auto"/>
                <w:right w:val="none" w:sz="0" w:space="0" w:color="auto"/>
              </w:divBdr>
            </w:div>
          </w:divsChild>
        </w:div>
        <w:div w:id="883912015">
          <w:marLeft w:val="0"/>
          <w:marRight w:val="0"/>
          <w:marTop w:val="120"/>
          <w:marBottom w:val="0"/>
          <w:divBdr>
            <w:top w:val="single" w:sz="6" w:space="0" w:color="D5DDC6"/>
            <w:left w:val="single" w:sz="6" w:space="4" w:color="D5DDC6"/>
            <w:bottom w:val="single" w:sz="6" w:space="0" w:color="D5DDC6"/>
            <w:right w:val="single" w:sz="6" w:space="0" w:color="D5DDC6"/>
          </w:divBdr>
        </w:div>
        <w:div w:id="806894548">
          <w:marLeft w:val="0"/>
          <w:marRight w:val="0"/>
          <w:marTop w:val="0"/>
          <w:marBottom w:val="120"/>
          <w:divBdr>
            <w:top w:val="single" w:sz="6" w:space="8" w:color="D5DDC6"/>
            <w:left w:val="single" w:sz="6" w:space="0" w:color="D5DDC6"/>
            <w:bottom w:val="single" w:sz="6" w:space="12" w:color="D5DDC6"/>
            <w:right w:val="single" w:sz="6" w:space="0" w:color="D5DDC6"/>
          </w:divBdr>
          <w:divsChild>
            <w:div w:id="1343123548">
              <w:marLeft w:val="0"/>
              <w:marRight w:val="0"/>
              <w:marTop w:val="120"/>
              <w:marBottom w:val="120"/>
              <w:divBdr>
                <w:top w:val="none" w:sz="0" w:space="0" w:color="auto"/>
                <w:left w:val="none" w:sz="0" w:space="0" w:color="auto"/>
                <w:bottom w:val="none" w:sz="0" w:space="0" w:color="auto"/>
                <w:right w:val="none" w:sz="0" w:space="0" w:color="auto"/>
              </w:divBdr>
            </w:div>
          </w:divsChild>
        </w:div>
        <w:div w:id="1257328651">
          <w:marLeft w:val="0"/>
          <w:marRight w:val="0"/>
          <w:marTop w:val="120"/>
          <w:marBottom w:val="0"/>
          <w:divBdr>
            <w:top w:val="single" w:sz="6" w:space="0" w:color="D5DDC6"/>
            <w:left w:val="single" w:sz="6" w:space="4" w:color="D5DDC6"/>
            <w:bottom w:val="single" w:sz="6" w:space="0" w:color="D5DDC6"/>
            <w:right w:val="single" w:sz="6" w:space="0" w:color="D5DDC6"/>
          </w:divBdr>
        </w:div>
        <w:div w:id="1014915802">
          <w:marLeft w:val="0"/>
          <w:marRight w:val="0"/>
          <w:marTop w:val="0"/>
          <w:marBottom w:val="120"/>
          <w:divBdr>
            <w:top w:val="single" w:sz="6" w:space="8" w:color="D5DDC6"/>
            <w:left w:val="single" w:sz="6" w:space="0" w:color="D5DDC6"/>
            <w:bottom w:val="single" w:sz="6" w:space="12" w:color="D5DDC6"/>
            <w:right w:val="single" w:sz="6" w:space="0" w:color="D5DDC6"/>
          </w:divBdr>
          <w:divsChild>
            <w:div w:id="1633829837">
              <w:marLeft w:val="0"/>
              <w:marRight w:val="0"/>
              <w:marTop w:val="120"/>
              <w:marBottom w:val="120"/>
              <w:divBdr>
                <w:top w:val="none" w:sz="0" w:space="0" w:color="auto"/>
                <w:left w:val="none" w:sz="0" w:space="0" w:color="auto"/>
                <w:bottom w:val="none" w:sz="0" w:space="0" w:color="auto"/>
                <w:right w:val="none" w:sz="0" w:space="0" w:color="auto"/>
              </w:divBdr>
            </w:div>
          </w:divsChild>
        </w:div>
        <w:div w:id="1768115076">
          <w:marLeft w:val="0"/>
          <w:marRight w:val="0"/>
          <w:marTop w:val="120"/>
          <w:marBottom w:val="0"/>
          <w:divBdr>
            <w:top w:val="single" w:sz="6" w:space="0" w:color="D5DDC6"/>
            <w:left w:val="single" w:sz="6" w:space="4" w:color="D5DDC6"/>
            <w:bottom w:val="single" w:sz="6" w:space="0" w:color="D5DDC6"/>
            <w:right w:val="single" w:sz="6" w:space="0" w:color="D5DDC6"/>
          </w:divBdr>
        </w:div>
      </w:divsChild>
    </w:div>
    <w:div w:id="926234656">
      <w:bodyDiv w:val="1"/>
      <w:marLeft w:val="0"/>
      <w:marRight w:val="0"/>
      <w:marTop w:val="0"/>
      <w:marBottom w:val="0"/>
      <w:divBdr>
        <w:top w:val="none" w:sz="0" w:space="0" w:color="auto"/>
        <w:left w:val="none" w:sz="0" w:space="0" w:color="auto"/>
        <w:bottom w:val="none" w:sz="0" w:space="0" w:color="auto"/>
        <w:right w:val="none" w:sz="0" w:space="0" w:color="auto"/>
      </w:divBdr>
    </w:div>
    <w:div w:id="1004212724">
      <w:bodyDiv w:val="1"/>
      <w:marLeft w:val="0"/>
      <w:marRight w:val="0"/>
      <w:marTop w:val="0"/>
      <w:marBottom w:val="0"/>
      <w:divBdr>
        <w:top w:val="none" w:sz="0" w:space="0" w:color="auto"/>
        <w:left w:val="none" w:sz="0" w:space="0" w:color="auto"/>
        <w:bottom w:val="none" w:sz="0" w:space="0" w:color="auto"/>
        <w:right w:val="none" w:sz="0" w:space="0" w:color="auto"/>
      </w:divBdr>
    </w:div>
    <w:div w:id="1007514922">
      <w:bodyDiv w:val="1"/>
      <w:marLeft w:val="0"/>
      <w:marRight w:val="0"/>
      <w:marTop w:val="0"/>
      <w:marBottom w:val="0"/>
      <w:divBdr>
        <w:top w:val="none" w:sz="0" w:space="0" w:color="auto"/>
        <w:left w:val="none" w:sz="0" w:space="0" w:color="auto"/>
        <w:bottom w:val="none" w:sz="0" w:space="0" w:color="auto"/>
        <w:right w:val="none" w:sz="0" w:space="0" w:color="auto"/>
      </w:divBdr>
    </w:div>
    <w:div w:id="1026323308">
      <w:bodyDiv w:val="1"/>
      <w:marLeft w:val="0"/>
      <w:marRight w:val="0"/>
      <w:marTop w:val="0"/>
      <w:marBottom w:val="0"/>
      <w:divBdr>
        <w:top w:val="none" w:sz="0" w:space="0" w:color="auto"/>
        <w:left w:val="none" w:sz="0" w:space="0" w:color="auto"/>
        <w:bottom w:val="none" w:sz="0" w:space="0" w:color="auto"/>
        <w:right w:val="none" w:sz="0" w:space="0" w:color="auto"/>
      </w:divBdr>
      <w:divsChild>
        <w:div w:id="214122976">
          <w:marLeft w:val="0"/>
          <w:marRight w:val="0"/>
          <w:marTop w:val="0"/>
          <w:marBottom w:val="120"/>
          <w:divBdr>
            <w:top w:val="single" w:sz="6" w:space="8" w:color="D5DDC6"/>
            <w:left w:val="single" w:sz="6" w:space="0" w:color="D5DDC6"/>
            <w:bottom w:val="single" w:sz="6" w:space="12" w:color="D5DDC6"/>
            <w:right w:val="single" w:sz="6" w:space="0" w:color="D5DDC6"/>
          </w:divBdr>
          <w:divsChild>
            <w:div w:id="220948281">
              <w:marLeft w:val="0"/>
              <w:marRight w:val="0"/>
              <w:marTop w:val="120"/>
              <w:marBottom w:val="120"/>
              <w:divBdr>
                <w:top w:val="none" w:sz="0" w:space="0" w:color="auto"/>
                <w:left w:val="none" w:sz="0" w:space="0" w:color="auto"/>
                <w:bottom w:val="none" w:sz="0" w:space="0" w:color="auto"/>
                <w:right w:val="none" w:sz="0" w:space="0" w:color="auto"/>
              </w:divBdr>
            </w:div>
          </w:divsChild>
        </w:div>
        <w:div w:id="1471172376">
          <w:marLeft w:val="0"/>
          <w:marRight w:val="0"/>
          <w:marTop w:val="120"/>
          <w:marBottom w:val="0"/>
          <w:divBdr>
            <w:top w:val="single" w:sz="6" w:space="0" w:color="D5DDC6"/>
            <w:left w:val="single" w:sz="6" w:space="4" w:color="D5DDC6"/>
            <w:bottom w:val="single" w:sz="6" w:space="0" w:color="D5DDC6"/>
            <w:right w:val="single" w:sz="6" w:space="0" w:color="D5DDC6"/>
          </w:divBdr>
        </w:div>
        <w:div w:id="415826164">
          <w:marLeft w:val="0"/>
          <w:marRight w:val="0"/>
          <w:marTop w:val="0"/>
          <w:marBottom w:val="120"/>
          <w:divBdr>
            <w:top w:val="single" w:sz="6" w:space="8" w:color="D5DDC6"/>
            <w:left w:val="single" w:sz="6" w:space="0" w:color="D5DDC6"/>
            <w:bottom w:val="single" w:sz="6" w:space="12" w:color="D5DDC6"/>
            <w:right w:val="single" w:sz="6" w:space="0" w:color="D5DDC6"/>
          </w:divBdr>
          <w:divsChild>
            <w:div w:id="1750031984">
              <w:marLeft w:val="0"/>
              <w:marRight w:val="0"/>
              <w:marTop w:val="120"/>
              <w:marBottom w:val="120"/>
              <w:divBdr>
                <w:top w:val="none" w:sz="0" w:space="0" w:color="auto"/>
                <w:left w:val="none" w:sz="0" w:space="0" w:color="auto"/>
                <w:bottom w:val="none" w:sz="0" w:space="0" w:color="auto"/>
                <w:right w:val="none" w:sz="0" w:space="0" w:color="auto"/>
              </w:divBdr>
            </w:div>
          </w:divsChild>
        </w:div>
        <w:div w:id="111562554">
          <w:marLeft w:val="0"/>
          <w:marRight w:val="0"/>
          <w:marTop w:val="120"/>
          <w:marBottom w:val="0"/>
          <w:divBdr>
            <w:top w:val="single" w:sz="6" w:space="0" w:color="D5DDC6"/>
            <w:left w:val="single" w:sz="6" w:space="4" w:color="D5DDC6"/>
            <w:bottom w:val="single" w:sz="6" w:space="0" w:color="D5DDC6"/>
            <w:right w:val="single" w:sz="6" w:space="0" w:color="D5DDC6"/>
          </w:divBdr>
        </w:div>
        <w:div w:id="456340879">
          <w:marLeft w:val="0"/>
          <w:marRight w:val="0"/>
          <w:marTop w:val="0"/>
          <w:marBottom w:val="120"/>
          <w:divBdr>
            <w:top w:val="single" w:sz="6" w:space="8" w:color="D5DDC6"/>
            <w:left w:val="single" w:sz="6" w:space="0" w:color="D5DDC6"/>
            <w:bottom w:val="single" w:sz="6" w:space="12" w:color="D5DDC6"/>
            <w:right w:val="single" w:sz="6" w:space="0" w:color="D5DDC6"/>
          </w:divBdr>
          <w:divsChild>
            <w:div w:id="184641994">
              <w:marLeft w:val="0"/>
              <w:marRight w:val="0"/>
              <w:marTop w:val="120"/>
              <w:marBottom w:val="120"/>
              <w:divBdr>
                <w:top w:val="none" w:sz="0" w:space="0" w:color="auto"/>
                <w:left w:val="none" w:sz="0" w:space="0" w:color="auto"/>
                <w:bottom w:val="none" w:sz="0" w:space="0" w:color="auto"/>
                <w:right w:val="none" w:sz="0" w:space="0" w:color="auto"/>
              </w:divBdr>
            </w:div>
          </w:divsChild>
        </w:div>
        <w:div w:id="1153448910">
          <w:marLeft w:val="0"/>
          <w:marRight w:val="0"/>
          <w:marTop w:val="120"/>
          <w:marBottom w:val="0"/>
          <w:divBdr>
            <w:top w:val="single" w:sz="6" w:space="0" w:color="D5DDC6"/>
            <w:left w:val="single" w:sz="6" w:space="4" w:color="D5DDC6"/>
            <w:bottom w:val="single" w:sz="6" w:space="0" w:color="D5DDC6"/>
            <w:right w:val="single" w:sz="6" w:space="0" w:color="D5DDC6"/>
          </w:divBdr>
        </w:div>
        <w:div w:id="1253971250">
          <w:marLeft w:val="0"/>
          <w:marRight w:val="0"/>
          <w:marTop w:val="0"/>
          <w:marBottom w:val="120"/>
          <w:divBdr>
            <w:top w:val="single" w:sz="6" w:space="8" w:color="D5DDC6"/>
            <w:left w:val="single" w:sz="6" w:space="0" w:color="D5DDC6"/>
            <w:bottom w:val="single" w:sz="6" w:space="12" w:color="D5DDC6"/>
            <w:right w:val="single" w:sz="6" w:space="0" w:color="D5DDC6"/>
          </w:divBdr>
          <w:divsChild>
            <w:div w:id="1922451019">
              <w:marLeft w:val="0"/>
              <w:marRight w:val="0"/>
              <w:marTop w:val="120"/>
              <w:marBottom w:val="120"/>
              <w:divBdr>
                <w:top w:val="none" w:sz="0" w:space="0" w:color="auto"/>
                <w:left w:val="none" w:sz="0" w:space="0" w:color="auto"/>
                <w:bottom w:val="none" w:sz="0" w:space="0" w:color="auto"/>
                <w:right w:val="none" w:sz="0" w:space="0" w:color="auto"/>
              </w:divBdr>
            </w:div>
          </w:divsChild>
        </w:div>
        <w:div w:id="674261341">
          <w:marLeft w:val="0"/>
          <w:marRight w:val="0"/>
          <w:marTop w:val="120"/>
          <w:marBottom w:val="0"/>
          <w:divBdr>
            <w:top w:val="single" w:sz="6" w:space="0" w:color="D5DDC6"/>
            <w:left w:val="single" w:sz="6" w:space="4" w:color="D5DDC6"/>
            <w:bottom w:val="single" w:sz="6" w:space="0" w:color="D5DDC6"/>
            <w:right w:val="single" w:sz="6" w:space="0" w:color="D5DDC6"/>
          </w:divBdr>
        </w:div>
        <w:div w:id="563371092">
          <w:marLeft w:val="0"/>
          <w:marRight w:val="0"/>
          <w:marTop w:val="0"/>
          <w:marBottom w:val="120"/>
          <w:divBdr>
            <w:top w:val="single" w:sz="6" w:space="8" w:color="D5DDC6"/>
            <w:left w:val="single" w:sz="6" w:space="0" w:color="D5DDC6"/>
            <w:bottom w:val="single" w:sz="6" w:space="12" w:color="D5DDC6"/>
            <w:right w:val="single" w:sz="6" w:space="0" w:color="D5DDC6"/>
          </w:divBdr>
          <w:divsChild>
            <w:div w:id="1433085585">
              <w:marLeft w:val="0"/>
              <w:marRight w:val="0"/>
              <w:marTop w:val="120"/>
              <w:marBottom w:val="120"/>
              <w:divBdr>
                <w:top w:val="none" w:sz="0" w:space="0" w:color="auto"/>
                <w:left w:val="none" w:sz="0" w:space="0" w:color="auto"/>
                <w:bottom w:val="none" w:sz="0" w:space="0" w:color="auto"/>
                <w:right w:val="none" w:sz="0" w:space="0" w:color="auto"/>
              </w:divBdr>
            </w:div>
          </w:divsChild>
        </w:div>
        <w:div w:id="430049851">
          <w:marLeft w:val="0"/>
          <w:marRight w:val="0"/>
          <w:marTop w:val="120"/>
          <w:marBottom w:val="0"/>
          <w:divBdr>
            <w:top w:val="single" w:sz="6" w:space="0" w:color="D5DDC6"/>
            <w:left w:val="single" w:sz="6" w:space="4" w:color="D5DDC6"/>
            <w:bottom w:val="single" w:sz="6" w:space="0" w:color="D5DDC6"/>
            <w:right w:val="single" w:sz="6" w:space="0" w:color="D5DDC6"/>
          </w:divBdr>
        </w:div>
        <w:div w:id="970013104">
          <w:marLeft w:val="0"/>
          <w:marRight w:val="0"/>
          <w:marTop w:val="0"/>
          <w:marBottom w:val="120"/>
          <w:divBdr>
            <w:top w:val="single" w:sz="6" w:space="8" w:color="D5DDC6"/>
            <w:left w:val="single" w:sz="6" w:space="0" w:color="D5DDC6"/>
            <w:bottom w:val="single" w:sz="6" w:space="12" w:color="D5DDC6"/>
            <w:right w:val="single" w:sz="6" w:space="0" w:color="D5DDC6"/>
          </w:divBdr>
          <w:divsChild>
            <w:div w:id="1753548758">
              <w:marLeft w:val="0"/>
              <w:marRight w:val="0"/>
              <w:marTop w:val="120"/>
              <w:marBottom w:val="120"/>
              <w:divBdr>
                <w:top w:val="none" w:sz="0" w:space="0" w:color="auto"/>
                <w:left w:val="none" w:sz="0" w:space="0" w:color="auto"/>
                <w:bottom w:val="none" w:sz="0" w:space="0" w:color="auto"/>
                <w:right w:val="none" w:sz="0" w:space="0" w:color="auto"/>
              </w:divBdr>
            </w:div>
          </w:divsChild>
        </w:div>
        <w:div w:id="792557517">
          <w:marLeft w:val="0"/>
          <w:marRight w:val="0"/>
          <w:marTop w:val="120"/>
          <w:marBottom w:val="0"/>
          <w:divBdr>
            <w:top w:val="single" w:sz="6" w:space="0" w:color="D5DDC6"/>
            <w:left w:val="single" w:sz="6" w:space="4" w:color="D5DDC6"/>
            <w:bottom w:val="single" w:sz="6" w:space="0" w:color="D5DDC6"/>
            <w:right w:val="single" w:sz="6" w:space="0" w:color="D5DDC6"/>
          </w:divBdr>
        </w:div>
        <w:div w:id="420030784">
          <w:marLeft w:val="0"/>
          <w:marRight w:val="0"/>
          <w:marTop w:val="0"/>
          <w:marBottom w:val="120"/>
          <w:divBdr>
            <w:top w:val="single" w:sz="6" w:space="8" w:color="D5DDC6"/>
            <w:left w:val="single" w:sz="6" w:space="0" w:color="D5DDC6"/>
            <w:bottom w:val="single" w:sz="6" w:space="12" w:color="D5DDC6"/>
            <w:right w:val="single" w:sz="6" w:space="0" w:color="D5DDC6"/>
          </w:divBdr>
          <w:divsChild>
            <w:div w:id="1908421066">
              <w:marLeft w:val="0"/>
              <w:marRight w:val="0"/>
              <w:marTop w:val="120"/>
              <w:marBottom w:val="120"/>
              <w:divBdr>
                <w:top w:val="none" w:sz="0" w:space="0" w:color="auto"/>
                <w:left w:val="none" w:sz="0" w:space="0" w:color="auto"/>
                <w:bottom w:val="none" w:sz="0" w:space="0" w:color="auto"/>
                <w:right w:val="none" w:sz="0" w:space="0" w:color="auto"/>
              </w:divBdr>
            </w:div>
          </w:divsChild>
        </w:div>
        <w:div w:id="438451059">
          <w:marLeft w:val="0"/>
          <w:marRight w:val="0"/>
          <w:marTop w:val="120"/>
          <w:marBottom w:val="0"/>
          <w:divBdr>
            <w:top w:val="single" w:sz="6" w:space="0" w:color="D5DDC6"/>
            <w:left w:val="single" w:sz="6" w:space="4" w:color="D5DDC6"/>
            <w:bottom w:val="single" w:sz="6" w:space="0" w:color="D5DDC6"/>
            <w:right w:val="single" w:sz="6" w:space="0" w:color="D5DDC6"/>
          </w:divBdr>
        </w:div>
      </w:divsChild>
    </w:div>
    <w:div w:id="1034623858">
      <w:bodyDiv w:val="1"/>
      <w:marLeft w:val="0"/>
      <w:marRight w:val="0"/>
      <w:marTop w:val="0"/>
      <w:marBottom w:val="0"/>
      <w:divBdr>
        <w:top w:val="none" w:sz="0" w:space="0" w:color="auto"/>
        <w:left w:val="none" w:sz="0" w:space="0" w:color="auto"/>
        <w:bottom w:val="none" w:sz="0" w:space="0" w:color="auto"/>
        <w:right w:val="none" w:sz="0" w:space="0" w:color="auto"/>
      </w:divBdr>
      <w:divsChild>
        <w:div w:id="1029143185">
          <w:marLeft w:val="0"/>
          <w:marRight w:val="0"/>
          <w:marTop w:val="0"/>
          <w:marBottom w:val="120"/>
          <w:divBdr>
            <w:top w:val="single" w:sz="6" w:space="8" w:color="D5DDC6"/>
            <w:left w:val="single" w:sz="6" w:space="0" w:color="D5DDC6"/>
            <w:bottom w:val="single" w:sz="6" w:space="12" w:color="D5DDC6"/>
            <w:right w:val="single" w:sz="6" w:space="0" w:color="D5DDC6"/>
          </w:divBdr>
          <w:divsChild>
            <w:div w:id="19747977">
              <w:marLeft w:val="0"/>
              <w:marRight w:val="0"/>
              <w:marTop w:val="120"/>
              <w:marBottom w:val="120"/>
              <w:divBdr>
                <w:top w:val="none" w:sz="0" w:space="0" w:color="auto"/>
                <w:left w:val="none" w:sz="0" w:space="0" w:color="auto"/>
                <w:bottom w:val="none" w:sz="0" w:space="0" w:color="auto"/>
                <w:right w:val="none" w:sz="0" w:space="0" w:color="auto"/>
              </w:divBdr>
            </w:div>
          </w:divsChild>
        </w:div>
        <w:div w:id="217015762">
          <w:marLeft w:val="0"/>
          <w:marRight w:val="0"/>
          <w:marTop w:val="0"/>
          <w:marBottom w:val="120"/>
          <w:divBdr>
            <w:top w:val="single" w:sz="6" w:space="8" w:color="D5DDC6"/>
            <w:left w:val="single" w:sz="6" w:space="0" w:color="D5DDC6"/>
            <w:bottom w:val="single" w:sz="6" w:space="12" w:color="D5DDC6"/>
            <w:right w:val="single" w:sz="6" w:space="0" w:color="D5DDC6"/>
          </w:divBdr>
          <w:divsChild>
            <w:div w:id="206724133">
              <w:marLeft w:val="0"/>
              <w:marRight w:val="0"/>
              <w:marTop w:val="120"/>
              <w:marBottom w:val="120"/>
              <w:divBdr>
                <w:top w:val="none" w:sz="0" w:space="0" w:color="auto"/>
                <w:left w:val="none" w:sz="0" w:space="0" w:color="auto"/>
                <w:bottom w:val="none" w:sz="0" w:space="0" w:color="auto"/>
                <w:right w:val="none" w:sz="0" w:space="0" w:color="auto"/>
              </w:divBdr>
            </w:div>
          </w:divsChild>
        </w:div>
        <w:div w:id="1104955527">
          <w:marLeft w:val="0"/>
          <w:marRight w:val="0"/>
          <w:marTop w:val="0"/>
          <w:marBottom w:val="120"/>
          <w:divBdr>
            <w:top w:val="single" w:sz="6" w:space="8" w:color="D5DDC6"/>
            <w:left w:val="single" w:sz="6" w:space="0" w:color="D5DDC6"/>
            <w:bottom w:val="single" w:sz="6" w:space="12" w:color="D5DDC6"/>
            <w:right w:val="single" w:sz="6" w:space="0" w:color="D5DDC6"/>
          </w:divBdr>
          <w:divsChild>
            <w:div w:id="1740859898">
              <w:marLeft w:val="0"/>
              <w:marRight w:val="0"/>
              <w:marTop w:val="120"/>
              <w:marBottom w:val="120"/>
              <w:divBdr>
                <w:top w:val="none" w:sz="0" w:space="0" w:color="auto"/>
                <w:left w:val="none" w:sz="0" w:space="0" w:color="auto"/>
                <w:bottom w:val="none" w:sz="0" w:space="0" w:color="auto"/>
                <w:right w:val="none" w:sz="0" w:space="0" w:color="auto"/>
              </w:divBdr>
            </w:div>
          </w:divsChild>
        </w:div>
        <w:div w:id="116150058">
          <w:marLeft w:val="0"/>
          <w:marRight w:val="0"/>
          <w:marTop w:val="0"/>
          <w:marBottom w:val="120"/>
          <w:divBdr>
            <w:top w:val="single" w:sz="6" w:space="8" w:color="D5DDC6"/>
            <w:left w:val="single" w:sz="6" w:space="0" w:color="D5DDC6"/>
            <w:bottom w:val="single" w:sz="6" w:space="12" w:color="D5DDC6"/>
            <w:right w:val="single" w:sz="6" w:space="0" w:color="D5DDC6"/>
          </w:divBdr>
          <w:divsChild>
            <w:div w:id="1731034371">
              <w:marLeft w:val="0"/>
              <w:marRight w:val="0"/>
              <w:marTop w:val="120"/>
              <w:marBottom w:val="120"/>
              <w:divBdr>
                <w:top w:val="none" w:sz="0" w:space="0" w:color="auto"/>
                <w:left w:val="none" w:sz="0" w:space="0" w:color="auto"/>
                <w:bottom w:val="none" w:sz="0" w:space="0" w:color="auto"/>
                <w:right w:val="none" w:sz="0" w:space="0" w:color="auto"/>
              </w:divBdr>
            </w:div>
          </w:divsChild>
        </w:div>
        <w:div w:id="754790859">
          <w:marLeft w:val="0"/>
          <w:marRight w:val="0"/>
          <w:marTop w:val="0"/>
          <w:marBottom w:val="120"/>
          <w:divBdr>
            <w:top w:val="single" w:sz="6" w:space="8" w:color="D5DDC6"/>
            <w:left w:val="single" w:sz="6" w:space="0" w:color="D5DDC6"/>
            <w:bottom w:val="single" w:sz="6" w:space="12" w:color="D5DDC6"/>
            <w:right w:val="single" w:sz="6" w:space="0" w:color="D5DDC6"/>
          </w:divBdr>
          <w:divsChild>
            <w:div w:id="2085450888">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 w:id="1107113689">
      <w:bodyDiv w:val="1"/>
      <w:marLeft w:val="0"/>
      <w:marRight w:val="0"/>
      <w:marTop w:val="0"/>
      <w:marBottom w:val="0"/>
      <w:divBdr>
        <w:top w:val="none" w:sz="0" w:space="0" w:color="auto"/>
        <w:left w:val="none" w:sz="0" w:space="0" w:color="auto"/>
        <w:bottom w:val="none" w:sz="0" w:space="0" w:color="auto"/>
        <w:right w:val="none" w:sz="0" w:space="0" w:color="auto"/>
      </w:divBdr>
      <w:divsChild>
        <w:div w:id="1320377983">
          <w:marLeft w:val="144"/>
          <w:marRight w:val="0"/>
          <w:marTop w:val="240"/>
          <w:marBottom w:val="40"/>
          <w:divBdr>
            <w:top w:val="none" w:sz="0" w:space="0" w:color="auto"/>
            <w:left w:val="none" w:sz="0" w:space="0" w:color="auto"/>
            <w:bottom w:val="none" w:sz="0" w:space="0" w:color="auto"/>
            <w:right w:val="none" w:sz="0" w:space="0" w:color="auto"/>
          </w:divBdr>
        </w:div>
        <w:div w:id="709183601">
          <w:marLeft w:val="144"/>
          <w:marRight w:val="0"/>
          <w:marTop w:val="240"/>
          <w:marBottom w:val="40"/>
          <w:divBdr>
            <w:top w:val="none" w:sz="0" w:space="0" w:color="auto"/>
            <w:left w:val="none" w:sz="0" w:space="0" w:color="auto"/>
            <w:bottom w:val="none" w:sz="0" w:space="0" w:color="auto"/>
            <w:right w:val="none" w:sz="0" w:space="0" w:color="auto"/>
          </w:divBdr>
        </w:div>
      </w:divsChild>
    </w:div>
    <w:div w:id="1115717068">
      <w:bodyDiv w:val="1"/>
      <w:marLeft w:val="0"/>
      <w:marRight w:val="0"/>
      <w:marTop w:val="0"/>
      <w:marBottom w:val="0"/>
      <w:divBdr>
        <w:top w:val="none" w:sz="0" w:space="0" w:color="auto"/>
        <w:left w:val="none" w:sz="0" w:space="0" w:color="auto"/>
        <w:bottom w:val="none" w:sz="0" w:space="0" w:color="auto"/>
        <w:right w:val="none" w:sz="0" w:space="0" w:color="auto"/>
      </w:divBdr>
      <w:divsChild>
        <w:div w:id="1241870784">
          <w:marLeft w:val="0"/>
          <w:marRight w:val="0"/>
          <w:marTop w:val="100"/>
          <w:marBottom w:val="100"/>
          <w:divBdr>
            <w:top w:val="none" w:sz="0" w:space="0" w:color="auto"/>
            <w:left w:val="none" w:sz="0" w:space="0" w:color="auto"/>
            <w:bottom w:val="none" w:sz="0" w:space="0" w:color="auto"/>
            <w:right w:val="none" w:sz="0" w:space="0" w:color="auto"/>
          </w:divBdr>
          <w:divsChild>
            <w:div w:id="2004772026">
              <w:marLeft w:val="0"/>
              <w:marRight w:val="0"/>
              <w:marTop w:val="0"/>
              <w:marBottom w:val="0"/>
              <w:divBdr>
                <w:top w:val="none" w:sz="0" w:space="0" w:color="auto"/>
                <w:left w:val="none" w:sz="0" w:space="0" w:color="auto"/>
                <w:bottom w:val="none" w:sz="0" w:space="0" w:color="auto"/>
                <w:right w:val="none" w:sz="0" w:space="0" w:color="auto"/>
              </w:divBdr>
              <w:divsChild>
                <w:div w:id="747963355">
                  <w:marLeft w:val="0"/>
                  <w:marRight w:val="0"/>
                  <w:marTop w:val="0"/>
                  <w:marBottom w:val="0"/>
                  <w:divBdr>
                    <w:top w:val="none" w:sz="0" w:space="0" w:color="auto"/>
                    <w:left w:val="none" w:sz="0" w:space="0" w:color="auto"/>
                    <w:bottom w:val="none" w:sz="0" w:space="0" w:color="auto"/>
                    <w:right w:val="none" w:sz="0" w:space="0" w:color="auto"/>
                  </w:divBdr>
                  <w:divsChild>
                    <w:div w:id="1081680014">
                      <w:marLeft w:val="0"/>
                      <w:marRight w:val="0"/>
                      <w:marTop w:val="0"/>
                      <w:marBottom w:val="0"/>
                      <w:divBdr>
                        <w:top w:val="none" w:sz="0" w:space="0" w:color="auto"/>
                        <w:left w:val="none" w:sz="0" w:space="0" w:color="auto"/>
                        <w:bottom w:val="none" w:sz="0" w:space="0" w:color="auto"/>
                        <w:right w:val="none" w:sz="0" w:space="0" w:color="auto"/>
                      </w:divBdr>
                      <w:divsChild>
                        <w:div w:id="151679763">
                          <w:marLeft w:val="0"/>
                          <w:marRight w:val="0"/>
                          <w:marTop w:val="15"/>
                          <w:marBottom w:val="0"/>
                          <w:divBdr>
                            <w:top w:val="none" w:sz="0" w:space="0" w:color="auto"/>
                            <w:left w:val="none" w:sz="0" w:space="0" w:color="auto"/>
                            <w:bottom w:val="none" w:sz="0" w:space="0" w:color="auto"/>
                            <w:right w:val="none" w:sz="0" w:space="0" w:color="auto"/>
                          </w:divBdr>
                        </w:div>
                        <w:div w:id="1036008080">
                          <w:marLeft w:val="0"/>
                          <w:marRight w:val="0"/>
                          <w:marTop w:val="15"/>
                          <w:marBottom w:val="0"/>
                          <w:divBdr>
                            <w:top w:val="none" w:sz="0" w:space="0" w:color="auto"/>
                            <w:left w:val="none" w:sz="0" w:space="0" w:color="auto"/>
                            <w:bottom w:val="none" w:sz="0" w:space="0" w:color="auto"/>
                            <w:right w:val="none" w:sz="0" w:space="0" w:color="auto"/>
                          </w:divBdr>
                        </w:div>
                        <w:div w:id="1326124262">
                          <w:marLeft w:val="0"/>
                          <w:marRight w:val="0"/>
                          <w:marTop w:val="15"/>
                          <w:marBottom w:val="0"/>
                          <w:divBdr>
                            <w:top w:val="none" w:sz="0" w:space="0" w:color="auto"/>
                            <w:left w:val="none" w:sz="0" w:space="0" w:color="auto"/>
                            <w:bottom w:val="none" w:sz="0" w:space="0" w:color="auto"/>
                            <w:right w:val="none" w:sz="0" w:space="0" w:color="auto"/>
                          </w:divBdr>
                        </w:div>
                        <w:div w:id="666592433">
                          <w:marLeft w:val="0"/>
                          <w:marRight w:val="0"/>
                          <w:marTop w:val="0"/>
                          <w:marBottom w:val="0"/>
                          <w:divBdr>
                            <w:top w:val="none" w:sz="0" w:space="0" w:color="auto"/>
                            <w:left w:val="none" w:sz="0" w:space="0" w:color="auto"/>
                            <w:bottom w:val="none" w:sz="0" w:space="0" w:color="auto"/>
                            <w:right w:val="none" w:sz="0" w:space="0" w:color="auto"/>
                          </w:divBdr>
                          <w:divsChild>
                            <w:div w:id="1813281418">
                              <w:marLeft w:val="0"/>
                              <w:marRight w:val="0"/>
                              <w:marTop w:val="0"/>
                              <w:marBottom w:val="0"/>
                              <w:divBdr>
                                <w:top w:val="none" w:sz="0" w:space="0" w:color="auto"/>
                                <w:left w:val="none" w:sz="0" w:space="0" w:color="auto"/>
                                <w:bottom w:val="none" w:sz="0" w:space="0" w:color="auto"/>
                                <w:right w:val="none" w:sz="0" w:space="0" w:color="auto"/>
                              </w:divBdr>
                            </w:div>
                          </w:divsChild>
                        </w:div>
                        <w:div w:id="1875195029">
                          <w:marLeft w:val="0"/>
                          <w:marRight w:val="0"/>
                          <w:marTop w:val="0"/>
                          <w:marBottom w:val="0"/>
                          <w:divBdr>
                            <w:top w:val="none" w:sz="0" w:space="0" w:color="auto"/>
                            <w:left w:val="none" w:sz="0" w:space="0" w:color="auto"/>
                            <w:bottom w:val="none" w:sz="0" w:space="0" w:color="auto"/>
                            <w:right w:val="none" w:sz="0" w:space="0" w:color="auto"/>
                          </w:divBdr>
                        </w:div>
                      </w:divsChild>
                    </w:div>
                    <w:div w:id="2066290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8638993">
          <w:marLeft w:val="0"/>
          <w:marRight w:val="0"/>
          <w:marTop w:val="0"/>
          <w:marBottom w:val="120"/>
          <w:divBdr>
            <w:top w:val="single" w:sz="6" w:space="8" w:color="D5DDC6"/>
            <w:left w:val="single" w:sz="6" w:space="0" w:color="D5DDC6"/>
            <w:bottom w:val="single" w:sz="6" w:space="12" w:color="D5DDC6"/>
            <w:right w:val="single" w:sz="6" w:space="0" w:color="D5DDC6"/>
          </w:divBdr>
          <w:divsChild>
            <w:div w:id="1149590122">
              <w:marLeft w:val="0"/>
              <w:marRight w:val="0"/>
              <w:marTop w:val="120"/>
              <w:marBottom w:val="120"/>
              <w:divBdr>
                <w:top w:val="none" w:sz="0" w:space="0" w:color="auto"/>
                <w:left w:val="none" w:sz="0" w:space="0" w:color="auto"/>
                <w:bottom w:val="none" w:sz="0" w:space="0" w:color="auto"/>
                <w:right w:val="none" w:sz="0" w:space="0" w:color="auto"/>
              </w:divBdr>
            </w:div>
          </w:divsChild>
        </w:div>
        <w:div w:id="2073892186">
          <w:marLeft w:val="0"/>
          <w:marRight w:val="0"/>
          <w:marTop w:val="0"/>
          <w:marBottom w:val="120"/>
          <w:divBdr>
            <w:top w:val="single" w:sz="6" w:space="8" w:color="D5DDC6"/>
            <w:left w:val="single" w:sz="6" w:space="0" w:color="D5DDC6"/>
            <w:bottom w:val="single" w:sz="6" w:space="12" w:color="D5DDC6"/>
            <w:right w:val="single" w:sz="6" w:space="0" w:color="D5DDC6"/>
          </w:divBdr>
          <w:divsChild>
            <w:div w:id="2109815595">
              <w:marLeft w:val="0"/>
              <w:marRight w:val="0"/>
              <w:marTop w:val="120"/>
              <w:marBottom w:val="120"/>
              <w:divBdr>
                <w:top w:val="none" w:sz="0" w:space="0" w:color="auto"/>
                <w:left w:val="none" w:sz="0" w:space="0" w:color="auto"/>
                <w:bottom w:val="none" w:sz="0" w:space="0" w:color="auto"/>
                <w:right w:val="none" w:sz="0" w:space="0" w:color="auto"/>
              </w:divBdr>
            </w:div>
          </w:divsChild>
        </w:div>
        <w:div w:id="1221600650">
          <w:marLeft w:val="0"/>
          <w:marRight w:val="0"/>
          <w:marTop w:val="0"/>
          <w:marBottom w:val="120"/>
          <w:divBdr>
            <w:top w:val="single" w:sz="6" w:space="8" w:color="D5DDC6"/>
            <w:left w:val="single" w:sz="6" w:space="0" w:color="D5DDC6"/>
            <w:bottom w:val="single" w:sz="6" w:space="12" w:color="D5DDC6"/>
            <w:right w:val="single" w:sz="6" w:space="0" w:color="D5DDC6"/>
          </w:divBdr>
          <w:divsChild>
            <w:div w:id="1099830959">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 w:id="1145050642">
      <w:bodyDiv w:val="1"/>
      <w:marLeft w:val="0"/>
      <w:marRight w:val="0"/>
      <w:marTop w:val="0"/>
      <w:marBottom w:val="0"/>
      <w:divBdr>
        <w:top w:val="none" w:sz="0" w:space="0" w:color="auto"/>
        <w:left w:val="none" w:sz="0" w:space="0" w:color="auto"/>
        <w:bottom w:val="none" w:sz="0" w:space="0" w:color="auto"/>
        <w:right w:val="none" w:sz="0" w:space="0" w:color="auto"/>
      </w:divBdr>
      <w:divsChild>
        <w:div w:id="1612395756">
          <w:marLeft w:val="144"/>
          <w:marRight w:val="0"/>
          <w:marTop w:val="240"/>
          <w:marBottom w:val="40"/>
          <w:divBdr>
            <w:top w:val="none" w:sz="0" w:space="0" w:color="auto"/>
            <w:left w:val="none" w:sz="0" w:space="0" w:color="auto"/>
            <w:bottom w:val="none" w:sz="0" w:space="0" w:color="auto"/>
            <w:right w:val="none" w:sz="0" w:space="0" w:color="auto"/>
          </w:divBdr>
        </w:div>
        <w:div w:id="1130053902">
          <w:marLeft w:val="144"/>
          <w:marRight w:val="0"/>
          <w:marTop w:val="240"/>
          <w:marBottom w:val="40"/>
          <w:divBdr>
            <w:top w:val="none" w:sz="0" w:space="0" w:color="auto"/>
            <w:left w:val="none" w:sz="0" w:space="0" w:color="auto"/>
            <w:bottom w:val="none" w:sz="0" w:space="0" w:color="auto"/>
            <w:right w:val="none" w:sz="0" w:space="0" w:color="auto"/>
          </w:divBdr>
        </w:div>
      </w:divsChild>
    </w:div>
    <w:div w:id="1145314666">
      <w:bodyDiv w:val="1"/>
      <w:marLeft w:val="0"/>
      <w:marRight w:val="0"/>
      <w:marTop w:val="0"/>
      <w:marBottom w:val="0"/>
      <w:divBdr>
        <w:top w:val="none" w:sz="0" w:space="0" w:color="auto"/>
        <w:left w:val="none" w:sz="0" w:space="0" w:color="auto"/>
        <w:bottom w:val="none" w:sz="0" w:space="0" w:color="auto"/>
        <w:right w:val="none" w:sz="0" w:space="0" w:color="auto"/>
      </w:divBdr>
      <w:divsChild>
        <w:div w:id="969475828">
          <w:marLeft w:val="0"/>
          <w:marRight w:val="0"/>
          <w:marTop w:val="100"/>
          <w:marBottom w:val="100"/>
          <w:divBdr>
            <w:top w:val="none" w:sz="0" w:space="0" w:color="auto"/>
            <w:left w:val="none" w:sz="0" w:space="0" w:color="auto"/>
            <w:bottom w:val="none" w:sz="0" w:space="0" w:color="auto"/>
            <w:right w:val="none" w:sz="0" w:space="0" w:color="auto"/>
          </w:divBdr>
          <w:divsChild>
            <w:div w:id="671572256">
              <w:marLeft w:val="0"/>
              <w:marRight w:val="0"/>
              <w:marTop w:val="0"/>
              <w:marBottom w:val="0"/>
              <w:divBdr>
                <w:top w:val="none" w:sz="0" w:space="0" w:color="auto"/>
                <w:left w:val="none" w:sz="0" w:space="0" w:color="auto"/>
                <w:bottom w:val="none" w:sz="0" w:space="0" w:color="auto"/>
                <w:right w:val="none" w:sz="0" w:space="0" w:color="auto"/>
              </w:divBdr>
              <w:divsChild>
                <w:div w:id="447432713">
                  <w:marLeft w:val="0"/>
                  <w:marRight w:val="0"/>
                  <w:marTop w:val="0"/>
                  <w:marBottom w:val="0"/>
                  <w:divBdr>
                    <w:top w:val="none" w:sz="0" w:space="0" w:color="auto"/>
                    <w:left w:val="none" w:sz="0" w:space="0" w:color="auto"/>
                    <w:bottom w:val="none" w:sz="0" w:space="0" w:color="auto"/>
                    <w:right w:val="none" w:sz="0" w:space="0" w:color="auto"/>
                  </w:divBdr>
                  <w:divsChild>
                    <w:div w:id="2013992820">
                      <w:marLeft w:val="0"/>
                      <w:marRight w:val="0"/>
                      <w:marTop w:val="0"/>
                      <w:marBottom w:val="0"/>
                      <w:divBdr>
                        <w:top w:val="none" w:sz="0" w:space="0" w:color="auto"/>
                        <w:left w:val="none" w:sz="0" w:space="0" w:color="auto"/>
                        <w:bottom w:val="none" w:sz="0" w:space="0" w:color="auto"/>
                        <w:right w:val="none" w:sz="0" w:space="0" w:color="auto"/>
                      </w:divBdr>
                      <w:divsChild>
                        <w:div w:id="904339443">
                          <w:marLeft w:val="0"/>
                          <w:marRight w:val="0"/>
                          <w:marTop w:val="15"/>
                          <w:marBottom w:val="0"/>
                          <w:divBdr>
                            <w:top w:val="none" w:sz="0" w:space="0" w:color="auto"/>
                            <w:left w:val="none" w:sz="0" w:space="0" w:color="auto"/>
                            <w:bottom w:val="none" w:sz="0" w:space="0" w:color="auto"/>
                            <w:right w:val="none" w:sz="0" w:space="0" w:color="auto"/>
                          </w:divBdr>
                        </w:div>
                        <w:div w:id="1105541914">
                          <w:marLeft w:val="0"/>
                          <w:marRight w:val="0"/>
                          <w:marTop w:val="15"/>
                          <w:marBottom w:val="0"/>
                          <w:divBdr>
                            <w:top w:val="none" w:sz="0" w:space="0" w:color="auto"/>
                            <w:left w:val="none" w:sz="0" w:space="0" w:color="auto"/>
                            <w:bottom w:val="none" w:sz="0" w:space="0" w:color="auto"/>
                            <w:right w:val="none" w:sz="0" w:space="0" w:color="auto"/>
                          </w:divBdr>
                        </w:div>
                        <w:div w:id="1844122838">
                          <w:marLeft w:val="0"/>
                          <w:marRight w:val="0"/>
                          <w:marTop w:val="15"/>
                          <w:marBottom w:val="0"/>
                          <w:divBdr>
                            <w:top w:val="none" w:sz="0" w:space="0" w:color="auto"/>
                            <w:left w:val="none" w:sz="0" w:space="0" w:color="auto"/>
                            <w:bottom w:val="none" w:sz="0" w:space="0" w:color="auto"/>
                            <w:right w:val="none" w:sz="0" w:space="0" w:color="auto"/>
                          </w:divBdr>
                        </w:div>
                        <w:div w:id="281771491">
                          <w:marLeft w:val="0"/>
                          <w:marRight w:val="0"/>
                          <w:marTop w:val="0"/>
                          <w:marBottom w:val="0"/>
                          <w:divBdr>
                            <w:top w:val="none" w:sz="0" w:space="0" w:color="auto"/>
                            <w:left w:val="none" w:sz="0" w:space="0" w:color="auto"/>
                            <w:bottom w:val="none" w:sz="0" w:space="0" w:color="auto"/>
                            <w:right w:val="none" w:sz="0" w:space="0" w:color="auto"/>
                          </w:divBdr>
                          <w:divsChild>
                            <w:div w:id="1684278944">
                              <w:marLeft w:val="0"/>
                              <w:marRight w:val="0"/>
                              <w:marTop w:val="0"/>
                              <w:marBottom w:val="0"/>
                              <w:divBdr>
                                <w:top w:val="none" w:sz="0" w:space="0" w:color="auto"/>
                                <w:left w:val="none" w:sz="0" w:space="0" w:color="auto"/>
                                <w:bottom w:val="none" w:sz="0" w:space="0" w:color="auto"/>
                                <w:right w:val="none" w:sz="0" w:space="0" w:color="auto"/>
                              </w:divBdr>
                            </w:div>
                          </w:divsChild>
                        </w:div>
                        <w:div w:id="288633365">
                          <w:marLeft w:val="0"/>
                          <w:marRight w:val="0"/>
                          <w:marTop w:val="0"/>
                          <w:marBottom w:val="0"/>
                          <w:divBdr>
                            <w:top w:val="none" w:sz="0" w:space="0" w:color="auto"/>
                            <w:left w:val="none" w:sz="0" w:space="0" w:color="auto"/>
                            <w:bottom w:val="none" w:sz="0" w:space="0" w:color="auto"/>
                            <w:right w:val="none" w:sz="0" w:space="0" w:color="auto"/>
                          </w:divBdr>
                        </w:div>
                      </w:divsChild>
                    </w:div>
                    <w:div w:id="1511869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41936">
          <w:marLeft w:val="0"/>
          <w:marRight w:val="0"/>
          <w:marTop w:val="0"/>
          <w:marBottom w:val="120"/>
          <w:divBdr>
            <w:top w:val="single" w:sz="6" w:space="8" w:color="D5DDC6"/>
            <w:left w:val="single" w:sz="6" w:space="0" w:color="D5DDC6"/>
            <w:bottom w:val="single" w:sz="6" w:space="12" w:color="D5DDC6"/>
            <w:right w:val="single" w:sz="6" w:space="0" w:color="D5DDC6"/>
          </w:divBdr>
          <w:divsChild>
            <w:div w:id="282418870">
              <w:marLeft w:val="0"/>
              <w:marRight w:val="0"/>
              <w:marTop w:val="120"/>
              <w:marBottom w:val="120"/>
              <w:divBdr>
                <w:top w:val="none" w:sz="0" w:space="0" w:color="auto"/>
                <w:left w:val="none" w:sz="0" w:space="0" w:color="auto"/>
                <w:bottom w:val="none" w:sz="0" w:space="0" w:color="auto"/>
                <w:right w:val="none" w:sz="0" w:space="0" w:color="auto"/>
              </w:divBdr>
            </w:div>
          </w:divsChild>
        </w:div>
        <w:div w:id="1641307978">
          <w:marLeft w:val="0"/>
          <w:marRight w:val="0"/>
          <w:marTop w:val="0"/>
          <w:marBottom w:val="120"/>
          <w:divBdr>
            <w:top w:val="single" w:sz="6" w:space="8" w:color="D5DDC6"/>
            <w:left w:val="single" w:sz="6" w:space="0" w:color="D5DDC6"/>
            <w:bottom w:val="single" w:sz="6" w:space="12" w:color="D5DDC6"/>
            <w:right w:val="single" w:sz="6" w:space="0" w:color="D5DDC6"/>
          </w:divBdr>
          <w:divsChild>
            <w:div w:id="650990337">
              <w:marLeft w:val="0"/>
              <w:marRight w:val="0"/>
              <w:marTop w:val="120"/>
              <w:marBottom w:val="120"/>
              <w:divBdr>
                <w:top w:val="none" w:sz="0" w:space="0" w:color="auto"/>
                <w:left w:val="none" w:sz="0" w:space="0" w:color="auto"/>
                <w:bottom w:val="none" w:sz="0" w:space="0" w:color="auto"/>
                <w:right w:val="none" w:sz="0" w:space="0" w:color="auto"/>
              </w:divBdr>
            </w:div>
          </w:divsChild>
        </w:div>
        <w:div w:id="1072432339">
          <w:marLeft w:val="0"/>
          <w:marRight w:val="0"/>
          <w:marTop w:val="120"/>
          <w:marBottom w:val="0"/>
          <w:divBdr>
            <w:top w:val="single" w:sz="6" w:space="0" w:color="D5DDC6"/>
            <w:left w:val="single" w:sz="6" w:space="4" w:color="D5DDC6"/>
            <w:bottom w:val="single" w:sz="6" w:space="0" w:color="D5DDC6"/>
            <w:right w:val="single" w:sz="6" w:space="0" w:color="D5DDC6"/>
          </w:divBdr>
        </w:div>
        <w:div w:id="1016231092">
          <w:marLeft w:val="0"/>
          <w:marRight w:val="0"/>
          <w:marTop w:val="0"/>
          <w:marBottom w:val="120"/>
          <w:divBdr>
            <w:top w:val="single" w:sz="6" w:space="8" w:color="D5DDC6"/>
            <w:left w:val="single" w:sz="6" w:space="0" w:color="D5DDC6"/>
            <w:bottom w:val="single" w:sz="6" w:space="12" w:color="D5DDC6"/>
            <w:right w:val="single" w:sz="6" w:space="0" w:color="D5DDC6"/>
          </w:divBdr>
          <w:divsChild>
            <w:div w:id="1379479176">
              <w:marLeft w:val="0"/>
              <w:marRight w:val="0"/>
              <w:marTop w:val="120"/>
              <w:marBottom w:val="120"/>
              <w:divBdr>
                <w:top w:val="none" w:sz="0" w:space="0" w:color="auto"/>
                <w:left w:val="none" w:sz="0" w:space="0" w:color="auto"/>
                <w:bottom w:val="none" w:sz="0" w:space="0" w:color="auto"/>
                <w:right w:val="none" w:sz="0" w:space="0" w:color="auto"/>
              </w:divBdr>
            </w:div>
          </w:divsChild>
        </w:div>
        <w:div w:id="1190679652">
          <w:marLeft w:val="0"/>
          <w:marRight w:val="0"/>
          <w:marTop w:val="120"/>
          <w:marBottom w:val="0"/>
          <w:divBdr>
            <w:top w:val="single" w:sz="6" w:space="0" w:color="D5DDC6"/>
            <w:left w:val="single" w:sz="6" w:space="4" w:color="D5DDC6"/>
            <w:bottom w:val="single" w:sz="6" w:space="0" w:color="D5DDC6"/>
            <w:right w:val="single" w:sz="6" w:space="0" w:color="D5DDC6"/>
          </w:divBdr>
        </w:div>
        <w:div w:id="1014109356">
          <w:marLeft w:val="0"/>
          <w:marRight w:val="0"/>
          <w:marTop w:val="0"/>
          <w:marBottom w:val="120"/>
          <w:divBdr>
            <w:top w:val="single" w:sz="6" w:space="8" w:color="D5DDC6"/>
            <w:left w:val="single" w:sz="6" w:space="0" w:color="D5DDC6"/>
            <w:bottom w:val="single" w:sz="6" w:space="12" w:color="D5DDC6"/>
            <w:right w:val="single" w:sz="6" w:space="0" w:color="D5DDC6"/>
          </w:divBdr>
          <w:divsChild>
            <w:div w:id="584844270">
              <w:marLeft w:val="0"/>
              <w:marRight w:val="0"/>
              <w:marTop w:val="120"/>
              <w:marBottom w:val="120"/>
              <w:divBdr>
                <w:top w:val="none" w:sz="0" w:space="0" w:color="auto"/>
                <w:left w:val="none" w:sz="0" w:space="0" w:color="auto"/>
                <w:bottom w:val="none" w:sz="0" w:space="0" w:color="auto"/>
                <w:right w:val="none" w:sz="0" w:space="0" w:color="auto"/>
              </w:divBdr>
            </w:div>
          </w:divsChild>
        </w:div>
        <w:div w:id="690448833">
          <w:marLeft w:val="0"/>
          <w:marRight w:val="0"/>
          <w:marTop w:val="120"/>
          <w:marBottom w:val="0"/>
          <w:divBdr>
            <w:top w:val="single" w:sz="6" w:space="0" w:color="D5DDC6"/>
            <w:left w:val="single" w:sz="6" w:space="4" w:color="D5DDC6"/>
            <w:bottom w:val="single" w:sz="6" w:space="0" w:color="D5DDC6"/>
            <w:right w:val="single" w:sz="6" w:space="0" w:color="D5DDC6"/>
          </w:divBdr>
        </w:div>
        <w:div w:id="152648970">
          <w:marLeft w:val="0"/>
          <w:marRight w:val="0"/>
          <w:marTop w:val="0"/>
          <w:marBottom w:val="120"/>
          <w:divBdr>
            <w:top w:val="single" w:sz="6" w:space="8" w:color="D5DDC6"/>
            <w:left w:val="single" w:sz="6" w:space="0" w:color="D5DDC6"/>
            <w:bottom w:val="single" w:sz="6" w:space="12" w:color="D5DDC6"/>
            <w:right w:val="single" w:sz="6" w:space="0" w:color="D5DDC6"/>
          </w:divBdr>
          <w:divsChild>
            <w:div w:id="659506715">
              <w:marLeft w:val="0"/>
              <w:marRight w:val="0"/>
              <w:marTop w:val="120"/>
              <w:marBottom w:val="120"/>
              <w:divBdr>
                <w:top w:val="none" w:sz="0" w:space="0" w:color="auto"/>
                <w:left w:val="none" w:sz="0" w:space="0" w:color="auto"/>
                <w:bottom w:val="none" w:sz="0" w:space="0" w:color="auto"/>
                <w:right w:val="none" w:sz="0" w:space="0" w:color="auto"/>
              </w:divBdr>
            </w:div>
          </w:divsChild>
        </w:div>
        <w:div w:id="887298288">
          <w:marLeft w:val="0"/>
          <w:marRight w:val="0"/>
          <w:marTop w:val="120"/>
          <w:marBottom w:val="0"/>
          <w:divBdr>
            <w:top w:val="single" w:sz="6" w:space="0" w:color="D5DDC6"/>
            <w:left w:val="single" w:sz="6" w:space="4" w:color="D5DDC6"/>
            <w:bottom w:val="single" w:sz="6" w:space="0" w:color="D5DDC6"/>
            <w:right w:val="single" w:sz="6" w:space="0" w:color="D5DDC6"/>
          </w:divBdr>
        </w:div>
      </w:divsChild>
    </w:div>
    <w:div w:id="1207521869">
      <w:bodyDiv w:val="1"/>
      <w:marLeft w:val="0"/>
      <w:marRight w:val="0"/>
      <w:marTop w:val="0"/>
      <w:marBottom w:val="0"/>
      <w:divBdr>
        <w:top w:val="none" w:sz="0" w:space="0" w:color="auto"/>
        <w:left w:val="none" w:sz="0" w:space="0" w:color="auto"/>
        <w:bottom w:val="none" w:sz="0" w:space="0" w:color="auto"/>
        <w:right w:val="none" w:sz="0" w:space="0" w:color="auto"/>
      </w:divBdr>
      <w:divsChild>
        <w:div w:id="1093206129">
          <w:marLeft w:val="0"/>
          <w:marRight w:val="0"/>
          <w:marTop w:val="0"/>
          <w:marBottom w:val="120"/>
          <w:divBdr>
            <w:top w:val="single" w:sz="6" w:space="8" w:color="D5DDC6"/>
            <w:left w:val="single" w:sz="6" w:space="0" w:color="D5DDC6"/>
            <w:bottom w:val="single" w:sz="6" w:space="12" w:color="D5DDC6"/>
            <w:right w:val="single" w:sz="6" w:space="0" w:color="D5DDC6"/>
          </w:divBdr>
          <w:divsChild>
            <w:div w:id="635722683">
              <w:marLeft w:val="0"/>
              <w:marRight w:val="0"/>
              <w:marTop w:val="120"/>
              <w:marBottom w:val="120"/>
              <w:divBdr>
                <w:top w:val="none" w:sz="0" w:space="0" w:color="auto"/>
                <w:left w:val="none" w:sz="0" w:space="0" w:color="auto"/>
                <w:bottom w:val="none" w:sz="0" w:space="0" w:color="auto"/>
                <w:right w:val="none" w:sz="0" w:space="0" w:color="auto"/>
              </w:divBdr>
            </w:div>
          </w:divsChild>
        </w:div>
        <w:div w:id="1851329093">
          <w:marLeft w:val="0"/>
          <w:marRight w:val="0"/>
          <w:marTop w:val="0"/>
          <w:marBottom w:val="120"/>
          <w:divBdr>
            <w:top w:val="single" w:sz="6" w:space="8" w:color="D5DDC6"/>
            <w:left w:val="single" w:sz="6" w:space="0" w:color="D5DDC6"/>
            <w:bottom w:val="single" w:sz="6" w:space="12" w:color="D5DDC6"/>
            <w:right w:val="single" w:sz="6" w:space="0" w:color="D5DDC6"/>
          </w:divBdr>
          <w:divsChild>
            <w:div w:id="1358433684">
              <w:marLeft w:val="0"/>
              <w:marRight w:val="0"/>
              <w:marTop w:val="120"/>
              <w:marBottom w:val="120"/>
              <w:divBdr>
                <w:top w:val="none" w:sz="0" w:space="0" w:color="auto"/>
                <w:left w:val="none" w:sz="0" w:space="0" w:color="auto"/>
                <w:bottom w:val="none" w:sz="0" w:space="0" w:color="auto"/>
                <w:right w:val="none" w:sz="0" w:space="0" w:color="auto"/>
              </w:divBdr>
            </w:div>
          </w:divsChild>
        </w:div>
        <w:div w:id="2101367071">
          <w:marLeft w:val="0"/>
          <w:marRight w:val="0"/>
          <w:marTop w:val="120"/>
          <w:marBottom w:val="0"/>
          <w:divBdr>
            <w:top w:val="single" w:sz="6" w:space="0" w:color="D5DDC6"/>
            <w:left w:val="single" w:sz="6" w:space="4" w:color="D5DDC6"/>
            <w:bottom w:val="single" w:sz="6" w:space="0" w:color="D5DDC6"/>
            <w:right w:val="single" w:sz="6" w:space="0" w:color="D5DDC6"/>
          </w:divBdr>
        </w:div>
        <w:div w:id="687174973">
          <w:marLeft w:val="0"/>
          <w:marRight w:val="0"/>
          <w:marTop w:val="0"/>
          <w:marBottom w:val="120"/>
          <w:divBdr>
            <w:top w:val="single" w:sz="6" w:space="8" w:color="D5DDC6"/>
            <w:left w:val="single" w:sz="6" w:space="0" w:color="D5DDC6"/>
            <w:bottom w:val="single" w:sz="6" w:space="12" w:color="D5DDC6"/>
            <w:right w:val="single" w:sz="6" w:space="0" w:color="D5DDC6"/>
          </w:divBdr>
          <w:divsChild>
            <w:div w:id="1577740003">
              <w:marLeft w:val="0"/>
              <w:marRight w:val="0"/>
              <w:marTop w:val="120"/>
              <w:marBottom w:val="120"/>
              <w:divBdr>
                <w:top w:val="none" w:sz="0" w:space="0" w:color="auto"/>
                <w:left w:val="none" w:sz="0" w:space="0" w:color="auto"/>
                <w:bottom w:val="none" w:sz="0" w:space="0" w:color="auto"/>
                <w:right w:val="none" w:sz="0" w:space="0" w:color="auto"/>
              </w:divBdr>
            </w:div>
          </w:divsChild>
        </w:div>
        <w:div w:id="1641223270">
          <w:marLeft w:val="0"/>
          <w:marRight w:val="0"/>
          <w:marTop w:val="0"/>
          <w:marBottom w:val="120"/>
          <w:divBdr>
            <w:top w:val="single" w:sz="6" w:space="8" w:color="D5DDC6"/>
            <w:left w:val="single" w:sz="6" w:space="0" w:color="D5DDC6"/>
            <w:bottom w:val="single" w:sz="6" w:space="12" w:color="D5DDC6"/>
            <w:right w:val="single" w:sz="6" w:space="0" w:color="D5DDC6"/>
          </w:divBdr>
        </w:div>
        <w:div w:id="34889804">
          <w:marLeft w:val="0"/>
          <w:marRight w:val="0"/>
          <w:marTop w:val="0"/>
          <w:marBottom w:val="120"/>
          <w:divBdr>
            <w:top w:val="single" w:sz="6" w:space="8" w:color="D5DDC6"/>
            <w:left w:val="single" w:sz="6" w:space="0" w:color="D5DDC6"/>
            <w:bottom w:val="single" w:sz="6" w:space="12" w:color="D5DDC6"/>
            <w:right w:val="single" w:sz="6" w:space="0" w:color="D5DDC6"/>
          </w:divBdr>
          <w:divsChild>
            <w:div w:id="1756053588">
              <w:marLeft w:val="0"/>
              <w:marRight w:val="0"/>
              <w:marTop w:val="120"/>
              <w:marBottom w:val="120"/>
              <w:divBdr>
                <w:top w:val="none" w:sz="0" w:space="0" w:color="auto"/>
                <w:left w:val="none" w:sz="0" w:space="0" w:color="auto"/>
                <w:bottom w:val="none" w:sz="0" w:space="0" w:color="auto"/>
                <w:right w:val="none" w:sz="0" w:space="0" w:color="auto"/>
              </w:divBdr>
            </w:div>
          </w:divsChild>
        </w:div>
        <w:div w:id="1614899734">
          <w:marLeft w:val="0"/>
          <w:marRight w:val="0"/>
          <w:marTop w:val="120"/>
          <w:marBottom w:val="0"/>
          <w:divBdr>
            <w:top w:val="single" w:sz="6" w:space="0" w:color="D5DDC6"/>
            <w:left w:val="single" w:sz="6" w:space="4" w:color="D5DDC6"/>
            <w:bottom w:val="single" w:sz="6" w:space="0" w:color="D5DDC6"/>
            <w:right w:val="single" w:sz="6" w:space="0" w:color="D5DDC6"/>
          </w:divBdr>
        </w:div>
        <w:div w:id="1135683756">
          <w:marLeft w:val="0"/>
          <w:marRight w:val="0"/>
          <w:marTop w:val="0"/>
          <w:marBottom w:val="120"/>
          <w:divBdr>
            <w:top w:val="single" w:sz="6" w:space="8" w:color="D5DDC6"/>
            <w:left w:val="single" w:sz="6" w:space="0" w:color="D5DDC6"/>
            <w:bottom w:val="single" w:sz="6" w:space="12" w:color="D5DDC6"/>
            <w:right w:val="single" w:sz="6" w:space="0" w:color="D5DDC6"/>
          </w:divBdr>
          <w:divsChild>
            <w:div w:id="60641774">
              <w:marLeft w:val="0"/>
              <w:marRight w:val="0"/>
              <w:marTop w:val="120"/>
              <w:marBottom w:val="120"/>
              <w:divBdr>
                <w:top w:val="none" w:sz="0" w:space="0" w:color="auto"/>
                <w:left w:val="none" w:sz="0" w:space="0" w:color="auto"/>
                <w:bottom w:val="none" w:sz="0" w:space="0" w:color="auto"/>
                <w:right w:val="none" w:sz="0" w:space="0" w:color="auto"/>
              </w:divBdr>
            </w:div>
          </w:divsChild>
        </w:div>
        <w:div w:id="1697467752">
          <w:marLeft w:val="0"/>
          <w:marRight w:val="0"/>
          <w:marTop w:val="120"/>
          <w:marBottom w:val="0"/>
          <w:divBdr>
            <w:top w:val="single" w:sz="6" w:space="0" w:color="D5DDC6"/>
            <w:left w:val="single" w:sz="6" w:space="4" w:color="D5DDC6"/>
            <w:bottom w:val="single" w:sz="6" w:space="0" w:color="D5DDC6"/>
            <w:right w:val="single" w:sz="6" w:space="0" w:color="D5DDC6"/>
          </w:divBdr>
        </w:div>
      </w:divsChild>
    </w:div>
    <w:div w:id="1220360060">
      <w:bodyDiv w:val="1"/>
      <w:marLeft w:val="0"/>
      <w:marRight w:val="0"/>
      <w:marTop w:val="0"/>
      <w:marBottom w:val="0"/>
      <w:divBdr>
        <w:top w:val="none" w:sz="0" w:space="0" w:color="auto"/>
        <w:left w:val="none" w:sz="0" w:space="0" w:color="auto"/>
        <w:bottom w:val="none" w:sz="0" w:space="0" w:color="auto"/>
        <w:right w:val="none" w:sz="0" w:space="0" w:color="auto"/>
      </w:divBdr>
      <w:divsChild>
        <w:div w:id="1501503974">
          <w:marLeft w:val="144"/>
          <w:marRight w:val="0"/>
          <w:marTop w:val="240"/>
          <w:marBottom w:val="40"/>
          <w:divBdr>
            <w:top w:val="none" w:sz="0" w:space="0" w:color="auto"/>
            <w:left w:val="none" w:sz="0" w:space="0" w:color="auto"/>
            <w:bottom w:val="none" w:sz="0" w:space="0" w:color="auto"/>
            <w:right w:val="none" w:sz="0" w:space="0" w:color="auto"/>
          </w:divBdr>
        </w:div>
        <w:div w:id="771320235">
          <w:marLeft w:val="144"/>
          <w:marRight w:val="0"/>
          <w:marTop w:val="240"/>
          <w:marBottom w:val="40"/>
          <w:divBdr>
            <w:top w:val="none" w:sz="0" w:space="0" w:color="auto"/>
            <w:left w:val="none" w:sz="0" w:space="0" w:color="auto"/>
            <w:bottom w:val="none" w:sz="0" w:space="0" w:color="auto"/>
            <w:right w:val="none" w:sz="0" w:space="0" w:color="auto"/>
          </w:divBdr>
        </w:div>
        <w:div w:id="388654169">
          <w:marLeft w:val="144"/>
          <w:marRight w:val="0"/>
          <w:marTop w:val="240"/>
          <w:marBottom w:val="40"/>
          <w:divBdr>
            <w:top w:val="none" w:sz="0" w:space="0" w:color="auto"/>
            <w:left w:val="none" w:sz="0" w:space="0" w:color="auto"/>
            <w:bottom w:val="none" w:sz="0" w:space="0" w:color="auto"/>
            <w:right w:val="none" w:sz="0" w:space="0" w:color="auto"/>
          </w:divBdr>
        </w:div>
        <w:div w:id="523249775">
          <w:marLeft w:val="144"/>
          <w:marRight w:val="0"/>
          <w:marTop w:val="240"/>
          <w:marBottom w:val="40"/>
          <w:divBdr>
            <w:top w:val="none" w:sz="0" w:space="0" w:color="auto"/>
            <w:left w:val="none" w:sz="0" w:space="0" w:color="auto"/>
            <w:bottom w:val="none" w:sz="0" w:space="0" w:color="auto"/>
            <w:right w:val="none" w:sz="0" w:space="0" w:color="auto"/>
          </w:divBdr>
        </w:div>
      </w:divsChild>
    </w:div>
    <w:div w:id="1249732986">
      <w:bodyDiv w:val="1"/>
      <w:marLeft w:val="0"/>
      <w:marRight w:val="0"/>
      <w:marTop w:val="0"/>
      <w:marBottom w:val="0"/>
      <w:divBdr>
        <w:top w:val="none" w:sz="0" w:space="0" w:color="auto"/>
        <w:left w:val="none" w:sz="0" w:space="0" w:color="auto"/>
        <w:bottom w:val="none" w:sz="0" w:space="0" w:color="auto"/>
        <w:right w:val="none" w:sz="0" w:space="0" w:color="auto"/>
      </w:divBdr>
    </w:div>
    <w:div w:id="1279988019">
      <w:bodyDiv w:val="1"/>
      <w:marLeft w:val="0"/>
      <w:marRight w:val="0"/>
      <w:marTop w:val="0"/>
      <w:marBottom w:val="0"/>
      <w:divBdr>
        <w:top w:val="none" w:sz="0" w:space="0" w:color="auto"/>
        <w:left w:val="none" w:sz="0" w:space="0" w:color="auto"/>
        <w:bottom w:val="none" w:sz="0" w:space="0" w:color="auto"/>
        <w:right w:val="none" w:sz="0" w:space="0" w:color="auto"/>
      </w:divBdr>
      <w:divsChild>
        <w:div w:id="315645674">
          <w:marLeft w:val="0"/>
          <w:marRight w:val="0"/>
          <w:marTop w:val="0"/>
          <w:marBottom w:val="120"/>
          <w:divBdr>
            <w:top w:val="single" w:sz="6" w:space="8" w:color="D5DDC6"/>
            <w:left w:val="single" w:sz="6" w:space="0" w:color="D5DDC6"/>
            <w:bottom w:val="single" w:sz="6" w:space="12" w:color="D5DDC6"/>
            <w:right w:val="single" w:sz="6" w:space="0" w:color="D5DDC6"/>
          </w:divBdr>
          <w:divsChild>
            <w:div w:id="1565752446">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 w:id="1301572792">
      <w:bodyDiv w:val="1"/>
      <w:marLeft w:val="0"/>
      <w:marRight w:val="0"/>
      <w:marTop w:val="0"/>
      <w:marBottom w:val="0"/>
      <w:divBdr>
        <w:top w:val="none" w:sz="0" w:space="0" w:color="auto"/>
        <w:left w:val="none" w:sz="0" w:space="0" w:color="auto"/>
        <w:bottom w:val="none" w:sz="0" w:space="0" w:color="auto"/>
        <w:right w:val="none" w:sz="0" w:space="0" w:color="auto"/>
      </w:divBdr>
      <w:divsChild>
        <w:div w:id="1624651918">
          <w:marLeft w:val="144"/>
          <w:marRight w:val="0"/>
          <w:marTop w:val="240"/>
          <w:marBottom w:val="40"/>
          <w:divBdr>
            <w:top w:val="none" w:sz="0" w:space="0" w:color="auto"/>
            <w:left w:val="none" w:sz="0" w:space="0" w:color="auto"/>
            <w:bottom w:val="none" w:sz="0" w:space="0" w:color="auto"/>
            <w:right w:val="none" w:sz="0" w:space="0" w:color="auto"/>
          </w:divBdr>
        </w:div>
        <w:div w:id="1414662950">
          <w:marLeft w:val="144"/>
          <w:marRight w:val="0"/>
          <w:marTop w:val="240"/>
          <w:marBottom w:val="40"/>
          <w:divBdr>
            <w:top w:val="none" w:sz="0" w:space="0" w:color="auto"/>
            <w:left w:val="none" w:sz="0" w:space="0" w:color="auto"/>
            <w:bottom w:val="none" w:sz="0" w:space="0" w:color="auto"/>
            <w:right w:val="none" w:sz="0" w:space="0" w:color="auto"/>
          </w:divBdr>
        </w:div>
      </w:divsChild>
    </w:div>
    <w:div w:id="1341468206">
      <w:bodyDiv w:val="1"/>
      <w:marLeft w:val="0"/>
      <w:marRight w:val="0"/>
      <w:marTop w:val="0"/>
      <w:marBottom w:val="0"/>
      <w:divBdr>
        <w:top w:val="none" w:sz="0" w:space="0" w:color="auto"/>
        <w:left w:val="none" w:sz="0" w:space="0" w:color="auto"/>
        <w:bottom w:val="none" w:sz="0" w:space="0" w:color="auto"/>
        <w:right w:val="none" w:sz="0" w:space="0" w:color="auto"/>
      </w:divBdr>
    </w:div>
    <w:div w:id="1343313326">
      <w:bodyDiv w:val="1"/>
      <w:marLeft w:val="0"/>
      <w:marRight w:val="0"/>
      <w:marTop w:val="0"/>
      <w:marBottom w:val="0"/>
      <w:divBdr>
        <w:top w:val="none" w:sz="0" w:space="0" w:color="auto"/>
        <w:left w:val="none" w:sz="0" w:space="0" w:color="auto"/>
        <w:bottom w:val="none" w:sz="0" w:space="0" w:color="auto"/>
        <w:right w:val="none" w:sz="0" w:space="0" w:color="auto"/>
      </w:divBdr>
    </w:div>
    <w:div w:id="1377965757">
      <w:bodyDiv w:val="1"/>
      <w:marLeft w:val="0"/>
      <w:marRight w:val="0"/>
      <w:marTop w:val="0"/>
      <w:marBottom w:val="0"/>
      <w:divBdr>
        <w:top w:val="none" w:sz="0" w:space="0" w:color="auto"/>
        <w:left w:val="none" w:sz="0" w:space="0" w:color="auto"/>
        <w:bottom w:val="none" w:sz="0" w:space="0" w:color="auto"/>
        <w:right w:val="none" w:sz="0" w:space="0" w:color="auto"/>
      </w:divBdr>
      <w:divsChild>
        <w:div w:id="1539777349">
          <w:marLeft w:val="0"/>
          <w:marRight w:val="0"/>
          <w:marTop w:val="100"/>
          <w:marBottom w:val="100"/>
          <w:divBdr>
            <w:top w:val="none" w:sz="0" w:space="0" w:color="auto"/>
            <w:left w:val="none" w:sz="0" w:space="0" w:color="auto"/>
            <w:bottom w:val="none" w:sz="0" w:space="0" w:color="auto"/>
            <w:right w:val="none" w:sz="0" w:space="0" w:color="auto"/>
          </w:divBdr>
          <w:divsChild>
            <w:div w:id="420756356">
              <w:marLeft w:val="0"/>
              <w:marRight w:val="0"/>
              <w:marTop w:val="0"/>
              <w:marBottom w:val="0"/>
              <w:divBdr>
                <w:top w:val="none" w:sz="0" w:space="0" w:color="auto"/>
                <w:left w:val="none" w:sz="0" w:space="0" w:color="auto"/>
                <w:bottom w:val="none" w:sz="0" w:space="0" w:color="auto"/>
                <w:right w:val="none" w:sz="0" w:space="0" w:color="auto"/>
              </w:divBdr>
              <w:divsChild>
                <w:div w:id="1990859441">
                  <w:marLeft w:val="0"/>
                  <w:marRight w:val="0"/>
                  <w:marTop w:val="0"/>
                  <w:marBottom w:val="0"/>
                  <w:divBdr>
                    <w:top w:val="none" w:sz="0" w:space="0" w:color="auto"/>
                    <w:left w:val="none" w:sz="0" w:space="0" w:color="auto"/>
                    <w:bottom w:val="none" w:sz="0" w:space="0" w:color="auto"/>
                    <w:right w:val="none" w:sz="0" w:space="0" w:color="auto"/>
                  </w:divBdr>
                  <w:divsChild>
                    <w:div w:id="275603511">
                      <w:marLeft w:val="0"/>
                      <w:marRight w:val="0"/>
                      <w:marTop w:val="0"/>
                      <w:marBottom w:val="0"/>
                      <w:divBdr>
                        <w:top w:val="none" w:sz="0" w:space="0" w:color="auto"/>
                        <w:left w:val="none" w:sz="0" w:space="0" w:color="auto"/>
                        <w:bottom w:val="none" w:sz="0" w:space="0" w:color="auto"/>
                        <w:right w:val="none" w:sz="0" w:space="0" w:color="auto"/>
                      </w:divBdr>
                      <w:divsChild>
                        <w:div w:id="1678460160">
                          <w:marLeft w:val="0"/>
                          <w:marRight w:val="0"/>
                          <w:marTop w:val="15"/>
                          <w:marBottom w:val="0"/>
                          <w:divBdr>
                            <w:top w:val="none" w:sz="0" w:space="0" w:color="auto"/>
                            <w:left w:val="none" w:sz="0" w:space="0" w:color="auto"/>
                            <w:bottom w:val="none" w:sz="0" w:space="0" w:color="auto"/>
                            <w:right w:val="none" w:sz="0" w:space="0" w:color="auto"/>
                          </w:divBdr>
                        </w:div>
                        <w:div w:id="665866440">
                          <w:marLeft w:val="0"/>
                          <w:marRight w:val="0"/>
                          <w:marTop w:val="15"/>
                          <w:marBottom w:val="0"/>
                          <w:divBdr>
                            <w:top w:val="none" w:sz="0" w:space="0" w:color="auto"/>
                            <w:left w:val="none" w:sz="0" w:space="0" w:color="auto"/>
                            <w:bottom w:val="none" w:sz="0" w:space="0" w:color="auto"/>
                            <w:right w:val="none" w:sz="0" w:space="0" w:color="auto"/>
                          </w:divBdr>
                        </w:div>
                        <w:div w:id="839930790">
                          <w:marLeft w:val="0"/>
                          <w:marRight w:val="0"/>
                          <w:marTop w:val="15"/>
                          <w:marBottom w:val="0"/>
                          <w:divBdr>
                            <w:top w:val="none" w:sz="0" w:space="0" w:color="auto"/>
                            <w:left w:val="none" w:sz="0" w:space="0" w:color="auto"/>
                            <w:bottom w:val="none" w:sz="0" w:space="0" w:color="auto"/>
                            <w:right w:val="none" w:sz="0" w:space="0" w:color="auto"/>
                          </w:divBdr>
                        </w:div>
                        <w:div w:id="2038967210">
                          <w:marLeft w:val="0"/>
                          <w:marRight w:val="0"/>
                          <w:marTop w:val="0"/>
                          <w:marBottom w:val="0"/>
                          <w:divBdr>
                            <w:top w:val="none" w:sz="0" w:space="0" w:color="auto"/>
                            <w:left w:val="none" w:sz="0" w:space="0" w:color="auto"/>
                            <w:bottom w:val="none" w:sz="0" w:space="0" w:color="auto"/>
                            <w:right w:val="none" w:sz="0" w:space="0" w:color="auto"/>
                          </w:divBdr>
                          <w:divsChild>
                            <w:div w:id="734090269">
                              <w:marLeft w:val="0"/>
                              <w:marRight w:val="0"/>
                              <w:marTop w:val="0"/>
                              <w:marBottom w:val="0"/>
                              <w:divBdr>
                                <w:top w:val="none" w:sz="0" w:space="0" w:color="auto"/>
                                <w:left w:val="none" w:sz="0" w:space="0" w:color="auto"/>
                                <w:bottom w:val="none" w:sz="0" w:space="0" w:color="auto"/>
                                <w:right w:val="none" w:sz="0" w:space="0" w:color="auto"/>
                              </w:divBdr>
                            </w:div>
                          </w:divsChild>
                        </w:div>
                        <w:div w:id="514198749">
                          <w:marLeft w:val="0"/>
                          <w:marRight w:val="0"/>
                          <w:marTop w:val="0"/>
                          <w:marBottom w:val="0"/>
                          <w:divBdr>
                            <w:top w:val="none" w:sz="0" w:space="0" w:color="auto"/>
                            <w:left w:val="none" w:sz="0" w:space="0" w:color="auto"/>
                            <w:bottom w:val="none" w:sz="0" w:space="0" w:color="auto"/>
                            <w:right w:val="none" w:sz="0" w:space="0" w:color="auto"/>
                          </w:divBdr>
                        </w:div>
                      </w:divsChild>
                    </w:div>
                    <w:div w:id="968896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3473009">
          <w:marLeft w:val="0"/>
          <w:marRight w:val="0"/>
          <w:marTop w:val="0"/>
          <w:marBottom w:val="120"/>
          <w:divBdr>
            <w:top w:val="single" w:sz="6" w:space="8" w:color="D5DDC6"/>
            <w:left w:val="single" w:sz="6" w:space="0" w:color="D5DDC6"/>
            <w:bottom w:val="single" w:sz="6" w:space="12" w:color="D5DDC6"/>
            <w:right w:val="single" w:sz="6" w:space="0" w:color="D5DDC6"/>
          </w:divBdr>
          <w:divsChild>
            <w:div w:id="319163769">
              <w:marLeft w:val="0"/>
              <w:marRight w:val="0"/>
              <w:marTop w:val="120"/>
              <w:marBottom w:val="120"/>
              <w:divBdr>
                <w:top w:val="none" w:sz="0" w:space="0" w:color="auto"/>
                <w:left w:val="none" w:sz="0" w:space="0" w:color="auto"/>
                <w:bottom w:val="none" w:sz="0" w:space="0" w:color="auto"/>
                <w:right w:val="none" w:sz="0" w:space="0" w:color="auto"/>
              </w:divBdr>
            </w:div>
          </w:divsChild>
        </w:div>
        <w:div w:id="1702822108">
          <w:marLeft w:val="0"/>
          <w:marRight w:val="0"/>
          <w:marTop w:val="120"/>
          <w:marBottom w:val="0"/>
          <w:divBdr>
            <w:top w:val="single" w:sz="6" w:space="0" w:color="D5DDC6"/>
            <w:left w:val="single" w:sz="6" w:space="4" w:color="D5DDC6"/>
            <w:bottom w:val="single" w:sz="6" w:space="0" w:color="D5DDC6"/>
            <w:right w:val="single" w:sz="6" w:space="0" w:color="D5DDC6"/>
          </w:divBdr>
        </w:div>
        <w:div w:id="731006940">
          <w:marLeft w:val="0"/>
          <w:marRight w:val="0"/>
          <w:marTop w:val="0"/>
          <w:marBottom w:val="120"/>
          <w:divBdr>
            <w:top w:val="single" w:sz="6" w:space="8" w:color="D5DDC6"/>
            <w:left w:val="single" w:sz="6" w:space="0" w:color="D5DDC6"/>
            <w:bottom w:val="single" w:sz="6" w:space="12" w:color="D5DDC6"/>
            <w:right w:val="single" w:sz="6" w:space="0" w:color="D5DDC6"/>
          </w:divBdr>
          <w:divsChild>
            <w:div w:id="1672610083">
              <w:marLeft w:val="0"/>
              <w:marRight w:val="0"/>
              <w:marTop w:val="120"/>
              <w:marBottom w:val="120"/>
              <w:divBdr>
                <w:top w:val="none" w:sz="0" w:space="0" w:color="auto"/>
                <w:left w:val="none" w:sz="0" w:space="0" w:color="auto"/>
                <w:bottom w:val="none" w:sz="0" w:space="0" w:color="auto"/>
                <w:right w:val="none" w:sz="0" w:space="0" w:color="auto"/>
              </w:divBdr>
            </w:div>
          </w:divsChild>
        </w:div>
        <w:div w:id="1770389531">
          <w:marLeft w:val="0"/>
          <w:marRight w:val="0"/>
          <w:marTop w:val="120"/>
          <w:marBottom w:val="0"/>
          <w:divBdr>
            <w:top w:val="single" w:sz="6" w:space="0" w:color="D5DDC6"/>
            <w:left w:val="single" w:sz="6" w:space="4" w:color="D5DDC6"/>
            <w:bottom w:val="single" w:sz="6" w:space="0" w:color="D5DDC6"/>
            <w:right w:val="single" w:sz="6" w:space="0" w:color="D5DDC6"/>
          </w:divBdr>
        </w:div>
        <w:div w:id="215163619">
          <w:marLeft w:val="0"/>
          <w:marRight w:val="0"/>
          <w:marTop w:val="0"/>
          <w:marBottom w:val="120"/>
          <w:divBdr>
            <w:top w:val="single" w:sz="6" w:space="8" w:color="D5DDC6"/>
            <w:left w:val="single" w:sz="6" w:space="0" w:color="D5DDC6"/>
            <w:bottom w:val="single" w:sz="6" w:space="12" w:color="D5DDC6"/>
            <w:right w:val="single" w:sz="6" w:space="0" w:color="D5DDC6"/>
          </w:divBdr>
          <w:divsChild>
            <w:div w:id="227228196">
              <w:marLeft w:val="0"/>
              <w:marRight w:val="0"/>
              <w:marTop w:val="120"/>
              <w:marBottom w:val="120"/>
              <w:divBdr>
                <w:top w:val="none" w:sz="0" w:space="0" w:color="auto"/>
                <w:left w:val="none" w:sz="0" w:space="0" w:color="auto"/>
                <w:bottom w:val="none" w:sz="0" w:space="0" w:color="auto"/>
                <w:right w:val="none" w:sz="0" w:space="0" w:color="auto"/>
              </w:divBdr>
            </w:div>
          </w:divsChild>
        </w:div>
        <w:div w:id="1666281243">
          <w:marLeft w:val="0"/>
          <w:marRight w:val="0"/>
          <w:marTop w:val="120"/>
          <w:marBottom w:val="0"/>
          <w:divBdr>
            <w:top w:val="single" w:sz="6" w:space="0" w:color="D5DDC6"/>
            <w:left w:val="single" w:sz="6" w:space="4" w:color="D5DDC6"/>
            <w:bottom w:val="single" w:sz="6" w:space="0" w:color="D5DDC6"/>
            <w:right w:val="single" w:sz="6" w:space="0" w:color="D5DDC6"/>
          </w:divBdr>
        </w:div>
        <w:div w:id="721633380">
          <w:marLeft w:val="0"/>
          <w:marRight w:val="0"/>
          <w:marTop w:val="0"/>
          <w:marBottom w:val="120"/>
          <w:divBdr>
            <w:top w:val="single" w:sz="6" w:space="8" w:color="D5DDC6"/>
            <w:left w:val="single" w:sz="6" w:space="0" w:color="D5DDC6"/>
            <w:bottom w:val="single" w:sz="6" w:space="12" w:color="D5DDC6"/>
            <w:right w:val="single" w:sz="6" w:space="0" w:color="D5DDC6"/>
          </w:divBdr>
          <w:divsChild>
            <w:div w:id="1862040382">
              <w:marLeft w:val="0"/>
              <w:marRight w:val="0"/>
              <w:marTop w:val="120"/>
              <w:marBottom w:val="120"/>
              <w:divBdr>
                <w:top w:val="none" w:sz="0" w:space="0" w:color="auto"/>
                <w:left w:val="none" w:sz="0" w:space="0" w:color="auto"/>
                <w:bottom w:val="none" w:sz="0" w:space="0" w:color="auto"/>
                <w:right w:val="none" w:sz="0" w:space="0" w:color="auto"/>
              </w:divBdr>
            </w:div>
          </w:divsChild>
        </w:div>
        <w:div w:id="1227838277">
          <w:marLeft w:val="0"/>
          <w:marRight w:val="0"/>
          <w:marTop w:val="120"/>
          <w:marBottom w:val="0"/>
          <w:divBdr>
            <w:top w:val="single" w:sz="6" w:space="0" w:color="D5DDC6"/>
            <w:left w:val="single" w:sz="6" w:space="4" w:color="D5DDC6"/>
            <w:bottom w:val="single" w:sz="6" w:space="0" w:color="D5DDC6"/>
            <w:right w:val="single" w:sz="6" w:space="0" w:color="D5DDC6"/>
          </w:divBdr>
        </w:div>
        <w:div w:id="1240747040">
          <w:marLeft w:val="0"/>
          <w:marRight w:val="0"/>
          <w:marTop w:val="0"/>
          <w:marBottom w:val="120"/>
          <w:divBdr>
            <w:top w:val="single" w:sz="6" w:space="8" w:color="D5DDC6"/>
            <w:left w:val="single" w:sz="6" w:space="0" w:color="D5DDC6"/>
            <w:bottom w:val="single" w:sz="6" w:space="12" w:color="D5DDC6"/>
            <w:right w:val="single" w:sz="6" w:space="0" w:color="D5DDC6"/>
          </w:divBdr>
          <w:divsChild>
            <w:div w:id="1808694029">
              <w:marLeft w:val="0"/>
              <w:marRight w:val="0"/>
              <w:marTop w:val="120"/>
              <w:marBottom w:val="120"/>
              <w:divBdr>
                <w:top w:val="none" w:sz="0" w:space="0" w:color="auto"/>
                <w:left w:val="none" w:sz="0" w:space="0" w:color="auto"/>
                <w:bottom w:val="none" w:sz="0" w:space="0" w:color="auto"/>
                <w:right w:val="none" w:sz="0" w:space="0" w:color="auto"/>
              </w:divBdr>
            </w:div>
          </w:divsChild>
        </w:div>
        <w:div w:id="1948199776">
          <w:marLeft w:val="0"/>
          <w:marRight w:val="0"/>
          <w:marTop w:val="120"/>
          <w:marBottom w:val="0"/>
          <w:divBdr>
            <w:top w:val="single" w:sz="6" w:space="0" w:color="D5DDC6"/>
            <w:left w:val="single" w:sz="6" w:space="4" w:color="D5DDC6"/>
            <w:bottom w:val="single" w:sz="6" w:space="0" w:color="D5DDC6"/>
            <w:right w:val="single" w:sz="6" w:space="0" w:color="D5DDC6"/>
          </w:divBdr>
        </w:div>
        <w:div w:id="1846243045">
          <w:marLeft w:val="0"/>
          <w:marRight w:val="0"/>
          <w:marTop w:val="0"/>
          <w:marBottom w:val="120"/>
          <w:divBdr>
            <w:top w:val="single" w:sz="6" w:space="8" w:color="D5DDC6"/>
            <w:left w:val="single" w:sz="6" w:space="0" w:color="D5DDC6"/>
            <w:bottom w:val="single" w:sz="6" w:space="12" w:color="D5DDC6"/>
            <w:right w:val="single" w:sz="6" w:space="0" w:color="D5DDC6"/>
          </w:divBdr>
          <w:divsChild>
            <w:div w:id="155388635">
              <w:marLeft w:val="0"/>
              <w:marRight w:val="0"/>
              <w:marTop w:val="120"/>
              <w:marBottom w:val="120"/>
              <w:divBdr>
                <w:top w:val="none" w:sz="0" w:space="0" w:color="auto"/>
                <w:left w:val="none" w:sz="0" w:space="0" w:color="auto"/>
                <w:bottom w:val="none" w:sz="0" w:space="0" w:color="auto"/>
                <w:right w:val="none" w:sz="0" w:space="0" w:color="auto"/>
              </w:divBdr>
            </w:div>
          </w:divsChild>
        </w:div>
        <w:div w:id="1630934331">
          <w:marLeft w:val="0"/>
          <w:marRight w:val="0"/>
          <w:marTop w:val="120"/>
          <w:marBottom w:val="0"/>
          <w:divBdr>
            <w:top w:val="single" w:sz="6" w:space="0" w:color="D5DDC6"/>
            <w:left w:val="single" w:sz="6" w:space="4" w:color="D5DDC6"/>
            <w:bottom w:val="single" w:sz="6" w:space="0" w:color="D5DDC6"/>
            <w:right w:val="single" w:sz="6" w:space="0" w:color="D5DDC6"/>
          </w:divBdr>
        </w:div>
        <w:div w:id="583685747">
          <w:marLeft w:val="0"/>
          <w:marRight w:val="0"/>
          <w:marTop w:val="0"/>
          <w:marBottom w:val="120"/>
          <w:divBdr>
            <w:top w:val="single" w:sz="6" w:space="8" w:color="D5DDC6"/>
            <w:left w:val="single" w:sz="6" w:space="0" w:color="D5DDC6"/>
            <w:bottom w:val="single" w:sz="6" w:space="12" w:color="D5DDC6"/>
            <w:right w:val="single" w:sz="6" w:space="0" w:color="D5DDC6"/>
          </w:divBdr>
          <w:divsChild>
            <w:div w:id="1255826293">
              <w:marLeft w:val="0"/>
              <w:marRight w:val="0"/>
              <w:marTop w:val="120"/>
              <w:marBottom w:val="120"/>
              <w:divBdr>
                <w:top w:val="none" w:sz="0" w:space="0" w:color="auto"/>
                <w:left w:val="none" w:sz="0" w:space="0" w:color="auto"/>
                <w:bottom w:val="none" w:sz="0" w:space="0" w:color="auto"/>
                <w:right w:val="none" w:sz="0" w:space="0" w:color="auto"/>
              </w:divBdr>
            </w:div>
          </w:divsChild>
        </w:div>
        <w:div w:id="480922675">
          <w:marLeft w:val="0"/>
          <w:marRight w:val="0"/>
          <w:marTop w:val="120"/>
          <w:marBottom w:val="0"/>
          <w:divBdr>
            <w:top w:val="single" w:sz="6" w:space="0" w:color="D5DDC6"/>
            <w:left w:val="single" w:sz="6" w:space="4" w:color="D5DDC6"/>
            <w:bottom w:val="single" w:sz="6" w:space="0" w:color="D5DDC6"/>
            <w:right w:val="single" w:sz="6" w:space="0" w:color="D5DDC6"/>
          </w:divBdr>
        </w:div>
      </w:divsChild>
    </w:div>
    <w:div w:id="1395205061">
      <w:bodyDiv w:val="1"/>
      <w:marLeft w:val="0"/>
      <w:marRight w:val="0"/>
      <w:marTop w:val="0"/>
      <w:marBottom w:val="0"/>
      <w:divBdr>
        <w:top w:val="none" w:sz="0" w:space="0" w:color="auto"/>
        <w:left w:val="none" w:sz="0" w:space="0" w:color="auto"/>
        <w:bottom w:val="none" w:sz="0" w:space="0" w:color="auto"/>
        <w:right w:val="none" w:sz="0" w:space="0" w:color="auto"/>
      </w:divBdr>
    </w:div>
    <w:div w:id="1434059118">
      <w:bodyDiv w:val="1"/>
      <w:marLeft w:val="0"/>
      <w:marRight w:val="0"/>
      <w:marTop w:val="0"/>
      <w:marBottom w:val="0"/>
      <w:divBdr>
        <w:top w:val="none" w:sz="0" w:space="0" w:color="auto"/>
        <w:left w:val="none" w:sz="0" w:space="0" w:color="auto"/>
        <w:bottom w:val="none" w:sz="0" w:space="0" w:color="auto"/>
        <w:right w:val="none" w:sz="0" w:space="0" w:color="auto"/>
      </w:divBdr>
      <w:divsChild>
        <w:div w:id="39743752">
          <w:marLeft w:val="0"/>
          <w:marRight w:val="0"/>
          <w:marTop w:val="0"/>
          <w:marBottom w:val="120"/>
          <w:divBdr>
            <w:top w:val="single" w:sz="6" w:space="8" w:color="D5DDC6"/>
            <w:left w:val="single" w:sz="6" w:space="0" w:color="D5DDC6"/>
            <w:bottom w:val="single" w:sz="6" w:space="12" w:color="D5DDC6"/>
            <w:right w:val="single" w:sz="6" w:space="0" w:color="D5DDC6"/>
          </w:divBdr>
          <w:divsChild>
            <w:div w:id="1818955630">
              <w:marLeft w:val="0"/>
              <w:marRight w:val="0"/>
              <w:marTop w:val="120"/>
              <w:marBottom w:val="120"/>
              <w:divBdr>
                <w:top w:val="none" w:sz="0" w:space="0" w:color="auto"/>
                <w:left w:val="none" w:sz="0" w:space="0" w:color="auto"/>
                <w:bottom w:val="none" w:sz="0" w:space="0" w:color="auto"/>
                <w:right w:val="none" w:sz="0" w:space="0" w:color="auto"/>
              </w:divBdr>
            </w:div>
          </w:divsChild>
        </w:div>
        <w:div w:id="115300812">
          <w:marLeft w:val="0"/>
          <w:marRight w:val="0"/>
          <w:marTop w:val="0"/>
          <w:marBottom w:val="120"/>
          <w:divBdr>
            <w:top w:val="single" w:sz="6" w:space="8" w:color="D5DDC6"/>
            <w:left w:val="single" w:sz="6" w:space="0" w:color="D5DDC6"/>
            <w:bottom w:val="single" w:sz="6" w:space="12" w:color="D5DDC6"/>
            <w:right w:val="single" w:sz="6" w:space="0" w:color="D5DDC6"/>
          </w:divBdr>
          <w:divsChild>
            <w:div w:id="1694264217">
              <w:marLeft w:val="0"/>
              <w:marRight w:val="0"/>
              <w:marTop w:val="120"/>
              <w:marBottom w:val="120"/>
              <w:divBdr>
                <w:top w:val="none" w:sz="0" w:space="0" w:color="auto"/>
                <w:left w:val="none" w:sz="0" w:space="0" w:color="auto"/>
                <w:bottom w:val="none" w:sz="0" w:space="0" w:color="auto"/>
                <w:right w:val="none" w:sz="0" w:space="0" w:color="auto"/>
              </w:divBdr>
            </w:div>
          </w:divsChild>
        </w:div>
        <w:div w:id="1802576045">
          <w:marLeft w:val="0"/>
          <w:marRight w:val="0"/>
          <w:marTop w:val="0"/>
          <w:marBottom w:val="120"/>
          <w:divBdr>
            <w:top w:val="single" w:sz="6" w:space="8" w:color="D5DDC6"/>
            <w:left w:val="single" w:sz="6" w:space="0" w:color="D5DDC6"/>
            <w:bottom w:val="single" w:sz="6" w:space="12" w:color="D5DDC6"/>
            <w:right w:val="single" w:sz="6" w:space="0" w:color="D5DDC6"/>
          </w:divBdr>
          <w:divsChild>
            <w:div w:id="153298012">
              <w:marLeft w:val="0"/>
              <w:marRight w:val="0"/>
              <w:marTop w:val="120"/>
              <w:marBottom w:val="120"/>
              <w:divBdr>
                <w:top w:val="none" w:sz="0" w:space="0" w:color="auto"/>
                <w:left w:val="none" w:sz="0" w:space="0" w:color="auto"/>
                <w:bottom w:val="none" w:sz="0" w:space="0" w:color="auto"/>
                <w:right w:val="none" w:sz="0" w:space="0" w:color="auto"/>
              </w:divBdr>
            </w:div>
          </w:divsChild>
        </w:div>
        <w:div w:id="690566673">
          <w:marLeft w:val="0"/>
          <w:marRight w:val="0"/>
          <w:marTop w:val="120"/>
          <w:marBottom w:val="0"/>
          <w:divBdr>
            <w:top w:val="single" w:sz="6" w:space="0" w:color="D5DDC6"/>
            <w:left w:val="single" w:sz="6" w:space="4" w:color="D5DDC6"/>
            <w:bottom w:val="single" w:sz="6" w:space="0" w:color="D5DDC6"/>
            <w:right w:val="single" w:sz="6" w:space="0" w:color="D5DDC6"/>
          </w:divBdr>
        </w:div>
        <w:div w:id="431783330">
          <w:marLeft w:val="0"/>
          <w:marRight w:val="0"/>
          <w:marTop w:val="0"/>
          <w:marBottom w:val="120"/>
          <w:divBdr>
            <w:top w:val="single" w:sz="6" w:space="8" w:color="D5DDC6"/>
            <w:left w:val="single" w:sz="6" w:space="0" w:color="D5DDC6"/>
            <w:bottom w:val="single" w:sz="6" w:space="12" w:color="D5DDC6"/>
            <w:right w:val="single" w:sz="6" w:space="0" w:color="D5DDC6"/>
          </w:divBdr>
          <w:divsChild>
            <w:div w:id="229998118">
              <w:marLeft w:val="0"/>
              <w:marRight w:val="0"/>
              <w:marTop w:val="120"/>
              <w:marBottom w:val="120"/>
              <w:divBdr>
                <w:top w:val="none" w:sz="0" w:space="0" w:color="auto"/>
                <w:left w:val="none" w:sz="0" w:space="0" w:color="auto"/>
                <w:bottom w:val="none" w:sz="0" w:space="0" w:color="auto"/>
                <w:right w:val="none" w:sz="0" w:space="0" w:color="auto"/>
              </w:divBdr>
            </w:div>
          </w:divsChild>
        </w:div>
        <w:div w:id="1425958669">
          <w:marLeft w:val="0"/>
          <w:marRight w:val="0"/>
          <w:marTop w:val="120"/>
          <w:marBottom w:val="0"/>
          <w:divBdr>
            <w:top w:val="single" w:sz="6" w:space="0" w:color="D5DDC6"/>
            <w:left w:val="single" w:sz="6" w:space="4" w:color="D5DDC6"/>
            <w:bottom w:val="single" w:sz="6" w:space="0" w:color="D5DDC6"/>
            <w:right w:val="single" w:sz="6" w:space="0" w:color="D5DDC6"/>
          </w:divBdr>
        </w:div>
        <w:div w:id="170875557">
          <w:marLeft w:val="0"/>
          <w:marRight w:val="0"/>
          <w:marTop w:val="0"/>
          <w:marBottom w:val="120"/>
          <w:divBdr>
            <w:top w:val="single" w:sz="6" w:space="8" w:color="D5DDC6"/>
            <w:left w:val="single" w:sz="6" w:space="0" w:color="D5DDC6"/>
            <w:bottom w:val="single" w:sz="6" w:space="12" w:color="D5DDC6"/>
            <w:right w:val="single" w:sz="6" w:space="0" w:color="D5DDC6"/>
          </w:divBdr>
          <w:divsChild>
            <w:div w:id="898707259">
              <w:marLeft w:val="0"/>
              <w:marRight w:val="0"/>
              <w:marTop w:val="120"/>
              <w:marBottom w:val="120"/>
              <w:divBdr>
                <w:top w:val="none" w:sz="0" w:space="0" w:color="auto"/>
                <w:left w:val="none" w:sz="0" w:space="0" w:color="auto"/>
                <w:bottom w:val="none" w:sz="0" w:space="0" w:color="auto"/>
                <w:right w:val="none" w:sz="0" w:space="0" w:color="auto"/>
              </w:divBdr>
            </w:div>
          </w:divsChild>
        </w:div>
        <w:div w:id="298993489">
          <w:marLeft w:val="0"/>
          <w:marRight w:val="0"/>
          <w:marTop w:val="120"/>
          <w:marBottom w:val="0"/>
          <w:divBdr>
            <w:top w:val="single" w:sz="6" w:space="0" w:color="D5DDC6"/>
            <w:left w:val="single" w:sz="6" w:space="4" w:color="D5DDC6"/>
            <w:bottom w:val="single" w:sz="6" w:space="0" w:color="D5DDC6"/>
            <w:right w:val="single" w:sz="6" w:space="0" w:color="D5DDC6"/>
          </w:divBdr>
        </w:div>
        <w:div w:id="2052726433">
          <w:marLeft w:val="0"/>
          <w:marRight w:val="0"/>
          <w:marTop w:val="0"/>
          <w:marBottom w:val="120"/>
          <w:divBdr>
            <w:top w:val="single" w:sz="6" w:space="8" w:color="D5DDC6"/>
            <w:left w:val="single" w:sz="6" w:space="0" w:color="D5DDC6"/>
            <w:bottom w:val="single" w:sz="6" w:space="12" w:color="D5DDC6"/>
            <w:right w:val="single" w:sz="6" w:space="0" w:color="D5DDC6"/>
          </w:divBdr>
          <w:divsChild>
            <w:div w:id="1212108231">
              <w:marLeft w:val="0"/>
              <w:marRight w:val="0"/>
              <w:marTop w:val="120"/>
              <w:marBottom w:val="120"/>
              <w:divBdr>
                <w:top w:val="none" w:sz="0" w:space="0" w:color="auto"/>
                <w:left w:val="none" w:sz="0" w:space="0" w:color="auto"/>
                <w:bottom w:val="none" w:sz="0" w:space="0" w:color="auto"/>
                <w:right w:val="none" w:sz="0" w:space="0" w:color="auto"/>
              </w:divBdr>
            </w:div>
          </w:divsChild>
        </w:div>
        <w:div w:id="521212786">
          <w:marLeft w:val="0"/>
          <w:marRight w:val="0"/>
          <w:marTop w:val="120"/>
          <w:marBottom w:val="0"/>
          <w:divBdr>
            <w:top w:val="single" w:sz="6" w:space="0" w:color="D5DDC6"/>
            <w:left w:val="single" w:sz="6" w:space="4" w:color="D5DDC6"/>
            <w:bottom w:val="single" w:sz="6" w:space="0" w:color="D5DDC6"/>
            <w:right w:val="single" w:sz="6" w:space="0" w:color="D5DDC6"/>
          </w:divBdr>
        </w:div>
        <w:div w:id="164715194">
          <w:marLeft w:val="0"/>
          <w:marRight w:val="0"/>
          <w:marTop w:val="0"/>
          <w:marBottom w:val="120"/>
          <w:divBdr>
            <w:top w:val="single" w:sz="6" w:space="8" w:color="D5DDC6"/>
            <w:left w:val="single" w:sz="6" w:space="0" w:color="D5DDC6"/>
            <w:bottom w:val="single" w:sz="6" w:space="12" w:color="D5DDC6"/>
            <w:right w:val="single" w:sz="6" w:space="0" w:color="D5DDC6"/>
          </w:divBdr>
          <w:divsChild>
            <w:div w:id="1619680333">
              <w:marLeft w:val="0"/>
              <w:marRight w:val="0"/>
              <w:marTop w:val="120"/>
              <w:marBottom w:val="120"/>
              <w:divBdr>
                <w:top w:val="none" w:sz="0" w:space="0" w:color="auto"/>
                <w:left w:val="none" w:sz="0" w:space="0" w:color="auto"/>
                <w:bottom w:val="none" w:sz="0" w:space="0" w:color="auto"/>
                <w:right w:val="none" w:sz="0" w:space="0" w:color="auto"/>
              </w:divBdr>
            </w:div>
          </w:divsChild>
        </w:div>
        <w:div w:id="984042647">
          <w:marLeft w:val="0"/>
          <w:marRight w:val="0"/>
          <w:marTop w:val="120"/>
          <w:marBottom w:val="0"/>
          <w:divBdr>
            <w:top w:val="single" w:sz="6" w:space="0" w:color="D5DDC6"/>
            <w:left w:val="single" w:sz="6" w:space="4" w:color="D5DDC6"/>
            <w:bottom w:val="single" w:sz="6" w:space="0" w:color="D5DDC6"/>
            <w:right w:val="single" w:sz="6" w:space="0" w:color="D5DDC6"/>
          </w:divBdr>
        </w:div>
        <w:div w:id="1831098233">
          <w:marLeft w:val="0"/>
          <w:marRight w:val="0"/>
          <w:marTop w:val="0"/>
          <w:marBottom w:val="120"/>
          <w:divBdr>
            <w:top w:val="single" w:sz="6" w:space="8" w:color="D5DDC6"/>
            <w:left w:val="single" w:sz="6" w:space="0" w:color="D5DDC6"/>
            <w:bottom w:val="single" w:sz="6" w:space="12" w:color="D5DDC6"/>
            <w:right w:val="single" w:sz="6" w:space="0" w:color="D5DDC6"/>
          </w:divBdr>
          <w:divsChild>
            <w:div w:id="38170051">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 w:id="1463384055">
      <w:bodyDiv w:val="1"/>
      <w:marLeft w:val="0"/>
      <w:marRight w:val="0"/>
      <w:marTop w:val="0"/>
      <w:marBottom w:val="0"/>
      <w:divBdr>
        <w:top w:val="none" w:sz="0" w:space="0" w:color="auto"/>
        <w:left w:val="none" w:sz="0" w:space="0" w:color="auto"/>
        <w:bottom w:val="none" w:sz="0" w:space="0" w:color="auto"/>
        <w:right w:val="none" w:sz="0" w:space="0" w:color="auto"/>
      </w:divBdr>
      <w:divsChild>
        <w:div w:id="1035038014">
          <w:marLeft w:val="0"/>
          <w:marRight w:val="0"/>
          <w:marTop w:val="0"/>
          <w:marBottom w:val="120"/>
          <w:divBdr>
            <w:top w:val="single" w:sz="6" w:space="8" w:color="D5DDC6"/>
            <w:left w:val="single" w:sz="6" w:space="0" w:color="D5DDC6"/>
            <w:bottom w:val="single" w:sz="6" w:space="12" w:color="D5DDC6"/>
            <w:right w:val="single" w:sz="6" w:space="0" w:color="D5DDC6"/>
          </w:divBdr>
          <w:divsChild>
            <w:div w:id="1362440964">
              <w:marLeft w:val="0"/>
              <w:marRight w:val="0"/>
              <w:marTop w:val="120"/>
              <w:marBottom w:val="120"/>
              <w:divBdr>
                <w:top w:val="none" w:sz="0" w:space="0" w:color="auto"/>
                <w:left w:val="none" w:sz="0" w:space="0" w:color="auto"/>
                <w:bottom w:val="none" w:sz="0" w:space="0" w:color="auto"/>
                <w:right w:val="none" w:sz="0" w:space="0" w:color="auto"/>
              </w:divBdr>
            </w:div>
          </w:divsChild>
        </w:div>
        <w:div w:id="208224908">
          <w:marLeft w:val="0"/>
          <w:marRight w:val="0"/>
          <w:marTop w:val="120"/>
          <w:marBottom w:val="0"/>
          <w:divBdr>
            <w:top w:val="single" w:sz="6" w:space="0" w:color="D5DDC6"/>
            <w:left w:val="single" w:sz="6" w:space="4" w:color="D5DDC6"/>
            <w:bottom w:val="single" w:sz="6" w:space="0" w:color="D5DDC6"/>
            <w:right w:val="single" w:sz="6" w:space="0" w:color="D5DDC6"/>
          </w:divBdr>
        </w:div>
        <w:div w:id="592058604">
          <w:marLeft w:val="0"/>
          <w:marRight w:val="0"/>
          <w:marTop w:val="0"/>
          <w:marBottom w:val="120"/>
          <w:divBdr>
            <w:top w:val="single" w:sz="6" w:space="8" w:color="D5DDC6"/>
            <w:left w:val="single" w:sz="6" w:space="0" w:color="D5DDC6"/>
            <w:bottom w:val="single" w:sz="6" w:space="12" w:color="D5DDC6"/>
            <w:right w:val="single" w:sz="6" w:space="0" w:color="D5DDC6"/>
          </w:divBdr>
          <w:divsChild>
            <w:div w:id="1069309482">
              <w:marLeft w:val="0"/>
              <w:marRight w:val="0"/>
              <w:marTop w:val="120"/>
              <w:marBottom w:val="120"/>
              <w:divBdr>
                <w:top w:val="none" w:sz="0" w:space="0" w:color="auto"/>
                <w:left w:val="none" w:sz="0" w:space="0" w:color="auto"/>
                <w:bottom w:val="none" w:sz="0" w:space="0" w:color="auto"/>
                <w:right w:val="none" w:sz="0" w:space="0" w:color="auto"/>
              </w:divBdr>
            </w:div>
          </w:divsChild>
        </w:div>
        <w:div w:id="849635585">
          <w:marLeft w:val="0"/>
          <w:marRight w:val="0"/>
          <w:marTop w:val="120"/>
          <w:marBottom w:val="0"/>
          <w:divBdr>
            <w:top w:val="single" w:sz="6" w:space="0" w:color="D5DDC6"/>
            <w:left w:val="single" w:sz="6" w:space="4" w:color="D5DDC6"/>
            <w:bottom w:val="single" w:sz="6" w:space="0" w:color="D5DDC6"/>
            <w:right w:val="single" w:sz="6" w:space="0" w:color="D5DDC6"/>
          </w:divBdr>
        </w:div>
        <w:div w:id="1405757137">
          <w:marLeft w:val="0"/>
          <w:marRight w:val="0"/>
          <w:marTop w:val="0"/>
          <w:marBottom w:val="120"/>
          <w:divBdr>
            <w:top w:val="single" w:sz="6" w:space="8" w:color="D5DDC6"/>
            <w:left w:val="single" w:sz="6" w:space="0" w:color="D5DDC6"/>
            <w:bottom w:val="single" w:sz="6" w:space="12" w:color="D5DDC6"/>
            <w:right w:val="single" w:sz="6" w:space="0" w:color="D5DDC6"/>
          </w:divBdr>
          <w:divsChild>
            <w:div w:id="344554567">
              <w:marLeft w:val="0"/>
              <w:marRight w:val="0"/>
              <w:marTop w:val="120"/>
              <w:marBottom w:val="120"/>
              <w:divBdr>
                <w:top w:val="none" w:sz="0" w:space="0" w:color="auto"/>
                <w:left w:val="none" w:sz="0" w:space="0" w:color="auto"/>
                <w:bottom w:val="none" w:sz="0" w:space="0" w:color="auto"/>
                <w:right w:val="none" w:sz="0" w:space="0" w:color="auto"/>
              </w:divBdr>
            </w:div>
          </w:divsChild>
        </w:div>
        <w:div w:id="858935991">
          <w:marLeft w:val="0"/>
          <w:marRight w:val="0"/>
          <w:marTop w:val="120"/>
          <w:marBottom w:val="0"/>
          <w:divBdr>
            <w:top w:val="single" w:sz="6" w:space="0" w:color="D5DDC6"/>
            <w:left w:val="single" w:sz="6" w:space="4" w:color="D5DDC6"/>
            <w:bottom w:val="single" w:sz="6" w:space="0" w:color="D5DDC6"/>
            <w:right w:val="single" w:sz="6" w:space="0" w:color="D5DDC6"/>
          </w:divBdr>
        </w:div>
      </w:divsChild>
    </w:div>
    <w:div w:id="1494838759">
      <w:bodyDiv w:val="1"/>
      <w:marLeft w:val="0"/>
      <w:marRight w:val="0"/>
      <w:marTop w:val="0"/>
      <w:marBottom w:val="0"/>
      <w:divBdr>
        <w:top w:val="none" w:sz="0" w:space="0" w:color="auto"/>
        <w:left w:val="none" w:sz="0" w:space="0" w:color="auto"/>
        <w:bottom w:val="none" w:sz="0" w:space="0" w:color="auto"/>
        <w:right w:val="none" w:sz="0" w:space="0" w:color="auto"/>
      </w:divBdr>
      <w:divsChild>
        <w:div w:id="440297239">
          <w:marLeft w:val="547"/>
          <w:marRight w:val="0"/>
          <w:marTop w:val="200"/>
          <w:marBottom w:val="0"/>
          <w:divBdr>
            <w:top w:val="none" w:sz="0" w:space="0" w:color="auto"/>
            <w:left w:val="none" w:sz="0" w:space="0" w:color="auto"/>
            <w:bottom w:val="none" w:sz="0" w:space="0" w:color="auto"/>
            <w:right w:val="none" w:sz="0" w:space="0" w:color="auto"/>
          </w:divBdr>
        </w:div>
        <w:div w:id="812261375">
          <w:marLeft w:val="547"/>
          <w:marRight w:val="0"/>
          <w:marTop w:val="200"/>
          <w:marBottom w:val="0"/>
          <w:divBdr>
            <w:top w:val="none" w:sz="0" w:space="0" w:color="auto"/>
            <w:left w:val="none" w:sz="0" w:space="0" w:color="auto"/>
            <w:bottom w:val="none" w:sz="0" w:space="0" w:color="auto"/>
            <w:right w:val="none" w:sz="0" w:space="0" w:color="auto"/>
          </w:divBdr>
        </w:div>
        <w:div w:id="1631285852">
          <w:marLeft w:val="547"/>
          <w:marRight w:val="0"/>
          <w:marTop w:val="200"/>
          <w:marBottom w:val="0"/>
          <w:divBdr>
            <w:top w:val="none" w:sz="0" w:space="0" w:color="auto"/>
            <w:left w:val="none" w:sz="0" w:space="0" w:color="auto"/>
            <w:bottom w:val="none" w:sz="0" w:space="0" w:color="auto"/>
            <w:right w:val="none" w:sz="0" w:space="0" w:color="auto"/>
          </w:divBdr>
        </w:div>
        <w:div w:id="72095076">
          <w:marLeft w:val="547"/>
          <w:marRight w:val="0"/>
          <w:marTop w:val="200"/>
          <w:marBottom w:val="0"/>
          <w:divBdr>
            <w:top w:val="none" w:sz="0" w:space="0" w:color="auto"/>
            <w:left w:val="none" w:sz="0" w:space="0" w:color="auto"/>
            <w:bottom w:val="none" w:sz="0" w:space="0" w:color="auto"/>
            <w:right w:val="none" w:sz="0" w:space="0" w:color="auto"/>
          </w:divBdr>
        </w:div>
        <w:div w:id="264315012">
          <w:marLeft w:val="547"/>
          <w:marRight w:val="0"/>
          <w:marTop w:val="200"/>
          <w:marBottom w:val="0"/>
          <w:divBdr>
            <w:top w:val="none" w:sz="0" w:space="0" w:color="auto"/>
            <w:left w:val="none" w:sz="0" w:space="0" w:color="auto"/>
            <w:bottom w:val="none" w:sz="0" w:space="0" w:color="auto"/>
            <w:right w:val="none" w:sz="0" w:space="0" w:color="auto"/>
          </w:divBdr>
        </w:div>
        <w:div w:id="1570189437">
          <w:marLeft w:val="547"/>
          <w:marRight w:val="0"/>
          <w:marTop w:val="200"/>
          <w:marBottom w:val="0"/>
          <w:divBdr>
            <w:top w:val="none" w:sz="0" w:space="0" w:color="auto"/>
            <w:left w:val="none" w:sz="0" w:space="0" w:color="auto"/>
            <w:bottom w:val="none" w:sz="0" w:space="0" w:color="auto"/>
            <w:right w:val="none" w:sz="0" w:space="0" w:color="auto"/>
          </w:divBdr>
        </w:div>
        <w:div w:id="813331657">
          <w:marLeft w:val="547"/>
          <w:marRight w:val="0"/>
          <w:marTop w:val="200"/>
          <w:marBottom w:val="0"/>
          <w:divBdr>
            <w:top w:val="none" w:sz="0" w:space="0" w:color="auto"/>
            <w:left w:val="none" w:sz="0" w:space="0" w:color="auto"/>
            <w:bottom w:val="none" w:sz="0" w:space="0" w:color="auto"/>
            <w:right w:val="none" w:sz="0" w:space="0" w:color="auto"/>
          </w:divBdr>
        </w:div>
        <w:div w:id="37778949">
          <w:marLeft w:val="547"/>
          <w:marRight w:val="0"/>
          <w:marTop w:val="200"/>
          <w:marBottom w:val="0"/>
          <w:divBdr>
            <w:top w:val="none" w:sz="0" w:space="0" w:color="auto"/>
            <w:left w:val="none" w:sz="0" w:space="0" w:color="auto"/>
            <w:bottom w:val="none" w:sz="0" w:space="0" w:color="auto"/>
            <w:right w:val="none" w:sz="0" w:space="0" w:color="auto"/>
          </w:divBdr>
        </w:div>
      </w:divsChild>
    </w:div>
    <w:div w:id="1510177943">
      <w:bodyDiv w:val="1"/>
      <w:marLeft w:val="0"/>
      <w:marRight w:val="0"/>
      <w:marTop w:val="0"/>
      <w:marBottom w:val="0"/>
      <w:divBdr>
        <w:top w:val="none" w:sz="0" w:space="0" w:color="auto"/>
        <w:left w:val="none" w:sz="0" w:space="0" w:color="auto"/>
        <w:bottom w:val="none" w:sz="0" w:space="0" w:color="auto"/>
        <w:right w:val="none" w:sz="0" w:space="0" w:color="auto"/>
      </w:divBdr>
      <w:divsChild>
        <w:div w:id="1770849850">
          <w:marLeft w:val="0"/>
          <w:marRight w:val="0"/>
          <w:marTop w:val="0"/>
          <w:marBottom w:val="120"/>
          <w:divBdr>
            <w:top w:val="single" w:sz="6" w:space="8" w:color="D5DDC6"/>
            <w:left w:val="single" w:sz="6" w:space="0" w:color="D5DDC6"/>
            <w:bottom w:val="single" w:sz="6" w:space="12" w:color="D5DDC6"/>
            <w:right w:val="single" w:sz="6" w:space="0" w:color="D5DDC6"/>
          </w:divBdr>
          <w:divsChild>
            <w:div w:id="1140225418">
              <w:marLeft w:val="0"/>
              <w:marRight w:val="0"/>
              <w:marTop w:val="120"/>
              <w:marBottom w:val="120"/>
              <w:divBdr>
                <w:top w:val="none" w:sz="0" w:space="0" w:color="auto"/>
                <w:left w:val="none" w:sz="0" w:space="0" w:color="auto"/>
                <w:bottom w:val="none" w:sz="0" w:space="0" w:color="auto"/>
                <w:right w:val="none" w:sz="0" w:space="0" w:color="auto"/>
              </w:divBdr>
            </w:div>
          </w:divsChild>
        </w:div>
        <w:div w:id="387337976">
          <w:marLeft w:val="0"/>
          <w:marRight w:val="0"/>
          <w:marTop w:val="0"/>
          <w:marBottom w:val="120"/>
          <w:divBdr>
            <w:top w:val="single" w:sz="6" w:space="8" w:color="D5DDC6"/>
            <w:left w:val="single" w:sz="6" w:space="0" w:color="D5DDC6"/>
            <w:bottom w:val="single" w:sz="6" w:space="12" w:color="D5DDC6"/>
            <w:right w:val="single" w:sz="6" w:space="0" w:color="D5DDC6"/>
          </w:divBdr>
          <w:divsChild>
            <w:div w:id="1349020927">
              <w:marLeft w:val="0"/>
              <w:marRight w:val="0"/>
              <w:marTop w:val="120"/>
              <w:marBottom w:val="120"/>
              <w:divBdr>
                <w:top w:val="none" w:sz="0" w:space="0" w:color="auto"/>
                <w:left w:val="none" w:sz="0" w:space="0" w:color="auto"/>
                <w:bottom w:val="none" w:sz="0" w:space="0" w:color="auto"/>
                <w:right w:val="none" w:sz="0" w:space="0" w:color="auto"/>
              </w:divBdr>
            </w:div>
          </w:divsChild>
        </w:div>
        <w:div w:id="559368349">
          <w:marLeft w:val="0"/>
          <w:marRight w:val="0"/>
          <w:marTop w:val="120"/>
          <w:marBottom w:val="0"/>
          <w:divBdr>
            <w:top w:val="single" w:sz="6" w:space="0" w:color="D5DDC6"/>
            <w:left w:val="single" w:sz="6" w:space="4" w:color="D5DDC6"/>
            <w:bottom w:val="single" w:sz="6" w:space="0" w:color="D5DDC6"/>
            <w:right w:val="single" w:sz="6" w:space="0" w:color="D5DDC6"/>
          </w:divBdr>
        </w:div>
        <w:div w:id="1078092263">
          <w:marLeft w:val="0"/>
          <w:marRight w:val="0"/>
          <w:marTop w:val="0"/>
          <w:marBottom w:val="120"/>
          <w:divBdr>
            <w:top w:val="single" w:sz="6" w:space="8" w:color="D5DDC6"/>
            <w:left w:val="single" w:sz="6" w:space="0" w:color="D5DDC6"/>
            <w:bottom w:val="single" w:sz="6" w:space="12" w:color="D5DDC6"/>
            <w:right w:val="single" w:sz="6" w:space="0" w:color="D5DDC6"/>
          </w:divBdr>
          <w:divsChild>
            <w:div w:id="1551378797">
              <w:marLeft w:val="0"/>
              <w:marRight w:val="0"/>
              <w:marTop w:val="120"/>
              <w:marBottom w:val="120"/>
              <w:divBdr>
                <w:top w:val="none" w:sz="0" w:space="0" w:color="auto"/>
                <w:left w:val="none" w:sz="0" w:space="0" w:color="auto"/>
                <w:bottom w:val="none" w:sz="0" w:space="0" w:color="auto"/>
                <w:right w:val="none" w:sz="0" w:space="0" w:color="auto"/>
              </w:divBdr>
            </w:div>
          </w:divsChild>
        </w:div>
        <w:div w:id="214048184">
          <w:marLeft w:val="0"/>
          <w:marRight w:val="0"/>
          <w:marTop w:val="120"/>
          <w:marBottom w:val="0"/>
          <w:divBdr>
            <w:top w:val="single" w:sz="6" w:space="0" w:color="D5DDC6"/>
            <w:left w:val="single" w:sz="6" w:space="4" w:color="D5DDC6"/>
            <w:bottom w:val="single" w:sz="6" w:space="0" w:color="D5DDC6"/>
            <w:right w:val="single" w:sz="6" w:space="0" w:color="D5DDC6"/>
          </w:divBdr>
        </w:div>
        <w:div w:id="745224604">
          <w:marLeft w:val="0"/>
          <w:marRight w:val="0"/>
          <w:marTop w:val="0"/>
          <w:marBottom w:val="120"/>
          <w:divBdr>
            <w:top w:val="single" w:sz="6" w:space="8" w:color="D5DDC6"/>
            <w:left w:val="single" w:sz="6" w:space="0" w:color="D5DDC6"/>
            <w:bottom w:val="single" w:sz="6" w:space="12" w:color="D5DDC6"/>
            <w:right w:val="single" w:sz="6" w:space="0" w:color="D5DDC6"/>
          </w:divBdr>
          <w:divsChild>
            <w:div w:id="1403068526">
              <w:marLeft w:val="0"/>
              <w:marRight w:val="0"/>
              <w:marTop w:val="120"/>
              <w:marBottom w:val="120"/>
              <w:divBdr>
                <w:top w:val="none" w:sz="0" w:space="0" w:color="auto"/>
                <w:left w:val="none" w:sz="0" w:space="0" w:color="auto"/>
                <w:bottom w:val="none" w:sz="0" w:space="0" w:color="auto"/>
                <w:right w:val="none" w:sz="0" w:space="0" w:color="auto"/>
              </w:divBdr>
            </w:div>
          </w:divsChild>
        </w:div>
        <w:div w:id="1742367615">
          <w:marLeft w:val="0"/>
          <w:marRight w:val="0"/>
          <w:marTop w:val="100"/>
          <w:marBottom w:val="100"/>
          <w:divBdr>
            <w:top w:val="none" w:sz="0" w:space="0" w:color="auto"/>
            <w:left w:val="none" w:sz="0" w:space="0" w:color="auto"/>
            <w:bottom w:val="none" w:sz="0" w:space="0" w:color="auto"/>
            <w:right w:val="none" w:sz="0" w:space="0" w:color="auto"/>
          </w:divBdr>
          <w:divsChild>
            <w:div w:id="1101219421">
              <w:marLeft w:val="0"/>
              <w:marRight w:val="0"/>
              <w:marTop w:val="0"/>
              <w:marBottom w:val="0"/>
              <w:divBdr>
                <w:top w:val="none" w:sz="0" w:space="0" w:color="auto"/>
                <w:left w:val="none" w:sz="0" w:space="0" w:color="auto"/>
                <w:bottom w:val="none" w:sz="0" w:space="0" w:color="auto"/>
                <w:right w:val="none" w:sz="0" w:space="0" w:color="auto"/>
              </w:divBdr>
              <w:divsChild>
                <w:div w:id="106973311">
                  <w:marLeft w:val="0"/>
                  <w:marRight w:val="0"/>
                  <w:marTop w:val="0"/>
                  <w:marBottom w:val="0"/>
                  <w:divBdr>
                    <w:top w:val="none" w:sz="0" w:space="0" w:color="auto"/>
                    <w:left w:val="none" w:sz="0" w:space="0" w:color="auto"/>
                    <w:bottom w:val="none" w:sz="0" w:space="0" w:color="auto"/>
                    <w:right w:val="none" w:sz="0" w:space="0" w:color="auto"/>
                  </w:divBdr>
                  <w:divsChild>
                    <w:div w:id="268703856">
                      <w:marLeft w:val="0"/>
                      <w:marRight w:val="0"/>
                      <w:marTop w:val="0"/>
                      <w:marBottom w:val="0"/>
                      <w:divBdr>
                        <w:top w:val="none" w:sz="0" w:space="0" w:color="auto"/>
                        <w:left w:val="none" w:sz="0" w:space="0" w:color="auto"/>
                        <w:bottom w:val="none" w:sz="0" w:space="0" w:color="auto"/>
                        <w:right w:val="none" w:sz="0" w:space="0" w:color="auto"/>
                      </w:divBdr>
                      <w:divsChild>
                        <w:div w:id="966354589">
                          <w:marLeft w:val="0"/>
                          <w:marRight w:val="0"/>
                          <w:marTop w:val="15"/>
                          <w:marBottom w:val="0"/>
                          <w:divBdr>
                            <w:top w:val="none" w:sz="0" w:space="0" w:color="auto"/>
                            <w:left w:val="none" w:sz="0" w:space="0" w:color="auto"/>
                            <w:bottom w:val="none" w:sz="0" w:space="0" w:color="auto"/>
                            <w:right w:val="none" w:sz="0" w:space="0" w:color="auto"/>
                          </w:divBdr>
                        </w:div>
                        <w:div w:id="763457960">
                          <w:marLeft w:val="0"/>
                          <w:marRight w:val="0"/>
                          <w:marTop w:val="15"/>
                          <w:marBottom w:val="0"/>
                          <w:divBdr>
                            <w:top w:val="none" w:sz="0" w:space="0" w:color="auto"/>
                            <w:left w:val="none" w:sz="0" w:space="0" w:color="auto"/>
                            <w:bottom w:val="none" w:sz="0" w:space="0" w:color="auto"/>
                            <w:right w:val="none" w:sz="0" w:space="0" w:color="auto"/>
                          </w:divBdr>
                        </w:div>
                        <w:div w:id="1451702082">
                          <w:marLeft w:val="0"/>
                          <w:marRight w:val="0"/>
                          <w:marTop w:val="15"/>
                          <w:marBottom w:val="0"/>
                          <w:divBdr>
                            <w:top w:val="none" w:sz="0" w:space="0" w:color="auto"/>
                            <w:left w:val="none" w:sz="0" w:space="0" w:color="auto"/>
                            <w:bottom w:val="none" w:sz="0" w:space="0" w:color="auto"/>
                            <w:right w:val="none" w:sz="0" w:space="0" w:color="auto"/>
                          </w:divBdr>
                        </w:div>
                        <w:div w:id="1805539484">
                          <w:marLeft w:val="0"/>
                          <w:marRight w:val="0"/>
                          <w:marTop w:val="0"/>
                          <w:marBottom w:val="0"/>
                          <w:divBdr>
                            <w:top w:val="none" w:sz="0" w:space="0" w:color="auto"/>
                            <w:left w:val="none" w:sz="0" w:space="0" w:color="auto"/>
                            <w:bottom w:val="none" w:sz="0" w:space="0" w:color="auto"/>
                            <w:right w:val="none" w:sz="0" w:space="0" w:color="auto"/>
                          </w:divBdr>
                          <w:divsChild>
                            <w:div w:id="1750032413">
                              <w:marLeft w:val="0"/>
                              <w:marRight w:val="0"/>
                              <w:marTop w:val="0"/>
                              <w:marBottom w:val="0"/>
                              <w:divBdr>
                                <w:top w:val="none" w:sz="0" w:space="0" w:color="auto"/>
                                <w:left w:val="none" w:sz="0" w:space="0" w:color="auto"/>
                                <w:bottom w:val="none" w:sz="0" w:space="0" w:color="auto"/>
                                <w:right w:val="none" w:sz="0" w:space="0" w:color="auto"/>
                              </w:divBdr>
                            </w:div>
                          </w:divsChild>
                        </w:div>
                        <w:div w:id="85466848">
                          <w:marLeft w:val="0"/>
                          <w:marRight w:val="0"/>
                          <w:marTop w:val="0"/>
                          <w:marBottom w:val="0"/>
                          <w:divBdr>
                            <w:top w:val="none" w:sz="0" w:space="0" w:color="auto"/>
                            <w:left w:val="none" w:sz="0" w:space="0" w:color="auto"/>
                            <w:bottom w:val="none" w:sz="0" w:space="0" w:color="auto"/>
                            <w:right w:val="none" w:sz="0" w:space="0" w:color="auto"/>
                          </w:divBdr>
                        </w:div>
                      </w:divsChild>
                    </w:div>
                    <w:div w:id="82605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5965365">
          <w:marLeft w:val="0"/>
          <w:marRight w:val="0"/>
          <w:marTop w:val="120"/>
          <w:marBottom w:val="0"/>
          <w:divBdr>
            <w:top w:val="single" w:sz="6" w:space="0" w:color="D5DDC6"/>
            <w:left w:val="single" w:sz="6" w:space="4" w:color="D5DDC6"/>
            <w:bottom w:val="single" w:sz="6" w:space="0" w:color="D5DDC6"/>
            <w:right w:val="single" w:sz="6" w:space="0" w:color="D5DDC6"/>
          </w:divBdr>
        </w:div>
        <w:div w:id="1112632627">
          <w:marLeft w:val="0"/>
          <w:marRight w:val="0"/>
          <w:marTop w:val="0"/>
          <w:marBottom w:val="120"/>
          <w:divBdr>
            <w:top w:val="single" w:sz="6" w:space="8" w:color="D5DDC6"/>
            <w:left w:val="single" w:sz="6" w:space="0" w:color="D5DDC6"/>
            <w:bottom w:val="single" w:sz="6" w:space="12" w:color="D5DDC6"/>
            <w:right w:val="single" w:sz="6" w:space="0" w:color="D5DDC6"/>
          </w:divBdr>
          <w:divsChild>
            <w:div w:id="190266457">
              <w:marLeft w:val="0"/>
              <w:marRight w:val="0"/>
              <w:marTop w:val="120"/>
              <w:marBottom w:val="120"/>
              <w:divBdr>
                <w:top w:val="none" w:sz="0" w:space="0" w:color="auto"/>
                <w:left w:val="none" w:sz="0" w:space="0" w:color="auto"/>
                <w:bottom w:val="none" w:sz="0" w:space="0" w:color="auto"/>
                <w:right w:val="none" w:sz="0" w:space="0" w:color="auto"/>
              </w:divBdr>
            </w:div>
          </w:divsChild>
        </w:div>
        <w:div w:id="1443450337">
          <w:marLeft w:val="0"/>
          <w:marRight w:val="0"/>
          <w:marTop w:val="120"/>
          <w:marBottom w:val="0"/>
          <w:divBdr>
            <w:top w:val="single" w:sz="6" w:space="0" w:color="D5DDC6"/>
            <w:left w:val="single" w:sz="6" w:space="4" w:color="D5DDC6"/>
            <w:bottom w:val="single" w:sz="6" w:space="0" w:color="D5DDC6"/>
            <w:right w:val="single" w:sz="6" w:space="0" w:color="D5DDC6"/>
          </w:divBdr>
        </w:div>
      </w:divsChild>
    </w:div>
    <w:div w:id="1511337001">
      <w:bodyDiv w:val="1"/>
      <w:marLeft w:val="0"/>
      <w:marRight w:val="0"/>
      <w:marTop w:val="0"/>
      <w:marBottom w:val="0"/>
      <w:divBdr>
        <w:top w:val="none" w:sz="0" w:space="0" w:color="auto"/>
        <w:left w:val="none" w:sz="0" w:space="0" w:color="auto"/>
        <w:bottom w:val="none" w:sz="0" w:space="0" w:color="auto"/>
        <w:right w:val="none" w:sz="0" w:space="0" w:color="auto"/>
      </w:divBdr>
      <w:divsChild>
        <w:div w:id="1626740836">
          <w:marLeft w:val="0"/>
          <w:marRight w:val="0"/>
          <w:marTop w:val="100"/>
          <w:marBottom w:val="100"/>
          <w:divBdr>
            <w:top w:val="none" w:sz="0" w:space="0" w:color="auto"/>
            <w:left w:val="none" w:sz="0" w:space="0" w:color="auto"/>
            <w:bottom w:val="none" w:sz="0" w:space="0" w:color="auto"/>
            <w:right w:val="none" w:sz="0" w:space="0" w:color="auto"/>
          </w:divBdr>
          <w:divsChild>
            <w:div w:id="1141769119">
              <w:marLeft w:val="0"/>
              <w:marRight w:val="0"/>
              <w:marTop w:val="0"/>
              <w:marBottom w:val="0"/>
              <w:divBdr>
                <w:top w:val="none" w:sz="0" w:space="0" w:color="auto"/>
                <w:left w:val="none" w:sz="0" w:space="0" w:color="auto"/>
                <w:bottom w:val="none" w:sz="0" w:space="0" w:color="auto"/>
                <w:right w:val="none" w:sz="0" w:space="0" w:color="auto"/>
              </w:divBdr>
              <w:divsChild>
                <w:div w:id="431361157">
                  <w:marLeft w:val="0"/>
                  <w:marRight w:val="0"/>
                  <w:marTop w:val="0"/>
                  <w:marBottom w:val="0"/>
                  <w:divBdr>
                    <w:top w:val="none" w:sz="0" w:space="0" w:color="auto"/>
                    <w:left w:val="none" w:sz="0" w:space="0" w:color="auto"/>
                    <w:bottom w:val="none" w:sz="0" w:space="0" w:color="auto"/>
                    <w:right w:val="none" w:sz="0" w:space="0" w:color="auto"/>
                  </w:divBdr>
                  <w:divsChild>
                    <w:div w:id="772358118">
                      <w:marLeft w:val="0"/>
                      <w:marRight w:val="0"/>
                      <w:marTop w:val="0"/>
                      <w:marBottom w:val="0"/>
                      <w:divBdr>
                        <w:top w:val="none" w:sz="0" w:space="0" w:color="auto"/>
                        <w:left w:val="none" w:sz="0" w:space="0" w:color="auto"/>
                        <w:bottom w:val="none" w:sz="0" w:space="0" w:color="auto"/>
                        <w:right w:val="none" w:sz="0" w:space="0" w:color="auto"/>
                      </w:divBdr>
                      <w:divsChild>
                        <w:div w:id="942884692">
                          <w:marLeft w:val="0"/>
                          <w:marRight w:val="0"/>
                          <w:marTop w:val="15"/>
                          <w:marBottom w:val="0"/>
                          <w:divBdr>
                            <w:top w:val="none" w:sz="0" w:space="0" w:color="auto"/>
                            <w:left w:val="none" w:sz="0" w:space="0" w:color="auto"/>
                            <w:bottom w:val="none" w:sz="0" w:space="0" w:color="auto"/>
                            <w:right w:val="none" w:sz="0" w:space="0" w:color="auto"/>
                          </w:divBdr>
                        </w:div>
                        <w:div w:id="2011636428">
                          <w:marLeft w:val="0"/>
                          <w:marRight w:val="0"/>
                          <w:marTop w:val="15"/>
                          <w:marBottom w:val="0"/>
                          <w:divBdr>
                            <w:top w:val="none" w:sz="0" w:space="0" w:color="auto"/>
                            <w:left w:val="none" w:sz="0" w:space="0" w:color="auto"/>
                            <w:bottom w:val="none" w:sz="0" w:space="0" w:color="auto"/>
                            <w:right w:val="none" w:sz="0" w:space="0" w:color="auto"/>
                          </w:divBdr>
                        </w:div>
                        <w:div w:id="100490501">
                          <w:marLeft w:val="0"/>
                          <w:marRight w:val="0"/>
                          <w:marTop w:val="15"/>
                          <w:marBottom w:val="0"/>
                          <w:divBdr>
                            <w:top w:val="none" w:sz="0" w:space="0" w:color="auto"/>
                            <w:left w:val="none" w:sz="0" w:space="0" w:color="auto"/>
                            <w:bottom w:val="none" w:sz="0" w:space="0" w:color="auto"/>
                            <w:right w:val="none" w:sz="0" w:space="0" w:color="auto"/>
                          </w:divBdr>
                        </w:div>
                        <w:div w:id="685014781">
                          <w:marLeft w:val="0"/>
                          <w:marRight w:val="0"/>
                          <w:marTop w:val="0"/>
                          <w:marBottom w:val="0"/>
                          <w:divBdr>
                            <w:top w:val="none" w:sz="0" w:space="0" w:color="auto"/>
                            <w:left w:val="none" w:sz="0" w:space="0" w:color="auto"/>
                            <w:bottom w:val="none" w:sz="0" w:space="0" w:color="auto"/>
                            <w:right w:val="none" w:sz="0" w:space="0" w:color="auto"/>
                          </w:divBdr>
                          <w:divsChild>
                            <w:div w:id="823011405">
                              <w:marLeft w:val="0"/>
                              <w:marRight w:val="0"/>
                              <w:marTop w:val="0"/>
                              <w:marBottom w:val="0"/>
                              <w:divBdr>
                                <w:top w:val="none" w:sz="0" w:space="0" w:color="auto"/>
                                <w:left w:val="none" w:sz="0" w:space="0" w:color="auto"/>
                                <w:bottom w:val="none" w:sz="0" w:space="0" w:color="auto"/>
                                <w:right w:val="none" w:sz="0" w:space="0" w:color="auto"/>
                              </w:divBdr>
                            </w:div>
                          </w:divsChild>
                        </w:div>
                        <w:div w:id="1290161092">
                          <w:marLeft w:val="0"/>
                          <w:marRight w:val="0"/>
                          <w:marTop w:val="0"/>
                          <w:marBottom w:val="0"/>
                          <w:divBdr>
                            <w:top w:val="none" w:sz="0" w:space="0" w:color="auto"/>
                            <w:left w:val="none" w:sz="0" w:space="0" w:color="auto"/>
                            <w:bottom w:val="none" w:sz="0" w:space="0" w:color="auto"/>
                            <w:right w:val="none" w:sz="0" w:space="0" w:color="auto"/>
                          </w:divBdr>
                        </w:div>
                      </w:divsChild>
                    </w:div>
                    <w:div w:id="35159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2689489">
          <w:marLeft w:val="0"/>
          <w:marRight w:val="0"/>
          <w:marTop w:val="0"/>
          <w:marBottom w:val="120"/>
          <w:divBdr>
            <w:top w:val="single" w:sz="6" w:space="8" w:color="D5DDC6"/>
            <w:left w:val="single" w:sz="6" w:space="0" w:color="D5DDC6"/>
            <w:bottom w:val="single" w:sz="6" w:space="12" w:color="D5DDC6"/>
            <w:right w:val="single" w:sz="6" w:space="0" w:color="D5DDC6"/>
          </w:divBdr>
          <w:divsChild>
            <w:div w:id="29886534">
              <w:marLeft w:val="0"/>
              <w:marRight w:val="0"/>
              <w:marTop w:val="120"/>
              <w:marBottom w:val="120"/>
              <w:divBdr>
                <w:top w:val="none" w:sz="0" w:space="0" w:color="auto"/>
                <w:left w:val="none" w:sz="0" w:space="0" w:color="auto"/>
                <w:bottom w:val="none" w:sz="0" w:space="0" w:color="auto"/>
                <w:right w:val="none" w:sz="0" w:space="0" w:color="auto"/>
              </w:divBdr>
            </w:div>
          </w:divsChild>
        </w:div>
        <w:div w:id="1460683836">
          <w:marLeft w:val="0"/>
          <w:marRight w:val="0"/>
          <w:marTop w:val="120"/>
          <w:marBottom w:val="0"/>
          <w:divBdr>
            <w:top w:val="single" w:sz="6" w:space="0" w:color="D5DDC6"/>
            <w:left w:val="single" w:sz="6" w:space="4" w:color="D5DDC6"/>
            <w:bottom w:val="single" w:sz="6" w:space="0" w:color="D5DDC6"/>
            <w:right w:val="single" w:sz="6" w:space="0" w:color="D5DDC6"/>
          </w:divBdr>
        </w:div>
        <w:div w:id="307831304">
          <w:marLeft w:val="0"/>
          <w:marRight w:val="0"/>
          <w:marTop w:val="0"/>
          <w:marBottom w:val="120"/>
          <w:divBdr>
            <w:top w:val="single" w:sz="6" w:space="8" w:color="D5DDC6"/>
            <w:left w:val="single" w:sz="6" w:space="0" w:color="D5DDC6"/>
            <w:bottom w:val="single" w:sz="6" w:space="12" w:color="D5DDC6"/>
            <w:right w:val="single" w:sz="6" w:space="0" w:color="D5DDC6"/>
          </w:divBdr>
          <w:divsChild>
            <w:div w:id="148979530">
              <w:marLeft w:val="0"/>
              <w:marRight w:val="0"/>
              <w:marTop w:val="120"/>
              <w:marBottom w:val="120"/>
              <w:divBdr>
                <w:top w:val="none" w:sz="0" w:space="0" w:color="auto"/>
                <w:left w:val="none" w:sz="0" w:space="0" w:color="auto"/>
                <w:bottom w:val="none" w:sz="0" w:space="0" w:color="auto"/>
                <w:right w:val="none" w:sz="0" w:space="0" w:color="auto"/>
              </w:divBdr>
            </w:div>
          </w:divsChild>
        </w:div>
        <w:div w:id="820268146">
          <w:marLeft w:val="0"/>
          <w:marRight w:val="0"/>
          <w:marTop w:val="120"/>
          <w:marBottom w:val="0"/>
          <w:divBdr>
            <w:top w:val="single" w:sz="6" w:space="0" w:color="D5DDC6"/>
            <w:left w:val="single" w:sz="6" w:space="4" w:color="D5DDC6"/>
            <w:bottom w:val="single" w:sz="6" w:space="0" w:color="D5DDC6"/>
            <w:right w:val="single" w:sz="6" w:space="0" w:color="D5DDC6"/>
          </w:divBdr>
        </w:div>
        <w:div w:id="1297222885">
          <w:marLeft w:val="0"/>
          <w:marRight w:val="0"/>
          <w:marTop w:val="0"/>
          <w:marBottom w:val="120"/>
          <w:divBdr>
            <w:top w:val="single" w:sz="6" w:space="8" w:color="D5DDC6"/>
            <w:left w:val="single" w:sz="6" w:space="0" w:color="D5DDC6"/>
            <w:bottom w:val="single" w:sz="6" w:space="12" w:color="D5DDC6"/>
            <w:right w:val="single" w:sz="6" w:space="0" w:color="D5DDC6"/>
          </w:divBdr>
          <w:divsChild>
            <w:div w:id="737214563">
              <w:marLeft w:val="0"/>
              <w:marRight w:val="0"/>
              <w:marTop w:val="120"/>
              <w:marBottom w:val="120"/>
              <w:divBdr>
                <w:top w:val="none" w:sz="0" w:space="0" w:color="auto"/>
                <w:left w:val="none" w:sz="0" w:space="0" w:color="auto"/>
                <w:bottom w:val="none" w:sz="0" w:space="0" w:color="auto"/>
                <w:right w:val="none" w:sz="0" w:space="0" w:color="auto"/>
              </w:divBdr>
            </w:div>
          </w:divsChild>
        </w:div>
        <w:div w:id="1141851116">
          <w:marLeft w:val="0"/>
          <w:marRight w:val="0"/>
          <w:marTop w:val="120"/>
          <w:marBottom w:val="0"/>
          <w:divBdr>
            <w:top w:val="single" w:sz="6" w:space="0" w:color="D5DDC6"/>
            <w:left w:val="single" w:sz="6" w:space="4" w:color="D5DDC6"/>
            <w:bottom w:val="single" w:sz="6" w:space="0" w:color="D5DDC6"/>
            <w:right w:val="single" w:sz="6" w:space="0" w:color="D5DDC6"/>
          </w:divBdr>
        </w:div>
        <w:div w:id="976180144">
          <w:marLeft w:val="0"/>
          <w:marRight w:val="0"/>
          <w:marTop w:val="0"/>
          <w:marBottom w:val="120"/>
          <w:divBdr>
            <w:top w:val="single" w:sz="6" w:space="8" w:color="D5DDC6"/>
            <w:left w:val="single" w:sz="6" w:space="0" w:color="D5DDC6"/>
            <w:bottom w:val="single" w:sz="6" w:space="12" w:color="D5DDC6"/>
            <w:right w:val="single" w:sz="6" w:space="0" w:color="D5DDC6"/>
          </w:divBdr>
          <w:divsChild>
            <w:div w:id="547768894">
              <w:marLeft w:val="0"/>
              <w:marRight w:val="0"/>
              <w:marTop w:val="120"/>
              <w:marBottom w:val="120"/>
              <w:divBdr>
                <w:top w:val="none" w:sz="0" w:space="0" w:color="auto"/>
                <w:left w:val="none" w:sz="0" w:space="0" w:color="auto"/>
                <w:bottom w:val="none" w:sz="0" w:space="0" w:color="auto"/>
                <w:right w:val="none" w:sz="0" w:space="0" w:color="auto"/>
              </w:divBdr>
            </w:div>
          </w:divsChild>
        </w:div>
        <w:div w:id="463889227">
          <w:marLeft w:val="0"/>
          <w:marRight w:val="0"/>
          <w:marTop w:val="120"/>
          <w:marBottom w:val="0"/>
          <w:divBdr>
            <w:top w:val="single" w:sz="6" w:space="0" w:color="D5DDC6"/>
            <w:left w:val="single" w:sz="6" w:space="4" w:color="D5DDC6"/>
            <w:bottom w:val="single" w:sz="6" w:space="0" w:color="D5DDC6"/>
            <w:right w:val="single" w:sz="6" w:space="0" w:color="D5DDC6"/>
          </w:divBdr>
        </w:div>
      </w:divsChild>
    </w:div>
    <w:div w:id="1556045403">
      <w:bodyDiv w:val="1"/>
      <w:marLeft w:val="0"/>
      <w:marRight w:val="0"/>
      <w:marTop w:val="0"/>
      <w:marBottom w:val="0"/>
      <w:divBdr>
        <w:top w:val="none" w:sz="0" w:space="0" w:color="auto"/>
        <w:left w:val="none" w:sz="0" w:space="0" w:color="auto"/>
        <w:bottom w:val="none" w:sz="0" w:space="0" w:color="auto"/>
        <w:right w:val="none" w:sz="0" w:space="0" w:color="auto"/>
      </w:divBdr>
      <w:divsChild>
        <w:div w:id="1903520903">
          <w:marLeft w:val="0"/>
          <w:marRight w:val="0"/>
          <w:marTop w:val="100"/>
          <w:marBottom w:val="100"/>
          <w:divBdr>
            <w:top w:val="none" w:sz="0" w:space="0" w:color="auto"/>
            <w:left w:val="none" w:sz="0" w:space="0" w:color="auto"/>
            <w:bottom w:val="none" w:sz="0" w:space="0" w:color="auto"/>
            <w:right w:val="none" w:sz="0" w:space="0" w:color="auto"/>
          </w:divBdr>
          <w:divsChild>
            <w:div w:id="1179583731">
              <w:marLeft w:val="0"/>
              <w:marRight w:val="0"/>
              <w:marTop w:val="0"/>
              <w:marBottom w:val="0"/>
              <w:divBdr>
                <w:top w:val="none" w:sz="0" w:space="0" w:color="auto"/>
                <w:left w:val="none" w:sz="0" w:space="0" w:color="auto"/>
                <w:bottom w:val="none" w:sz="0" w:space="0" w:color="auto"/>
                <w:right w:val="none" w:sz="0" w:space="0" w:color="auto"/>
              </w:divBdr>
              <w:divsChild>
                <w:div w:id="897323555">
                  <w:marLeft w:val="0"/>
                  <w:marRight w:val="0"/>
                  <w:marTop w:val="0"/>
                  <w:marBottom w:val="0"/>
                  <w:divBdr>
                    <w:top w:val="none" w:sz="0" w:space="0" w:color="auto"/>
                    <w:left w:val="none" w:sz="0" w:space="0" w:color="auto"/>
                    <w:bottom w:val="none" w:sz="0" w:space="0" w:color="auto"/>
                    <w:right w:val="none" w:sz="0" w:space="0" w:color="auto"/>
                  </w:divBdr>
                  <w:divsChild>
                    <w:div w:id="1732270590">
                      <w:marLeft w:val="0"/>
                      <w:marRight w:val="0"/>
                      <w:marTop w:val="0"/>
                      <w:marBottom w:val="0"/>
                      <w:divBdr>
                        <w:top w:val="none" w:sz="0" w:space="0" w:color="auto"/>
                        <w:left w:val="none" w:sz="0" w:space="0" w:color="auto"/>
                        <w:bottom w:val="none" w:sz="0" w:space="0" w:color="auto"/>
                        <w:right w:val="none" w:sz="0" w:space="0" w:color="auto"/>
                      </w:divBdr>
                      <w:divsChild>
                        <w:div w:id="2032023295">
                          <w:marLeft w:val="0"/>
                          <w:marRight w:val="0"/>
                          <w:marTop w:val="15"/>
                          <w:marBottom w:val="0"/>
                          <w:divBdr>
                            <w:top w:val="none" w:sz="0" w:space="0" w:color="auto"/>
                            <w:left w:val="none" w:sz="0" w:space="0" w:color="auto"/>
                            <w:bottom w:val="none" w:sz="0" w:space="0" w:color="auto"/>
                            <w:right w:val="none" w:sz="0" w:space="0" w:color="auto"/>
                          </w:divBdr>
                        </w:div>
                        <w:div w:id="1776291493">
                          <w:marLeft w:val="0"/>
                          <w:marRight w:val="0"/>
                          <w:marTop w:val="15"/>
                          <w:marBottom w:val="0"/>
                          <w:divBdr>
                            <w:top w:val="none" w:sz="0" w:space="0" w:color="auto"/>
                            <w:left w:val="none" w:sz="0" w:space="0" w:color="auto"/>
                            <w:bottom w:val="none" w:sz="0" w:space="0" w:color="auto"/>
                            <w:right w:val="none" w:sz="0" w:space="0" w:color="auto"/>
                          </w:divBdr>
                        </w:div>
                        <w:div w:id="1563061043">
                          <w:marLeft w:val="0"/>
                          <w:marRight w:val="0"/>
                          <w:marTop w:val="15"/>
                          <w:marBottom w:val="0"/>
                          <w:divBdr>
                            <w:top w:val="none" w:sz="0" w:space="0" w:color="auto"/>
                            <w:left w:val="none" w:sz="0" w:space="0" w:color="auto"/>
                            <w:bottom w:val="none" w:sz="0" w:space="0" w:color="auto"/>
                            <w:right w:val="none" w:sz="0" w:space="0" w:color="auto"/>
                          </w:divBdr>
                        </w:div>
                        <w:div w:id="652492333">
                          <w:marLeft w:val="0"/>
                          <w:marRight w:val="0"/>
                          <w:marTop w:val="0"/>
                          <w:marBottom w:val="0"/>
                          <w:divBdr>
                            <w:top w:val="none" w:sz="0" w:space="0" w:color="auto"/>
                            <w:left w:val="none" w:sz="0" w:space="0" w:color="auto"/>
                            <w:bottom w:val="none" w:sz="0" w:space="0" w:color="auto"/>
                            <w:right w:val="none" w:sz="0" w:space="0" w:color="auto"/>
                          </w:divBdr>
                          <w:divsChild>
                            <w:div w:id="636380268">
                              <w:marLeft w:val="0"/>
                              <w:marRight w:val="0"/>
                              <w:marTop w:val="0"/>
                              <w:marBottom w:val="0"/>
                              <w:divBdr>
                                <w:top w:val="none" w:sz="0" w:space="0" w:color="auto"/>
                                <w:left w:val="none" w:sz="0" w:space="0" w:color="auto"/>
                                <w:bottom w:val="none" w:sz="0" w:space="0" w:color="auto"/>
                                <w:right w:val="none" w:sz="0" w:space="0" w:color="auto"/>
                              </w:divBdr>
                            </w:div>
                          </w:divsChild>
                        </w:div>
                        <w:div w:id="1901162763">
                          <w:marLeft w:val="0"/>
                          <w:marRight w:val="0"/>
                          <w:marTop w:val="0"/>
                          <w:marBottom w:val="0"/>
                          <w:divBdr>
                            <w:top w:val="none" w:sz="0" w:space="0" w:color="auto"/>
                            <w:left w:val="none" w:sz="0" w:space="0" w:color="auto"/>
                            <w:bottom w:val="none" w:sz="0" w:space="0" w:color="auto"/>
                            <w:right w:val="none" w:sz="0" w:space="0" w:color="auto"/>
                          </w:divBdr>
                        </w:div>
                      </w:divsChild>
                    </w:div>
                    <w:div w:id="173302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6693192">
      <w:bodyDiv w:val="1"/>
      <w:marLeft w:val="0"/>
      <w:marRight w:val="0"/>
      <w:marTop w:val="0"/>
      <w:marBottom w:val="0"/>
      <w:divBdr>
        <w:top w:val="none" w:sz="0" w:space="0" w:color="auto"/>
        <w:left w:val="none" w:sz="0" w:space="0" w:color="auto"/>
        <w:bottom w:val="none" w:sz="0" w:space="0" w:color="auto"/>
        <w:right w:val="none" w:sz="0" w:space="0" w:color="auto"/>
      </w:divBdr>
      <w:divsChild>
        <w:div w:id="1860125581">
          <w:marLeft w:val="0"/>
          <w:marRight w:val="0"/>
          <w:marTop w:val="0"/>
          <w:marBottom w:val="120"/>
          <w:divBdr>
            <w:top w:val="single" w:sz="6" w:space="8" w:color="D5DDC6"/>
            <w:left w:val="single" w:sz="6" w:space="0" w:color="D5DDC6"/>
            <w:bottom w:val="single" w:sz="6" w:space="12" w:color="D5DDC6"/>
            <w:right w:val="single" w:sz="6" w:space="0" w:color="D5DDC6"/>
          </w:divBdr>
          <w:divsChild>
            <w:div w:id="1930381562">
              <w:marLeft w:val="0"/>
              <w:marRight w:val="0"/>
              <w:marTop w:val="120"/>
              <w:marBottom w:val="120"/>
              <w:divBdr>
                <w:top w:val="none" w:sz="0" w:space="0" w:color="auto"/>
                <w:left w:val="none" w:sz="0" w:space="0" w:color="auto"/>
                <w:bottom w:val="none" w:sz="0" w:space="0" w:color="auto"/>
                <w:right w:val="none" w:sz="0" w:space="0" w:color="auto"/>
              </w:divBdr>
            </w:div>
            <w:div w:id="620965327">
              <w:marLeft w:val="0"/>
              <w:marRight w:val="0"/>
              <w:marTop w:val="100"/>
              <w:marBottom w:val="100"/>
              <w:divBdr>
                <w:top w:val="none" w:sz="0" w:space="0" w:color="auto"/>
                <w:left w:val="none" w:sz="0" w:space="0" w:color="auto"/>
                <w:bottom w:val="none" w:sz="0" w:space="0" w:color="auto"/>
                <w:right w:val="none" w:sz="0" w:space="0" w:color="auto"/>
              </w:divBdr>
              <w:divsChild>
                <w:div w:id="485246748">
                  <w:marLeft w:val="0"/>
                  <w:marRight w:val="0"/>
                  <w:marTop w:val="0"/>
                  <w:marBottom w:val="0"/>
                  <w:divBdr>
                    <w:top w:val="none" w:sz="0" w:space="0" w:color="auto"/>
                    <w:left w:val="none" w:sz="0" w:space="0" w:color="auto"/>
                    <w:bottom w:val="none" w:sz="0" w:space="0" w:color="auto"/>
                    <w:right w:val="none" w:sz="0" w:space="0" w:color="auto"/>
                  </w:divBdr>
                  <w:divsChild>
                    <w:div w:id="1734739565">
                      <w:marLeft w:val="0"/>
                      <w:marRight w:val="0"/>
                      <w:marTop w:val="0"/>
                      <w:marBottom w:val="0"/>
                      <w:divBdr>
                        <w:top w:val="none" w:sz="0" w:space="0" w:color="auto"/>
                        <w:left w:val="none" w:sz="0" w:space="0" w:color="auto"/>
                        <w:bottom w:val="none" w:sz="0" w:space="0" w:color="auto"/>
                        <w:right w:val="none" w:sz="0" w:space="0" w:color="auto"/>
                      </w:divBdr>
                      <w:divsChild>
                        <w:div w:id="187913842">
                          <w:marLeft w:val="0"/>
                          <w:marRight w:val="0"/>
                          <w:marTop w:val="0"/>
                          <w:marBottom w:val="0"/>
                          <w:divBdr>
                            <w:top w:val="none" w:sz="0" w:space="0" w:color="auto"/>
                            <w:left w:val="none" w:sz="0" w:space="0" w:color="auto"/>
                            <w:bottom w:val="none" w:sz="0" w:space="0" w:color="auto"/>
                            <w:right w:val="none" w:sz="0" w:space="0" w:color="auto"/>
                          </w:divBdr>
                          <w:divsChild>
                            <w:div w:id="985473748">
                              <w:marLeft w:val="0"/>
                              <w:marRight w:val="0"/>
                              <w:marTop w:val="15"/>
                              <w:marBottom w:val="0"/>
                              <w:divBdr>
                                <w:top w:val="none" w:sz="0" w:space="0" w:color="auto"/>
                                <w:left w:val="none" w:sz="0" w:space="0" w:color="auto"/>
                                <w:bottom w:val="none" w:sz="0" w:space="0" w:color="auto"/>
                                <w:right w:val="none" w:sz="0" w:space="0" w:color="auto"/>
                              </w:divBdr>
                            </w:div>
                            <w:div w:id="724452243">
                              <w:marLeft w:val="0"/>
                              <w:marRight w:val="0"/>
                              <w:marTop w:val="15"/>
                              <w:marBottom w:val="0"/>
                              <w:divBdr>
                                <w:top w:val="none" w:sz="0" w:space="0" w:color="auto"/>
                                <w:left w:val="none" w:sz="0" w:space="0" w:color="auto"/>
                                <w:bottom w:val="none" w:sz="0" w:space="0" w:color="auto"/>
                                <w:right w:val="none" w:sz="0" w:space="0" w:color="auto"/>
                              </w:divBdr>
                            </w:div>
                            <w:div w:id="34816979">
                              <w:marLeft w:val="0"/>
                              <w:marRight w:val="0"/>
                              <w:marTop w:val="15"/>
                              <w:marBottom w:val="0"/>
                              <w:divBdr>
                                <w:top w:val="none" w:sz="0" w:space="0" w:color="auto"/>
                                <w:left w:val="none" w:sz="0" w:space="0" w:color="auto"/>
                                <w:bottom w:val="none" w:sz="0" w:space="0" w:color="auto"/>
                                <w:right w:val="none" w:sz="0" w:space="0" w:color="auto"/>
                              </w:divBdr>
                            </w:div>
                            <w:div w:id="1662781342">
                              <w:marLeft w:val="0"/>
                              <w:marRight w:val="0"/>
                              <w:marTop w:val="0"/>
                              <w:marBottom w:val="0"/>
                              <w:divBdr>
                                <w:top w:val="none" w:sz="0" w:space="0" w:color="auto"/>
                                <w:left w:val="none" w:sz="0" w:space="0" w:color="auto"/>
                                <w:bottom w:val="none" w:sz="0" w:space="0" w:color="auto"/>
                                <w:right w:val="none" w:sz="0" w:space="0" w:color="auto"/>
                              </w:divBdr>
                              <w:divsChild>
                                <w:div w:id="27488630">
                                  <w:marLeft w:val="0"/>
                                  <w:marRight w:val="0"/>
                                  <w:marTop w:val="0"/>
                                  <w:marBottom w:val="0"/>
                                  <w:divBdr>
                                    <w:top w:val="none" w:sz="0" w:space="0" w:color="auto"/>
                                    <w:left w:val="none" w:sz="0" w:space="0" w:color="auto"/>
                                    <w:bottom w:val="none" w:sz="0" w:space="0" w:color="auto"/>
                                    <w:right w:val="none" w:sz="0" w:space="0" w:color="auto"/>
                                  </w:divBdr>
                                </w:div>
                              </w:divsChild>
                            </w:div>
                            <w:div w:id="1187257219">
                              <w:marLeft w:val="0"/>
                              <w:marRight w:val="0"/>
                              <w:marTop w:val="0"/>
                              <w:marBottom w:val="0"/>
                              <w:divBdr>
                                <w:top w:val="none" w:sz="0" w:space="0" w:color="auto"/>
                                <w:left w:val="none" w:sz="0" w:space="0" w:color="auto"/>
                                <w:bottom w:val="none" w:sz="0" w:space="0" w:color="auto"/>
                                <w:right w:val="none" w:sz="0" w:space="0" w:color="auto"/>
                              </w:divBdr>
                            </w:div>
                          </w:divsChild>
                        </w:div>
                        <w:div w:id="1661157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4671900">
          <w:marLeft w:val="0"/>
          <w:marRight w:val="0"/>
          <w:marTop w:val="0"/>
          <w:marBottom w:val="120"/>
          <w:divBdr>
            <w:top w:val="single" w:sz="6" w:space="8" w:color="D5DDC6"/>
            <w:left w:val="single" w:sz="6" w:space="0" w:color="D5DDC6"/>
            <w:bottom w:val="single" w:sz="6" w:space="12" w:color="D5DDC6"/>
            <w:right w:val="single" w:sz="6" w:space="0" w:color="D5DDC6"/>
          </w:divBdr>
          <w:divsChild>
            <w:div w:id="543253436">
              <w:marLeft w:val="0"/>
              <w:marRight w:val="0"/>
              <w:marTop w:val="120"/>
              <w:marBottom w:val="120"/>
              <w:divBdr>
                <w:top w:val="none" w:sz="0" w:space="0" w:color="auto"/>
                <w:left w:val="none" w:sz="0" w:space="0" w:color="auto"/>
                <w:bottom w:val="none" w:sz="0" w:space="0" w:color="auto"/>
                <w:right w:val="none" w:sz="0" w:space="0" w:color="auto"/>
              </w:divBdr>
            </w:div>
          </w:divsChild>
        </w:div>
        <w:div w:id="2040734231">
          <w:marLeft w:val="0"/>
          <w:marRight w:val="0"/>
          <w:marTop w:val="120"/>
          <w:marBottom w:val="0"/>
          <w:divBdr>
            <w:top w:val="single" w:sz="6" w:space="0" w:color="D5DDC6"/>
            <w:left w:val="single" w:sz="6" w:space="4" w:color="D5DDC6"/>
            <w:bottom w:val="single" w:sz="6" w:space="0" w:color="D5DDC6"/>
            <w:right w:val="single" w:sz="6" w:space="0" w:color="D5DDC6"/>
          </w:divBdr>
        </w:div>
        <w:div w:id="2117215533">
          <w:marLeft w:val="0"/>
          <w:marRight w:val="0"/>
          <w:marTop w:val="0"/>
          <w:marBottom w:val="120"/>
          <w:divBdr>
            <w:top w:val="single" w:sz="6" w:space="8" w:color="D5DDC6"/>
            <w:left w:val="single" w:sz="6" w:space="0" w:color="D5DDC6"/>
            <w:bottom w:val="single" w:sz="6" w:space="12" w:color="D5DDC6"/>
            <w:right w:val="single" w:sz="6" w:space="0" w:color="D5DDC6"/>
          </w:divBdr>
          <w:divsChild>
            <w:div w:id="598948007">
              <w:marLeft w:val="0"/>
              <w:marRight w:val="0"/>
              <w:marTop w:val="120"/>
              <w:marBottom w:val="120"/>
              <w:divBdr>
                <w:top w:val="none" w:sz="0" w:space="0" w:color="auto"/>
                <w:left w:val="none" w:sz="0" w:space="0" w:color="auto"/>
                <w:bottom w:val="none" w:sz="0" w:space="0" w:color="auto"/>
                <w:right w:val="none" w:sz="0" w:space="0" w:color="auto"/>
              </w:divBdr>
            </w:div>
          </w:divsChild>
        </w:div>
        <w:div w:id="1231846798">
          <w:marLeft w:val="0"/>
          <w:marRight w:val="0"/>
          <w:marTop w:val="120"/>
          <w:marBottom w:val="0"/>
          <w:divBdr>
            <w:top w:val="single" w:sz="6" w:space="0" w:color="D5DDC6"/>
            <w:left w:val="single" w:sz="6" w:space="4" w:color="D5DDC6"/>
            <w:bottom w:val="single" w:sz="6" w:space="0" w:color="D5DDC6"/>
            <w:right w:val="single" w:sz="6" w:space="0" w:color="D5DDC6"/>
          </w:divBdr>
        </w:div>
        <w:div w:id="501968901">
          <w:marLeft w:val="0"/>
          <w:marRight w:val="0"/>
          <w:marTop w:val="0"/>
          <w:marBottom w:val="120"/>
          <w:divBdr>
            <w:top w:val="single" w:sz="6" w:space="8" w:color="D5DDC6"/>
            <w:left w:val="single" w:sz="6" w:space="0" w:color="D5DDC6"/>
            <w:bottom w:val="single" w:sz="6" w:space="12" w:color="D5DDC6"/>
            <w:right w:val="single" w:sz="6" w:space="0" w:color="D5DDC6"/>
          </w:divBdr>
          <w:divsChild>
            <w:div w:id="1259214894">
              <w:marLeft w:val="0"/>
              <w:marRight w:val="0"/>
              <w:marTop w:val="120"/>
              <w:marBottom w:val="120"/>
              <w:divBdr>
                <w:top w:val="none" w:sz="0" w:space="0" w:color="auto"/>
                <w:left w:val="none" w:sz="0" w:space="0" w:color="auto"/>
                <w:bottom w:val="none" w:sz="0" w:space="0" w:color="auto"/>
                <w:right w:val="none" w:sz="0" w:space="0" w:color="auto"/>
              </w:divBdr>
            </w:div>
          </w:divsChild>
        </w:div>
        <w:div w:id="421148914">
          <w:marLeft w:val="0"/>
          <w:marRight w:val="0"/>
          <w:marTop w:val="120"/>
          <w:marBottom w:val="0"/>
          <w:divBdr>
            <w:top w:val="single" w:sz="6" w:space="0" w:color="D5DDC6"/>
            <w:left w:val="single" w:sz="6" w:space="4" w:color="D5DDC6"/>
            <w:bottom w:val="single" w:sz="6" w:space="0" w:color="D5DDC6"/>
            <w:right w:val="single" w:sz="6" w:space="0" w:color="D5DDC6"/>
          </w:divBdr>
        </w:div>
        <w:div w:id="1439371801">
          <w:marLeft w:val="0"/>
          <w:marRight w:val="0"/>
          <w:marTop w:val="0"/>
          <w:marBottom w:val="120"/>
          <w:divBdr>
            <w:top w:val="single" w:sz="6" w:space="8" w:color="D5DDC6"/>
            <w:left w:val="single" w:sz="6" w:space="0" w:color="D5DDC6"/>
            <w:bottom w:val="single" w:sz="6" w:space="12" w:color="D5DDC6"/>
            <w:right w:val="single" w:sz="6" w:space="0" w:color="D5DDC6"/>
          </w:divBdr>
          <w:divsChild>
            <w:div w:id="415520189">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 w:id="1619222142">
      <w:bodyDiv w:val="1"/>
      <w:marLeft w:val="0"/>
      <w:marRight w:val="0"/>
      <w:marTop w:val="0"/>
      <w:marBottom w:val="0"/>
      <w:divBdr>
        <w:top w:val="none" w:sz="0" w:space="0" w:color="auto"/>
        <w:left w:val="none" w:sz="0" w:space="0" w:color="auto"/>
        <w:bottom w:val="none" w:sz="0" w:space="0" w:color="auto"/>
        <w:right w:val="none" w:sz="0" w:space="0" w:color="auto"/>
      </w:divBdr>
      <w:divsChild>
        <w:div w:id="742071507">
          <w:marLeft w:val="0"/>
          <w:marRight w:val="0"/>
          <w:marTop w:val="0"/>
          <w:marBottom w:val="120"/>
          <w:divBdr>
            <w:top w:val="single" w:sz="6" w:space="8" w:color="D5DDC6"/>
            <w:left w:val="single" w:sz="6" w:space="0" w:color="D5DDC6"/>
            <w:bottom w:val="single" w:sz="6" w:space="12" w:color="D5DDC6"/>
            <w:right w:val="single" w:sz="6" w:space="0" w:color="D5DDC6"/>
          </w:divBdr>
          <w:divsChild>
            <w:div w:id="718044897">
              <w:marLeft w:val="0"/>
              <w:marRight w:val="0"/>
              <w:marTop w:val="120"/>
              <w:marBottom w:val="120"/>
              <w:divBdr>
                <w:top w:val="none" w:sz="0" w:space="0" w:color="auto"/>
                <w:left w:val="none" w:sz="0" w:space="0" w:color="auto"/>
                <w:bottom w:val="none" w:sz="0" w:space="0" w:color="auto"/>
                <w:right w:val="none" w:sz="0" w:space="0" w:color="auto"/>
              </w:divBdr>
            </w:div>
          </w:divsChild>
        </w:div>
        <w:div w:id="1233932340">
          <w:marLeft w:val="0"/>
          <w:marRight w:val="0"/>
          <w:marTop w:val="0"/>
          <w:marBottom w:val="120"/>
          <w:divBdr>
            <w:top w:val="single" w:sz="6" w:space="8" w:color="D5DDC6"/>
            <w:left w:val="single" w:sz="6" w:space="0" w:color="D5DDC6"/>
            <w:bottom w:val="single" w:sz="6" w:space="12" w:color="D5DDC6"/>
            <w:right w:val="single" w:sz="6" w:space="0" w:color="D5DDC6"/>
          </w:divBdr>
          <w:divsChild>
            <w:div w:id="1454865982">
              <w:marLeft w:val="0"/>
              <w:marRight w:val="0"/>
              <w:marTop w:val="120"/>
              <w:marBottom w:val="120"/>
              <w:divBdr>
                <w:top w:val="none" w:sz="0" w:space="0" w:color="auto"/>
                <w:left w:val="none" w:sz="0" w:space="0" w:color="auto"/>
                <w:bottom w:val="none" w:sz="0" w:space="0" w:color="auto"/>
                <w:right w:val="none" w:sz="0" w:space="0" w:color="auto"/>
              </w:divBdr>
            </w:div>
          </w:divsChild>
        </w:div>
        <w:div w:id="1916477593">
          <w:marLeft w:val="0"/>
          <w:marRight w:val="0"/>
          <w:marTop w:val="120"/>
          <w:marBottom w:val="0"/>
          <w:divBdr>
            <w:top w:val="single" w:sz="6" w:space="0" w:color="D5DDC6"/>
            <w:left w:val="single" w:sz="6" w:space="4" w:color="D5DDC6"/>
            <w:bottom w:val="single" w:sz="6" w:space="0" w:color="D5DDC6"/>
            <w:right w:val="single" w:sz="6" w:space="0" w:color="D5DDC6"/>
          </w:divBdr>
        </w:div>
        <w:div w:id="1939484776">
          <w:marLeft w:val="0"/>
          <w:marRight w:val="0"/>
          <w:marTop w:val="0"/>
          <w:marBottom w:val="120"/>
          <w:divBdr>
            <w:top w:val="single" w:sz="6" w:space="8" w:color="D5DDC6"/>
            <w:left w:val="single" w:sz="6" w:space="0" w:color="D5DDC6"/>
            <w:bottom w:val="single" w:sz="6" w:space="12" w:color="D5DDC6"/>
            <w:right w:val="single" w:sz="6" w:space="0" w:color="D5DDC6"/>
          </w:divBdr>
          <w:divsChild>
            <w:div w:id="1986472979">
              <w:marLeft w:val="0"/>
              <w:marRight w:val="0"/>
              <w:marTop w:val="120"/>
              <w:marBottom w:val="120"/>
              <w:divBdr>
                <w:top w:val="none" w:sz="0" w:space="0" w:color="auto"/>
                <w:left w:val="none" w:sz="0" w:space="0" w:color="auto"/>
                <w:bottom w:val="none" w:sz="0" w:space="0" w:color="auto"/>
                <w:right w:val="none" w:sz="0" w:space="0" w:color="auto"/>
              </w:divBdr>
            </w:div>
          </w:divsChild>
        </w:div>
        <w:div w:id="489906012">
          <w:marLeft w:val="0"/>
          <w:marRight w:val="0"/>
          <w:marTop w:val="120"/>
          <w:marBottom w:val="0"/>
          <w:divBdr>
            <w:top w:val="single" w:sz="6" w:space="0" w:color="D5DDC6"/>
            <w:left w:val="single" w:sz="6" w:space="4" w:color="D5DDC6"/>
            <w:bottom w:val="single" w:sz="6" w:space="0" w:color="D5DDC6"/>
            <w:right w:val="single" w:sz="6" w:space="0" w:color="D5DDC6"/>
          </w:divBdr>
        </w:div>
        <w:div w:id="802770620">
          <w:marLeft w:val="0"/>
          <w:marRight w:val="0"/>
          <w:marTop w:val="0"/>
          <w:marBottom w:val="120"/>
          <w:divBdr>
            <w:top w:val="single" w:sz="6" w:space="8" w:color="D5DDC6"/>
            <w:left w:val="single" w:sz="6" w:space="0" w:color="D5DDC6"/>
            <w:bottom w:val="single" w:sz="6" w:space="12" w:color="D5DDC6"/>
            <w:right w:val="single" w:sz="6" w:space="0" w:color="D5DDC6"/>
          </w:divBdr>
          <w:divsChild>
            <w:div w:id="539896399">
              <w:marLeft w:val="0"/>
              <w:marRight w:val="0"/>
              <w:marTop w:val="120"/>
              <w:marBottom w:val="120"/>
              <w:divBdr>
                <w:top w:val="none" w:sz="0" w:space="0" w:color="auto"/>
                <w:left w:val="none" w:sz="0" w:space="0" w:color="auto"/>
                <w:bottom w:val="none" w:sz="0" w:space="0" w:color="auto"/>
                <w:right w:val="none" w:sz="0" w:space="0" w:color="auto"/>
              </w:divBdr>
            </w:div>
          </w:divsChild>
        </w:div>
        <w:div w:id="414590615">
          <w:marLeft w:val="0"/>
          <w:marRight w:val="0"/>
          <w:marTop w:val="120"/>
          <w:marBottom w:val="0"/>
          <w:divBdr>
            <w:top w:val="single" w:sz="6" w:space="0" w:color="D5DDC6"/>
            <w:left w:val="single" w:sz="6" w:space="4" w:color="D5DDC6"/>
            <w:bottom w:val="single" w:sz="6" w:space="0" w:color="D5DDC6"/>
            <w:right w:val="single" w:sz="6" w:space="0" w:color="D5DDC6"/>
          </w:divBdr>
        </w:div>
        <w:div w:id="594364843">
          <w:marLeft w:val="0"/>
          <w:marRight w:val="0"/>
          <w:marTop w:val="0"/>
          <w:marBottom w:val="120"/>
          <w:divBdr>
            <w:top w:val="single" w:sz="6" w:space="8" w:color="D5DDC6"/>
            <w:left w:val="single" w:sz="6" w:space="0" w:color="D5DDC6"/>
            <w:bottom w:val="single" w:sz="6" w:space="12" w:color="D5DDC6"/>
            <w:right w:val="single" w:sz="6" w:space="0" w:color="D5DDC6"/>
          </w:divBdr>
          <w:divsChild>
            <w:div w:id="1358265987">
              <w:marLeft w:val="0"/>
              <w:marRight w:val="0"/>
              <w:marTop w:val="120"/>
              <w:marBottom w:val="120"/>
              <w:divBdr>
                <w:top w:val="none" w:sz="0" w:space="0" w:color="auto"/>
                <w:left w:val="none" w:sz="0" w:space="0" w:color="auto"/>
                <w:bottom w:val="none" w:sz="0" w:space="0" w:color="auto"/>
                <w:right w:val="none" w:sz="0" w:space="0" w:color="auto"/>
              </w:divBdr>
            </w:div>
          </w:divsChild>
        </w:div>
        <w:div w:id="1433013536">
          <w:marLeft w:val="0"/>
          <w:marRight w:val="0"/>
          <w:marTop w:val="120"/>
          <w:marBottom w:val="0"/>
          <w:divBdr>
            <w:top w:val="single" w:sz="6" w:space="0" w:color="D5DDC6"/>
            <w:left w:val="single" w:sz="6" w:space="4" w:color="D5DDC6"/>
            <w:bottom w:val="single" w:sz="6" w:space="0" w:color="D5DDC6"/>
            <w:right w:val="single" w:sz="6" w:space="0" w:color="D5DDC6"/>
          </w:divBdr>
        </w:div>
        <w:div w:id="2134395183">
          <w:marLeft w:val="0"/>
          <w:marRight w:val="0"/>
          <w:marTop w:val="0"/>
          <w:marBottom w:val="120"/>
          <w:divBdr>
            <w:top w:val="single" w:sz="6" w:space="8" w:color="D5DDC6"/>
            <w:left w:val="single" w:sz="6" w:space="0" w:color="D5DDC6"/>
            <w:bottom w:val="single" w:sz="6" w:space="12" w:color="D5DDC6"/>
            <w:right w:val="single" w:sz="6" w:space="0" w:color="D5DDC6"/>
          </w:divBdr>
          <w:divsChild>
            <w:div w:id="803155104">
              <w:marLeft w:val="0"/>
              <w:marRight w:val="0"/>
              <w:marTop w:val="120"/>
              <w:marBottom w:val="120"/>
              <w:divBdr>
                <w:top w:val="none" w:sz="0" w:space="0" w:color="auto"/>
                <w:left w:val="none" w:sz="0" w:space="0" w:color="auto"/>
                <w:bottom w:val="none" w:sz="0" w:space="0" w:color="auto"/>
                <w:right w:val="none" w:sz="0" w:space="0" w:color="auto"/>
              </w:divBdr>
            </w:div>
          </w:divsChild>
        </w:div>
        <w:div w:id="574321418">
          <w:marLeft w:val="0"/>
          <w:marRight w:val="0"/>
          <w:marTop w:val="120"/>
          <w:marBottom w:val="0"/>
          <w:divBdr>
            <w:top w:val="single" w:sz="6" w:space="0" w:color="D5DDC6"/>
            <w:left w:val="single" w:sz="6" w:space="4" w:color="D5DDC6"/>
            <w:bottom w:val="single" w:sz="6" w:space="0" w:color="D5DDC6"/>
            <w:right w:val="single" w:sz="6" w:space="0" w:color="D5DDC6"/>
          </w:divBdr>
        </w:div>
      </w:divsChild>
    </w:div>
    <w:div w:id="1658070342">
      <w:bodyDiv w:val="1"/>
      <w:marLeft w:val="0"/>
      <w:marRight w:val="0"/>
      <w:marTop w:val="0"/>
      <w:marBottom w:val="0"/>
      <w:divBdr>
        <w:top w:val="none" w:sz="0" w:space="0" w:color="auto"/>
        <w:left w:val="none" w:sz="0" w:space="0" w:color="auto"/>
        <w:bottom w:val="none" w:sz="0" w:space="0" w:color="auto"/>
        <w:right w:val="none" w:sz="0" w:space="0" w:color="auto"/>
      </w:divBdr>
    </w:div>
    <w:div w:id="1710570668">
      <w:bodyDiv w:val="1"/>
      <w:marLeft w:val="0"/>
      <w:marRight w:val="0"/>
      <w:marTop w:val="0"/>
      <w:marBottom w:val="0"/>
      <w:divBdr>
        <w:top w:val="none" w:sz="0" w:space="0" w:color="auto"/>
        <w:left w:val="none" w:sz="0" w:space="0" w:color="auto"/>
        <w:bottom w:val="none" w:sz="0" w:space="0" w:color="auto"/>
        <w:right w:val="none" w:sz="0" w:space="0" w:color="auto"/>
      </w:divBdr>
      <w:divsChild>
        <w:div w:id="1170021290">
          <w:marLeft w:val="0"/>
          <w:marRight w:val="0"/>
          <w:marTop w:val="100"/>
          <w:marBottom w:val="100"/>
          <w:divBdr>
            <w:top w:val="none" w:sz="0" w:space="0" w:color="auto"/>
            <w:left w:val="none" w:sz="0" w:space="0" w:color="auto"/>
            <w:bottom w:val="none" w:sz="0" w:space="0" w:color="auto"/>
            <w:right w:val="none" w:sz="0" w:space="0" w:color="auto"/>
          </w:divBdr>
          <w:divsChild>
            <w:div w:id="1799643405">
              <w:marLeft w:val="0"/>
              <w:marRight w:val="0"/>
              <w:marTop w:val="0"/>
              <w:marBottom w:val="0"/>
              <w:divBdr>
                <w:top w:val="none" w:sz="0" w:space="0" w:color="auto"/>
                <w:left w:val="none" w:sz="0" w:space="0" w:color="auto"/>
                <w:bottom w:val="none" w:sz="0" w:space="0" w:color="auto"/>
                <w:right w:val="none" w:sz="0" w:space="0" w:color="auto"/>
              </w:divBdr>
              <w:divsChild>
                <w:div w:id="750349272">
                  <w:marLeft w:val="0"/>
                  <w:marRight w:val="0"/>
                  <w:marTop w:val="0"/>
                  <w:marBottom w:val="0"/>
                  <w:divBdr>
                    <w:top w:val="none" w:sz="0" w:space="0" w:color="auto"/>
                    <w:left w:val="none" w:sz="0" w:space="0" w:color="auto"/>
                    <w:bottom w:val="none" w:sz="0" w:space="0" w:color="auto"/>
                    <w:right w:val="none" w:sz="0" w:space="0" w:color="auto"/>
                  </w:divBdr>
                  <w:divsChild>
                    <w:div w:id="379864975">
                      <w:marLeft w:val="0"/>
                      <w:marRight w:val="0"/>
                      <w:marTop w:val="0"/>
                      <w:marBottom w:val="0"/>
                      <w:divBdr>
                        <w:top w:val="none" w:sz="0" w:space="0" w:color="auto"/>
                        <w:left w:val="none" w:sz="0" w:space="0" w:color="auto"/>
                        <w:bottom w:val="none" w:sz="0" w:space="0" w:color="auto"/>
                        <w:right w:val="none" w:sz="0" w:space="0" w:color="auto"/>
                      </w:divBdr>
                      <w:divsChild>
                        <w:div w:id="192772703">
                          <w:marLeft w:val="0"/>
                          <w:marRight w:val="0"/>
                          <w:marTop w:val="15"/>
                          <w:marBottom w:val="0"/>
                          <w:divBdr>
                            <w:top w:val="none" w:sz="0" w:space="0" w:color="auto"/>
                            <w:left w:val="none" w:sz="0" w:space="0" w:color="auto"/>
                            <w:bottom w:val="none" w:sz="0" w:space="0" w:color="auto"/>
                            <w:right w:val="none" w:sz="0" w:space="0" w:color="auto"/>
                          </w:divBdr>
                        </w:div>
                        <w:div w:id="1095128758">
                          <w:marLeft w:val="0"/>
                          <w:marRight w:val="0"/>
                          <w:marTop w:val="15"/>
                          <w:marBottom w:val="0"/>
                          <w:divBdr>
                            <w:top w:val="none" w:sz="0" w:space="0" w:color="auto"/>
                            <w:left w:val="none" w:sz="0" w:space="0" w:color="auto"/>
                            <w:bottom w:val="none" w:sz="0" w:space="0" w:color="auto"/>
                            <w:right w:val="none" w:sz="0" w:space="0" w:color="auto"/>
                          </w:divBdr>
                        </w:div>
                        <w:div w:id="652375574">
                          <w:marLeft w:val="0"/>
                          <w:marRight w:val="0"/>
                          <w:marTop w:val="15"/>
                          <w:marBottom w:val="0"/>
                          <w:divBdr>
                            <w:top w:val="none" w:sz="0" w:space="0" w:color="auto"/>
                            <w:left w:val="none" w:sz="0" w:space="0" w:color="auto"/>
                            <w:bottom w:val="none" w:sz="0" w:space="0" w:color="auto"/>
                            <w:right w:val="none" w:sz="0" w:space="0" w:color="auto"/>
                          </w:divBdr>
                        </w:div>
                        <w:div w:id="2007589907">
                          <w:marLeft w:val="0"/>
                          <w:marRight w:val="0"/>
                          <w:marTop w:val="0"/>
                          <w:marBottom w:val="0"/>
                          <w:divBdr>
                            <w:top w:val="none" w:sz="0" w:space="0" w:color="auto"/>
                            <w:left w:val="none" w:sz="0" w:space="0" w:color="auto"/>
                            <w:bottom w:val="none" w:sz="0" w:space="0" w:color="auto"/>
                            <w:right w:val="none" w:sz="0" w:space="0" w:color="auto"/>
                          </w:divBdr>
                          <w:divsChild>
                            <w:div w:id="1342047766">
                              <w:marLeft w:val="0"/>
                              <w:marRight w:val="0"/>
                              <w:marTop w:val="0"/>
                              <w:marBottom w:val="0"/>
                              <w:divBdr>
                                <w:top w:val="none" w:sz="0" w:space="0" w:color="auto"/>
                                <w:left w:val="none" w:sz="0" w:space="0" w:color="auto"/>
                                <w:bottom w:val="none" w:sz="0" w:space="0" w:color="auto"/>
                                <w:right w:val="none" w:sz="0" w:space="0" w:color="auto"/>
                              </w:divBdr>
                            </w:div>
                          </w:divsChild>
                        </w:div>
                        <w:div w:id="1230848789">
                          <w:marLeft w:val="0"/>
                          <w:marRight w:val="0"/>
                          <w:marTop w:val="0"/>
                          <w:marBottom w:val="0"/>
                          <w:divBdr>
                            <w:top w:val="none" w:sz="0" w:space="0" w:color="auto"/>
                            <w:left w:val="none" w:sz="0" w:space="0" w:color="auto"/>
                            <w:bottom w:val="none" w:sz="0" w:space="0" w:color="auto"/>
                            <w:right w:val="none" w:sz="0" w:space="0" w:color="auto"/>
                          </w:divBdr>
                        </w:div>
                      </w:divsChild>
                    </w:div>
                    <w:div w:id="1419591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5729980">
          <w:marLeft w:val="0"/>
          <w:marRight w:val="0"/>
          <w:marTop w:val="0"/>
          <w:marBottom w:val="120"/>
          <w:divBdr>
            <w:top w:val="single" w:sz="6" w:space="8" w:color="D5DDC6"/>
            <w:left w:val="single" w:sz="6" w:space="0" w:color="D5DDC6"/>
            <w:bottom w:val="single" w:sz="6" w:space="12" w:color="D5DDC6"/>
            <w:right w:val="single" w:sz="6" w:space="0" w:color="D5DDC6"/>
          </w:divBdr>
          <w:divsChild>
            <w:div w:id="142360271">
              <w:marLeft w:val="0"/>
              <w:marRight w:val="0"/>
              <w:marTop w:val="120"/>
              <w:marBottom w:val="120"/>
              <w:divBdr>
                <w:top w:val="none" w:sz="0" w:space="0" w:color="auto"/>
                <w:left w:val="none" w:sz="0" w:space="0" w:color="auto"/>
                <w:bottom w:val="none" w:sz="0" w:space="0" w:color="auto"/>
                <w:right w:val="none" w:sz="0" w:space="0" w:color="auto"/>
              </w:divBdr>
            </w:div>
          </w:divsChild>
        </w:div>
        <w:div w:id="39064107">
          <w:marLeft w:val="0"/>
          <w:marRight w:val="0"/>
          <w:marTop w:val="0"/>
          <w:marBottom w:val="0"/>
          <w:divBdr>
            <w:top w:val="none" w:sz="0" w:space="0" w:color="auto"/>
            <w:left w:val="none" w:sz="0" w:space="0" w:color="auto"/>
            <w:bottom w:val="none" w:sz="0" w:space="0" w:color="auto"/>
            <w:right w:val="none" w:sz="0" w:space="0" w:color="auto"/>
          </w:divBdr>
        </w:div>
        <w:div w:id="1056051211">
          <w:marLeft w:val="0"/>
          <w:marRight w:val="0"/>
          <w:marTop w:val="0"/>
          <w:marBottom w:val="120"/>
          <w:divBdr>
            <w:top w:val="single" w:sz="6" w:space="8" w:color="D5DDC6"/>
            <w:left w:val="single" w:sz="6" w:space="0" w:color="D5DDC6"/>
            <w:bottom w:val="single" w:sz="6" w:space="12" w:color="D5DDC6"/>
            <w:right w:val="single" w:sz="6" w:space="0" w:color="D5DDC6"/>
          </w:divBdr>
          <w:divsChild>
            <w:div w:id="160463435">
              <w:marLeft w:val="0"/>
              <w:marRight w:val="0"/>
              <w:marTop w:val="120"/>
              <w:marBottom w:val="120"/>
              <w:divBdr>
                <w:top w:val="none" w:sz="0" w:space="0" w:color="auto"/>
                <w:left w:val="none" w:sz="0" w:space="0" w:color="auto"/>
                <w:bottom w:val="none" w:sz="0" w:space="0" w:color="auto"/>
                <w:right w:val="none" w:sz="0" w:space="0" w:color="auto"/>
              </w:divBdr>
            </w:div>
          </w:divsChild>
        </w:div>
        <w:div w:id="1911579093">
          <w:marLeft w:val="0"/>
          <w:marRight w:val="0"/>
          <w:marTop w:val="120"/>
          <w:marBottom w:val="0"/>
          <w:divBdr>
            <w:top w:val="single" w:sz="6" w:space="0" w:color="D5DDC6"/>
            <w:left w:val="single" w:sz="6" w:space="4" w:color="D5DDC6"/>
            <w:bottom w:val="single" w:sz="6" w:space="0" w:color="D5DDC6"/>
            <w:right w:val="single" w:sz="6" w:space="0" w:color="D5DDC6"/>
          </w:divBdr>
        </w:div>
        <w:div w:id="586116730">
          <w:marLeft w:val="0"/>
          <w:marRight w:val="0"/>
          <w:marTop w:val="0"/>
          <w:marBottom w:val="120"/>
          <w:divBdr>
            <w:top w:val="single" w:sz="6" w:space="8" w:color="D5DDC6"/>
            <w:left w:val="single" w:sz="6" w:space="0" w:color="D5DDC6"/>
            <w:bottom w:val="single" w:sz="6" w:space="12" w:color="D5DDC6"/>
            <w:right w:val="single" w:sz="6" w:space="0" w:color="D5DDC6"/>
          </w:divBdr>
          <w:divsChild>
            <w:div w:id="61567602">
              <w:marLeft w:val="0"/>
              <w:marRight w:val="0"/>
              <w:marTop w:val="120"/>
              <w:marBottom w:val="120"/>
              <w:divBdr>
                <w:top w:val="none" w:sz="0" w:space="0" w:color="auto"/>
                <w:left w:val="none" w:sz="0" w:space="0" w:color="auto"/>
                <w:bottom w:val="none" w:sz="0" w:space="0" w:color="auto"/>
                <w:right w:val="none" w:sz="0" w:space="0" w:color="auto"/>
              </w:divBdr>
            </w:div>
          </w:divsChild>
        </w:div>
        <w:div w:id="958953481">
          <w:marLeft w:val="0"/>
          <w:marRight w:val="0"/>
          <w:marTop w:val="0"/>
          <w:marBottom w:val="120"/>
          <w:divBdr>
            <w:top w:val="single" w:sz="6" w:space="8" w:color="D5DDC6"/>
            <w:left w:val="single" w:sz="6" w:space="0" w:color="D5DDC6"/>
            <w:bottom w:val="single" w:sz="6" w:space="12" w:color="D5DDC6"/>
            <w:right w:val="single" w:sz="6" w:space="0" w:color="D5DDC6"/>
          </w:divBdr>
          <w:divsChild>
            <w:div w:id="696547404">
              <w:marLeft w:val="0"/>
              <w:marRight w:val="0"/>
              <w:marTop w:val="120"/>
              <w:marBottom w:val="120"/>
              <w:divBdr>
                <w:top w:val="none" w:sz="0" w:space="0" w:color="auto"/>
                <w:left w:val="none" w:sz="0" w:space="0" w:color="auto"/>
                <w:bottom w:val="none" w:sz="0" w:space="0" w:color="auto"/>
                <w:right w:val="none" w:sz="0" w:space="0" w:color="auto"/>
              </w:divBdr>
            </w:div>
          </w:divsChild>
        </w:div>
        <w:div w:id="1009334992">
          <w:marLeft w:val="0"/>
          <w:marRight w:val="0"/>
          <w:marTop w:val="0"/>
          <w:marBottom w:val="120"/>
          <w:divBdr>
            <w:top w:val="single" w:sz="6" w:space="8" w:color="D5DDC6"/>
            <w:left w:val="single" w:sz="6" w:space="0" w:color="D5DDC6"/>
            <w:bottom w:val="single" w:sz="6" w:space="12" w:color="D5DDC6"/>
            <w:right w:val="single" w:sz="6" w:space="0" w:color="D5DDC6"/>
          </w:divBdr>
          <w:divsChild>
            <w:div w:id="673532594">
              <w:marLeft w:val="0"/>
              <w:marRight w:val="0"/>
              <w:marTop w:val="120"/>
              <w:marBottom w:val="120"/>
              <w:divBdr>
                <w:top w:val="none" w:sz="0" w:space="0" w:color="auto"/>
                <w:left w:val="none" w:sz="0" w:space="0" w:color="auto"/>
                <w:bottom w:val="none" w:sz="0" w:space="0" w:color="auto"/>
                <w:right w:val="none" w:sz="0" w:space="0" w:color="auto"/>
              </w:divBdr>
            </w:div>
          </w:divsChild>
        </w:div>
        <w:div w:id="981495738">
          <w:marLeft w:val="0"/>
          <w:marRight w:val="0"/>
          <w:marTop w:val="0"/>
          <w:marBottom w:val="120"/>
          <w:divBdr>
            <w:top w:val="single" w:sz="6" w:space="8" w:color="D5DDC6"/>
            <w:left w:val="single" w:sz="6" w:space="0" w:color="D5DDC6"/>
            <w:bottom w:val="single" w:sz="6" w:space="12" w:color="D5DDC6"/>
            <w:right w:val="single" w:sz="6" w:space="0" w:color="D5DDC6"/>
          </w:divBdr>
          <w:divsChild>
            <w:div w:id="1249463076">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 w:id="1754161293">
      <w:bodyDiv w:val="1"/>
      <w:marLeft w:val="0"/>
      <w:marRight w:val="0"/>
      <w:marTop w:val="0"/>
      <w:marBottom w:val="0"/>
      <w:divBdr>
        <w:top w:val="none" w:sz="0" w:space="0" w:color="auto"/>
        <w:left w:val="none" w:sz="0" w:space="0" w:color="auto"/>
        <w:bottom w:val="none" w:sz="0" w:space="0" w:color="auto"/>
        <w:right w:val="none" w:sz="0" w:space="0" w:color="auto"/>
      </w:divBdr>
      <w:divsChild>
        <w:div w:id="1185704801">
          <w:marLeft w:val="144"/>
          <w:marRight w:val="0"/>
          <w:marTop w:val="240"/>
          <w:marBottom w:val="40"/>
          <w:divBdr>
            <w:top w:val="none" w:sz="0" w:space="0" w:color="auto"/>
            <w:left w:val="none" w:sz="0" w:space="0" w:color="auto"/>
            <w:bottom w:val="none" w:sz="0" w:space="0" w:color="auto"/>
            <w:right w:val="none" w:sz="0" w:space="0" w:color="auto"/>
          </w:divBdr>
        </w:div>
        <w:div w:id="1854372426">
          <w:marLeft w:val="144"/>
          <w:marRight w:val="0"/>
          <w:marTop w:val="240"/>
          <w:marBottom w:val="40"/>
          <w:divBdr>
            <w:top w:val="none" w:sz="0" w:space="0" w:color="auto"/>
            <w:left w:val="none" w:sz="0" w:space="0" w:color="auto"/>
            <w:bottom w:val="none" w:sz="0" w:space="0" w:color="auto"/>
            <w:right w:val="none" w:sz="0" w:space="0" w:color="auto"/>
          </w:divBdr>
        </w:div>
        <w:div w:id="910886758">
          <w:marLeft w:val="144"/>
          <w:marRight w:val="0"/>
          <w:marTop w:val="240"/>
          <w:marBottom w:val="40"/>
          <w:divBdr>
            <w:top w:val="none" w:sz="0" w:space="0" w:color="auto"/>
            <w:left w:val="none" w:sz="0" w:space="0" w:color="auto"/>
            <w:bottom w:val="none" w:sz="0" w:space="0" w:color="auto"/>
            <w:right w:val="none" w:sz="0" w:space="0" w:color="auto"/>
          </w:divBdr>
        </w:div>
        <w:div w:id="899898067">
          <w:marLeft w:val="144"/>
          <w:marRight w:val="0"/>
          <w:marTop w:val="240"/>
          <w:marBottom w:val="40"/>
          <w:divBdr>
            <w:top w:val="none" w:sz="0" w:space="0" w:color="auto"/>
            <w:left w:val="none" w:sz="0" w:space="0" w:color="auto"/>
            <w:bottom w:val="none" w:sz="0" w:space="0" w:color="auto"/>
            <w:right w:val="none" w:sz="0" w:space="0" w:color="auto"/>
          </w:divBdr>
        </w:div>
      </w:divsChild>
    </w:div>
    <w:div w:id="1781148591">
      <w:bodyDiv w:val="1"/>
      <w:marLeft w:val="0"/>
      <w:marRight w:val="0"/>
      <w:marTop w:val="0"/>
      <w:marBottom w:val="0"/>
      <w:divBdr>
        <w:top w:val="none" w:sz="0" w:space="0" w:color="auto"/>
        <w:left w:val="none" w:sz="0" w:space="0" w:color="auto"/>
        <w:bottom w:val="none" w:sz="0" w:space="0" w:color="auto"/>
        <w:right w:val="none" w:sz="0" w:space="0" w:color="auto"/>
      </w:divBdr>
      <w:divsChild>
        <w:div w:id="1589583703">
          <w:marLeft w:val="0"/>
          <w:marRight w:val="0"/>
          <w:marTop w:val="0"/>
          <w:marBottom w:val="120"/>
          <w:divBdr>
            <w:top w:val="single" w:sz="6" w:space="8" w:color="D5DDC6"/>
            <w:left w:val="single" w:sz="6" w:space="0" w:color="D5DDC6"/>
            <w:bottom w:val="single" w:sz="6" w:space="12" w:color="D5DDC6"/>
            <w:right w:val="single" w:sz="6" w:space="0" w:color="D5DDC6"/>
          </w:divBdr>
          <w:divsChild>
            <w:div w:id="117914113">
              <w:marLeft w:val="0"/>
              <w:marRight w:val="0"/>
              <w:marTop w:val="120"/>
              <w:marBottom w:val="120"/>
              <w:divBdr>
                <w:top w:val="none" w:sz="0" w:space="0" w:color="auto"/>
                <w:left w:val="none" w:sz="0" w:space="0" w:color="auto"/>
                <w:bottom w:val="none" w:sz="0" w:space="0" w:color="auto"/>
                <w:right w:val="none" w:sz="0" w:space="0" w:color="auto"/>
              </w:divBdr>
            </w:div>
          </w:divsChild>
        </w:div>
        <w:div w:id="2139908508">
          <w:marLeft w:val="0"/>
          <w:marRight w:val="0"/>
          <w:marTop w:val="0"/>
          <w:marBottom w:val="120"/>
          <w:divBdr>
            <w:top w:val="single" w:sz="6" w:space="8" w:color="D5DDC6"/>
            <w:left w:val="single" w:sz="6" w:space="0" w:color="D5DDC6"/>
            <w:bottom w:val="single" w:sz="6" w:space="12" w:color="D5DDC6"/>
            <w:right w:val="single" w:sz="6" w:space="0" w:color="D5DDC6"/>
          </w:divBdr>
          <w:divsChild>
            <w:div w:id="1243753762">
              <w:marLeft w:val="0"/>
              <w:marRight w:val="0"/>
              <w:marTop w:val="120"/>
              <w:marBottom w:val="120"/>
              <w:divBdr>
                <w:top w:val="none" w:sz="0" w:space="0" w:color="auto"/>
                <w:left w:val="none" w:sz="0" w:space="0" w:color="auto"/>
                <w:bottom w:val="none" w:sz="0" w:space="0" w:color="auto"/>
                <w:right w:val="none" w:sz="0" w:space="0" w:color="auto"/>
              </w:divBdr>
            </w:div>
          </w:divsChild>
        </w:div>
        <w:div w:id="1062168592">
          <w:marLeft w:val="0"/>
          <w:marRight w:val="0"/>
          <w:marTop w:val="120"/>
          <w:marBottom w:val="0"/>
          <w:divBdr>
            <w:top w:val="single" w:sz="6" w:space="0" w:color="D5DDC6"/>
            <w:left w:val="single" w:sz="6" w:space="4" w:color="D5DDC6"/>
            <w:bottom w:val="single" w:sz="6" w:space="0" w:color="D5DDC6"/>
            <w:right w:val="single" w:sz="6" w:space="0" w:color="D5DDC6"/>
          </w:divBdr>
        </w:div>
        <w:div w:id="2097895574">
          <w:marLeft w:val="0"/>
          <w:marRight w:val="0"/>
          <w:marTop w:val="0"/>
          <w:marBottom w:val="120"/>
          <w:divBdr>
            <w:top w:val="single" w:sz="6" w:space="8" w:color="D5DDC6"/>
            <w:left w:val="single" w:sz="6" w:space="0" w:color="D5DDC6"/>
            <w:bottom w:val="single" w:sz="6" w:space="12" w:color="D5DDC6"/>
            <w:right w:val="single" w:sz="6" w:space="0" w:color="D5DDC6"/>
          </w:divBdr>
          <w:divsChild>
            <w:div w:id="755174264">
              <w:marLeft w:val="0"/>
              <w:marRight w:val="0"/>
              <w:marTop w:val="120"/>
              <w:marBottom w:val="120"/>
              <w:divBdr>
                <w:top w:val="none" w:sz="0" w:space="0" w:color="auto"/>
                <w:left w:val="none" w:sz="0" w:space="0" w:color="auto"/>
                <w:bottom w:val="none" w:sz="0" w:space="0" w:color="auto"/>
                <w:right w:val="none" w:sz="0" w:space="0" w:color="auto"/>
              </w:divBdr>
            </w:div>
          </w:divsChild>
        </w:div>
        <w:div w:id="199513449">
          <w:marLeft w:val="0"/>
          <w:marRight w:val="0"/>
          <w:marTop w:val="0"/>
          <w:marBottom w:val="120"/>
          <w:divBdr>
            <w:top w:val="single" w:sz="6" w:space="8" w:color="D5DDC6"/>
            <w:left w:val="single" w:sz="6" w:space="0" w:color="D5DDC6"/>
            <w:bottom w:val="single" w:sz="6" w:space="12" w:color="D5DDC6"/>
            <w:right w:val="single" w:sz="6" w:space="0" w:color="D5DDC6"/>
          </w:divBdr>
          <w:divsChild>
            <w:div w:id="1074818196">
              <w:marLeft w:val="0"/>
              <w:marRight w:val="0"/>
              <w:marTop w:val="120"/>
              <w:marBottom w:val="120"/>
              <w:divBdr>
                <w:top w:val="none" w:sz="0" w:space="0" w:color="auto"/>
                <w:left w:val="none" w:sz="0" w:space="0" w:color="auto"/>
                <w:bottom w:val="none" w:sz="0" w:space="0" w:color="auto"/>
                <w:right w:val="none" w:sz="0" w:space="0" w:color="auto"/>
              </w:divBdr>
            </w:div>
          </w:divsChild>
        </w:div>
        <w:div w:id="1243025859">
          <w:marLeft w:val="0"/>
          <w:marRight w:val="0"/>
          <w:marTop w:val="120"/>
          <w:marBottom w:val="0"/>
          <w:divBdr>
            <w:top w:val="single" w:sz="6" w:space="0" w:color="D5DDC6"/>
            <w:left w:val="single" w:sz="6" w:space="4" w:color="D5DDC6"/>
            <w:bottom w:val="single" w:sz="6" w:space="0" w:color="D5DDC6"/>
            <w:right w:val="single" w:sz="6" w:space="0" w:color="D5DDC6"/>
          </w:divBdr>
        </w:div>
      </w:divsChild>
    </w:div>
    <w:div w:id="1789205461">
      <w:bodyDiv w:val="1"/>
      <w:marLeft w:val="0"/>
      <w:marRight w:val="0"/>
      <w:marTop w:val="0"/>
      <w:marBottom w:val="0"/>
      <w:divBdr>
        <w:top w:val="none" w:sz="0" w:space="0" w:color="auto"/>
        <w:left w:val="none" w:sz="0" w:space="0" w:color="auto"/>
        <w:bottom w:val="none" w:sz="0" w:space="0" w:color="auto"/>
        <w:right w:val="none" w:sz="0" w:space="0" w:color="auto"/>
      </w:divBdr>
      <w:divsChild>
        <w:div w:id="1785071813">
          <w:marLeft w:val="0"/>
          <w:marRight w:val="0"/>
          <w:marTop w:val="0"/>
          <w:marBottom w:val="120"/>
          <w:divBdr>
            <w:top w:val="single" w:sz="6" w:space="8" w:color="D5DDC6"/>
            <w:left w:val="single" w:sz="6" w:space="0" w:color="D5DDC6"/>
            <w:bottom w:val="single" w:sz="6" w:space="12" w:color="D5DDC6"/>
            <w:right w:val="single" w:sz="6" w:space="0" w:color="D5DDC6"/>
          </w:divBdr>
          <w:divsChild>
            <w:div w:id="1761177897">
              <w:marLeft w:val="0"/>
              <w:marRight w:val="0"/>
              <w:marTop w:val="120"/>
              <w:marBottom w:val="120"/>
              <w:divBdr>
                <w:top w:val="none" w:sz="0" w:space="0" w:color="auto"/>
                <w:left w:val="none" w:sz="0" w:space="0" w:color="auto"/>
                <w:bottom w:val="none" w:sz="0" w:space="0" w:color="auto"/>
                <w:right w:val="none" w:sz="0" w:space="0" w:color="auto"/>
              </w:divBdr>
            </w:div>
          </w:divsChild>
        </w:div>
        <w:div w:id="822693962">
          <w:marLeft w:val="0"/>
          <w:marRight w:val="0"/>
          <w:marTop w:val="0"/>
          <w:marBottom w:val="120"/>
          <w:divBdr>
            <w:top w:val="single" w:sz="6" w:space="8" w:color="D5DDC6"/>
            <w:left w:val="single" w:sz="6" w:space="0" w:color="D5DDC6"/>
            <w:bottom w:val="single" w:sz="6" w:space="12" w:color="D5DDC6"/>
            <w:right w:val="single" w:sz="6" w:space="0" w:color="D5DDC6"/>
          </w:divBdr>
          <w:divsChild>
            <w:div w:id="2108229457">
              <w:marLeft w:val="0"/>
              <w:marRight w:val="0"/>
              <w:marTop w:val="120"/>
              <w:marBottom w:val="120"/>
              <w:divBdr>
                <w:top w:val="none" w:sz="0" w:space="0" w:color="auto"/>
                <w:left w:val="none" w:sz="0" w:space="0" w:color="auto"/>
                <w:bottom w:val="none" w:sz="0" w:space="0" w:color="auto"/>
                <w:right w:val="none" w:sz="0" w:space="0" w:color="auto"/>
              </w:divBdr>
            </w:div>
          </w:divsChild>
        </w:div>
        <w:div w:id="940185071">
          <w:marLeft w:val="0"/>
          <w:marRight w:val="0"/>
          <w:marTop w:val="120"/>
          <w:marBottom w:val="0"/>
          <w:divBdr>
            <w:top w:val="single" w:sz="6" w:space="0" w:color="D5DDC6"/>
            <w:left w:val="single" w:sz="6" w:space="4" w:color="D5DDC6"/>
            <w:bottom w:val="single" w:sz="6" w:space="0" w:color="D5DDC6"/>
            <w:right w:val="single" w:sz="6" w:space="0" w:color="D5DDC6"/>
          </w:divBdr>
        </w:div>
        <w:div w:id="1505047312">
          <w:marLeft w:val="0"/>
          <w:marRight w:val="0"/>
          <w:marTop w:val="0"/>
          <w:marBottom w:val="120"/>
          <w:divBdr>
            <w:top w:val="single" w:sz="6" w:space="8" w:color="D5DDC6"/>
            <w:left w:val="single" w:sz="6" w:space="0" w:color="D5DDC6"/>
            <w:bottom w:val="single" w:sz="6" w:space="12" w:color="D5DDC6"/>
            <w:right w:val="single" w:sz="6" w:space="0" w:color="D5DDC6"/>
          </w:divBdr>
          <w:divsChild>
            <w:div w:id="788008066">
              <w:marLeft w:val="0"/>
              <w:marRight w:val="0"/>
              <w:marTop w:val="120"/>
              <w:marBottom w:val="120"/>
              <w:divBdr>
                <w:top w:val="none" w:sz="0" w:space="0" w:color="auto"/>
                <w:left w:val="none" w:sz="0" w:space="0" w:color="auto"/>
                <w:bottom w:val="none" w:sz="0" w:space="0" w:color="auto"/>
                <w:right w:val="none" w:sz="0" w:space="0" w:color="auto"/>
              </w:divBdr>
            </w:div>
          </w:divsChild>
        </w:div>
        <w:div w:id="1901020047">
          <w:marLeft w:val="0"/>
          <w:marRight w:val="0"/>
          <w:marTop w:val="120"/>
          <w:marBottom w:val="0"/>
          <w:divBdr>
            <w:top w:val="single" w:sz="6" w:space="0" w:color="D5DDC6"/>
            <w:left w:val="single" w:sz="6" w:space="4" w:color="D5DDC6"/>
            <w:bottom w:val="single" w:sz="6" w:space="0" w:color="D5DDC6"/>
            <w:right w:val="single" w:sz="6" w:space="0" w:color="D5DDC6"/>
          </w:divBdr>
        </w:div>
        <w:div w:id="1591112854">
          <w:marLeft w:val="0"/>
          <w:marRight w:val="0"/>
          <w:marTop w:val="0"/>
          <w:marBottom w:val="120"/>
          <w:divBdr>
            <w:top w:val="single" w:sz="6" w:space="8" w:color="D5DDC6"/>
            <w:left w:val="single" w:sz="6" w:space="0" w:color="D5DDC6"/>
            <w:bottom w:val="single" w:sz="6" w:space="12" w:color="D5DDC6"/>
            <w:right w:val="single" w:sz="6" w:space="0" w:color="D5DDC6"/>
          </w:divBdr>
          <w:divsChild>
            <w:div w:id="554513984">
              <w:marLeft w:val="0"/>
              <w:marRight w:val="0"/>
              <w:marTop w:val="120"/>
              <w:marBottom w:val="120"/>
              <w:divBdr>
                <w:top w:val="none" w:sz="0" w:space="0" w:color="auto"/>
                <w:left w:val="none" w:sz="0" w:space="0" w:color="auto"/>
                <w:bottom w:val="none" w:sz="0" w:space="0" w:color="auto"/>
                <w:right w:val="none" w:sz="0" w:space="0" w:color="auto"/>
              </w:divBdr>
            </w:div>
          </w:divsChild>
        </w:div>
        <w:div w:id="1312174788">
          <w:marLeft w:val="0"/>
          <w:marRight w:val="0"/>
          <w:marTop w:val="120"/>
          <w:marBottom w:val="0"/>
          <w:divBdr>
            <w:top w:val="single" w:sz="6" w:space="0" w:color="D5DDC6"/>
            <w:left w:val="single" w:sz="6" w:space="4" w:color="D5DDC6"/>
            <w:bottom w:val="single" w:sz="6" w:space="0" w:color="D5DDC6"/>
            <w:right w:val="single" w:sz="6" w:space="0" w:color="D5DDC6"/>
          </w:divBdr>
        </w:div>
        <w:div w:id="565646956">
          <w:marLeft w:val="0"/>
          <w:marRight w:val="0"/>
          <w:marTop w:val="0"/>
          <w:marBottom w:val="120"/>
          <w:divBdr>
            <w:top w:val="single" w:sz="6" w:space="8" w:color="D5DDC6"/>
            <w:left w:val="single" w:sz="6" w:space="0" w:color="D5DDC6"/>
            <w:bottom w:val="single" w:sz="6" w:space="12" w:color="D5DDC6"/>
            <w:right w:val="single" w:sz="6" w:space="0" w:color="D5DDC6"/>
          </w:divBdr>
          <w:divsChild>
            <w:div w:id="108475413">
              <w:marLeft w:val="0"/>
              <w:marRight w:val="0"/>
              <w:marTop w:val="120"/>
              <w:marBottom w:val="120"/>
              <w:divBdr>
                <w:top w:val="none" w:sz="0" w:space="0" w:color="auto"/>
                <w:left w:val="none" w:sz="0" w:space="0" w:color="auto"/>
                <w:bottom w:val="none" w:sz="0" w:space="0" w:color="auto"/>
                <w:right w:val="none" w:sz="0" w:space="0" w:color="auto"/>
              </w:divBdr>
            </w:div>
          </w:divsChild>
        </w:div>
        <w:div w:id="1189175825">
          <w:marLeft w:val="0"/>
          <w:marRight w:val="0"/>
          <w:marTop w:val="120"/>
          <w:marBottom w:val="0"/>
          <w:divBdr>
            <w:top w:val="single" w:sz="6" w:space="0" w:color="D5DDC6"/>
            <w:left w:val="single" w:sz="6" w:space="4" w:color="D5DDC6"/>
            <w:bottom w:val="single" w:sz="6" w:space="0" w:color="D5DDC6"/>
            <w:right w:val="single" w:sz="6" w:space="0" w:color="D5DDC6"/>
          </w:divBdr>
        </w:div>
        <w:div w:id="464591882">
          <w:marLeft w:val="0"/>
          <w:marRight w:val="0"/>
          <w:marTop w:val="0"/>
          <w:marBottom w:val="120"/>
          <w:divBdr>
            <w:top w:val="single" w:sz="6" w:space="8" w:color="D5DDC6"/>
            <w:left w:val="single" w:sz="6" w:space="0" w:color="D5DDC6"/>
            <w:bottom w:val="single" w:sz="6" w:space="12" w:color="D5DDC6"/>
            <w:right w:val="single" w:sz="6" w:space="0" w:color="D5DDC6"/>
          </w:divBdr>
          <w:divsChild>
            <w:div w:id="598561101">
              <w:marLeft w:val="0"/>
              <w:marRight w:val="0"/>
              <w:marTop w:val="120"/>
              <w:marBottom w:val="120"/>
              <w:divBdr>
                <w:top w:val="none" w:sz="0" w:space="0" w:color="auto"/>
                <w:left w:val="none" w:sz="0" w:space="0" w:color="auto"/>
                <w:bottom w:val="none" w:sz="0" w:space="0" w:color="auto"/>
                <w:right w:val="none" w:sz="0" w:space="0" w:color="auto"/>
              </w:divBdr>
            </w:div>
          </w:divsChild>
        </w:div>
        <w:div w:id="1223754083">
          <w:marLeft w:val="0"/>
          <w:marRight w:val="0"/>
          <w:marTop w:val="120"/>
          <w:marBottom w:val="0"/>
          <w:divBdr>
            <w:top w:val="single" w:sz="6" w:space="0" w:color="D5DDC6"/>
            <w:left w:val="single" w:sz="6" w:space="4" w:color="D5DDC6"/>
            <w:bottom w:val="single" w:sz="6" w:space="0" w:color="D5DDC6"/>
            <w:right w:val="single" w:sz="6" w:space="0" w:color="D5DDC6"/>
          </w:divBdr>
        </w:div>
        <w:div w:id="1831671629">
          <w:marLeft w:val="0"/>
          <w:marRight w:val="0"/>
          <w:marTop w:val="0"/>
          <w:marBottom w:val="120"/>
          <w:divBdr>
            <w:top w:val="single" w:sz="6" w:space="8" w:color="D5DDC6"/>
            <w:left w:val="single" w:sz="6" w:space="0" w:color="D5DDC6"/>
            <w:bottom w:val="single" w:sz="6" w:space="12" w:color="D5DDC6"/>
            <w:right w:val="single" w:sz="6" w:space="0" w:color="D5DDC6"/>
          </w:divBdr>
          <w:divsChild>
            <w:div w:id="1232233832">
              <w:marLeft w:val="0"/>
              <w:marRight w:val="0"/>
              <w:marTop w:val="120"/>
              <w:marBottom w:val="120"/>
              <w:divBdr>
                <w:top w:val="none" w:sz="0" w:space="0" w:color="auto"/>
                <w:left w:val="none" w:sz="0" w:space="0" w:color="auto"/>
                <w:bottom w:val="none" w:sz="0" w:space="0" w:color="auto"/>
                <w:right w:val="none" w:sz="0" w:space="0" w:color="auto"/>
              </w:divBdr>
            </w:div>
          </w:divsChild>
        </w:div>
        <w:div w:id="1689136398">
          <w:marLeft w:val="0"/>
          <w:marRight w:val="0"/>
          <w:marTop w:val="120"/>
          <w:marBottom w:val="0"/>
          <w:divBdr>
            <w:top w:val="single" w:sz="6" w:space="0" w:color="D5DDC6"/>
            <w:left w:val="single" w:sz="6" w:space="4" w:color="D5DDC6"/>
            <w:bottom w:val="single" w:sz="6" w:space="0" w:color="D5DDC6"/>
            <w:right w:val="single" w:sz="6" w:space="0" w:color="D5DDC6"/>
          </w:divBdr>
        </w:div>
        <w:div w:id="618727067">
          <w:marLeft w:val="0"/>
          <w:marRight w:val="0"/>
          <w:marTop w:val="0"/>
          <w:marBottom w:val="120"/>
          <w:divBdr>
            <w:top w:val="single" w:sz="6" w:space="8" w:color="D5DDC6"/>
            <w:left w:val="single" w:sz="6" w:space="0" w:color="D5DDC6"/>
            <w:bottom w:val="single" w:sz="6" w:space="12" w:color="D5DDC6"/>
            <w:right w:val="single" w:sz="6" w:space="0" w:color="D5DDC6"/>
          </w:divBdr>
          <w:divsChild>
            <w:div w:id="2083290829">
              <w:marLeft w:val="0"/>
              <w:marRight w:val="0"/>
              <w:marTop w:val="120"/>
              <w:marBottom w:val="120"/>
              <w:divBdr>
                <w:top w:val="none" w:sz="0" w:space="0" w:color="auto"/>
                <w:left w:val="none" w:sz="0" w:space="0" w:color="auto"/>
                <w:bottom w:val="none" w:sz="0" w:space="0" w:color="auto"/>
                <w:right w:val="none" w:sz="0" w:space="0" w:color="auto"/>
              </w:divBdr>
            </w:div>
          </w:divsChild>
        </w:div>
        <w:div w:id="2019307840">
          <w:marLeft w:val="0"/>
          <w:marRight w:val="0"/>
          <w:marTop w:val="120"/>
          <w:marBottom w:val="0"/>
          <w:divBdr>
            <w:top w:val="single" w:sz="6" w:space="0" w:color="D5DDC6"/>
            <w:left w:val="single" w:sz="6" w:space="4" w:color="D5DDC6"/>
            <w:bottom w:val="single" w:sz="6" w:space="0" w:color="D5DDC6"/>
            <w:right w:val="single" w:sz="6" w:space="0" w:color="D5DDC6"/>
          </w:divBdr>
        </w:div>
        <w:div w:id="142697599">
          <w:marLeft w:val="0"/>
          <w:marRight w:val="0"/>
          <w:marTop w:val="0"/>
          <w:marBottom w:val="120"/>
          <w:divBdr>
            <w:top w:val="single" w:sz="6" w:space="8" w:color="D5DDC6"/>
            <w:left w:val="single" w:sz="6" w:space="0" w:color="D5DDC6"/>
            <w:bottom w:val="single" w:sz="6" w:space="12" w:color="D5DDC6"/>
            <w:right w:val="single" w:sz="6" w:space="0" w:color="D5DDC6"/>
          </w:divBdr>
          <w:divsChild>
            <w:div w:id="224876564">
              <w:marLeft w:val="0"/>
              <w:marRight w:val="0"/>
              <w:marTop w:val="120"/>
              <w:marBottom w:val="120"/>
              <w:divBdr>
                <w:top w:val="none" w:sz="0" w:space="0" w:color="auto"/>
                <w:left w:val="none" w:sz="0" w:space="0" w:color="auto"/>
                <w:bottom w:val="none" w:sz="0" w:space="0" w:color="auto"/>
                <w:right w:val="none" w:sz="0" w:space="0" w:color="auto"/>
              </w:divBdr>
            </w:div>
          </w:divsChild>
        </w:div>
        <w:div w:id="171994912">
          <w:marLeft w:val="0"/>
          <w:marRight w:val="0"/>
          <w:marTop w:val="120"/>
          <w:marBottom w:val="0"/>
          <w:divBdr>
            <w:top w:val="single" w:sz="6" w:space="0" w:color="D5DDC6"/>
            <w:left w:val="single" w:sz="6" w:space="4" w:color="D5DDC6"/>
            <w:bottom w:val="single" w:sz="6" w:space="0" w:color="D5DDC6"/>
            <w:right w:val="single" w:sz="6" w:space="0" w:color="D5DDC6"/>
          </w:divBdr>
        </w:div>
        <w:div w:id="1787774307">
          <w:marLeft w:val="0"/>
          <w:marRight w:val="0"/>
          <w:marTop w:val="0"/>
          <w:marBottom w:val="120"/>
          <w:divBdr>
            <w:top w:val="single" w:sz="6" w:space="8" w:color="D5DDC6"/>
            <w:left w:val="single" w:sz="6" w:space="0" w:color="D5DDC6"/>
            <w:bottom w:val="single" w:sz="6" w:space="12" w:color="D5DDC6"/>
            <w:right w:val="single" w:sz="6" w:space="0" w:color="D5DDC6"/>
          </w:divBdr>
          <w:divsChild>
            <w:div w:id="1636327730">
              <w:marLeft w:val="0"/>
              <w:marRight w:val="0"/>
              <w:marTop w:val="120"/>
              <w:marBottom w:val="120"/>
              <w:divBdr>
                <w:top w:val="none" w:sz="0" w:space="0" w:color="auto"/>
                <w:left w:val="none" w:sz="0" w:space="0" w:color="auto"/>
                <w:bottom w:val="none" w:sz="0" w:space="0" w:color="auto"/>
                <w:right w:val="none" w:sz="0" w:space="0" w:color="auto"/>
              </w:divBdr>
            </w:div>
          </w:divsChild>
        </w:div>
        <w:div w:id="413550887">
          <w:marLeft w:val="0"/>
          <w:marRight w:val="0"/>
          <w:marTop w:val="0"/>
          <w:marBottom w:val="120"/>
          <w:divBdr>
            <w:top w:val="single" w:sz="6" w:space="8" w:color="D5DDC6"/>
            <w:left w:val="single" w:sz="6" w:space="0" w:color="D5DDC6"/>
            <w:bottom w:val="single" w:sz="6" w:space="12" w:color="D5DDC6"/>
            <w:right w:val="single" w:sz="6" w:space="0" w:color="D5DDC6"/>
          </w:divBdr>
          <w:divsChild>
            <w:div w:id="577398235">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 w:id="1817183277">
      <w:bodyDiv w:val="1"/>
      <w:marLeft w:val="0"/>
      <w:marRight w:val="0"/>
      <w:marTop w:val="0"/>
      <w:marBottom w:val="0"/>
      <w:divBdr>
        <w:top w:val="none" w:sz="0" w:space="0" w:color="auto"/>
        <w:left w:val="none" w:sz="0" w:space="0" w:color="auto"/>
        <w:bottom w:val="none" w:sz="0" w:space="0" w:color="auto"/>
        <w:right w:val="none" w:sz="0" w:space="0" w:color="auto"/>
      </w:divBdr>
      <w:divsChild>
        <w:div w:id="1542523053">
          <w:marLeft w:val="0"/>
          <w:marRight w:val="0"/>
          <w:marTop w:val="100"/>
          <w:marBottom w:val="100"/>
          <w:divBdr>
            <w:top w:val="none" w:sz="0" w:space="0" w:color="auto"/>
            <w:left w:val="none" w:sz="0" w:space="0" w:color="auto"/>
            <w:bottom w:val="none" w:sz="0" w:space="0" w:color="auto"/>
            <w:right w:val="none" w:sz="0" w:space="0" w:color="auto"/>
          </w:divBdr>
          <w:divsChild>
            <w:div w:id="1422796244">
              <w:marLeft w:val="0"/>
              <w:marRight w:val="0"/>
              <w:marTop w:val="0"/>
              <w:marBottom w:val="0"/>
              <w:divBdr>
                <w:top w:val="none" w:sz="0" w:space="0" w:color="auto"/>
                <w:left w:val="none" w:sz="0" w:space="0" w:color="auto"/>
                <w:bottom w:val="none" w:sz="0" w:space="0" w:color="auto"/>
                <w:right w:val="none" w:sz="0" w:space="0" w:color="auto"/>
              </w:divBdr>
              <w:divsChild>
                <w:div w:id="1770612755">
                  <w:marLeft w:val="0"/>
                  <w:marRight w:val="0"/>
                  <w:marTop w:val="0"/>
                  <w:marBottom w:val="0"/>
                  <w:divBdr>
                    <w:top w:val="none" w:sz="0" w:space="0" w:color="auto"/>
                    <w:left w:val="none" w:sz="0" w:space="0" w:color="auto"/>
                    <w:bottom w:val="none" w:sz="0" w:space="0" w:color="auto"/>
                    <w:right w:val="none" w:sz="0" w:space="0" w:color="auto"/>
                  </w:divBdr>
                  <w:divsChild>
                    <w:div w:id="1336297558">
                      <w:marLeft w:val="0"/>
                      <w:marRight w:val="0"/>
                      <w:marTop w:val="0"/>
                      <w:marBottom w:val="0"/>
                      <w:divBdr>
                        <w:top w:val="none" w:sz="0" w:space="0" w:color="auto"/>
                        <w:left w:val="none" w:sz="0" w:space="0" w:color="auto"/>
                        <w:bottom w:val="none" w:sz="0" w:space="0" w:color="auto"/>
                        <w:right w:val="none" w:sz="0" w:space="0" w:color="auto"/>
                      </w:divBdr>
                      <w:divsChild>
                        <w:div w:id="1781948027">
                          <w:marLeft w:val="0"/>
                          <w:marRight w:val="0"/>
                          <w:marTop w:val="15"/>
                          <w:marBottom w:val="0"/>
                          <w:divBdr>
                            <w:top w:val="none" w:sz="0" w:space="0" w:color="auto"/>
                            <w:left w:val="none" w:sz="0" w:space="0" w:color="auto"/>
                            <w:bottom w:val="none" w:sz="0" w:space="0" w:color="auto"/>
                            <w:right w:val="none" w:sz="0" w:space="0" w:color="auto"/>
                          </w:divBdr>
                        </w:div>
                        <w:div w:id="1111709692">
                          <w:marLeft w:val="0"/>
                          <w:marRight w:val="0"/>
                          <w:marTop w:val="15"/>
                          <w:marBottom w:val="0"/>
                          <w:divBdr>
                            <w:top w:val="none" w:sz="0" w:space="0" w:color="auto"/>
                            <w:left w:val="none" w:sz="0" w:space="0" w:color="auto"/>
                            <w:bottom w:val="none" w:sz="0" w:space="0" w:color="auto"/>
                            <w:right w:val="none" w:sz="0" w:space="0" w:color="auto"/>
                          </w:divBdr>
                        </w:div>
                        <w:div w:id="2069498962">
                          <w:marLeft w:val="0"/>
                          <w:marRight w:val="0"/>
                          <w:marTop w:val="15"/>
                          <w:marBottom w:val="0"/>
                          <w:divBdr>
                            <w:top w:val="none" w:sz="0" w:space="0" w:color="auto"/>
                            <w:left w:val="none" w:sz="0" w:space="0" w:color="auto"/>
                            <w:bottom w:val="none" w:sz="0" w:space="0" w:color="auto"/>
                            <w:right w:val="none" w:sz="0" w:space="0" w:color="auto"/>
                          </w:divBdr>
                        </w:div>
                        <w:div w:id="304316266">
                          <w:marLeft w:val="0"/>
                          <w:marRight w:val="0"/>
                          <w:marTop w:val="0"/>
                          <w:marBottom w:val="0"/>
                          <w:divBdr>
                            <w:top w:val="none" w:sz="0" w:space="0" w:color="auto"/>
                            <w:left w:val="none" w:sz="0" w:space="0" w:color="auto"/>
                            <w:bottom w:val="none" w:sz="0" w:space="0" w:color="auto"/>
                            <w:right w:val="none" w:sz="0" w:space="0" w:color="auto"/>
                          </w:divBdr>
                          <w:divsChild>
                            <w:div w:id="853420025">
                              <w:marLeft w:val="0"/>
                              <w:marRight w:val="0"/>
                              <w:marTop w:val="0"/>
                              <w:marBottom w:val="0"/>
                              <w:divBdr>
                                <w:top w:val="none" w:sz="0" w:space="0" w:color="auto"/>
                                <w:left w:val="none" w:sz="0" w:space="0" w:color="auto"/>
                                <w:bottom w:val="none" w:sz="0" w:space="0" w:color="auto"/>
                                <w:right w:val="none" w:sz="0" w:space="0" w:color="auto"/>
                              </w:divBdr>
                            </w:div>
                          </w:divsChild>
                        </w:div>
                        <w:div w:id="712074980">
                          <w:marLeft w:val="0"/>
                          <w:marRight w:val="0"/>
                          <w:marTop w:val="0"/>
                          <w:marBottom w:val="0"/>
                          <w:divBdr>
                            <w:top w:val="none" w:sz="0" w:space="0" w:color="auto"/>
                            <w:left w:val="none" w:sz="0" w:space="0" w:color="auto"/>
                            <w:bottom w:val="none" w:sz="0" w:space="0" w:color="auto"/>
                            <w:right w:val="none" w:sz="0" w:space="0" w:color="auto"/>
                          </w:divBdr>
                        </w:div>
                      </w:divsChild>
                    </w:div>
                    <w:div w:id="688718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8637220">
          <w:marLeft w:val="0"/>
          <w:marRight w:val="0"/>
          <w:marTop w:val="0"/>
          <w:marBottom w:val="120"/>
          <w:divBdr>
            <w:top w:val="single" w:sz="6" w:space="8" w:color="D5DDC6"/>
            <w:left w:val="single" w:sz="6" w:space="0" w:color="D5DDC6"/>
            <w:bottom w:val="single" w:sz="6" w:space="12" w:color="D5DDC6"/>
            <w:right w:val="single" w:sz="6" w:space="0" w:color="D5DDC6"/>
          </w:divBdr>
          <w:divsChild>
            <w:div w:id="591351905">
              <w:marLeft w:val="0"/>
              <w:marRight w:val="0"/>
              <w:marTop w:val="120"/>
              <w:marBottom w:val="120"/>
              <w:divBdr>
                <w:top w:val="none" w:sz="0" w:space="0" w:color="auto"/>
                <w:left w:val="none" w:sz="0" w:space="0" w:color="auto"/>
                <w:bottom w:val="none" w:sz="0" w:space="0" w:color="auto"/>
                <w:right w:val="none" w:sz="0" w:space="0" w:color="auto"/>
              </w:divBdr>
            </w:div>
          </w:divsChild>
        </w:div>
        <w:div w:id="1090010311">
          <w:marLeft w:val="0"/>
          <w:marRight w:val="0"/>
          <w:marTop w:val="0"/>
          <w:marBottom w:val="120"/>
          <w:divBdr>
            <w:top w:val="single" w:sz="6" w:space="8" w:color="D5DDC6"/>
            <w:left w:val="single" w:sz="6" w:space="0" w:color="D5DDC6"/>
            <w:bottom w:val="single" w:sz="6" w:space="12" w:color="D5DDC6"/>
            <w:right w:val="single" w:sz="6" w:space="0" w:color="D5DDC6"/>
          </w:divBdr>
          <w:divsChild>
            <w:div w:id="1074856294">
              <w:marLeft w:val="0"/>
              <w:marRight w:val="0"/>
              <w:marTop w:val="120"/>
              <w:marBottom w:val="120"/>
              <w:divBdr>
                <w:top w:val="none" w:sz="0" w:space="0" w:color="auto"/>
                <w:left w:val="none" w:sz="0" w:space="0" w:color="auto"/>
                <w:bottom w:val="none" w:sz="0" w:space="0" w:color="auto"/>
                <w:right w:val="none" w:sz="0" w:space="0" w:color="auto"/>
              </w:divBdr>
            </w:div>
          </w:divsChild>
        </w:div>
        <w:div w:id="851987797">
          <w:marLeft w:val="0"/>
          <w:marRight w:val="0"/>
          <w:marTop w:val="0"/>
          <w:marBottom w:val="120"/>
          <w:divBdr>
            <w:top w:val="single" w:sz="6" w:space="8" w:color="D5DDC6"/>
            <w:left w:val="single" w:sz="6" w:space="0" w:color="D5DDC6"/>
            <w:bottom w:val="single" w:sz="6" w:space="12" w:color="D5DDC6"/>
            <w:right w:val="single" w:sz="6" w:space="0" w:color="D5DDC6"/>
          </w:divBdr>
          <w:divsChild>
            <w:div w:id="251550264">
              <w:marLeft w:val="0"/>
              <w:marRight w:val="0"/>
              <w:marTop w:val="120"/>
              <w:marBottom w:val="120"/>
              <w:divBdr>
                <w:top w:val="none" w:sz="0" w:space="0" w:color="auto"/>
                <w:left w:val="none" w:sz="0" w:space="0" w:color="auto"/>
                <w:bottom w:val="none" w:sz="0" w:space="0" w:color="auto"/>
                <w:right w:val="none" w:sz="0" w:space="0" w:color="auto"/>
              </w:divBdr>
            </w:div>
          </w:divsChild>
        </w:div>
        <w:div w:id="1313678892">
          <w:marLeft w:val="0"/>
          <w:marRight w:val="0"/>
          <w:marTop w:val="120"/>
          <w:marBottom w:val="0"/>
          <w:divBdr>
            <w:top w:val="single" w:sz="6" w:space="0" w:color="D5DDC6"/>
            <w:left w:val="single" w:sz="6" w:space="4" w:color="D5DDC6"/>
            <w:bottom w:val="single" w:sz="6" w:space="0" w:color="D5DDC6"/>
            <w:right w:val="single" w:sz="6" w:space="0" w:color="D5DDC6"/>
          </w:divBdr>
        </w:div>
        <w:div w:id="1085221963">
          <w:marLeft w:val="0"/>
          <w:marRight w:val="0"/>
          <w:marTop w:val="0"/>
          <w:marBottom w:val="120"/>
          <w:divBdr>
            <w:top w:val="single" w:sz="6" w:space="8" w:color="D5DDC6"/>
            <w:left w:val="single" w:sz="6" w:space="0" w:color="D5DDC6"/>
            <w:bottom w:val="single" w:sz="6" w:space="12" w:color="D5DDC6"/>
            <w:right w:val="single" w:sz="6" w:space="0" w:color="D5DDC6"/>
          </w:divBdr>
          <w:divsChild>
            <w:div w:id="1946424737">
              <w:marLeft w:val="0"/>
              <w:marRight w:val="0"/>
              <w:marTop w:val="120"/>
              <w:marBottom w:val="120"/>
              <w:divBdr>
                <w:top w:val="none" w:sz="0" w:space="0" w:color="auto"/>
                <w:left w:val="none" w:sz="0" w:space="0" w:color="auto"/>
                <w:bottom w:val="none" w:sz="0" w:space="0" w:color="auto"/>
                <w:right w:val="none" w:sz="0" w:space="0" w:color="auto"/>
              </w:divBdr>
            </w:div>
          </w:divsChild>
        </w:div>
        <w:div w:id="1170099909">
          <w:marLeft w:val="0"/>
          <w:marRight w:val="0"/>
          <w:marTop w:val="120"/>
          <w:marBottom w:val="0"/>
          <w:divBdr>
            <w:top w:val="single" w:sz="6" w:space="0" w:color="D5DDC6"/>
            <w:left w:val="single" w:sz="6" w:space="4" w:color="D5DDC6"/>
            <w:bottom w:val="single" w:sz="6" w:space="0" w:color="D5DDC6"/>
            <w:right w:val="single" w:sz="6" w:space="0" w:color="D5DDC6"/>
          </w:divBdr>
        </w:div>
        <w:div w:id="1926648908">
          <w:marLeft w:val="0"/>
          <w:marRight w:val="0"/>
          <w:marTop w:val="0"/>
          <w:marBottom w:val="120"/>
          <w:divBdr>
            <w:top w:val="single" w:sz="6" w:space="8" w:color="D5DDC6"/>
            <w:left w:val="single" w:sz="6" w:space="0" w:color="D5DDC6"/>
            <w:bottom w:val="single" w:sz="6" w:space="12" w:color="D5DDC6"/>
            <w:right w:val="single" w:sz="6" w:space="0" w:color="D5DDC6"/>
          </w:divBdr>
          <w:divsChild>
            <w:div w:id="775829554">
              <w:marLeft w:val="0"/>
              <w:marRight w:val="0"/>
              <w:marTop w:val="120"/>
              <w:marBottom w:val="120"/>
              <w:divBdr>
                <w:top w:val="none" w:sz="0" w:space="0" w:color="auto"/>
                <w:left w:val="none" w:sz="0" w:space="0" w:color="auto"/>
                <w:bottom w:val="none" w:sz="0" w:space="0" w:color="auto"/>
                <w:right w:val="none" w:sz="0" w:space="0" w:color="auto"/>
              </w:divBdr>
            </w:div>
          </w:divsChild>
        </w:div>
        <w:div w:id="81730148">
          <w:marLeft w:val="0"/>
          <w:marRight w:val="0"/>
          <w:marTop w:val="120"/>
          <w:marBottom w:val="0"/>
          <w:divBdr>
            <w:top w:val="single" w:sz="6" w:space="0" w:color="D5DDC6"/>
            <w:left w:val="single" w:sz="6" w:space="4" w:color="D5DDC6"/>
            <w:bottom w:val="single" w:sz="6" w:space="0" w:color="D5DDC6"/>
            <w:right w:val="single" w:sz="6" w:space="0" w:color="D5DDC6"/>
          </w:divBdr>
        </w:div>
        <w:div w:id="1839420416">
          <w:marLeft w:val="0"/>
          <w:marRight w:val="0"/>
          <w:marTop w:val="0"/>
          <w:marBottom w:val="120"/>
          <w:divBdr>
            <w:top w:val="single" w:sz="6" w:space="8" w:color="D5DDC6"/>
            <w:left w:val="single" w:sz="6" w:space="0" w:color="D5DDC6"/>
            <w:bottom w:val="single" w:sz="6" w:space="12" w:color="D5DDC6"/>
            <w:right w:val="single" w:sz="6" w:space="0" w:color="D5DDC6"/>
          </w:divBdr>
          <w:divsChild>
            <w:div w:id="1323582688">
              <w:marLeft w:val="0"/>
              <w:marRight w:val="0"/>
              <w:marTop w:val="120"/>
              <w:marBottom w:val="120"/>
              <w:divBdr>
                <w:top w:val="none" w:sz="0" w:space="0" w:color="auto"/>
                <w:left w:val="none" w:sz="0" w:space="0" w:color="auto"/>
                <w:bottom w:val="none" w:sz="0" w:space="0" w:color="auto"/>
                <w:right w:val="none" w:sz="0" w:space="0" w:color="auto"/>
              </w:divBdr>
            </w:div>
          </w:divsChild>
        </w:div>
        <w:div w:id="369116633">
          <w:marLeft w:val="0"/>
          <w:marRight w:val="0"/>
          <w:marTop w:val="120"/>
          <w:marBottom w:val="0"/>
          <w:divBdr>
            <w:top w:val="single" w:sz="6" w:space="0" w:color="D5DDC6"/>
            <w:left w:val="single" w:sz="6" w:space="4" w:color="D5DDC6"/>
            <w:bottom w:val="single" w:sz="6" w:space="0" w:color="D5DDC6"/>
            <w:right w:val="single" w:sz="6" w:space="0" w:color="D5DDC6"/>
          </w:divBdr>
        </w:div>
        <w:div w:id="594481048">
          <w:marLeft w:val="0"/>
          <w:marRight w:val="0"/>
          <w:marTop w:val="0"/>
          <w:marBottom w:val="120"/>
          <w:divBdr>
            <w:top w:val="single" w:sz="6" w:space="8" w:color="D5DDC6"/>
            <w:left w:val="single" w:sz="6" w:space="0" w:color="D5DDC6"/>
            <w:bottom w:val="single" w:sz="6" w:space="12" w:color="D5DDC6"/>
            <w:right w:val="single" w:sz="6" w:space="0" w:color="D5DDC6"/>
          </w:divBdr>
          <w:divsChild>
            <w:div w:id="962732362">
              <w:marLeft w:val="0"/>
              <w:marRight w:val="0"/>
              <w:marTop w:val="120"/>
              <w:marBottom w:val="120"/>
              <w:divBdr>
                <w:top w:val="none" w:sz="0" w:space="0" w:color="auto"/>
                <w:left w:val="none" w:sz="0" w:space="0" w:color="auto"/>
                <w:bottom w:val="none" w:sz="0" w:space="0" w:color="auto"/>
                <w:right w:val="none" w:sz="0" w:space="0" w:color="auto"/>
              </w:divBdr>
            </w:div>
          </w:divsChild>
        </w:div>
        <w:div w:id="1410301300">
          <w:marLeft w:val="0"/>
          <w:marRight w:val="0"/>
          <w:marTop w:val="120"/>
          <w:marBottom w:val="0"/>
          <w:divBdr>
            <w:top w:val="single" w:sz="6" w:space="0" w:color="D5DDC6"/>
            <w:left w:val="single" w:sz="6" w:space="4" w:color="D5DDC6"/>
            <w:bottom w:val="single" w:sz="6" w:space="0" w:color="D5DDC6"/>
            <w:right w:val="single" w:sz="6" w:space="0" w:color="D5DDC6"/>
          </w:divBdr>
        </w:div>
        <w:div w:id="2119597880">
          <w:marLeft w:val="0"/>
          <w:marRight w:val="0"/>
          <w:marTop w:val="0"/>
          <w:marBottom w:val="120"/>
          <w:divBdr>
            <w:top w:val="single" w:sz="6" w:space="8" w:color="D5DDC6"/>
            <w:left w:val="single" w:sz="6" w:space="0" w:color="D5DDC6"/>
            <w:bottom w:val="single" w:sz="6" w:space="12" w:color="D5DDC6"/>
            <w:right w:val="single" w:sz="6" w:space="0" w:color="D5DDC6"/>
          </w:divBdr>
          <w:divsChild>
            <w:div w:id="1118450511">
              <w:marLeft w:val="0"/>
              <w:marRight w:val="0"/>
              <w:marTop w:val="120"/>
              <w:marBottom w:val="120"/>
              <w:divBdr>
                <w:top w:val="none" w:sz="0" w:space="0" w:color="auto"/>
                <w:left w:val="none" w:sz="0" w:space="0" w:color="auto"/>
                <w:bottom w:val="none" w:sz="0" w:space="0" w:color="auto"/>
                <w:right w:val="none" w:sz="0" w:space="0" w:color="auto"/>
              </w:divBdr>
            </w:div>
          </w:divsChild>
        </w:div>
        <w:div w:id="1084379498">
          <w:marLeft w:val="0"/>
          <w:marRight w:val="0"/>
          <w:marTop w:val="120"/>
          <w:marBottom w:val="0"/>
          <w:divBdr>
            <w:top w:val="single" w:sz="6" w:space="0" w:color="D5DDC6"/>
            <w:left w:val="single" w:sz="6" w:space="4" w:color="D5DDC6"/>
            <w:bottom w:val="single" w:sz="6" w:space="0" w:color="D5DDC6"/>
            <w:right w:val="single" w:sz="6" w:space="0" w:color="D5DDC6"/>
          </w:divBdr>
        </w:div>
      </w:divsChild>
    </w:div>
    <w:div w:id="1829785227">
      <w:bodyDiv w:val="1"/>
      <w:marLeft w:val="0"/>
      <w:marRight w:val="0"/>
      <w:marTop w:val="0"/>
      <w:marBottom w:val="0"/>
      <w:divBdr>
        <w:top w:val="none" w:sz="0" w:space="0" w:color="auto"/>
        <w:left w:val="none" w:sz="0" w:space="0" w:color="auto"/>
        <w:bottom w:val="none" w:sz="0" w:space="0" w:color="auto"/>
        <w:right w:val="none" w:sz="0" w:space="0" w:color="auto"/>
      </w:divBdr>
    </w:div>
    <w:div w:id="1880705764">
      <w:bodyDiv w:val="1"/>
      <w:marLeft w:val="0"/>
      <w:marRight w:val="0"/>
      <w:marTop w:val="0"/>
      <w:marBottom w:val="0"/>
      <w:divBdr>
        <w:top w:val="none" w:sz="0" w:space="0" w:color="auto"/>
        <w:left w:val="none" w:sz="0" w:space="0" w:color="auto"/>
        <w:bottom w:val="none" w:sz="0" w:space="0" w:color="auto"/>
        <w:right w:val="none" w:sz="0" w:space="0" w:color="auto"/>
      </w:divBdr>
      <w:divsChild>
        <w:div w:id="2024747872">
          <w:marLeft w:val="0"/>
          <w:marRight w:val="0"/>
          <w:marTop w:val="0"/>
          <w:marBottom w:val="120"/>
          <w:divBdr>
            <w:top w:val="single" w:sz="6" w:space="8" w:color="D5DDC6"/>
            <w:left w:val="single" w:sz="6" w:space="0" w:color="D5DDC6"/>
            <w:bottom w:val="single" w:sz="6" w:space="12" w:color="D5DDC6"/>
            <w:right w:val="single" w:sz="6" w:space="0" w:color="D5DDC6"/>
          </w:divBdr>
          <w:divsChild>
            <w:div w:id="2143035848">
              <w:marLeft w:val="0"/>
              <w:marRight w:val="0"/>
              <w:marTop w:val="120"/>
              <w:marBottom w:val="120"/>
              <w:divBdr>
                <w:top w:val="none" w:sz="0" w:space="0" w:color="auto"/>
                <w:left w:val="none" w:sz="0" w:space="0" w:color="auto"/>
                <w:bottom w:val="none" w:sz="0" w:space="0" w:color="auto"/>
                <w:right w:val="none" w:sz="0" w:space="0" w:color="auto"/>
              </w:divBdr>
            </w:div>
          </w:divsChild>
        </w:div>
        <w:div w:id="1294217545">
          <w:marLeft w:val="0"/>
          <w:marRight w:val="0"/>
          <w:marTop w:val="0"/>
          <w:marBottom w:val="120"/>
          <w:divBdr>
            <w:top w:val="single" w:sz="6" w:space="8" w:color="D5DDC6"/>
            <w:left w:val="single" w:sz="6" w:space="0" w:color="D5DDC6"/>
            <w:bottom w:val="single" w:sz="6" w:space="12" w:color="D5DDC6"/>
            <w:right w:val="single" w:sz="6" w:space="0" w:color="D5DDC6"/>
          </w:divBdr>
          <w:divsChild>
            <w:div w:id="1799102495">
              <w:marLeft w:val="0"/>
              <w:marRight w:val="0"/>
              <w:marTop w:val="120"/>
              <w:marBottom w:val="120"/>
              <w:divBdr>
                <w:top w:val="none" w:sz="0" w:space="0" w:color="auto"/>
                <w:left w:val="none" w:sz="0" w:space="0" w:color="auto"/>
                <w:bottom w:val="none" w:sz="0" w:space="0" w:color="auto"/>
                <w:right w:val="none" w:sz="0" w:space="0" w:color="auto"/>
              </w:divBdr>
            </w:div>
          </w:divsChild>
        </w:div>
        <w:div w:id="1338773276">
          <w:marLeft w:val="0"/>
          <w:marRight w:val="0"/>
          <w:marTop w:val="120"/>
          <w:marBottom w:val="0"/>
          <w:divBdr>
            <w:top w:val="single" w:sz="6" w:space="0" w:color="D5DDC6"/>
            <w:left w:val="single" w:sz="6" w:space="4" w:color="D5DDC6"/>
            <w:bottom w:val="single" w:sz="6" w:space="0" w:color="D5DDC6"/>
            <w:right w:val="single" w:sz="6" w:space="0" w:color="D5DDC6"/>
          </w:divBdr>
        </w:div>
        <w:div w:id="1987314575">
          <w:marLeft w:val="0"/>
          <w:marRight w:val="0"/>
          <w:marTop w:val="0"/>
          <w:marBottom w:val="120"/>
          <w:divBdr>
            <w:top w:val="single" w:sz="6" w:space="8" w:color="D5DDC6"/>
            <w:left w:val="single" w:sz="6" w:space="0" w:color="D5DDC6"/>
            <w:bottom w:val="single" w:sz="6" w:space="12" w:color="D5DDC6"/>
            <w:right w:val="single" w:sz="6" w:space="0" w:color="D5DDC6"/>
          </w:divBdr>
          <w:divsChild>
            <w:div w:id="1913463670">
              <w:marLeft w:val="0"/>
              <w:marRight w:val="0"/>
              <w:marTop w:val="120"/>
              <w:marBottom w:val="120"/>
              <w:divBdr>
                <w:top w:val="none" w:sz="0" w:space="0" w:color="auto"/>
                <w:left w:val="none" w:sz="0" w:space="0" w:color="auto"/>
                <w:bottom w:val="none" w:sz="0" w:space="0" w:color="auto"/>
                <w:right w:val="none" w:sz="0" w:space="0" w:color="auto"/>
              </w:divBdr>
            </w:div>
          </w:divsChild>
        </w:div>
        <w:div w:id="368409811">
          <w:marLeft w:val="0"/>
          <w:marRight w:val="0"/>
          <w:marTop w:val="120"/>
          <w:marBottom w:val="0"/>
          <w:divBdr>
            <w:top w:val="single" w:sz="6" w:space="0" w:color="D5DDC6"/>
            <w:left w:val="single" w:sz="6" w:space="4" w:color="D5DDC6"/>
            <w:bottom w:val="single" w:sz="6" w:space="0" w:color="D5DDC6"/>
            <w:right w:val="single" w:sz="6" w:space="0" w:color="D5DDC6"/>
          </w:divBdr>
        </w:div>
        <w:div w:id="1607693247">
          <w:marLeft w:val="0"/>
          <w:marRight w:val="0"/>
          <w:marTop w:val="0"/>
          <w:marBottom w:val="120"/>
          <w:divBdr>
            <w:top w:val="single" w:sz="6" w:space="8" w:color="D5DDC6"/>
            <w:left w:val="single" w:sz="6" w:space="0" w:color="D5DDC6"/>
            <w:bottom w:val="single" w:sz="6" w:space="12" w:color="D5DDC6"/>
            <w:right w:val="single" w:sz="6" w:space="0" w:color="D5DDC6"/>
          </w:divBdr>
          <w:divsChild>
            <w:div w:id="1410929444">
              <w:marLeft w:val="0"/>
              <w:marRight w:val="0"/>
              <w:marTop w:val="120"/>
              <w:marBottom w:val="120"/>
              <w:divBdr>
                <w:top w:val="none" w:sz="0" w:space="0" w:color="auto"/>
                <w:left w:val="none" w:sz="0" w:space="0" w:color="auto"/>
                <w:bottom w:val="none" w:sz="0" w:space="0" w:color="auto"/>
                <w:right w:val="none" w:sz="0" w:space="0" w:color="auto"/>
              </w:divBdr>
            </w:div>
          </w:divsChild>
        </w:div>
        <w:div w:id="424808062">
          <w:marLeft w:val="0"/>
          <w:marRight w:val="0"/>
          <w:marTop w:val="120"/>
          <w:marBottom w:val="0"/>
          <w:divBdr>
            <w:top w:val="single" w:sz="6" w:space="0" w:color="D5DDC6"/>
            <w:left w:val="single" w:sz="6" w:space="4" w:color="D5DDC6"/>
            <w:bottom w:val="single" w:sz="6" w:space="0" w:color="D5DDC6"/>
            <w:right w:val="single" w:sz="6" w:space="0" w:color="D5DDC6"/>
          </w:divBdr>
        </w:div>
        <w:div w:id="2030643544">
          <w:marLeft w:val="0"/>
          <w:marRight w:val="0"/>
          <w:marTop w:val="0"/>
          <w:marBottom w:val="120"/>
          <w:divBdr>
            <w:top w:val="single" w:sz="6" w:space="8" w:color="D5DDC6"/>
            <w:left w:val="single" w:sz="6" w:space="0" w:color="D5DDC6"/>
            <w:bottom w:val="single" w:sz="6" w:space="12" w:color="D5DDC6"/>
            <w:right w:val="single" w:sz="6" w:space="0" w:color="D5DDC6"/>
          </w:divBdr>
          <w:divsChild>
            <w:div w:id="851338734">
              <w:marLeft w:val="0"/>
              <w:marRight w:val="0"/>
              <w:marTop w:val="120"/>
              <w:marBottom w:val="120"/>
              <w:divBdr>
                <w:top w:val="none" w:sz="0" w:space="0" w:color="auto"/>
                <w:left w:val="none" w:sz="0" w:space="0" w:color="auto"/>
                <w:bottom w:val="none" w:sz="0" w:space="0" w:color="auto"/>
                <w:right w:val="none" w:sz="0" w:space="0" w:color="auto"/>
              </w:divBdr>
            </w:div>
          </w:divsChild>
        </w:div>
        <w:div w:id="718362275">
          <w:marLeft w:val="0"/>
          <w:marRight w:val="0"/>
          <w:marTop w:val="120"/>
          <w:marBottom w:val="0"/>
          <w:divBdr>
            <w:top w:val="single" w:sz="6" w:space="0" w:color="D5DDC6"/>
            <w:left w:val="single" w:sz="6" w:space="4" w:color="D5DDC6"/>
            <w:bottom w:val="single" w:sz="6" w:space="0" w:color="D5DDC6"/>
            <w:right w:val="single" w:sz="6" w:space="0" w:color="D5DDC6"/>
          </w:divBdr>
        </w:div>
        <w:div w:id="1132094878">
          <w:marLeft w:val="0"/>
          <w:marRight w:val="0"/>
          <w:marTop w:val="0"/>
          <w:marBottom w:val="120"/>
          <w:divBdr>
            <w:top w:val="single" w:sz="6" w:space="8" w:color="D5DDC6"/>
            <w:left w:val="single" w:sz="6" w:space="0" w:color="D5DDC6"/>
            <w:bottom w:val="single" w:sz="6" w:space="12" w:color="D5DDC6"/>
            <w:right w:val="single" w:sz="6" w:space="0" w:color="D5DDC6"/>
          </w:divBdr>
          <w:divsChild>
            <w:div w:id="976760653">
              <w:marLeft w:val="0"/>
              <w:marRight w:val="0"/>
              <w:marTop w:val="120"/>
              <w:marBottom w:val="120"/>
              <w:divBdr>
                <w:top w:val="none" w:sz="0" w:space="0" w:color="auto"/>
                <w:left w:val="none" w:sz="0" w:space="0" w:color="auto"/>
                <w:bottom w:val="none" w:sz="0" w:space="0" w:color="auto"/>
                <w:right w:val="none" w:sz="0" w:space="0" w:color="auto"/>
              </w:divBdr>
            </w:div>
          </w:divsChild>
        </w:div>
        <w:div w:id="1988584460">
          <w:marLeft w:val="0"/>
          <w:marRight w:val="0"/>
          <w:marTop w:val="120"/>
          <w:marBottom w:val="0"/>
          <w:divBdr>
            <w:top w:val="single" w:sz="6" w:space="0" w:color="D5DDC6"/>
            <w:left w:val="single" w:sz="6" w:space="4" w:color="D5DDC6"/>
            <w:bottom w:val="single" w:sz="6" w:space="0" w:color="D5DDC6"/>
            <w:right w:val="single" w:sz="6" w:space="0" w:color="D5DDC6"/>
          </w:divBdr>
        </w:div>
        <w:div w:id="1088846950">
          <w:marLeft w:val="0"/>
          <w:marRight w:val="0"/>
          <w:marTop w:val="0"/>
          <w:marBottom w:val="120"/>
          <w:divBdr>
            <w:top w:val="single" w:sz="6" w:space="8" w:color="D5DDC6"/>
            <w:left w:val="single" w:sz="6" w:space="0" w:color="D5DDC6"/>
            <w:bottom w:val="single" w:sz="6" w:space="12" w:color="D5DDC6"/>
            <w:right w:val="single" w:sz="6" w:space="0" w:color="D5DDC6"/>
          </w:divBdr>
          <w:divsChild>
            <w:div w:id="621687913">
              <w:marLeft w:val="0"/>
              <w:marRight w:val="0"/>
              <w:marTop w:val="120"/>
              <w:marBottom w:val="120"/>
              <w:divBdr>
                <w:top w:val="none" w:sz="0" w:space="0" w:color="auto"/>
                <w:left w:val="none" w:sz="0" w:space="0" w:color="auto"/>
                <w:bottom w:val="none" w:sz="0" w:space="0" w:color="auto"/>
                <w:right w:val="none" w:sz="0" w:space="0" w:color="auto"/>
              </w:divBdr>
            </w:div>
          </w:divsChild>
        </w:div>
        <w:div w:id="2060518720">
          <w:marLeft w:val="0"/>
          <w:marRight w:val="0"/>
          <w:marTop w:val="120"/>
          <w:marBottom w:val="0"/>
          <w:divBdr>
            <w:top w:val="single" w:sz="6" w:space="0" w:color="D5DDC6"/>
            <w:left w:val="single" w:sz="6" w:space="4" w:color="D5DDC6"/>
            <w:bottom w:val="single" w:sz="6" w:space="0" w:color="D5DDC6"/>
            <w:right w:val="single" w:sz="6" w:space="0" w:color="D5DDC6"/>
          </w:divBdr>
        </w:div>
        <w:div w:id="511919442">
          <w:marLeft w:val="0"/>
          <w:marRight w:val="0"/>
          <w:marTop w:val="0"/>
          <w:marBottom w:val="120"/>
          <w:divBdr>
            <w:top w:val="single" w:sz="6" w:space="8" w:color="D5DDC6"/>
            <w:left w:val="single" w:sz="6" w:space="0" w:color="D5DDC6"/>
            <w:bottom w:val="single" w:sz="6" w:space="12" w:color="D5DDC6"/>
            <w:right w:val="single" w:sz="6" w:space="0" w:color="D5DDC6"/>
          </w:divBdr>
          <w:divsChild>
            <w:div w:id="328559791">
              <w:marLeft w:val="0"/>
              <w:marRight w:val="0"/>
              <w:marTop w:val="120"/>
              <w:marBottom w:val="120"/>
              <w:divBdr>
                <w:top w:val="none" w:sz="0" w:space="0" w:color="auto"/>
                <w:left w:val="none" w:sz="0" w:space="0" w:color="auto"/>
                <w:bottom w:val="none" w:sz="0" w:space="0" w:color="auto"/>
                <w:right w:val="none" w:sz="0" w:space="0" w:color="auto"/>
              </w:divBdr>
            </w:div>
          </w:divsChild>
        </w:div>
        <w:div w:id="1745057456">
          <w:marLeft w:val="0"/>
          <w:marRight w:val="0"/>
          <w:marTop w:val="120"/>
          <w:marBottom w:val="0"/>
          <w:divBdr>
            <w:top w:val="single" w:sz="6" w:space="0" w:color="D5DDC6"/>
            <w:left w:val="single" w:sz="6" w:space="4" w:color="D5DDC6"/>
            <w:bottom w:val="single" w:sz="6" w:space="0" w:color="D5DDC6"/>
            <w:right w:val="single" w:sz="6" w:space="0" w:color="D5DDC6"/>
          </w:divBdr>
        </w:div>
        <w:div w:id="1554542565">
          <w:marLeft w:val="0"/>
          <w:marRight w:val="0"/>
          <w:marTop w:val="0"/>
          <w:marBottom w:val="120"/>
          <w:divBdr>
            <w:top w:val="single" w:sz="6" w:space="8" w:color="D5DDC6"/>
            <w:left w:val="single" w:sz="6" w:space="0" w:color="D5DDC6"/>
            <w:bottom w:val="single" w:sz="6" w:space="12" w:color="D5DDC6"/>
            <w:right w:val="single" w:sz="6" w:space="0" w:color="D5DDC6"/>
          </w:divBdr>
          <w:divsChild>
            <w:div w:id="1414936472">
              <w:marLeft w:val="0"/>
              <w:marRight w:val="0"/>
              <w:marTop w:val="120"/>
              <w:marBottom w:val="120"/>
              <w:divBdr>
                <w:top w:val="none" w:sz="0" w:space="0" w:color="auto"/>
                <w:left w:val="none" w:sz="0" w:space="0" w:color="auto"/>
                <w:bottom w:val="none" w:sz="0" w:space="0" w:color="auto"/>
                <w:right w:val="none" w:sz="0" w:space="0" w:color="auto"/>
              </w:divBdr>
            </w:div>
          </w:divsChild>
        </w:div>
        <w:div w:id="1159537315">
          <w:marLeft w:val="0"/>
          <w:marRight w:val="0"/>
          <w:marTop w:val="120"/>
          <w:marBottom w:val="0"/>
          <w:divBdr>
            <w:top w:val="single" w:sz="6" w:space="0" w:color="D5DDC6"/>
            <w:left w:val="single" w:sz="6" w:space="4" w:color="D5DDC6"/>
            <w:bottom w:val="single" w:sz="6" w:space="0" w:color="D5DDC6"/>
            <w:right w:val="single" w:sz="6" w:space="0" w:color="D5DDC6"/>
          </w:divBdr>
        </w:div>
        <w:div w:id="1706632918">
          <w:marLeft w:val="0"/>
          <w:marRight w:val="0"/>
          <w:marTop w:val="120"/>
          <w:marBottom w:val="0"/>
          <w:divBdr>
            <w:top w:val="single" w:sz="6" w:space="0" w:color="D5DDC6"/>
            <w:left w:val="single" w:sz="6" w:space="4" w:color="D5DDC6"/>
            <w:bottom w:val="single" w:sz="6" w:space="0" w:color="D5DDC6"/>
            <w:right w:val="single" w:sz="6" w:space="0" w:color="D5DDC6"/>
          </w:divBdr>
        </w:div>
      </w:divsChild>
    </w:div>
    <w:div w:id="1910186948">
      <w:bodyDiv w:val="1"/>
      <w:marLeft w:val="0"/>
      <w:marRight w:val="0"/>
      <w:marTop w:val="0"/>
      <w:marBottom w:val="0"/>
      <w:divBdr>
        <w:top w:val="none" w:sz="0" w:space="0" w:color="auto"/>
        <w:left w:val="none" w:sz="0" w:space="0" w:color="auto"/>
        <w:bottom w:val="none" w:sz="0" w:space="0" w:color="auto"/>
        <w:right w:val="none" w:sz="0" w:space="0" w:color="auto"/>
      </w:divBdr>
    </w:div>
    <w:div w:id="1933855927">
      <w:bodyDiv w:val="1"/>
      <w:marLeft w:val="0"/>
      <w:marRight w:val="0"/>
      <w:marTop w:val="0"/>
      <w:marBottom w:val="0"/>
      <w:divBdr>
        <w:top w:val="none" w:sz="0" w:space="0" w:color="auto"/>
        <w:left w:val="none" w:sz="0" w:space="0" w:color="auto"/>
        <w:bottom w:val="none" w:sz="0" w:space="0" w:color="auto"/>
        <w:right w:val="none" w:sz="0" w:space="0" w:color="auto"/>
      </w:divBdr>
      <w:divsChild>
        <w:div w:id="29189679">
          <w:marLeft w:val="144"/>
          <w:marRight w:val="0"/>
          <w:marTop w:val="240"/>
          <w:marBottom w:val="40"/>
          <w:divBdr>
            <w:top w:val="none" w:sz="0" w:space="0" w:color="auto"/>
            <w:left w:val="none" w:sz="0" w:space="0" w:color="auto"/>
            <w:bottom w:val="none" w:sz="0" w:space="0" w:color="auto"/>
            <w:right w:val="none" w:sz="0" w:space="0" w:color="auto"/>
          </w:divBdr>
        </w:div>
        <w:div w:id="508830983">
          <w:marLeft w:val="144"/>
          <w:marRight w:val="0"/>
          <w:marTop w:val="240"/>
          <w:marBottom w:val="40"/>
          <w:divBdr>
            <w:top w:val="none" w:sz="0" w:space="0" w:color="auto"/>
            <w:left w:val="none" w:sz="0" w:space="0" w:color="auto"/>
            <w:bottom w:val="none" w:sz="0" w:space="0" w:color="auto"/>
            <w:right w:val="none" w:sz="0" w:space="0" w:color="auto"/>
          </w:divBdr>
        </w:div>
        <w:div w:id="1331446835">
          <w:marLeft w:val="144"/>
          <w:marRight w:val="0"/>
          <w:marTop w:val="240"/>
          <w:marBottom w:val="40"/>
          <w:divBdr>
            <w:top w:val="none" w:sz="0" w:space="0" w:color="auto"/>
            <w:left w:val="none" w:sz="0" w:space="0" w:color="auto"/>
            <w:bottom w:val="none" w:sz="0" w:space="0" w:color="auto"/>
            <w:right w:val="none" w:sz="0" w:space="0" w:color="auto"/>
          </w:divBdr>
        </w:div>
        <w:div w:id="186867204">
          <w:marLeft w:val="144"/>
          <w:marRight w:val="0"/>
          <w:marTop w:val="240"/>
          <w:marBottom w:val="40"/>
          <w:divBdr>
            <w:top w:val="none" w:sz="0" w:space="0" w:color="auto"/>
            <w:left w:val="none" w:sz="0" w:space="0" w:color="auto"/>
            <w:bottom w:val="none" w:sz="0" w:space="0" w:color="auto"/>
            <w:right w:val="none" w:sz="0" w:space="0" w:color="auto"/>
          </w:divBdr>
        </w:div>
      </w:divsChild>
    </w:div>
    <w:div w:id="1970472275">
      <w:bodyDiv w:val="1"/>
      <w:marLeft w:val="0"/>
      <w:marRight w:val="0"/>
      <w:marTop w:val="0"/>
      <w:marBottom w:val="0"/>
      <w:divBdr>
        <w:top w:val="none" w:sz="0" w:space="0" w:color="auto"/>
        <w:left w:val="none" w:sz="0" w:space="0" w:color="auto"/>
        <w:bottom w:val="none" w:sz="0" w:space="0" w:color="auto"/>
        <w:right w:val="none" w:sz="0" w:space="0" w:color="auto"/>
      </w:divBdr>
    </w:div>
    <w:div w:id="1975476131">
      <w:bodyDiv w:val="1"/>
      <w:marLeft w:val="0"/>
      <w:marRight w:val="0"/>
      <w:marTop w:val="0"/>
      <w:marBottom w:val="0"/>
      <w:divBdr>
        <w:top w:val="none" w:sz="0" w:space="0" w:color="auto"/>
        <w:left w:val="none" w:sz="0" w:space="0" w:color="auto"/>
        <w:bottom w:val="none" w:sz="0" w:space="0" w:color="auto"/>
        <w:right w:val="none" w:sz="0" w:space="0" w:color="auto"/>
      </w:divBdr>
      <w:divsChild>
        <w:div w:id="39332699">
          <w:marLeft w:val="0"/>
          <w:marRight w:val="0"/>
          <w:marTop w:val="0"/>
          <w:marBottom w:val="120"/>
          <w:divBdr>
            <w:top w:val="single" w:sz="6" w:space="8" w:color="D5DDC6"/>
            <w:left w:val="single" w:sz="6" w:space="0" w:color="D5DDC6"/>
            <w:bottom w:val="single" w:sz="6" w:space="12" w:color="D5DDC6"/>
            <w:right w:val="single" w:sz="6" w:space="0" w:color="D5DDC6"/>
          </w:divBdr>
          <w:divsChild>
            <w:div w:id="529992495">
              <w:marLeft w:val="0"/>
              <w:marRight w:val="0"/>
              <w:marTop w:val="120"/>
              <w:marBottom w:val="120"/>
              <w:divBdr>
                <w:top w:val="none" w:sz="0" w:space="0" w:color="auto"/>
                <w:left w:val="none" w:sz="0" w:space="0" w:color="auto"/>
                <w:bottom w:val="none" w:sz="0" w:space="0" w:color="auto"/>
                <w:right w:val="none" w:sz="0" w:space="0" w:color="auto"/>
              </w:divBdr>
            </w:div>
          </w:divsChild>
        </w:div>
        <w:div w:id="1511291824">
          <w:marLeft w:val="0"/>
          <w:marRight w:val="0"/>
          <w:marTop w:val="0"/>
          <w:marBottom w:val="120"/>
          <w:divBdr>
            <w:top w:val="single" w:sz="6" w:space="8" w:color="D5DDC6"/>
            <w:left w:val="single" w:sz="6" w:space="0" w:color="D5DDC6"/>
            <w:bottom w:val="single" w:sz="6" w:space="12" w:color="D5DDC6"/>
            <w:right w:val="single" w:sz="6" w:space="0" w:color="D5DDC6"/>
          </w:divBdr>
          <w:divsChild>
            <w:div w:id="2033988523">
              <w:marLeft w:val="0"/>
              <w:marRight w:val="0"/>
              <w:marTop w:val="120"/>
              <w:marBottom w:val="120"/>
              <w:divBdr>
                <w:top w:val="none" w:sz="0" w:space="0" w:color="auto"/>
                <w:left w:val="none" w:sz="0" w:space="0" w:color="auto"/>
                <w:bottom w:val="none" w:sz="0" w:space="0" w:color="auto"/>
                <w:right w:val="none" w:sz="0" w:space="0" w:color="auto"/>
              </w:divBdr>
            </w:div>
            <w:div w:id="1024667837">
              <w:marLeft w:val="0"/>
              <w:marRight w:val="0"/>
              <w:marTop w:val="100"/>
              <w:marBottom w:val="100"/>
              <w:divBdr>
                <w:top w:val="none" w:sz="0" w:space="0" w:color="auto"/>
                <w:left w:val="none" w:sz="0" w:space="0" w:color="auto"/>
                <w:bottom w:val="none" w:sz="0" w:space="0" w:color="auto"/>
                <w:right w:val="none" w:sz="0" w:space="0" w:color="auto"/>
              </w:divBdr>
              <w:divsChild>
                <w:div w:id="1917322412">
                  <w:marLeft w:val="0"/>
                  <w:marRight w:val="0"/>
                  <w:marTop w:val="0"/>
                  <w:marBottom w:val="0"/>
                  <w:divBdr>
                    <w:top w:val="none" w:sz="0" w:space="0" w:color="auto"/>
                    <w:left w:val="none" w:sz="0" w:space="0" w:color="auto"/>
                    <w:bottom w:val="none" w:sz="0" w:space="0" w:color="auto"/>
                    <w:right w:val="none" w:sz="0" w:space="0" w:color="auto"/>
                  </w:divBdr>
                  <w:divsChild>
                    <w:div w:id="209153842">
                      <w:marLeft w:val="0"/>
                      <w:marRight w:val="0"/>
                      <w:marTop w:val="0"/>
                      <w:marBottom w:val="0"/>
                      <w:divBdr>
                        <w:top w:val="none" w:sz="0" w:space="0" w:color="auto"/>
                        <w:left w:val="none" w:sz="0" w:space="0" w:color="auto"/>
                        <w:bottom w:val="none" w:sz="0" w:space="0" w:color="auto"/>
                        <w:right w:val="none" w:sz="0" w:space="0" w:color="auto"/>
                      </w:divBdr>
                      <w:divsChild>
                        <w:div w:id="958341313">
                          <w:marLeft w:val="0"/>
                          <w:marRight w:val="0"/>
                          <w:marTop w:val="0"/>
                          <w:marBottom w:val="0"/>
                          <w:divBdr>
                            <w:top w:val="none" w:sz="0" w:space="0" w:color="auto"/>
                            <w:left w:val="none" w:sz="0" w:space="0" w:color="auto"/>
                            <w:bottom w:val="none" w:sz="0" w:space="0" w:color="auto"/>
                            <w:right w:val="none" w:sz="0" w:space="0" w:color="auto"/>
                          </w:divBdr>
                          <w:divsChild>
                            <w:div w:id="1218279813">
                              <w:marLeft w:val="0"/>
                              <w:marRight w:val="0"/>
                              <w:marTop w:val="15"/>
                              <w:marBottom w:val="0"/>
                              <w:divBdr>
                                <w:top w:val="none" w:sz="0" w:space="0" w:color="auto"/>
                                <w:left w:val="none" w:sz="0" w:space="0" w:color="auto"/>
                                <w:bottom w:val="none" w:sz="0" w:space="0" w:color="auto"/>
                                <w:right w:val="none" w:sz="0" w:space="0" w:color="auto"/>
                              </w:divBdr>
                            </w:div>
                            <w:div w:id="495459200">
                              <w:marLeft w:val="0"/>
                              <w:marRight w:val="0"/>
                              <w:marTop w:val="15"/>
                              <w:marBottom w:val="0"/>
                              <w:divBdr>
                                <w:top w:val="none" w:sz="0" w:space="0" w:color="auto"/>
                                <w:left w:val="none" w:sz="0" w:space="0" w:color="auto"/>
                                <w:bottom w:val="none" w:sz="0" w:space="0" w:color="auto"/>
                                <w:right w:val="none" w:sz="0" w:space="0" w:color="auto"/>
                              </w:divBdr>
                            </w:div>
                            <w:div w:id="335156910">
                              <w:marLeft w:val="0"/>
                              <w:marRight w:val="0"/>
                              <w:marTop w:val="15"/>
                              <w:marBottom w:val="0"/>
                              <w:divBdr>
                                <w:top w:val="none" w:sz="0" w:space="0" w:color="auto"/>
                                <w:left w:val="none" w:sz="0" w:space="0" w:color="auto"/>
                                <w:bottom w:val="none" w:sz="0" w:space="0" w:color="auto"/>
                                <w:right w:val="none" w:sz="0" w:space="0" w:color="auto"/>
                              </w:divBdr>
                            </w:div>
                            <w:div w:id="1594240502">
                              <w:marLeft w:val="0"/>
                              <w:marRight w:val="0"/>
                              <w:marTop w:val="0"/>
                              <w:marBottom w:val="0"/>
                              <w:divBdr>
                                <w:top w:val="none" w:sz="0" w:space="0" w:color="auto"/>
                                <w:left w:val="none" w:sz="0" w:space="0" w:color="auto"/>
                                <w:bottom w:val="none" w:sz="0" w:space="0" w:color="auto"/>
                                <w:right w:val="none" w:sz="0" w:space="0" w:color="auto"/>
                              </w:divBdr>
                              <w:divsChild>
                                <w:div w:id="605692983">
                                  <w:marLeft w:val="0"/>
                                  <w:marRight w:val="0"/>
                                  <w:marTop w:val="0"/>
                                  <w:marBottom w:val="0"/>
                                  <w:divBdr>
                                    <w:top w:val="none" w:sz="0" w:space="0" w:color="auto"/>
                                    <w:left w:val="none" w:sz="0" w:space="0" w:color="auto"/>
                                    <w:bottom w:val="none" w:sz="0" w:space="0" w:color="auto"/>
                                    <w:right w:val="none" w:sz="0" w:space="0" w:color="auto"/>
                                  </w:divBdr>
                                </w:div>
                              </w:divsChild>
                            </w:div>
                            <w:div w:id="1384981298">
                              <w:marLeft w:val="0"/>
                              <w:marRight w:val="0"/>
                              <w:marTop w:val="0"/>
                              <w:marBottom w:val="0"/>
                              <w:divBdr>
                                <w:top w:val="none" w:sz="0" w:space="0" w:color="auto"/>
                                <w:left w:val="none" w:sz="0" w:space="0" w:color="auto"/>
                                <w:bottom w:val="none" w:sz="0" w:space="0" w:color="auto"/>
                                <w:right w:val="none" w:sz="0" w:space="0" w:color="auto"/>
                              </w:divBdr>
                            </w:div>
                          </w:divsChild>
                        </w:div>
                        <w:div w:id="732778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7555938">
          <w:marLeft w:val="0"/>
          <w:marRight w:val="0"/>
          <w:marTop w:val="0"/>
          <w:marBottom w:val="120"/>
          <w:divBdr>
            <w:top w:val="single" w:sz="6" w:space="8" w:color="D5DDC6"/>
            <w:left w:val="single" w:sz="6" w:space="0" w:color="D5DDC6"/>
            <w:bottom w:val="single" w:sz="6" w:space="12" w:color="D5DDC6"/>
            <w:right w:val="single" w:sz="6" w:space="0" w:color="D5DDC6"/>
          </w:divBdr>
          <w:divsChild>
            <w:div w:id="1880698012">
              <w:marLeft w:val="0"/>
              <w:marRight w:val="0"/>
              <w:marTop w:val="120"/>
              <w:marBottom w:val="120"/>
              <w:divBdr>
                <w:top w:val="none" w:sz="0" w:space="0" w:color="auto"/>
                <w:left w:val="none" w:sz="0" w:space="0" w:color="auto"/>
                <w:bottom w:val="none" w:sz="0" w:space="0" w:color="auto"/>
                <w:right w:val="none" w:sz="0" w:space="0" w:color="auto"/>
              </w:divBdr>
            </w:div>
          </w:divsChild>
        </w:div>
        <w:div w:id="530143332">
          <w:marLeft w:val="0"/>
          <w:marRight w:val="0"/>
          <w:marTop w:val="0"/>
          <w:marBottom w:val="120"/>
          <w:divBdr>
            <w:top w:val="single" w:sz="6" w:space="8" w:color="D5DDC6"/>
            <w:left w:val="single" w:sz="6" w:space="0" w:color="D5DDC6"/>
            <w:bottom w:val="single" w:sz="6" w:space="12" w:color="D5DDC6"/>
            <w:right w:val="single" w:sz="6" w:space="0" w:color="D5DDC6"/>
          </w:divBdr>
          <w:divsChild>
            <w:div w:id="244388059">
              <w:marLeft w:val="0"/>
              <w:marRight w:val="0"/>
              <w:marTop w:val="120"/>
              <w:marBottom w:val="120"/>
              <w:divBdr>
                <w:top w:val="none" w:sz="0" w:space="0" w:color="auto"/>
                <w:left w:val="none" w:sz="0" w:space="0" w:color="auto"/>
                <w:bottom w:val="none" w:sz="0" w:space="0" w:color="auto"/>
                <w:right w:val="none" w:sz="0" w:space="0" w:color="auto"/>
              </w:divBdr>
            </w:div>
          </w:divsChild>
        </w:div>
        <w:div w:id="1068040584">
          <w:marLeft w:val="0"/>
          <w:marRight w:val="0"/>
          <w:marTop w:val="0"/>
          <w:marBottom w:val="120"/>
          <w:divBdr>
            <w:top w:val="single" w:sz="6" w:space="8" w:color="D5DDC6"/>
            <w:left w:val="single" w:sz="6" w:space="0" w:color="D5DDC6"/>
            <w:bottom w:val="single" w:sz="6" w:space="12" w:color="D5DDC6"/>
            <w:right w:val="single" w:sz="6" w:space="0" w:color="D5DDC6"/>
          </w:divBdr>
          <w:divsChild>
            <w:div w:id="1483616621">
              <w:marLeft w:val="0"/>
              <w:marRight w:val="0"/>
              <w:marTop w:val="120"/>
              <w:marBottom w:val="120"/>
              <w:divBdr>
                <w:top w:val="none" w:sz="0" w:space="0" w:color="auto"/>
                <w:left w:val="none" w:sz="0" w:space="0" w:color="auto"/>
                <w:bottom w:val="none" w:sz="0" w:space="0" w:color="auto"/>
                <w:right w:val="none" w:sz="0" w:space="0" w:color="auto"/>
              </w:divBdr>
            </w:div>
          </w:divsChild>
        </w:div>
        <w:div w:id="1551916686">
          <w:marLeft w:val="0"/>
          <w:marRight w:val="0"/>
          <w:marTop w:val="0"/>
          <w:marBottom w:val="120"/>
          <w:divBdr>
            <w:top w:val="single" w:sz="6" w:space="8" w:color="D5DDC6"/>
            <w:left w:val="single" w:sz="6" w:space="0" w:color="D5DDC6"/>
            <w:bottom w:val="single" w:sz="6" w:space="12" w:color="D5DDC6"/>
            <w:right w:val="single" w:sz="6" w:space="0" w:color="D5DDC6"/>
          </w:divBdr>
          <w:divsChild>
            <w:div w:id="1285455223">
              <w:marLeft w:val="0"/>
              <w:marRight w:val="0"/>
              <w:marTop w:val="120"/>
              <w:marBottom w:val="120"/>
              <w:divBdr>
                <w:top w:val="none" w:sz="0" w:space="0" w:color="auto"/>
                <w:left w:val="none" w:sz="0" w:space="0" w:color="auto"/>
                <w:bottom w:val="none" w:sz="0" w:space="0" w:color="auto"/>
                <w:right w:val="none" w:sz="0" w:space="0" w:color="auto"/>
              </w:divBdr>
            </w:div>
          </w:divsChild>
        </w:div>
        <w:div w:id="497691884">
          <w:marLeft w:val="0"/>
          <w:marRight w:val="0"/>
          <w:marTop w:val="120"/>
          <w:marBottom w:val="0"/>
          <w:divBdr>
            <w:top w:val="single" w:sz="6" w:space="0" w:color="D5DDC6"/>
            <w:left w:val="single" w:sz="6" w:space="4" w:color="D5DDC6"/>
            <w:bottom w:val="single" w:sz="6" w:space="0" w:color="D5DDC6"/>
            <w:right w:val="single" w:sz="6" w:space="0" w:color="D5DDC6"/>
          </w:divBdr>
        </w:div>
      </w:divsChild>
    </w:div>
    <w:div w:id="2007631355">
      <w:bodyDiv w:val="1"/>
      <w:marLeft w:val="0"/>
      <w:marRight w:val="0"/>
      <w:marTop w:val="0"/>
      <w:marBottom w:val="0"/>
      <w:divBdr>
        <w:top w:val="none" w:sz="0" w:space="0" w:color="auto"/>
        <w:left w:val="none" w:sz="0" w:space="0" w:color="auto"/>
        <w:bottom w:val="none" w:sz="0" w:space="0" w:color="auto"/>
        <w:right w:val="none" w:sz="0" w:space="0" w:color="auto"/>
      </w:divBdr>
    </w:div>
    <w:div w:id="2061971615">
      <w:bodyDiv w:val="1"/>
      <w:marLeft w:val="0"/>
      <w:marRight w:val="0"/>
      <w:marTop w:val="0"/>
      <w:marBottom w:val="0"/>
      <w:divBdr>
        <w:top w:val="none" w:sz="0" w:space="0" w:color="auto"/>
        <w:left w:val="none" w:sz="0" w:space="0" w:color="auto"/>
        <w:bottom w:val="none" w:sz="0" w:space="0" w:color="auto"/>
        <w:right w:val="none" w:sz="0" w:space="0" w:color="auto"/>
      </w:divBdr>
    </w:div>
    <w:div w:id="2062244337">
      <w:bodyDiv w:val="1"/>
      <w:marLeft w:val="0"/>
      <w:marRight w:val="0"/>
      <w:marTop w:val="0"/>
      <w:marBottom w:val="0"/>
      <w:divBdr>
        <w:top w:val="none" w:sz="0" w:space="0" w:color="auto"/>
        <w:left w:val="none" w:sz="0" w:space="0" w:color="auto"/>
        <w:bottom w:val="none" w:sz="0" w:space="0" w:color="auto"/>
        <w:right w:val="none" w:sz="0" w:space="0" w:color="auto"/>
      </w:divBdr>
      <w:divsChild>
        <w:div w:id="1619095264">
          <w:marLeft w:val="547"/>
          <w:marRight w:val="0"/>
          <w:marTop w:val="200"/>
          <w:marBottom w:val="0"/>
          <w:divBdr>
            <w:top w:val="none" w:sz="0" w:space="0" w:color="auto"/>
            <w:left w:val="none" w:sz="0" w:space="0" w:color="auto"/>
            <w:bottom w:val="none" w:sz="0" w:space="0" w:color="auto"/>
            <w:right w:val="none" w:sz="0" w:space="0" w:color="auto"/>
          </w:divBdr>
        </w:div>
        <w:div w:id="1102066231">
          <w:marLeft w:val="547"/>
          <w:marRight w:val="0"/>
          <w:marTop w:val="20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javatpoint.com/inheritance-in-java" TargetMode="External"/><Relationship Id="rId21" Type="http://schemas.openxmlformats.org/officeDocument/2006/relationships/hyperlink" Target="https://www.javatpoint.com/java-variables" TargetMode="External"/><Relationship Id="rId63" Type="http://schemas.openxmlformats.org/officeDocument/2006/relationships/image" Target="media/image12.jpeg"/><Relationship Id="rId159" Type="http://schemas.openxmlformats.org/officeDocument/2006/relationships/image" Target="media/image33.png"/><Relationship Id="rId170" Type="http://schemas.openxmlformats.org/officeDocument/2006/relationships/hyperlink" Target="https://www.javatpoint.com/opr/test.jsp?filename=TryCatchExample4" TargetMode="External"/><Relationship Id="rId226" Type="http://schemas.openxmlformats.org/officeDocument/2006/relationships/image" Target="media/image58.png"/><Relationship Id="rId268" Type="http://schemas.openxmlformats.org/officeDocument/2006/relationships/hyperlink" Target="https://www.javatpoint.com/java-treemap" TargetMode="External"/><Relationship Id="rId11" Type="http://schemas.openxmlformats.org/officeDocument/2006/relationships/hyperlink" Target="https://www.javatpoint.com/jsf-tutorial" TargetMode="External"/><Relationship Id="rId32" Type="http://schemas.openxmlformats.org/officeDocument/2006/relationships/hyperlink" Target="https://www.javatpoint.com/java-tutorial" TargetMode="External"/><Relationship Id="rId53" Type="http://schemas.openxmlformats.org/officeDocument/2006/relationships/hyperlink" Target="https://www.javatpoint.com/opr/test.jsp?filename=Calculate" TargetMode="External"/><Relationship Id="rId74" Type="http://schemas.openxmlformats.org/officeDocument/2006/relationships/hyperlink" Target="https://www.javatpoint.com/opr/test.jsp?filename=TestOverloading3" TargetMode="External"/><Relationship Id="rId128" Type="http://schemas.openxmlformats.org/officeDocument/2006/relationships/hyperlink" Target="https://www.javatpoint.com/opr/test.jsp?filename=TestInterface3" TargetMode="External"/><Relationship Id="rId149" Type="http://schemas.openxmlformats.org/officeDocument/2006/relationships/hyperlink" Target="https://www.javatpoint.com/array-in-java" TargetMode="External"/><Relationship Id="rId5" Type="http://schemas.openxmlformats.org/officeDocument/2006/relationships/hyperlink" Target="https://www.javatpoint.com/java-tutorial" TargetMode="External"/><Relationship Id="rId95" Type="http://schemas.openxmlformats.org/officeDocument/2006/relationships/hyperlink" Target="https://www.javatpoint.com/this3" TargetMode="External"/><Relationship Id="rId160" Type="http://schemas.openxmlformats.org/officeDocument/2006/relationships/hyperlink" Target="https://www.javatpoint.com/java-tutorial" TargetMode="External"/><Relationship Id="rId181" Type="http://schemas.openxmlformats.org/officeDocument/2006/relationships/image" Target="media/image42.png"/><Relationship Id="rId216" Type="http://schemas.openxmlformats.org/officeDocument/2006/relationships/image" Target="media/image53.png"/><Relationship Id="rId237" Type="http://schemas.openxmlformats.org/officeDocument/2006/relationships/hyperlink" Target="https://www.softwaretestinghelp.com/wp-content/qa/uploads/2020/03/14.1-1.png" TargetMode="External"/><Relationship Id="rId258" Type="http://schemas.openxmlformats.org/officeDocument/2006/relationships/image" Target="media/image79.png"/><Relationship Id="rId22" Type="http://schemas.openxmlformats.org/officeDocument/2006/relationships/image" Target="media/image4.png"/><Relationship Id="rId43" Type="http://schemas.openxmlformats.org/officeDocument/2006/relationships/hyperlink" Target="https://www.javatpoint.com/java-tutorial" TargetMode="External"/><Relationship Id="rId64" Type="http://schemas.openxmlformats.org/officeDocument/2006/relationships/hyperlink" Target="https://www.javatpoint.com/opr/test.jsp?filename=Programmer" TargetMode="External"/><Relationship Id="rId118" Type="http://schemas.openxmlformats.org/officeDocument/2006/relationships/image" Target="media/image22.jpeg"/><Relationship Id="rId139" Type="http://schemas.openxmlformats.org/officeDocument/2006/relationships/hyperlink" Target="https://www.javatpoint.com/opr/test.jsp?filename=TestAnonymousArray" TargetMode="External"/><Relationship Id="rId85" Type="http://schemas.openxmlformats.org/officeDocument/2006/relationships/image" Target="media/image17.jpeg"/><Relationship Id="rId150" Type="http://schemas.openxmlformats.org/officeDocument/2006/relationships/hyperlink" Target="https://www.javatpoint.com/interface-in-java" TargetMode="External"/><Relationship Id="rId171" Type="http://schemas.openxmlformats.org/officeDocument/2006/relationships/hyperlink" Target="https://www.javatpoint.com/opr/test.jsp?filename=TryCatchExample5" TargetMode="External"/><Relationship Id="rId192" Type="http://schemas.openxmlformats.org/officeDocument/2006/relationships/image" Target="media/image50.png"/><Relationship Id="rId206" Type="http://schemas.openxmlformats.org/officeDocument/2006/relationships/hyperlink" Target="https://www.javatpoint.com/collections-in-java" TargetMode="External"/><Relationship Id="rId227" Type="http://schemas.openxmlformats.org/officeDocument/2006/relationships/hyperlink" Target="https://www.softwaretestinghelp.com/wp-content/qa/uploads/2020/03/8-2.png" TargetMode="External"/><Relationship Id="rId248" Type="http://schemas.openxmlformats.org/officeDocument/2006/relationships/image" Target="media/image69.png"/><Relationship Id="rId269" Type="http://schemas.openxmlformats.org/officeDocument/2006/relationships/fontTable" Target="fontTable.xml"/><Relationship Id="rId12" Type="http://schemas.openxmlformats.org/officeDocument/2006/relationships/hyperlink" Target="https://www.javatpoint.com/ejb-tutorial" TargetMode="External"/><Relationship Id="rId33" Type="http://schemas.openxmlformats.org/officeDocument/2006/relationships/hyperlink" Target="https://www.javatpoint.com/object-and-class-in-java" TargetMode="External"/><Relationship Id="rId108" Type="http://schemas.openxmlformats.org/officeDocument/2006/relationships/hyperlink" Target="https://www.javatpoint.com/java-constructor" TargetMode="External"/><Relationship Id="rId129" Type="http://schemas.openxmlformats.org/officeDocument/2006/relationships/hyperlink" Target="https://www.javatpoint.com/opr/test.jsp?filename=TestInterface4" TargetMode="External"/><Relationship Id="rId54" Type="http://schemas.openxmlformats.org/officeDocument/2006/relationships/hyperlink" Target="https://www.javatpoint.com/opr/test.jsp?filename=A" TargetMode="External"/><Relationship Id="rId75" Type="http://schemas.openxmlformats.org/officeDocument/2006/relationships/hyperlink" Target="https://www.javatpoint.com/jvm-java-virtual-machine" TargetMode="External"/><Relationship Id="rId96" Type="http://schemas.openxmlformats.org/officeDocument/2006/relationships/hyperlink" Target="https://www.javatpoint.com/opr/test.jsp?filename=TestThis1" TargetMode="External"/><Relationship Id="rId140" Type="http://schemas.openxmlformats.org/officeDocument/2006/relationships/hyperlink" Target="https://www.javatpoint.com/opr/test.jsp?filename=TestReturnArray" TargetMode="External"/><Relationship Id="rId161" Type="http://schemas.openxmlformats.org/officeDocument/2006/relationships/image" Target="media/image34.png"/><Relationship Id="rId182" Type="http://schemas.openxmlformats.org/officeDocument/2006/relationships/image" Target="media/image43.png"/><Relationship Id="rId217" Type="http://schemas.openxmlformats.org/officeDocument/2006/relationships/hyperlink" Target="https://www.softwaretestinghelp.com/wp-content/qa/uploads/2020/03/3-6.png" TargetMode="External"/><Relationship Id="rId6" Type="http://schemas.openxmlformats.org/officeDocument/2006/relationships/hyperlink" Target="https://www.javatpoint.com/servlet-tutorial" TargetMode="External"/><Relationship Id="rId238" Type="http://schemas.openxmlformats.org/officeDocument/2006/relationships/image" Target="media/image63.png"/><Relationship Id="rId259" Type="http://schemas.openxmlformats.org/officeDocument/2006/relationships/image" Target="media/image80.png"/><Relationship Id="rId23" Type="http://schemas.openxmlformats.org/officeDocument/2006/relationships/hyperlink" Target="https://compiler.javatpoint.com/opr/test.jsp?filename=ForExample" TargetMode="External"/><Relationship Id="rId119" Type="http://schemas.openxmlformats.org/officeDocument/2006/relationships/hyperlink" Target="https://www.javatpoint.com/java-8-features" TargetMode="External"/><Relationship Id="rId270" Type="http://schemas.openxmlformats.org/officeDocument/2006/relationships/theme" Target="theme/theme1.xml"/><Relationship Id="rId44" Type="http://schemas.openxmlformats.org/officeDocument/2006/relationships/hyperlink" Target="https://www.javatpoint.com/java-variables" TargetMode="External"/><Relationship Id="rId65" Type="http://schemas.openxmlformats.org/officeDocument/2006/relationships/image" Target="media/image13.png"/><Relationship Id="rId86" Type="http://schemas.openxmlformats.org/officeDocument/2006/relationships/hyperlink" Target="https://www.javatpoint.com/opr/test.jsp?filename=TestSuper1" TargetMode="External"/><Relationship Id="rId130" Type="http://schemas.openxmlformats.org/officeDocument/2006/relationships/hyperlink" Target="https://www.javatpoint.com/opr/test.jsp?filename=TestInterfaceDefault" TargetMode="External"/><Relationship Id="rId151" Type="http://schemas.openxmlformats.org/officeDocument/2006/relationships/image" Target="media/image29.png"/><Relationship Id="rId172" Type="http://schemas.openxmlformats.org/officeDocument/2006/relationships/hyperlink" Target="https://www.javatpoint.com/opr/test.jsp?filename=TryCatchExample6" TargetMode="External"/><Relationship Id="rId193" Type="http://schemas.openxmlformats.org/officeDocument/2006/relationships/hyperlink" Target="https://www.javatpoint.com/multithreading-in-java" TargetMode="External"/><Relationship Id="rId207" Type="http://schemas.openxmlformats.org/officeDocument/2006/relationships/hyperlink" Target="https://www.javatpoint.com/java-arraylist" TargetMode="External"/><Relationship Id="rId228" Type="http://schemas.openxmlformats.org/officeDocument/2006/relationships/image" Target="media/image59.png"/><Relationship Id="rId249" Type="http://schemas.openxmlformats.org/officeDocument/2006/relationships/image" Target="media/image70.png"/><Relationship Id="rId13" Type="http://schemas.openxmlformats.org/officeDocument/2006/relationships/hyperlink" Target="https://www.geeksforgeeks.org/jvm-works-jvm-architecture/" TargetMode="External"/><Relationship Id="rId109" Type="http://schemas.openxmlformats.org/officeDocument/2006/relationships/image" Target="media/image21.jpeg"/><Relationship Id="rId260" Type="http://schemas.openxmlformats.org/officeDocument/2006/relationships/image" Target="media/image81.png"/><Relationship Id="rId34" Type="http://schemas.openxmlformats.org/officeDocument/2006/relationships/hyperlink" Target="https://www.javatpoint.com/access-modifiers" TargetMode="External"/><Relationship Id="rId55" Type="http://schemas.openxmlformats.org/officeDocument/2006/relationships/hyperlink" Target="https://www.javatpoint.com/jvm-java-virtual-machine" TargetMode="External"/><Relationship Id="rId76" Type="http://schemas.openxmlformats.org/officeDocument/2006/relationships/hyperlink" Target="https://www.javatpoint.com/opr/test.jsp?filename=TestOverloading4" TargetMode="External"/><Relationship Id="rId97" Type="http://schemas.openxmlformats.org/officeDocument/2006/relationships/hyperlink" Target="https://www.javatpoint.com/opr/test.jsp?filename=TestThis2" TargetMode="External"/><Relationship Id="rId120" Type="http://schemas.openxmlformats.org/officeDocument/2006/relationships/image" Target="media/image23.png"/><Relationship Id="rId141" Type="http://schemas.openxmlformats.org/officeDocument/2006/relationships/hyperlink" Target="https://www.javatpoint.com/opr/test.jsp?filename=TestArrayException" TargetMode="External"/><Relationship Id="rId7" Type="http://schemas.openxmlformats.org/officeDocument/2006/relationships/hyperlink" Target="https://www.javatpoint.com/jsp-tutorial" TargetMode="External"/><Relationship Id="rId162" Type="http://schemas.openxmlformats.org/officeDocument/2006/relationships/image" Target="media/image35.png"/><Relationship Id="rId183" Type="http://schemas.openxmlformats.org/officeDocument/2006/relationships/image" Target="media/image44.png"/><Relationship Id="rId218" Type="http://schemas.openxmlformats.org/officeDocument/2006/relationships/image" Target="media/image54.png"/><Relationship Id="rId239" Type="http://schemas.openxmlformats.org/officeDocument/2006/relationships/hyperlink" Target="https://www.softwaretestinghelp.com/wp-content/qa/uploads/2020/03/15.png" TargetMode="External"/><Relationship Id="rId250" Type="http://schemas.openxmlformats.org/officeDocument/2006/relationships/image" Target="media/image71.png"/><Relationship Id="rId24" Type="http://schemas.openxmlformats.org/officeDocument/2006/relationships/hyperlink" Target="https://compiler.javatpoint.com/opr/test.jsp?filename=ForEachExample" TargetMode="External"/><Relationship Id="rId45" Type="http://schemas.openxmlformats.org/officeDocument/2006/relationships/hyperlink" Target="https://www.javatpoint.com/java-inner-class" TargetMode="External"/><Relationship Id="rId66" Type="http://schemas.openxmlformats.org/officeDocument/2006/relationships/image" Target="media/image14.jpeg"/><Relationship Id="rId87" Type="http://schemas.openxmlformats.org/officeDocument/2006/relationships/hyperlink" Target="https://www.javatpoint.com/opr/test.jsp?filename=TestSuper2" TargetMode="External"/><Relationship Id="rId110" Type="http://schemas.openxmlformats.org/officeDocument/2006/relationships/hyperlink" Target="https://www.javatpoint.com/opr/test.jsp?filename=Honda4" TargetMode="External"/><Relationship Id="rId131" Type="http://schemas.openxmlformats.org/officeDocument/2006/relationships/hyperlink" Target="https://www.javatpoint.com/opr/test.jsp?filename=TestInterfaceStatic" TargetMode="External"/><Relationship Id="rId152" Type="http://schemas.openxmlformats.org/officeDocument/2006/relationships/hyperlink" Target="https://www.javatpoint.com/StringBuffer-class" TargetMode="External"/><Relationship Id="rId173" Type="http://schemas.openxmlformats.org/officeDocument/2006/relationships/image" Target="media/image37.png"/><Relationship Id="rId194" Type="http://schemas.openxmlformats.org/officeDocument/2006/relationships/hyperlink" Target="https://www.javatpoint.com/multithreading-in-java" TargetMode="External"/><Relationship Id="rId208" Type="http://schemas.openxmlformats.org/officeDocument/2006/relationships/hyperlink" Target="https://www.javatpoint.com/java-linkedlist" TargetMode="External"/><Relationship Id="rId229" Type="http://schemas.openxmlformats.org/officeDocument/2006/relationships/hyperlink" Target="https://www.softwaretestinghelp.com/wp-content/qa/uploads/2020/03/9-2.png" TargetMode="External"/><Relationship Id="rId240" Type="http://schemas.openxmlformats.org/officeDocument/2006/relationships/image" Target="media/image64.png"/><Relationship Id="rId261" Type="http://schemas.openxmlformats.org/officeDocument/2006/relationships/image" Target="media/image82.png"/><Relationship Id="rId14" Type="http://schemas.openxmlformats.org/officeDocument/2006/relationships/image" Target="media/image1.png"/><Relationship Id="rId35" Type="http://schemas.openxmlformats.org/officeDocument/2006/relationships/image" Target="media/image7.png"/><Relationship Id="rId56" Type="http://schemas.openxmlformats.org/officeDocument/2006/relationships/hyperlink" Target="https://www.javatpoint.com/opr/test.jsp?filename=A2" TargetMode="External"/><Relationship Id="rId77" Type="http://schemas.openxmlformats.org/officeDocument/2006/relationships/hyperlink" Target="https://www.javatpoint.com/opr/test.jsp?filename=OverloadingCalculation1" TargetMode="External"/><Relationship Id="rId100" Type="http://schemas.openxmlformats.org/officeDocument/2006/relationships/hyperlink" Target="https://www.javatpoint.com/opr/test.jsp?filename=TestThis4" TargetMode="External"/><Relationship Id="rId8" Type="http://schemas.openxmlformats.org/officeDocument/2006/relationships/hyperlink" Target="https://www.javatpoint.com/struts-2-tutorial" TargetMode="External"/><Relationship Id="rId98" Type="http://schemas.openxmlformats.org/officeDocument/2006/relationships/hyperlink" Target="https://www.javatpoint.com/opr/test.jsp?filename=TestThis3" TargetMode="External"/><Relationship Id="rId121" Type="http://schemas.openxmlformats.org/officeDocument/2006/relationships/image" Target="media/image24.jpeg"/><Relationship Id="rId142" Type="http://schemas.openxmlformats.org/officeDocument/2006/relationships/hyperlink" Target="https://www.javatpoint.com/opr/test.jsp?filename=Testarray3" TargetMode="External"/><Relationship Id="rId163" Type="http://schemas.openxmlformats.org/officeDocument/2006/relationships/hyperlink" Target="https://www.javatpoint.com/opr/test.jsp?filename=JavaExceptionExample" TargetMode="External"/><Relationship Id="rId184" Type="http://schemas.openxmlformats.org/officeDocument/2006/relationships/image" Target="media/image45.png"/><Relationship Id="rId219" Type="http://schemas.openxmlformats.org/officeDocument/2006/relationships/hyperlink" Target="https://www.softwaretestinghelp.com/wp-content/qa/uploads/2020/03/4-5.png" TargetMode="External"/><Relationship Id="rId230" Type="http://schemas.openxmlformats.org/officeDocument/2006/relationships/hyperlink" Target="https://www.softwaretestinghelp.com/wp-content/qa/uploads/2020/03/10-1.png" TargetMode="External"/><Relationship Id="rId251" Type="http://schemas.openxmlformats.org/officeDocument/2006/relationships/image" Target="media/image72.png"/><Relationship Id="rId25" Type="http://schemas.openxmlformats.org/officeDocument/2006/relationships/hyperlink" Target="https://www.javatpoint.com/java-tutorial" TargetMode="External"/><Relationship Id="rId46" Type="http://schemas.openxmlformats.org/officeDocument/2006/relationships/image" Target="media/image10.png"/><Relationship Id="rId67" Type="http://schemas.openxmlformats.org/officeDocument/2006/relationships/hyperlink" Target="https://www.javatpoint.com/opr/test.jsp?filename=C" TargetMode="External"/><Relationship Id="rId88" Type="http://schemas.openxmlformats.org/officeDocument/2006/relationships/hyperlink" Target="https://www.javatpoint.com/opr/test.jsp?filename=TestSuper3" TargetMode="External"/><Relationship Id="rId111" Type="http://schemas.openxmlformats.org/officeDocument/2006/relationships/hyperlink" Target="https://www.javatpoint.com/opr/test.jsp?filename=TestAbstraction1" TargetMode="External"/><Relationship Id="rId132" Type="http://schemas.openxmlformats.org/officeDocument/2006/relationships/hyperlink" Target="https://www.javatpoint.com/serialization-in-java" TargetMode="External"/><Relationship Id="rId153" Type="http://schemas.openxmlformats.org/officeDocument/2006/relationships/hyperlink" Target="https://www.javatpoint.com/StringBuilder-class" TargetMode="External"/><Relationship Id="rId174" Type="http://schemas.openxmlformats.org/officeDocument/2006/relationships/image" Target="media/image38.png"/><Relationship Id="rId195" Type="http://schemas.openxmlformats.org/officeDocument/2006/relationships/hyperlink" Target="https://www.javatpoint.com/multithreading-in-java" TargetMode="External"/><Relationship Id="rId209" Type="http://schemas.openxmlformats.org/officeDocument/2006/relationships/hyperlink" Target="https://www.javatpoint.com/java-priorityqueue" TargetMode="External"/><Relationship Id="rId220" Type="http://schemas.openxmlformats.org/officeDocument/2006/relationships/image" Target="media/image55.png"/><Relationship Id="rId241" Type="http://schemas.openxmlformats.org/officeDocument/2006/relationships/hyperlink" Target="https://www.softwaretestinghelp.com/wp-content/qa/uploads/2020/03/16.png" TargetMode="External"/><Relationship Id="rId15" Type="http://schemas.openxmlformats.org/officeDocument/2006/relationships/image" Target="media/image2.png"/><Relationship Id="rId36" Type="http://schemas.openxmlformats.org/officeDocument/2006/relationships/hyperlink" Target="https://www.javatpoint.com/opr/test.jsp?filename=Bike1" TargetMode="External"/><Relationship Id="rId57" Type="http://schemas.openxmlformats.org/officeDocument/2006/relationships/hyperlink" Target="https://www.javatpoint.com/java-main-method" TargetMode="External"/><Relationship Id="rId262" Type="http://schemas.openxmlformats.org/officeDocument/2006/relationships/image" Target="media/image83.png"/><Relationship Id="rId78" Type="http://schemas.openxmlformats.org/officeDocument/2006/relationships/hyperlink" Target="https://www.javatpoint.com/opr/test.jsp?filename=OverloadingCalculation2" TargetMode="External"/><Relationship Id="rId99" Type="http://schemas.openxmlformats.org/officeDocument/2006/relationships/image" Target="media/image20.jpeg"/><Relationship Id="rId101" Type="http://schemas.openxmlformats.org/officeDocument/2006/relationships/hyperlink" Target="https://www.javatpoint.com/opr/test.jsp?filename=TestThis5" TargetMode="External"/><Relationship Id="rId122" Type="http://schemas.openxmlformats.org/officeDocument/2006/relationships/hyperlink" Target="https://www.javatpoint.com/opr/test.jsp?filename=A6" TargetMode="External"/><Relationship Id="rId143" Type="http://schemas.openxmlformats.org/officeDocument/2006/relationships/hyperlink" Target="https://www.javatpoint.com/opr/test.jsp?filename=Testarray4" TargetMode="External"/><Relationship Id="rId164" Type="http://schemas.openxmlformats.org/officeDocument/2006/relationships/hyperlink" Target="https://www.javatpoint.com/java-variables" TargetMode="External"/><Relationship Id="rId185" Type="http://schemas.openxmlformats.org/officeDocument/2006/relationships/image" Target="media/image46.png"/><Relationship Id="rId9" Type="http://schemas.openxmlformats.org/officeDocument/2006/relationships/hyperlink" Target="https://www.javatpoint.com/spring-tutorial" TargetMode="External"/><Relationship Id="rId210" Type="http://schemas.openxmlformats.org/officeDocument/2006/relationships/hyperlink" Target="https://www.javatpoint.com/object-and-class-in-java" TargetMode="External"/><Relationship Id="rId26" Type="http://schemas.openxmlformats.org/officeDocument/2006/relationships/hyperlink" Target="https://www.javatpoint.com/programs-list" TargetMode="External"/><Relationship Id="rId231" Type="http://schemas.openxmlformats.org/officeDocument/2006/relationships/hyperlink" Target="https://www.softwaretestinghelp.com/wp-content/qa/uploads/2020/03/11-1.png" TargetMode="External"/><Relationship Id="rId252" Type="http://schemas.openxmlformats.org/officeDocument/2006/relationships/image" Target="media/image73.png"/><Relationship Id="rId47" Type="http://schemas.openxmlformats.org/officeDocument/2006/relationships/hyperlink" Target="https://www.javatpoint.com/object-and-class-in-java" TargetMode="External"/><Relationship Id="rId68" Type="http://schemas.openxmlformats.org/officeDocument/2006/relationships/hyperlink" Target="https://www.javatpoint.com/object-and-class-in-java" TargetMode="External"/><Relationship Id="rId89" Type="http://schemas.openxmlformats.org/officeDocument/2006/relationships/image" Target="media/image18.jpeg"/><Relationship Id="rId112" Type="http://schemas.openxmlformats.org/officeDocument/2006/relationships/hyperlink" Target="https://www.javatpoint.com/opr/test.jsp?filename=TestBank" TargetMode="External"/><Relationship Id="rId133" Type="http://schemas.openxmlformats.org/officeDocument/2006/relationships/image" Target="media/image26.jpeg"/><Relationship Id="rId154" Type="http://schemas.openxmlformats.org/officeDocument/2006/relationships/image" Target="media/image30.png"/><Relationship Id="rId175" Type="http://schemas.openxmlformats.org/officeDocument/2006/relationships/hyperlink" Target="https://www.javatpoint.com/opr/test.jsp?filename=Testthrows1" TargetMode="External"/><Relationship Id="rId196" Type="http://schemas.openxmlformats.org/officeDocument/2006/relationships/hyperlink" Target="https://www.javatpoint.com/multithreading-in-java" TargetMode="External"/><Relationship Id="rId200" Type="http://schemas.openxmlformats.org/officeDocument/2006/relationships/hyperlink" Target="https://www.javatpoint.com/java-thread-run-method" TargetMode="External"/><Relationship Id="rId16" Type="http://schemas.openxmlformats.org/officeDocument/2006/relationships/hyperlink" Target="https://www.javatpoint.com/java-tutorial" TargetMode="External"/><Relationship Id="rId221" Type="http://schemas.openxmlformats.org/officeDocument/2006/relationships/hyperlink" Target="https://www.softwaretestinghelp.com/wp-content/qa/uploads/2020/03/5-5.png" TargetMode="External"/><Relationship Id="rId242" Type="http://schemas.openxmlformats.org/officeDocument/2006/relationships/image" Target="media/image65.png"/><Relationship Id="rId263" Type="http://schemas.openxmlformats.org/officeDocument/2006/relationships/hyperlink" Target="https://www.javatpoint.com/opr/test.jsp?filename=TestCollection11" TargetMode="External"/><Relationship Id="rId37" Type="http://schemas.openxmlformats.org/officeDocument/2006/relationships/image" Target="media/image8.png"/><Relationship Id="rId58" Type="http://schemas.openxmlformats.org/officeDocument/2006/relationships/hyperlink" Target="https://www.javatpoint.com/opr/test.jsp?filename=A3" TargetMode="External"/><Relationship Id="rId79" Type="http://schemas.openxmlformats.org/officeDocument/2006/relationships/hyperlink" Target="https://www.javatpoint.com/opr/test.jsp?filename=OverloadingCalculation3" TargetMode="External"/><Relationship Id="rId102" Type="http://schemas.openxmlformats.org/officeDocument/2006/relationships/hyperlink" Target="https://www.javatpoint.com/opr/test.jsp?filename=Bike9" TargetMode="External"/><Relationship Id="rId123" Type="http://schemas.openxmlformats.org/officeDocument/2006/relationships/hyperlink" Target="https://www.javatpoint.com/opr/test.jsp?filename=TestInterface1" TargetMode="External"/><Relationship Id="rId144" Type="http://schemas.openxmlformats.org/officeDocument/2006/relationships/hyperlink" Target="https://www.javatpoint.com/opr/test.jsp?filename=TestArrayCopyDemo" TargetMode="External"/><Relationship Id="rId90" Type="http://schemas.openxmlformats.org/officeDocument/2006/relationships/hyperlink" Target="https://www.javatpoint.com/opr/test.jsp?filename=TestSuper4" TargetMode="External"/><Relationship Id="rId165" Type="http://schemas.openxmlformats.org/officeDocument/2006/relationships/hyperlink" Target="https://www.javatpoint.com/java-string" TargetMode="External"/><Relationship Id="rId186" Type="http://schemas.openxmlformats.org/officeDocument/2006/relationships/image" Target="media/image47.png"/><Relationship Id="rId211" Type="http://schemas.openxmlformats.org/officeDocument/2006/relationships/hyperlink" Target="https://www.javatpoint.com/interface-in-java" TargetMode="External"/><Relationship Id="rId232" Type="http://schemas.openxmlformats.org/officeDocument/2006/relationships/image" Target="media/image60.png"/><Relationship Id="rId253" Type="http://schemas.openxmlformats.org/officeDocument/2006/relationships/image" Target="media/image74.png"/><Relationship Id="rId27" Type="http://schemas.openxmlformats.org/officeDocument/2006/relationships/hyperlink" Target="https://www.javatpoint.com/java-for-loop" TargetMode="External"/><Relationship Id="rId48" Type="http://schemas.openxmlformats.org/officeDocument/2006/relationships/hyperlink" Target="https://www.javatpoint.com/opr/test.jsp?filename=TestStaticVariable1" TargetMode="External"/><Relationship Id="rId69" Type="http://schemas.openxmlformats.org/officeDocument/2006/relationships/hyperlink" Target="https://www.javatpoint.com/java-programs" TargetMode="External"/><Relationship Id="rId113" Type="http://schemas.openxmlformats.org/officeDocument/2006/relationships/hyperlink" Target="https://www.javatpoint.com/opr/test.jsp?filename=TestAbstraction2" TargetMode="External"/><Relationship Id="rId134" Type="http://schemas.openxmlformats.org/officeDocument/2006/relationships/image" Target="media/image27.gif"/><Relationship Id="rId80" Type="http://schemas.openxmlformats.org/officeDocument/2006/relationships/image" Target="media/image15.png"/><Relationship Id="rId155" Type="http://schemas.openxmlformats.org/officeDocument/2006/relationships/image" Target="media/image31.png"/><Relationship Id="rId176" Type="http://schemas.openxmlformats.org/officeDocument/2006/relationships/hyperlink" Target="https://www.javatpoint.com/opr/test.jsp?filename=Testthrows2" TargetMode="External"/><Relationship Id="rId197" Type="http://schemas.openxmlformats.org/officeDocument/2006/relationships/hyperlink" Target="https://www.javatpoint.com/multithreading-in-java" TargetMode="External"/><Relationship Id="rId201" Type="http://schemas.openxmlformats.org/officeDocument/2006/relationships/hyperlink" Target="https://www.javatpoint.com/java-thread-sleep-method" TargetMode="External"/><Relationship Id="rId222" Type="http://schemas.openxmlformats.org/officeDocument/2006/relationships/image" Target="media/image56.png"/><Relationship Id="rId243" Type="http://schemas.openxmlformats.org/officeDocument/2006/relationships/hyperlink" Target="https://www.softwaretestinghelp.com/wp-content/qa/uploads/2020/03/17.png" TargetMode="External"/><Relationship Id="rId264" Type="http://schemas.openxmlformats.org/officeDocument/2006/relationships/hyperlink" Target="https://www.javatpoint.com/opr/test.jsp?filename=TestCollection11" TargetMode="External"/><Relationship Id="rId17" Type="http://schemas.openxmlformats.org/officeDocument/2006/relationships/image" Target="media/image3.png"/><Relationship Id="rId38" Type="http://schemas.openxmlformats.org/officeDocument/2006/relationships/hyperlink" Target="https://www.javatpoint.com/opr/test.jsp?filename=Student3" TargetMode="External"/><Relationship Id="rId59" Type="http://schemas.openxmlformats.org/officeDocument/2006/relationships/hyperlink" Target="https://www.javatpoint.com/java-oops-concepts" TargetMode="External"/><Relationship Id="rId103" Type="http://schemas.openxmlformats.org/officeDocument/2006/relationships/hyperlink" Target="https://www.javatpoint.com/opr/test.jsp?filename=Honda" TargetMode="External"/><Relationship Id="rId124" Type="http://schemas.openxmlformats.org/officeDocument/2006/relationships/hyperlink" Target="https://www.javatpoint.com/opr/test.jsp?filename=TestInterface2" TargetMode="External"/><Relationship Id="rId70" Type="http://schemas.openxmlformats.org/officeDocument/2006/relationships/hyperlink" Target="https://www.javatpoint.com/static-keyword-in-java" TargetMode="External"/><Relationship Id="rId91" Type="http://schemas.openxmlformats.org/officeDocument/2006/relationships/hyperlink" Target="https://www.javatpoint.com/opr/test.jsp?filename=TestSuper5" TargetMode="External"/><Relationship Id="rId145" Type="http://schemas.openxmlformats.org/officeDocument/2006/relationships/hyperlink" Target="https://www.javatpoint.com/opr/test.jsp?filename=Testarray5" TargetMode="External"/><Relationship Id="rId166" Type="http://schemas.openxmlformats.org/officeDocument/2006/relationships/image" Target="media/image36.png"/><Relationship Id="rId187" Type="http://schemas.openxmlformats.org/officeDocument/2006/relationships/image" Target="media/image48.png"/><Relationship Id="rId1" Type="http://schemas.openxmlformats.org/officeDocument/2006/relationships/numbering" Target="numbering.xml"/><Relationship Id="rId212" Type="http://schemas.openxmlformats.org/officeDocument/2006/relationships/image" Target="media/image51.png"/><Relationship Id="rId233" Type="http://schemas.openxmlformats.org/officeDocument/2006/relationships/hyperlink" Target="https://www.softwaretestinghelp.com/wp-content/qa/uploads/2020/03/12-1.png" TargetMode="External"/><Relationship Id="rId254" Type="http://schemas.openxmlformats.org/officeDocument/2006/relationships/image" Target="media/image75.png"/><Relationship Id="rId28" Type="http://schemas.openxmlformats.org/officeDocument/2006/relationships/image" Target="media/image5.png"/><Relationship Id="rId49" Type="http://schemas.openxmlformats.org/officeDocument/2006/relationships/image" Target="media/image11.jpeg"/><Relationship Id="rId114" Type="http://schemas.openxmlformats.org/officeDocument/2006/relationships/hyperlink" Target="https://www.javatpoint.com/opr/test.jsp?filename=Bike12" TargetMode="External"/><Relationship Id="rId60" Type="http://schemas.openxmlformats.org/officeDocument/2006/relationships/hyperlink" Target="https://www.javatpoint.com/object-and-class-in-java" TargetMode="External"/><Relationship Id="rId81" Type="http://schemas.openxmlformats.org/officeDocument/2006/relationships/hyperlink" Target="https://www.javatpoint.com/opr/test.jsp?filename=Bike" TargetMode="External"/><Relationship Id="rId135" Type="http://schemas.openxmlformats.org/officeDocument/2006/relationships/hyperlink" Target="https://www.javatpoint.com/opr/test.jsp?filename=Testarray" TargetMode="External"/><Relationship Id="rId156" Type="http://schemas.openxmlformats.org/officeDocument/2006/relationships/hyperlink" Target="https://www.javatpoint.com/jvm-java-virtual-machine" TargetMode="External"/><Relationship Id="rId177" Type="http://schemas.openxmlformats.org/officeDocument/2006/relationships/hyperlink" Target="https://www.javatpoint.com/opr/test.jsp?filename=Testthrows3" TargetMode="External"/><Relationship Id="rId198" Type="http://schemas.openxmlformats.org/officeDocument/2006/relationships/hyperlink" Target="https://www.javatpoint.com/java-tutorial" TargetMode="External"/><Relationship Id="rId202" Type="http://schemas.openxmlformats.org/officeDocument/2006/relationships/hyperlink" Target="https://www.javatpoint.com/java-thread-currentthread-method" TargetMode="External"/><Relationship Id="rId223" Type="http://schemas.openxmlformats.org/officeDocument/2006/relationships/hyperlink" Target="https://www.softwaretestinghelp.com/wp-content/qa/uploads/2020/03/6-4.png" TargetMode="External"/><Relationship Id="rId244" Type="http://schemas.openxmlformats.org/officeDocument/2006/relationships/image" Target="media/image66.png"/><Relationship Id="rId18" Type="http://schemas.openxmlformats.org/officeDocument/2006/relationships/hyperlink" Target="https://www.javatpoint.com/for-each-loop" TargetMode="External"/><Relationship Id="rId39" Type="http://schemas.openxmlformats.org/officeDocument/2006/relationships/hyperlink" Target="https://www.javatpoint.com/opr/test.jsp?filename=Student4" TargetMode="External"/><Relationship Id="rId265" Type="http://schemas.openxmlformats.org/officeDocument/2006/relationships/image" Target="media/image84.png"/><Relationship Id="rId50" Type="http://schemas.openxmlformats.org/officeDocument/2006/relationships/hyperlink" Target="https://www.javatpoint.com/opr/test.jsp?filename=Counter" TargetMode="External"/><Relationship Id="rId104" Type="http://schemas.openxmlformats.org/officeDocument/2006/relationships/hyperlink" Target="https://www.javatpoint.com/opr/test.jsp?filename=Honda1" TargetMode="External"/><Relationship Id="rId125" Type="http://schemas.openxmlformats.org/officeDocument/2006/relationships/image" Target="media/image25.jpeg"/><Relationship Id="rId146" Type="http://schemas.openxmlformats.org/officeDocument/2006/relationships/image" Target="media/image28.png"/><Relationship Id="rId167" Type="http://schemas.openxmlformats.org/officeDocument/2006/relationships/hyperlink" Target="https://www.javatpoint.com/opr/test.jsp?filename=TryCatchExample1" TargetMode="External"/><Relationship Id="rId188" Type="http://schemas.openxmlformats.org/officeDocument/2006/relationships/hyperlink" Target="https://www.javatpoint.com/Scanner-class" TargetMode="External"/><Relationship Id="rId71" Type="http://schemas.openxmlformats.org/officeDocument/2006/relationships/hyperlink" Target="https://www.javatpoint.com/opr/test.jsp?filename=TestOverloading1" TargetMode="External"/><Relationship Id="rId92" Type="http://schemas.openxmlformats.org/officeDocument/2006/relationships/image" Target="media/image19.jpeg"/><Relationship Id="rId213" Type="http://schemas.openxmlformats.org/officeDocument/2006/relationships/hyperlink" Target="https://www.softwaretestinghelp.com/wp-content/qa/uploads/2020/03/1-7.png" TargetMode="External"/><Relationship Id="rId234" Type="http://schemas.openxmlformats.org/officeDocument/2006/relationships/image" Target="media/image61.png"/><Relationship Id="rId2" Type="http://schemas.openxmlformats.org/officeDocument/2006/relationships/styles" Target="styles.xml"/><Relationship Id="rId29" Type="http://schemas.openxmlformats.org/officeDocument/2006/relationships/hyperlink" Target="https://compiler.javatpoint.com/opr/test.jsp?filename=WhileExample" TargetMode="External"/><Relationship Id="rId255" Type="http://schemas.openxmlformats.org/officeDocument/2006/relationships/image" Target="media/image76.png"/><Relationship Id="rId40" Type="http://schemas.openxmlformats.org/officeDocument/2006/relationships/hyperlink" Target="https://www.javatpoint.com/method-overloading-in-java" TargetMode="External"/><Relationship Id="rId115" Type="http://schemas.openxmlformats.org/officeDocument/2006/relationships/hyperlink" Target="https://www.javatpoint.com/interface-in-java" TargetMode="External"/><Relationship Id="rId136" Type="http://schemas.openxmlformats.org/officeDocument/2006/relationships/hyperlink" Target="https://www.javatpoint.com/opr/test.jsp?filename=Testarray1" TargetMode="External"/><Relationship Id="rId157" Type="http://schemas.openxmlformats.org/officeDocument/2006/relationships/hyperlink" Target="https://www.javatpoint.com/opr/test.jsp?filename=StringExample" TargetMode="External"/><Relationship Id="rId178" Type="http://schemas.openxmlformats.org/officeDocument/2006/relationships/image" Target="media/image39.png"/><Relationship Id="rId61" Type="http://schemas.openxmlformats.org/officeDocument/2006/relationships/hyperlink" Target="https://www.javatpoint.com/method-overriding-in-java" TargetMode="External"/><Relationship Id="rId82" Type="http://schemas.openxmlformats.org/officeDocument/2006/relationships/hyperlink" Target="https://www.javatpoint.com/opr/test.jsp?filename=Bike2" TargetMode="External"/><Relationship Id="rId199" Type="http://schemas.openxmlformats.org/officeDocument/2006/relationships/hyperlink" Target="https://www.javatpoint.com/java-thread-start-method" TargetMode="External"/><Relationship Id="rId203" Type="http://schemas.openxmlformats.org/officeDocument/2006/relationships/hyperlink" Target="https://www.javatpoint.com/collections-in-java" TargetMode="External"/><Relationship Id="rId19" Type="http://schemas.openxmlformats.org/officeDocument/2006/relationships/hyperlink" Target="https://www.javatpoint.com/c-programming-language-tutorial" TargetMode="External"/><Relationship Id="rId224" Type="http://schemas.openxmlformats.org/officeDocument/2006/relationships/image" Target="media/image57.png"/><Relationship Id="rId245" Type="http://schemas.openxmlformats.org/officeDocument/2006/relationships/hyperlink" Target="https://www.softwaretestinghelp.com/wp-content/qa/uploads/2020/03/18.png" TargetMode="External"/><Relationship Id="rId266" Type="http://schemas.openxmlformats.org/officeDocument/2006/relationships/hyperlink" Target="https://www.javatpoint.com/java-hashmap" TargetMode="External"/><Relationship Id="rId30" Type="http://schemas.openxmlformats.org/officeDocument/2006/relationships/image" Target="media/image6.png"/><Relationship Id="rId105" Type="http://schemas.openxmlformats.org/officeDocument/2006/relationships/hyperlink" Target="https://www.javatpoint.com/opr/test.jsp?filename=Honda2" TargetMode="External"/><Relationship Id="rId126" Type="http://schemas.openxmlformats.org/officeDocument/2006/relationships/hyperlink" Target="https://www.javatpoint.com/opr/test.jsp?filename=A7" TargetMode="External"/><Relationship Id="rId147" Type="http://schemas.openxmlformats.org/officeDocument/2006/relationships/hyperlink" Target="https://compiler.javatpoint.com/opr/test.jsp?filename=MatrixMultiplicationExample" TargetMode="External"/><Relationship Id="rId168" Type="http://schemas.openxmlformats.org/officeDocument/2006/relationships/hyperlink" Target="https://www.javatpoint.com/opr/test.jsp?filename=TryCatchExample2" TargetMode="External"/><Relationship Id="rId51" Type="http://schemas.openxmlformats.org/officeDocument/2006/relationships/hyperlink" Target="https://www.javatpoint.com/opr/test.jsp?filename=Counter2" TargetMode="External"/><Relationship Id="rId72" Type="http://schemas.openxmlformats.org/officeDocument/2006/relationships/hyperlink" Target="https://www.javatpoint.com/java-data-types" TargetMode="External"/><Relationship Id="rId93" Type="http://schemas.openxmlformats.org/officeDocument/2006/relationships/hyperlink" Target="https://www.javatpoint.com/this1" TargetMode="External"/><Relationship Id="rId189" Type="http://schemas.openxmlformats.org/officeDocument/2006/relationships/hyperlink" Target="https://www.javatpoint.com/post/java-scanner-hasnextline-method" TargetMode="External"/><Relationship Id="rId3" Type="http://schemas.openxmlformats.org/officeDocument/2006/relationships/settings" Target="settings.xml"/><Relationship Id="rId214" Type="http://schemas.openxmlformats.org/officeDocument/2006/relationships/image" Target="media/image52.png"/><Relationship Id="rId235" Type="http://schemas.openxmlformats.org/officeDocument/2006/relationships/hyperlink" Target="https://www.softwaretestinghelp.com/wp-content/qa/uploads/2020/03/13-1.png" TargetMode="External"/><Relationship Id="rId256" Type="http://schemas.openxmlformats.org/officeDocument/2006/relationships/image" Target="media/image77.png"/><Relationship Id="rId116" Type="http://schemas.openxmlformats.org/officeDocument/2006/relationships/hyperlink" Target="https://www.javatpoint.com/abstract-class-in-java" TargetMode="External"/><Relationship Id="rId137" Type="http://schemas.openxmlformats.org/officeDocument/2006/relationships/hyperlink" Target="https://www.javatpoint.com/for-each-loop" TargetMode="External"/><Relationship Id="rId158" Type="http://schemas.openxmlformats.org/officeDocument/2006/relationships/image" Target="media/image32.png"/><Relationship Id="rId20" Type="http://schemas.openxmlformats.org/officeDocument/2006/relationships/hyperlink" Target="https://www.javatpoint.com/cpp-tutorial" TargetMode="External"/><Relationship Id="rId41" Type="http://schemas.openxmlformats.org/officeDocument/2006/relationships/hyperlink" Target="https://www.javatpoint.com/opr/test.jsp?filename=Student5" TargetMode="External"/><Relationship Id="rId62" Type="http://schemas.openxmlformats.org/officeDocument/2006/relationships/hyperlink" Target="https://www.javatpoint.com/runtime-polymorphism-in-java" TargetMode="External"/><Relationship Id="rId83" Type="http://schemas.openxmlformats.org/officeDocument/2006/relationships/image" Target="media/image16.png"/><Relationship Id="rId179" Type="http://schemas.openxmlformats.org/officeDocument/2006/relationships/image" Target="media/image40.png"/><Relationship Id="rId190" Type="http://schemas.openxmlformats.org/officeDocument/2006/relationships/hyperlink" Target="https://www.javatpoint.com/post/java-scanner-nextline-method" TargetMode="External"/><Relationship Id="rId204" Type="http://schemas.openxmlformats.org/officeDocument/2006/relationships/hyperlink" Target="https://www.javatpoint.com/collections-in-java" TargetMode="External"/><Relationship Id="rId225" Type="http://schemas.openxmlformats.org/officeDocument/2006/relationships/hyperlink" Target="https://www.softwaretestinghelp.com/wp-content/qa/uploads/2020/03/7-3.png" TargetMode="External"/><Relationship Id="rId246" Type="http://schemas.openxmlformats.org/officeDocument/2006/relationships/image" Target="media/image67.png"/><Relationship Id="rId267" Type="http://schemas.openxmlformats.org/officeDocument/2006/relationships/hyperlink" Target="https://www.javatpoint.com/java-linkedhashmap" TargetMode="External"/><Relationship Id="rId106" Type="http://schemas.openxmlformats.org/officeDocument/2006/relationships/hyperlink" Target="https://www.javatpoint.com/java-tutorial" TargetMode="External"/><Relationship Id="rId127" Type="http://schemas.openxmlformats.org/officeDocument/2006/relationships/hyperlink" Target="https://www.javatpoint.com/object-and-class-in-java" TargetMode="External"/><Relationship Id="rId10" Type="http://schemas.openxmlformats.org/officeDocument/2006/relationships/hyperlink" Target="https://www.javatpoint.com/hibernate-tutorial" TargetMode="External"/><Relationship Id="rId31" Type="http://schemas.openxmlformats.org/officeDocument/2006/relationships/hyperlink" Target="https://compiler.javatpoint.com/opr/test.jsp?filename=DoWhileExample" TargetMode="External"/><Relationship Id="rId52" Type="http://schemas.openxmlformats.org/officeDocument/2006/relationships/hyperlink" Target="https://www.javatpoint.com/opr/test.jsp?filename=TestStaticMethod" TargetMode="External"/><Relationship Id="rId73" Type="http://schemas.openxmlformats.org/officeDocument/2006/relationships/hyperlink" Target="https://www.javatpoint.com/opr/test.jsp?filename=TestOverloading2" TargetMode="External"/><Relationship Id="rId94" Type="http://schemas.openxmlformats.org/officeDocument/2006/relationships/hyperlink" Target="https://www.javatpoint.com/this2" TargetMode="External"/><Relationship Id="rId148" Type="http://schemas.openxmlformats.org/officeDocument/2006/relationships/hyperlink" Target="https://www.javatpoint.com/java-tutorial" TargetMode="External"/><Relationship Id="rId169" Type="http://schemas.openxmlformats.org/officeDocument/2006/relationships/hyperlink" Target="https://www.javatpoint.com/opr/test.jsp?filename=TryCatchExample3" TargetMode="External"/><Relationship Id="rId4" Type="http://schemas.openxmlformats.org/officeDocument/2006/relationships/webSettings" Target="webSettings.xml"/><Relationship Id="rId180" Type="http://schemas.openxmlformats.org/officeDocument/2006/relationships/image" Target="media/image41.png"/><Relationship Id="rId215" Type="http://schemas.openxmlformats.org/officeDocument/2006/relationships/hyperlink" Target="https://www.softwaretestinghelp.com/wp-content/qa/uploads/2020/03/2-6.png" TargetMode="External"/><Relationship Id="rId236" Type="http://schemas.openxmlformats.org/officeDocument/2006/relationships/image" Target="media/image62.png"/><Relationship Id="rId257" Type="http://schemas.openxmlformats.org/officeDocument/2006/relationships/image" Target="media/image78.png"/><Relationship Id="rId42" Type="http://schemas.openxmlformats.org/officeDocument/2006/relationships/image" Target="media/image9.jpeg"/><Relationship Id="rId84" Type="http://schemas.openxmlformats.org/officeDocument/2006/relationships/hyperlink" Target="https://www.javatpoint.com/opr/test.jsp?filename=Test2" TargetMode="External"/><Relationship Id="rId138" Type="http://schemas.openxmlformats.org/officeDocument/2006/relationships/hyperlink" Target="https://www.javatpoint.com/opr/test.jsp?filename=Testarray2" TargetMode="External"/><Relationship Id="rId191" Type="http://schemas.openxmlformats.org/officeDocument/2006/relationships/image" Target="media/image49.png"/><Relationship Id="rId205" Type="http://schemas.openxmlformats.org/officeDocument/2006/relationships/hyperlink" Target="https://www.javatpoint.com/collections-in-java" TargetMode="External"/><Relationship Id="rId247" Type="http://schemas.openxmlformats.org/officeDocument/2006/relationships/image" Target="media/image68.png"/><Relationship Id="rId107" Type="http://schemas.openxmlformats.org/officeDocument/2006/relationships/hyperlink" Target="https://www.javatpoint.com/object-and-class-in-jav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244</Pages>
  <Words>38896</Words>
  <Characters>221710</Characters>
  <Application>Microsoft Office Word</Application>
  <DocSecurity>0</DocSecurity>
  <Lines>1847</Lines>
  <Paragraphs>520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260086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Saurabh Kandhway</dc:creator>
  <cp:keywords/>
  <dc:description/>
  <cp:lastModifiedBy>Saurabh Kandhway</cp:lastModifiedBy>
  <cp:revision>2</cp:revision>
  <dcterms:created xsi:type="dcterms:W3CDTF">2026-01-13T06:33:00Z</dcterms:created>
  <dcterms:modified xsi:type="dcterms:W3CDTF">2026-01-13T06:33:00Z</dcterms:modified>
</cp:coreProperties>
</file>